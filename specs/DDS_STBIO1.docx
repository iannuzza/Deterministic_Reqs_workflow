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4169425"/>
        <w:docPartObj>
          <w:docPartGallery w:val="Cover Pages"/>
          <w:docPartUnique/>
        </w:docPartObj>
      </w:sdtPr>
      <w:sdtContent>
        <w:p w14:paraId="671CA8DE" w14:textId="77777777" w:rsidR="00B65524" w:rsidRPr="00DB608E" w:rsidRDefault="00B65524" w:rsidP="00B65524"/>
        <w:p w14:paraId="51872DAE" w14:textId="77777777" w:rsidR="00B65524" w:rsidRPr="00DB608E" w:rsidRDefault="00B65524" w:rsidP="00B65524"/>
        <w:p w14:paraId="49F04EAB" w14:textId="77777777" w:rsidR="00B65524" w:rsidRPr="00DB608E" w:rsidRDefault="00B65524" w:rsidP="00B65524"/>
        <w:p w14:paraId="2306C386" w14:textId="77777777" w:rsidR="00B65524" w:rsidRPr="00DB608E" w:rsidRDefault="00B65524" w:rsidP="00B65524"/>
        <w:p w14:paraId="5587B782" w14:textId="77777777" w:rsidR="00B65524" w:rsidRPr="00DB608E" w:rsidRDefault="00B65524" w:rsidP="00B65524"/>
        <w:p w14:paraId="5297C92C" w14:textId="77777777" w:rsidR="00B65524" w:rsidRPr="00DB608E" w:rsidRDefault="00B65524" w:rsidP="00B65524"/>
        <w:p w14:paraId="240D79BF" w14:textId="77777777" w:rsidR="00B65524" w:rsidRPr="00DB608E" w:rsidRDefault="00B65524" w:rsidP="00B65524"/>
        <w:p w14:paraId="34046948" w14:textId="77777777" w:rsidR="00B65524" w:rsidRPr="00DB608E" w:rsidRDefault="00B65524" w:rsidP="00B65524"/>
        <w:p w14:paraId="2847C148" w14:textId="77777777" w:rsidR="00B65524" w:rsidRPr="00DB608E" w:rsidRDefault="00B65524" w:rsidP="00B65524"/>
        <w:p w14:paraId="63CE9DA1" w14:textId="77777777" w:rsidR="00B65524" w:rsidRPr="00DB608E" w:rsidRDefault="00B65524" w:rsidP="00B65524"/>
        <w:p w14:paraId="0882055B" w14:textId="77777777" w:rsidR="00B65524" w:rsidRPr="00DB608E" w:rsidRDefault="00B65524" w:rsidP="00B65524"/>
        <w:p w14:paraId="7F141BB1" w14:textId="77777777" w:rsidR="00B65524" w:rsidRPr="00DB608E" w:rsidRDefault="00B65524" w:rsidP="00B65524"/>
        <w:p w14:paraId="417758E0" w14:textId="77777777" w:rsidR="00B65524" w:rsidRPr="00DB608E" w:rsidRDefault="00B65524" w:rsidP="00B65524"/>
        <w:p w14:paraId="1A9961B8" w14:textId="77777777" w:rsidR="00B65524" w:rsidRPr="00DB608E" w:rsidRDefault="00B65524" w:rsidP="00B65524"/>
        <w:p w14:paraId="0946893E" w14:textId="77777777" w:rsidR="00B65524" w:rsidRPr="00DB608E" w:rsidRDefault="00B65524" w:rsidP="00B65524"/>
        <w:p w14:paraId="720BC83E" w14:textId="77777777" w:rsidR="00B65524" w:rsidRPr="00DB608E" w:rsidRDefault="00B65524" w:rsidP="00B65524"/>
        <w:p w14:paraId="490DDF9E" w14:textId="77777777" w:rsidR="00B65524" w:rsidRPr="00DB608E" w:rsidRDefault="00B65524" w:rsidP="00B65524">
          <w:r w:rsidRPr="00DB608E">
            <w:rPr>
              <w:noProof/>
            </w:rPr>
            <mc:AlternateContent>
              <mc:Choice Requires="wps">
                <w:drawing>
                  <wp:anchor distT="0" distB="0" distL="182880" distR="182880" simplePos="0" relativeHeight="251658241" behindDoc="0" locked="0" layoutInCell="1" allowOverlap="1" wp14:anchorId="5C10A495" wp14:editId="0586D860">
                    <wp:simplePos x="0" y="0"/>
                    <wp:positionH relativeFrom="margin">
                      <wp:posOffset>405130</wp:posOffset>
                    </wp:positionH>
                    <wp:positionV relativeFrom="page">
                      <wp:posOffset>4478655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ADDEB" w14:textId="6400EF61" w:rsidR="00B65524" w:rsidRPr="00932E23" w:rsidRDefault="00000000" w:rsidP="00152C3C">
                                <w:pPr>
                                  <w:pStyle w:val="NoSpacing"/>
                                  <w:rPr>
                                    <w:lang w:val="it-IT"/>
                                  </w:rPr>
                                </w:pPr>
                                <w:sdt>
                                  <w:sdtPr>
                                    <w:rPr>
                                      <w:lang w:val="it-IT"/>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65524" w:rsidRPr="00932E23">
                                      <w:rPr>
                                        <w:lang w:val="it-IT"/>
                                      </w:rPr>
                                      <w:t>DDS-Digital Design Specification</w:t>
                                    </w:r>
                                  </w:sdtContent>
                                </w:sdt>
                              </w:p>
                              <w:sdt>
                                <w:sdtPr>
                                  <w:rPr>
                                    <w:lang w:val="it-IT"/>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27065D4" w14:textId="4D672714" w:rsidR="00B65524" w:rsidRPr="00932E23" w:rsidRDefault="00B65524" w:rsidP="00152C3C">
                                    <w:pPr>
                                      <w:pStyle w:val="NoSpacing"/>
                                      <w:rPr>
                                        <w:lang w:val="it-IT"/>
                                      </w:rPr>
                                    </w:pPr>
                                    <w:r w:rsidRPr="00932E23">
                                      <w:rPr>
                                        <w:lang w:val="it-IT"/>
                                      </w:rPr>
                                      <w:t>STBIO1</w:t>
                                    </w:r>
                                  </w:p>
                                </w:sdtContent>
                              </w:sdt>
                              <w:sdt>
                                <w:sdtPr>
                                  <w:rPr>
                                    <w:lang w:val="it-IT"/>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CFF2765" w14:textId="5ABECA16" w:rsidR="00B65524" w:rsidRPr="00932E23" w:rsidRDefault="00944304" w:rsidP="00152C3C">
                                    <w:pPr>
                                      <w:pStyle w:val="NoSpacing"/>
                                      <w:rPr>
                                        <w:lang w:val="it-IT"/>
                                      </w:rPr>
                                    </w:pPr>
                                    <w:r>
                                      <w:rPr>
                                        <w:lang w:val="it-IT"/>
                                      </w:rPr>
                                      <w:t xml:space="preserve">Marco Leo, Ugo Garozzo, Aldo Torino, Alessandro </w:t>
                                    </w:r>
                                    <w:r w:rsidR="0016714C">
                                      <w:rPr>
                                        <w:lang w:val="it-IT"/>
                                      </w:rPr>
                                      <w:t xml:space="preserve">Lucio </w:t>
                                    </w:r>
                                    <w:r>
                                      <w:rPr>
                                        <w:lang w:val="it-IT"/>
                                      </w:rPr>
                                      <w:t>Iannuzzi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C10A495" id="_x0000_t202" coordsize="21600,21600" o:spt="202" path="m,l,21600r21600,l21600,xe">
                    <v:stroke joinstyle="miter"/>
                    <v:path gradientshapeok="t" o:connecttype="rect"/>
                  </v:shapetype>
                  <v:shape id="Text Box 131" o:spid="_x0000_s1026" type="#_x0000_t202" style="position:absolute;margin-left:31.9pt;margin-top:352.65pt;width:369pt;height:529.2pt;z-index:251658241;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" filled="f" stroked="f" strokeweight=".5pt">
                    <v:textbox style="mso-fit-shape-to-text:t" inset="0,0,0,0">
                      <w:txbxContent>
                        <w:p w14:paraId="788ADDEB" w14:textId="6400EF61" w:rsidR="00B65524" w:rsidRPr="00932E23" w:rsidRDefault="00000000" w:rsidP="00152C3C">
                          <w:pPr>
                            <w:pStyle w:val="NoSpacing"/>
                            <w:rPr>
                              <w:lang w:val="it-IT"/>
                            </w:rPr>
                          </w:pPr>
                          <w:sdt>
                            <w:sdtPr>
                              <w:rPr>
                                <w:lang w:val="it-IT"/>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65524" w:rsidRPr="00932E23">
                                <w:rPr>
                                  <w:lang w:val="it-IT"/>
                                </w:rPr>
                                <w:t>DDS-Digital Design Specification</w:t>
                              </w:r>
                            </w:sdtContent>
                          </w:sdt>
                        </w:p>
                        <w:sdt>
                          <w:sdtPr>
                            <w:rPr>
                              <w:lang w:val="it-IT"/>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27065D4" w14:textId="4D672714" w:rsidR="00B65524" w:rsidRPr="00932E23" w:rsidRDefault="00B65524" w:rsidP="00152C3C">
                              <w:pPr>
                                <w:pStyle w:val="NoSpacing"/>
                                <w:rPr>
                                  <w:lang w:val="it-IT"/>
                                </w:rPr>
                              </w:pPr>
                              <w:r w:rsidRPr="00932E23">
                                <w:rPr>
                                  <w:lang w:val="it-IT"/>
                                </w:rPr>
                                <w:t>STBIO1</w:t>
                              </w:r>
                            </w:p>
                          </w:sdtContent>
                        </w:sdt>
                        <w:sdt>
                          <w:sdtPr>
                            <w:rPr>
                              <w:lang w:val="it-IT"/>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CFF2765" w14:textId="5ABECA16" w:rsidR="00B65524" w:rsidRPr="00932E23" w:rsidRDefault="00944304" w:rsidP="00152C3C">
                              <w:pPr>
                                <w:pStyle w:val="NoSpacing"/>
                                <w:rPr>
                                  <w:lang w:val="it-IT"/>
                                </w:rPr>
                              </w:pPr>
                              <w:r>
                                <w:rPr>
                                  <w:lang w:val="it-IT"/>
                                </w:rPr>
                                <w:t xml:space="preserve">Marco Leo, Ugo Garozzo, Aldo Torino, Alessandro </w:t>
                              </w:r>
                              <w:r w:rsidR="0016714C">
                                <w:rPr>
                                  <w:lang w:val="it-IT"/>
                                </w:rPr>
                                <w:t xml:space="preserve">Lucio </w:t>
                              </w:r>
                              <w:r>
                                <w:rPr>
                                  <w:lang w:val="it-IT"/>
                                </w:rPr>
                                <w:t>Iannuzzi</w:t>
                              </w:r>
                            </w:p>
                          </w:sdtContent>
                        </w:sdt>
                      </w:txbxContent>
                    </v:textbox>
                    <w10:wrap type="square" anchorx="margin" anchory="page"/>
                  </v:shape>
                </w:pict>
              </mc:Fallback>
            </mc:AlternateContent>
          </w:r>
        </w:p>
        <w:p w14:paraId="34489C39" w14:textId="77777777" w:rsidR="00B65524" w:rsidRPr="00DB608E" w:rsidRDefault="00B65524" w:rsidP="00B65524"/>
        <w:p w14:paraId="609DF8CB" w14:textId="77777777" w:rsidR="00B65524" w:rsidRPr="00DB608E" w:rsidRDefault="00B65524" w:rsidP="00B65524"/>
        <w:p w14:paraId="275E6588" w14:textId="77777777" w:rsidR="00B65524" w:rsidRPr="00DB608E" w:rsidRDefault="00B65524" w:rsidP="00B65524"/>
        <w:p w14:paraId="6B69C774" w14:textId="77777777" w:rsidR="00B65524" w:rsidRPr="00DB608E" w:rsidRDefault="00B65524" w:rsidP="00B65524"/>
        <w:p w14:paraId="54159E0F" w14:textId="77777777" w:rsidR="00B65524" w:rsidRPr="00DB608E" w:rsidRDefault="00B65524" w:rsidP="00B65524"/>
        <w:p w14:paraId="5C5D7519" w14:textId="77777777" w:rsidR="00B65524" w:rsidRPr="00DB608E" w:rsidRDefault="00B65524" w:rsidP="00B65524"/>
        <w:p w14:paraId="08621D26" w14:textId="77777777" w:rsidR="00B65524" w:rsidRPr="00DB608E" w:rsidRDefault="00B65524" w:rsidP="00B65524"/>
        <w:p w14:paraId="3704DED9" w14:textId="77777777" w:rsidR="00B65524" w:rsidRPr="00DB608E" w:rsidRDefault="00B65524" w:rsidP="00B65524"/>
        <w:p w14:paraId="50E5EC78" w14:textId="77777777" w:rsidR="00B65524" w:rsidRPr="00DB608E" w:rsidRDefault="00B65524" w:rsidP="00B65524"/>
        <w:p w14:paraId="1FAD95EE" w14:textId="77777777" w:rsidR="00B65524" w:rsidRPr="00DB608E" w:rsidRDefault="00B65524" w:rsidP="00B65524"/>
        <w:p w14:paraId="615D993C" w14:textId="77777777" w:rsidR="00B65524" w:rsidRPr="00DB608E" w:rsidRDefault="00B65524" w:rsidP="00B65524"/>
        <w:p w14:paraId="5ECC8177" w14:textId="77777777" w:rsidR="00B65524" w:rsidRPr="00DB608E" w:rsidRDefault="00B65524" w:rsidP="00B65524"/>
        <w:p w14:paraId="668F96EF" w14:textId="77777777" w:rsidR="00B65524" w:rsidRPr="00DB608E" w:rsidRDefault="00B65524" w:rsidP="00B65524"/>
        <w:p w14:paraId="2D9E2D76" w14:textId="77777777" w:rsidR="00B65524" w:rsidRPr="00DB608E" w:rsidRDefault="00B65524" w:rsidP="00B65524"/>
        <w:p w14:paraId="2842CB28" w14:textId="77777777" w:rsidR="00B65524" w:rsidRPr="00DB608E" w:rsidRDefault="00B65524" w:rsidP="00B65524"/>
        <w:p w14:paraId="2578755B" w14:textId="77777777" w:rsidR="00B65524" w:rsidRPr="00DB608E" w:rsidRDefault="00B65524" w:rsidP="00B65524"/>
        <w:tbl>
          <w:tblPr>
            <w:tblStyle w:val="TableGridLight"/>
            <w:tblpPr w:leftFromText="141" w:rightFromText="141" w:vertAnchor="text" w:horzAnchor="margin" w:tblpY="1285"/>
            <w:tblW w:w="9448" w:type="dxa"/>
            <w:tblLayout w:type="fixed"/>
            <w:tblLook w:val="04A0" w:firstRow="1" w:lastRow="0" w:firstColumn="1" w:lastColumn="0" w:noHBand="0" w:noVBand="1"/>
          </w:tblPr>
          <w:tblGrid>
            <w:gridCol w:w="1271"/>
            <w:gridCol w:w="1418"/>
            <w:gridCol w:w="2552"/>
            <w:gridCol w:w="4207"/>
          </w:tblGrid>
          <w:tr w:rsidR="00B65524" w:rsidRPr="00DB608E" w14:paraId="7ED12ABB" w14:textId="77777777" w:rsidTr="00A8692E">
            <w:tc>
              <w:tcPr>
                <w:tcW w:w="1271" w:type="dxa"/>
                <w:vAlign w:val="center"/>
              </w:tcPr>
              <w:p w14:paraId="193AE3E6" w14:textId="77777777" w:rsidR="00B65524" w:rsidRPr="00DB608E" w:rsidRDefault="00B65524" w:rsidP="00152C3C">
                <w:pPr>
                  <w:pStyle w:val="NoSpacing"/>
                </w:pPr>
                <w:r w:rsidRPr="00DB608E">
                  <w:t>REV.</w:t>
                </w:r>
              </w:p>
            </w:tc>
            <w:tc>
              <w:tcPr>
                <w:tcW w:w="1418" w:type="dxa"/>
                <w:vAlign w:val="center"/>
              </w:tcPr>
              <w:p w14:paraId="0345BF1B" w14:textId="77777777" w:rsidR="00B65524" w:rsidRPr="00DB608E" w:rsidRDefault="00B65524" w:rsidP="00152C3C">
                <w:pPr>
                  <w:pStyle w:val="NoSpacing"/>
                </w:pPr>
                <w:r w:rsidRPr="00DB608E">
                  <w:t>DATE</w:t>
                </w:r>
              </w:p>
            </w:tc>
            <w:tc>
              <w:tcPr>
                <w:tcW w:w="6759" w:type="dxa"/>
                <w:gridSpan w:val="2"/>
                <w:vAlign w:val="center"/>
              </w:tcPr>
              <w:p w14:paraId="25C12C67" w14:textId="77777777" w:rsidR="00B65524" w:rsidRPr="00DB608E" w:rsidRDefault="00B65524" w:rsidP="00152C3C">
                <w:pPr>
                  <w:pStyle w:val="NoSpacing"/>
                </w:pPr>
                <w:r w:rsidRPr="00DB608E">
                  <w:t>AUTHOR</w:t>
                </w:r>
              </w:p>
            </w:tc>
          </w:tr>
          <w:tr w:rsidR="00B65524" w:rsidRPr="00DB608E" w14:paraId="21979CB6" w14:textId="77777777" w:rsidTr="00A8692E">
            <w:tc>
              <w:tcPr>
                <w:tcW w:w="1271" w:type="dxa"/>
              </w:tcPr>
              <w:p w14:paraId="39614B6F" w14:textId="3AD51614" w:rsidR="00B65524" w:rsidRPr="00DB608E" w:rsidRDefault="00B65524" w:rsidP="00152C3C">
                <w:pPr>
                  <w:pStyle w:val="NoSpacing"/>
                </w:pPr>
                <w:r w:rsidRPr="00DB608E">
                  <w:t>Draft 1.</w:t>
                </w:r>
                <w:r w:rsidR="00F05DFD">
                  <w:t>10</w:t>
                </w:r>
              </w:p>
            </w:tc>
            <w:sdt>
              <w:sdtPr>
                <w:alias w:val="Publish Date"/>
                <w:tag w:val="Publish Date"/>
                <w:id w:val="43510642"/>
                <w:placeholder>
                  <w:docPart w:val="5889D4BB67284FA395E1BE7B450639F4"/>
                </w:placeholder>
                <w:dataBinding w:prefixMappings="xmlns:ns0='http://schemas.microsoft.com/office/2006/coverPageProps' " w:xpath="/ns0:CoverPageProperties[1]/ns0:PublishDate[1]" w:storeItemID="{55AF091B-3C7A-41E3-B477-F2FDAA23CFDA}"/>
                <w:date w:fullDate="2026-03-19T00:00:00Z">
                  <w:dateFormat w:val="d MMMM yyyy"/>
                  <w:lid w:val="en-US"/>
                  <w:storeMappedDataAs w:val="dateTime"/>
                  <w:calendar w:val="gregorian"/>
                </w:date>
              </w:sdtPr>
              <w:sdtContent>
                <w:tc>
                  <w:tcPr>
                    <w:tcW w:w="1418" w:type="dxa"/>
                  </w:tcPr>
                  <w:p w14:paraId="6497B2C5" w14:textId="3F625934" w:rsidR="00B65524" w:rsidRPr="00DB608E" w:rsidRDefault="00F05DFD" w:rsidP="00152C3C">
                    <w:pPr>
                      <w:pStyle w:val="NoSpacing"/>
                    </w:pPr>
                    <w:r>
                      <w:t>19 March 2026</w:t>
                    </w:r>
                  </w:p>
                </w:tc>
              </w:sdtContent>
            </w:sdt>
            <w:tc>
              <w:tcPr>
                <w:tcW w:w="6759" w:type="dxa"/>
                <w:gridSpan w:val="2"/>
              </w:tcPr>
              <w:p w14:paraId="2AB21A6A" w14:textId="775BF61A" w:rsidR="00B65524" w:rsidRPr="00180802" w:rsidRDefault="00020C43" w:rsidP="00152C3C">
                <w:pPr>
                  <w:pStyle w:val="NoSpacing"/>
                  <w:rPr>
                    <w:lang w:val="it-IT"/>
                  </w:rPr>
                </w:pPr>
                <w:r w:rsidRPr="00180802">
                  <w:rPr>
                    <w:lang w:val="it-IT"/>
                  </w:rPr>
                  <w:t>Ugo Garozzo</w:t>
                </w:r>
                <w:r w:rsidR="00B65524" w:rsidRPr="00180802">
                  <w:rPr>
                    <w:lang w:val="it-IT"/>
                  </w:rPr>
                  <w:t xml:space="preserve">, </w:t>
                </w:r>
                <w:r w:rsidRPr="00180802">
                  <w:rPr>
                    <w:lang w:val="it-IT"/>
                  </w:rPr>
                  <w:t>Marco Leo</w:t>
                </w:r>
                <w:r w:rsidR="00180802" w:rsidRPr="00180802">
                  <w:rPr>
                    <w:lang w:val="it-IT"/>
                  </w:rPr>
                  <w:t>,</w:t>
                </w:r>
                <w:r w:rsidR="00180802">
                  <w:rPr>
                    <w:lang w:val="it-IT"/>
                  </w:rPr>
                  <w:t xml:space="preserve"> Aldo Torino, Alessandro </w:t>
                </w:r>
                <w:r w:rsidR="0016714C">
                  <w:rPr>
                    <w:lang w:val="it-IT"/>
                  </w:rPr>
                  <w:t xml:space="preserve">Lucio </w:t>
                </w:r>
                <w:r w:rsidR="00180802">
                  <w:rPr>
                    <w:lang w:val="it-IT"/>
                  </w:rPr>
                  <w:t>Iannuzzi</w:t>
                </w:r>
              </w:p>
              <w:p w14:paraId="0DAC2F19" w14:textId="77777777" w:rsidR="00B65524" w:rsidRPr="00180802" w:rsidRDefault="00B65524" w:rsidP="00152C3C">
                <w:pPr>
                  <w:pStyle w:val="NoSpacing"/>
                  <w:rPr>
                    <w:lang w:val="it-IT"/>
                  </w:rPr>
                </w:pPr>
              </w:p>
            </w:tc>
          </w:tr>
          <w:tr w:rsidR="00B65524" w:rsidRPr="00DB608E" w14:paraId="6548D676" w14:textId="77777777" w:rsidTr="00A8692E">
            <w:tc>
              <w:tcPr>
                <w:tcW w:w="1271" w:type="dxa"/>
                <w:vAlign w:val="center"/>
              </w:tcPr>
              <w:p w14:paraId="5063C8A9" w14:textId="77777777" w:rsidR="00B65524" w:rsidRPr="00180802" w:rsidRDefault="00B65524" w:rsidP="00152C3C">
                <w:pPr>
                  <w:pStyle w:val="NoSpacing"/>
                  <w:rPr>
                    <w:lang w:val="it-IT"/>
                  </w:rPr>
                </w:pPr>
              </w:p>
            </w:tc>
            <w:tc>
              <w:tcPr>
                <w:tcW w:w="3970" w:type="dxa"/>
                <w:gridSpan w:val="2"/>
                <w:vAlign w:val="center"/>
              </w:tcPr>
              <w:p w14:paraId="1F15CD5E" w14:textId="77777777" w:rsidR="00B65524" w:rsidRPr="00DB608E" w:rsidRDefault="00B65524" w:rsidP="00152C3C">
                <w:pPr>
                  <w:pStyle w:val="NoSpacing"/>
                  <w:rPr>
                    <w:color w:val="808080"/>
                  </w:rPr>
                </w:pPr>
                <w:r w:rsidRPr="00DB608E">
                  <w:t xml:space="preserve">APPROVED By </w:t>
                </w:r>
              </w:p>
            </w:tc>
            <w:tc>
              <w:tcPr>
                <w:tcW w:w="4207" w:type="dxa"/>
                <w:vAlign w:val="center"/>
              </w:tcPr>
              <w:p w14:paraId="22745E0D" w14:textId="77777777" w:rsidR="00B65524" w:rsidRPr="00DB608E" w:rsidRDefault="00B65524" w:rsidP="00152C3C">
                <w:pPr>
                  <w:pStyle w:val="NoSpacing"/>
                </w:pPr>
                <w:r w:rsidRPr="00DB608E">
                  <w:t>DATE</w:t>
                </w:r>
              </w:p>
            </w:tc>
          </w:tr>
          <w:tr w:rsidR="00B65524" w:rsidRPr="00DB608E" w14:paraId="0EDECAF7" w14:textId="77777777" w:rsidTr="00A8692E">
            <w:tc>
              <w:tcPr>
                <w:tcW w:w="1271" w:type="dxa"/>
              </w:tcPr>
              <w:p w14:paraId="3658607C" w14:textId="77777777" w:rsidR="00B65524" w:rsidRPr="00DB608E" w:rsidRDefault="00B65524" w:rsidP="00152C3C">
                <w:pPr>
                  <w:pStyle w:val="NoSpacing"/>
                </w:pPr>
              </w:p>
            </w:tc>
            <w:tc>
              <w:tcPr>
                <w:tcW w:w="3970" w:type="dxa"/>
                <w:gridSpan w:val="2"/>
              </w:tcPr>
              <w:p w14:paraId="777A32EF" w14:textId="02615D89" w:rsidR="00B65524" w:rsidRPr="00DB608E" w:rsidRDefault="0016714C" w:rsidP="00152C3C">
                <w:pPr>
                  <w:pStyle w:val="NoSpacing"/>
                </w:pPr>
                <w:r>
                  <w:t>Francesco Villa, Pasquale Biancolillo</w:t>
                </w:r>
              </w:p>
            </w:tc>
            <w:sdt>
              <w:sdtPr>
                <w:alias w:val="Approval Date"/>
                <w:tag w:val="Approval Date"/>
                <w:id w:val="47113872"/>
                <w:placeholder>
                  <w:docPart w:val="16F51A72A8104C0EA746EFF73C17FF1D"/>
                </w:placeholder>
                <w:date w:fullDate="2026-03-19T00:00:00Z">
                  <w:dateFormat w:val="d MMMM yyyy"/>
                  <w:lid w:val="en-US"/>
                  <w:storeMappedDataAs w:val="dateTime"/>
                  <w:calendar w:val="gregorian"/>
                </w:date>
              </w:sdtPr>
              <w:sdtContent>
                <w:tc>
                  <w:tcPr>
                    <w:tcW w:w="4207" w:type="dxa"/>
                  </w:tcPr>
                  <w:p w14:paraId="2600FC61" w14:textId="18018074" w:rsidR="00B65524" w:rsidRPr="00DB608E" w:rsidRDefault="0003081A" w:rsidP="00152C3C">
                    <w:pPr>
                      <w:pStyle w:val="NoSpacing"/>
                    </w:pPr>
                    <w:r>
                      <w:t>19 March 2026</w:t>
                    </w:r>
                  </w:p>
                </w:tc>
              </w:sdtContent>
            </w:sdt>
          </w:tr>
        </w:tbl>
        <w:p w14:paraId="141D2247" w14:textId="77777777" w:rsidR="00B65524" w:rsidRPr="00DB608E" w:rsidRDefault="00B65524" w:rsidP="00B65524"/>
        <w:p w14:paraId="3CB8A847" w14:textId="77777777" w:rsidR="00B65524" w:rsidRPr="00DB608E" w:rsidRDefault="00B65524" w:rsidP="00B65524"/>
        <w:p w14:paraId="131C8543" w14:textId="77777777" w:rsidR="00B65524" w:rsidRPr="00DB608E" w:rsidRDefault="00B65524" w:rsidP="00B65524"/>
        <w:p w14:paraId="48310A2B" w14:textId="68805D27" w:rsidR="00B65524" w:rsidRPr="00DB608E" w:rsidRDefault="00B65524" w:rsidP="00B65524"/>
        <w:p w14:paraId="1C60019E" w14:textId="77777777" w:rsidR="00B65524" w:rsidRPr="00DB608E" w:rsidRDefault="00B65524" w:rsidP="00B65524"/>
        <w:p w14:paraId="2A2AD6C1" w14:textId="77777777" w:rsidR="00B65524" w:rsidRPr="00DB608E" w:rsidRDefault="00B65524" w:rsidP="00B65524"/>
        <w:p w14:paraId="487D611C" w14:textId="77777777" w:rsidR="00B65524" w:rsidRPr="00DB608E" w:rsidRDefault="00B65524" w:rsidP="00B65524">
          <w:r w:rsidRPr="00DB608E">
            <w:rPr>
              <w:noProof/>
            </w:rPr>
            <mc:AlternateContent>
              <mc:Choice Requires="wps">
                <w:drawing>
                  <wp:anchor distT="0" distB="0" distL="114300" distR="114300" simplePos="0" relativeHeight="251658240" behindDoc="0" locked="0" layoutInCell="1" allowOverlap="1" wp14:anchorId="21279219" wp14:editId="061C9DE8">
                    <wp:simplePos x="0" y="0"/>
                    <wp:positionH relativeFrom="margin">
                      <wp:posOffset>5060076</wp:posOffset>
                    </wp:positionH>
                    <wp:positionV relativeFrom="page">
                      <wp:posOffset>249382</wp:posOffset>
                    </wp:positionV>
                    <wp:extent cx="1215233" cy="987425"/>
                    <wp:effectExtent l="0" t="0" r="4445"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15233"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Year"/>
                                  <w:tag w:val=""/>
                                  <w:id w:val="-785116381"/>
                                  <w:dataBinding w:prefixMappings="xmlns:ns0='http://schemas.microsoft.com/office/2006/coverPageProps' " w:xpath="/ns0:CoverPageProperties[1]/ns0:PublishDate[1]" w:storeItemID="{55AF091B-3C7A-41E3-B477-F2FDAA23CFDA}"/>
                                  <w:date w:fullDate="2026-03-19T00:00:00Z">
                                    <w:dateFormat w:val="yyyy"/>
                                    <w:lid w:val="en-US"/>
                                    <w:storeMappedDataAs w:val="dateTime"/>
                                    <w:calendar w:val="gregorian"/>
                                  </w:date>
                                </w:sdtPr>
                                <w:sdtContent>
                                  <w:p w14:paraId="53971C11" w14:textId="260590B3" w:rsidR="00B65524" w:rsidRDefault="00FE505E" w:rsidP="00152C3C">
                                    <w:pPr>
                                      <w:pStyle w:val="NoSpacing"/>
                                    </w:pPr>
                                    <w:r>
                                      <w:rPr>
                                        <w:color w:val="FFFFFF" w:themeColor="background1"/>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21279219" id="Rectangle 132" o:spid="_x0000_s1027" style="position:absolute;margin-left:398.45pt;margin-top:19.65pt;width:95.7pt;height:77.75pt;z-index:251658240;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" fillcolor="#03234b [3204]" stroked="f" strokeweight="2pt">
                    <o:lock v:ext="edit" aspectratio="t"/>
                    <v:textbox inset="3.6pt,,3.6pt">
                      <w:txbxContent>
                        <w:sdt>
                          <w:sdtPr>
                            <w:rPr>
                              <w:color w:val="FFFFFF" w:themeColor="background1"/>
                            </w:rPr>
                            <w:alias w:val="Year"/>
                            <w:tag w:val=""/>
                            <w:id w:val="-785116381"/>
                            <w:dataBinding w:prefixMappings="xmlns:ns0='http://schemas.microsoft.com/office/2006/coverPageProps' " w:xpath="/ns0:CoverPageProperties[1]/ns0:PublishDate[1]" w:storeItemID="{55AF091B-3C7A-41E3-B477-F2FDAA23CFDA}"/>
                            <w:date w:fullDate="2026-03-19T00:00:00Z">
                              <w:dateFormat w:val="yyyy"/>
                              <w:lid w:val="en-US"/>
                              <w:storeMappedDataAs w:val="dateTime"/>
                              <w:calendar w:val="gregorian"/>
                            </w:date>
                          </w:sdtPr>
                          <w:sdtContent>
                            <w:p w14:paraId="53971C11" w14:textId="260590B3" w:rsidR="00B65524" w:rsidRDefault="00FE505E" w:rsidP="00152C3C">
                              <w:pPr>
                                <w:pStyle w:val="NoSpacing"/>
                              </w:pPr>
                              <w:r>
                                <w:rPr>
                                  <w:color w:val="FFFFFF" w:themeColor="background1"/>
                                </w:rPr>
                                <w:t>2026</w:t>
                              </w:r>
                            </w:p>
                          </w:sdtContent>
                        </w:sdt>
                      </w:txbxContent>
                    </v:textbox>
                    <w10:wrap anchorx="margin" anchory="page"/>
                  </v:rect>
                </w:pict>
              </mc:Fallback>
            </mc:AlternateContent>
          </w:r>
        </w:p>
        <w:p w14:paraId="0D035574" w14:textId="77777777" w:rsidR="00B65524" w:rsidRPr="00DB608E" w:rsidRDefault="00B65524" w:rsidP="00B65524">
          <w:r w:rsidRPr="00DB608E">
            <w:br w:type="page"/>
          </w:r>
        </w:p>
        <w:bookmarkStart w:id="0" w:name="_Toc224827072" w:displacedByCustomXml="next"/>
        <w:sdt>
          <w:sdtPr>
            <w:rPr>
              <w:rFonts w:ascii="Arial" w:eastAsiaTheme="minorEastAsia" w:hAnsi="Arial" w:cstheme="minorBidi"/>
              <w:color w:val="002052"/>
              <w:sz w:val="22"/>
              <w:szCs w:val="22"/>
              <w:lang w:val="fr-FR"/>
            </w:rPr>
            <w:id w:val="-714653568"/>
            <w:docPartObj>
              <w:docPartGallery w:val="Table of Contents"/>
              <w:docPartUnique/>
            </w:docPartObj>
          </w:sdtPr>
          <w:sdtEndPr>
            <w:rPr>
              <w:b/>
              <w:bCs/>
            </w:rPr>
          </w:sdtEndPr>
          <w:sdtContent>
            <w:p w14:paraId="53F1F44B" w14:textId="77777777" w:rsidR="00B65524" w:rsidRPr="00DB608E" w:rsidRDefault="00B65524" w:rsidP="00710BF4">
              <w:pPr>
                <w:pStyle w:val="Heading1"/>
                <w:numPr>
                  <w:ilvl w:val="0"/>
                  <w:numId w:val="0"/>
                </w:numPr>
              </w:pPr>
              <w:r w:rsidRPr="00DB608E">
                <w:t>Table of Contents</w:t>
              </w:r>
              <w:bookmarkEnd w:id="0"/>
            </w:p>
            <w:p w14:paraId="441C3A66" w14:textId="608A5F3D" w:rsidR="0087095D" w:rsidRDefault="00B65524">
              <w:pPr>
                <w:pStyle w:val="TOC1"/>
                <w:tabs>
                  <w:tab w:val="right" w:leader="dot" w:pos="9448"/>
                </w:tabs>
                <w:rPr>
                  <w:rFonts w:asciiTheme="minorHAnsi" w:eastAsiaTheme="minorEastAsia" w:hAnsiTheme="minorHAnsi"/>
                  <w:noProof/>
                  <w:color w:val="auto"/>
                  <w:kern w:val="2"/>
                  <w:sz w:val="24"/>
                  <w:szCs w:val="24"/>
                  <w:lang w:val="en-US"/>
                  <w14:ligatures w14:val="standardContextual"/>
                </w:rPr>
              </w:pPr>
              <w:r w:rsidRPr="00DB608E">
                <w:fldChar w:fldCharType="begin"/>
              </w:r>
              <w:r w:rsidRPr="00DB608E">
                <w:instrText xml:space="preserve"> TOC \o "1-3" \h \z \u </w:instrText>
              </w:r>
              <w:r w:rsidRPr="00DB608E">
                <w:fldChar w:fldCharType="separate"/>
              </w:r>
              <w:hyperlink w:anchor="_Toc224827072" w:history="1">
                <w:r w:rsidR="0087095D" w:rsidRPr="00AA4AA5">
                  <w:rPr>
                    <w:rStyle w:val="Hyperlink"/>
                    <w:noProof/>
                  </w:rPr>
                  <w:t>Table of Contents</w:t>
                </w:r>
                <w:r w:rsidR="0087095D">
                  <w:rPr>
                    <w:noProof/>
                    <w:webHidden/>
                  </w:rPr>
                  <w:tab/>
                </w:r>
                <w:r w:rsidR="0087095D">
                  <w:rPr>
                    <w:noProof/>
                    <w:webHidden/>
                  </w:rPr>
                  <w:fldChar w:fldCharType="begin"/>
                </w:r>
                <w:r w:rsidR="0087095D">
                  <w:rPr>
                    <w:noProof/>
                    <w:webHidden/>
                  </w:rPr>
                  <w:instrText xml:space="preserve"> PAGEREF _Toc224827072 \h </w:instrText>
                </w:r>
                <w:r w:rsidR="0087095D">
                  <w:rPr>
                    <w:noProof/>
                    <w:webHidden/>
                  </w:rPr>
                </w:r>
                <w:r w:rsidR="0087095D">
                  <w:rPr>
                    <w:noProof/>
                    <w:webHidden/>
                  </w:rPr>
                  <w:fldChar w:fldCharType="separate"/>
                </w:r>
                <w:r w:rsidR="00E27A95">
                  <w:rPr>
                    <w:noProof/>
                    <w:webHidden/>
                  </w:rPr>
                  <w:t>1</w:t>
                </w:r>
                <w:r w:rsidR="0087095D">
                  <w:rPr>
                    <w:noProof/>
                    <w:webHidden/>
                  </w:rPr>
                  <w:fldChar w:fldCharType="end"/>
                </w:r>
              </w:hyperlink>
            </w:p>
            <w:p w14:paraId="09F93858" w14:textId="22CBF3A6" w:rsidR="0087095D" w:rsidRDefault="0087095D">
              <w:pPr>
                <w:pStyle w:val="TOC1"/>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3" w:history="1">
                <w:r w:rsidRPr="00AA4AA5">
                  <w:rPr>
                    <w:rStyle w:val="Hyperlink"/>
                    <w:noProof/>
                  </w:rPr>
                  <w:t>Table of Tables</w:t>
                </w:r>
                <w:r>
                  <w:rPr>
                    <w:noProof/>
                    <w:webHidden/>
                  </w:rPr>
                  <w:tab/>
                </w:r>
                <w:r>
                  <w:rPr>
                    <w:noProof/>
                    <w:webHidden/>
                  </w:rPr>
                  <w:fldChar w:fldCharType="begin"/>
                </w:r>
                <w:r>
                  <w:rPr>
                    <w:noProof/>
                    <w:webHidden/>
                  </w:rPr>
                  <w:instrText xml:space="preserve"> PAGEREF _Toc224827073 \h </w:instrText>
                </w:r>
                <w:r>
                  <w:rPr>
                    <w:noProof/>
                    <w:webHidden/>
                  </w:rPr>
                </w:r>
                <w:r>
                  <w:rPr>
                    <w:noProof/>
                    <w:webHidden/>
                  </w:rPr>
                  <w:fldChar w:fldCharType="separate"/>
                </w:r>
                <w:r w:rsidR="00E27A95">
                  <w:rPr>
                    <w:noProof/>
                    <w:webHidden/>
                  </w:rPr>
                  <w:t>4</w:t>
                </w:r>
                <w:r>
                  <w:rPr>
                    <w:noProof/>
                    <w:webHidden/>
                  </w:rPr>
                  <w:fldChar w:fldCharType="end"/>
                </w:r>
              </w:hyperlink>
            </w:p>
            <w:p w14:paraId="38F340EA" w14:textId="4108CFD7" w:rsidR="0087095D" w:rsidRDefault="0087095D">
              <w:pPr>
                <w:pStyle w:val="TOC1"/>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4" w:history="1">
                <w:r w:rsidRPr="00AA4AA5">
                  <w:rPr>
                    <w:rStyle w:val="Hyperlink"/>
                    <w:noProof/>
                  </w:rPr>
                  <w:t>Table of Figures</w:t>
                </w:r>
                <w:r>
                  <w:rPr>
                    <w:noProof/>
                    <w:webHidden/>
                  </w:rPr>
                  <w:tab/>
                </w:r>
                <w:r>
                  <w:rPr>
                    <w:noProof/>
                    <w:webHidden/>
                  </w:rPr>
                  <w:fldChar w:fldCharType="begin"/>
                </w:r>
                <w:r>
                  <w:rPr>
                    <w:noProof/>
                    <w:webHidden/>
                  </w:rPr>
                  <w:instrText xml:space="preserve"> PAGEREF _Toc224827074 \h </w:instrText>
                </w:r>
                <w:r>
                  <w:rPr>
                    <w:noProof/>
                    <w:webHidden/>
                  </w:rPr>
                </w:r>
                <w:r>
                  <w:rPr>
                    <w:noProof/>
                    <w:webHidden/>
                  </w:rPr>
                  <w:fldChar w:fldCharType="separate"/>
                </w:r>
                <w:r w:rsidR="00E27A95">
                  <w:rPr>
                    <w:noProof/>
                    <w:webHidden/>
                  </w:rPr>
                  <w:t>4</w:t>
                </w:r>
                <w:r>
                  <w:rPr>
                    <w:noProof/>
                    <w:webHidden/>
                  </w:rPr>
                  <w:fldChar w:fldCharType="end"/>
                </w:r>
              </w:hyperlink>
            </w:p>
            <w:p w14:paraId="670E2CA5" w14:textId="2D078742"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5" w:history="1">
                <w:r w:rsidRPr="00AA4AA5">
                  <w:rPr>
                    <w:rStyle w:val="Hyperlink"/>
                    <w:noProof/>
                  </w:rPr>
                  <w:t>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Abstract</w:t>
                </w:r>
                <w:r>
                  <w:rPr>
                    <w:noProof/>
                    <w:webHidden/>
                  </w:rPr>
                  <w:tab/>
                </w:r>
                <w:r>
                  <w:rPr>
                    <w:noProof/>
                    <w:webHidden/>
                  </w:rPr>
                  <w:fldChar w:fldCharType="begin"/>
                </w:r>
                <w:r>
                  <w:rPr>
                    <w:noProof/>
                    <w:webHidden/>
                  </w:rPr>
                  <w:instrText xml:space="preserve"> PAGEREF _Toc224827075 \h </w:instrText>
                </w:r>
                <w:r>
                  <w:rPr>
                    <w:noProof/>
                    <w:webHidden/>
                  </w:rPr>
                </w:r>
                <w:r>
                  <w:rPr>
                    <w:noProof/>
                    <w:webHidden/>
                  </w:rPr>
                  <w:fldChar w:fldCharType="separate"/>
                </w:r>
                <w:r w:rsidR="00E27A95">
                  <w:rPr>
                    <w:noProof/>
                    <w:webHidden/>
                  </w:rPr>
                  <w:t>6</w:t>
                </w:r>
                <w:r>
                  <w:rPr>
                    <w:noProof/>
                    <w:webHidden/>
                  </w:rPr>
                  <w:fldChar w:fldCharType="end"/>
                </w:r>
              </w:hyperlink>
            </w:p>
            <w:p w14:paraId="25D39567" w14:textId="756147F9"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6" w:history="1">
                <w:r w:rsidRPr="00AA4AA5">
                  <w:rPr>
                    <w:rStyle w:val="Hyperlink"/>
                    <w:noProof/>
                  </w:rPr>
                  <w:t>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Version History</w:t>
                </w:r>
                <w:r>
                  <w:rPr>
                    <w:noProof/>
                    <w:webHidden/>
                  </w:rPr>
                  <w:tab/>
                </w:r>
                <w:r>
                  <w:rPr>
                    <w:noProof/>
                    <w:webHidden/>
                  </w:rPr>
                  <w:fldChar w:fldCharType="begin"/>
                </w:r>
                <w:r>
                  <w:rPr>
                    <w:noProof/>
                    <w:webHidden/>
                  </w:rPr>
                  <w:instrText xml:space="preserve"> PAGEREF _Toc224827076 \h </w:instrText>
                </w:r>
                <w:r>
                  <w:rPr>
                    <w:noProof/>
                    <w:webHidden/>
                  </w:rPr>
                </w:r>
                <w:r>
                  <w:rPr>
                    <w:noProof/>
                    <w:webHidden/>
                  </w:rPr>
                  <w:fldChar w:fldCharType="separate"/>
                </w:r>
                <w:r w:rsidR="00E27A95">
                  <w:rPr>
                    <w:noProof/>
                    <w:webHidden/>
                  </w:rPr>
                  <w:t>7</w:t>
                </w:r>
                <w:r>
                  <w:rPr>
                    <w:noProof/>
                    <w:webHidden/>
                  </w:rPr>
                  <w:fldChar w:fldCharType="end"/>
                </w:r>
              </w:hyperlink>
            </w:p>
            <w:p w14:paraId="411753A1" w14:textId="67FC356F"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7" w:history="1">
                <w:r w:rsidRPr="00AA4AA5">
                  <w:rPr>
                    <w:rStyle w:val="Hyperlink"/>
                    <w:noProof/>
                  </w:rPr>
                  <w:t>3.</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Reference documents and Ip Repository</w:t>
                </w:r>
                <w:r>
                  <w:rPr>
                    <w:noProof/>
                    <w:webHidden/>
                  </w:rPr>
                  <w:tab/>
                </w:r>
                <w:r>
                  <w:rPr>
                    <w:noProof/>
                    <w:webHidden/>
                  </w:rPr>
                  <w:fldChar w:fldCharType="begin"/>
                </w:r>
                <w:r>
                  <w:rPr>
                    <w:noProof/>
                    <w:webHidden/>
                  </w:rPr>
                  <w:instrText xml:space="preserve"> PAGEREF _Toc224827077 \h </w:instrText>
                </w:r>
                <w:r>
                  <w:rPr>
                    <w:noProof/>
                    <w:webHidden/>
                  </w:rPr>
                </w:r>
                <w:r>
                  <w:rPr>
                    <w:noProof/>
                    <w:webHidden/>
                  </w:rPr>
                  <w:fldChar w:fldCharType="separate"/>
                </w:r>
                <w:r w:rsidR="00E27A95">
                  <w:rPr>
                    <w:noProof/>
                    <w:webHidden/>
                  </w:rPr>
                  <w:t>8</w:t>
                </w:r>
                <w:r>
                  <w:rPr>
                    <w:noProof/>
                    <w:webHidden/>
                  </w:rPr>
                  <w:fldChar w:fldCharType="end"/>
                </w:r>
              </w:hyperlink>
            </w:p>
            <w:p w14:paraId="36F01EB5" w14:textId="39BF15C4"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8" w:history="1">
                <w:r w:rsidRPr="00AA4AA5">
                  <w:rPr>
                    <w:rStyle w:val="Hyperlink"/>
                    <w:noProof/>
                  </w:rPr>
                  <w:t>4.</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Conventions</w:t>
                </w:r>
                <w:r>
                  <w:rPr>
                    <w:noProof/>
                    <w:webHidden/>
                  </w:rPr>
                  <w:tab/>
                </w:r>
                <w:r>
                  <w:rPr>
                    <w:noProof/>
                    <w:webHidden/>
                  </w:rPr>
                  <w:fldChar w:fldCharType="begin"/>
                </w:r>
                <w:r>
                  <w:rPr>
                    <w:noProof/>
                    <w:webHidden/>
                  </w:rPr>
                  <w:instrText xml:space="preserve"> PAGEREF _Toc224827078 \h </w:instrText>
                </w:r>
                <w:r>
                  <w:rPr>
                    <w:noProof/>
                    <w:webHidden/>
                  </w:rPr>
                </w:r>
                <w:r>
                  <w:rPr>
                    <w:noProof/>
                    <w:webHidden/>
                  </w:rPr>
                  <w:fldChar w:fldCharType="separate"/>
                </w:r>
                <w:r w:rsidR="00E27A95">
                  <w:rPr>
                    <w:noProof/>
                    <w:webHidden/>
                  </w:rPr>
                  <w:t>9</w:t>
                </w:r>
                <w:r>
                  <w:rPr>
                    <w:noProof/>
                    <w:webHidden/>
                  </w:rPr>
                  <w:fldChar w:fldCharType="end"/>
                </w:r>
              </w:hyperlink>
            </w:p>
            <w:p w14:paraId="34D6C9B7" w14:textId="4FDCE6C4"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79" w:history="1">
                <w:r w:rsidRPr="00AA4AA5">
                  <w:rPr>
                    <w:rStyle w:val="Hyperlink"/>
                    <w:noProof/>
                  </w:rPr>
                  <w:t>4.1.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Abbreviations</w:t>
                </w:r>
                <w:r>
                  <w:rPr>
                    <w:noProof/>
                    <w:webHidden/>
                  </w:rPr>
                  <w:tab/>
                </w:r>
                <w:r>
                  <w:rPr>
                    <w:noProof/>
                    <w:webHidden/>
                  </w:rPr>
                  <w:fldChar w:fldCharType="begin"/>
                </w:r>
                <w:r>
                  <w:rPr>
                    <w:noProof/>
                    <w:webHidden/>
                  </w:rPr>
                  <w:instrText xml:space="preserve"> PAGEREF _Toc224827079 \h </w:instrText>
                </w:r>
                <w:r>
                  <w:rPr>
                    <w:noProof/>
                    <w:webHidden/>
                  </w:rPr>
                </w:r>
                <w:r>
                  <w:rPr>
                    <w:noProof/>
                    <w:webHidden/>
                  </w:rPr>
                  <w:fldChar w:fldCharType="separate"/>
                </w:r>
                <w:r w:rsidR="00E27A95">
                  <w:rPr>
                    <w:noProof/>
                    <w:webHidden/>
                  </w:rPr>
                  <w:t>9</w:t>
                </w:r>
                <w:r>
                  <w:rPr>
                    <w:noProof/>
                    <w:webHidden/>
                  </w:rPr>
                  <w:fldChar w:fldCharType="end"/>
                </w:r>
              </w:hyperlink>
            </w:p>
            <w:p w14:paraId="2F0541A8" w14:textId="23057811"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0" w:history="1">
                <w:r w:rsidRPr="00AA4AA5">
                  <w:rPr>
                    <w:rStyle w:val="Hyperlink"/>
                    <w:noProof/>
                  </w:rPr>
                  <w:t>5.</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STBIO1 toplevel overview</w:t>
                </w:r>
                <w:r>
                  <w:rPr>
                    <w:noProof/>
                    <w:webHidden/>
                  </w:rPr>
                  <w:tab/>
                </w:r>
                <w:r>
                  <w:rPr>
                    <w:noProof/>
                    <w:webHidden/>
                  </w:rPr>
                  <w:fldChar w:fldCharType="begin"/>
                </w:r>
                <w:r>
                  <w:rPr>
                    <w:noProof/>
                    <w:webHidden/>
                  </w:rPr>
                  <w:instrText xml:space="preserve"> PAGEREF _Toc224827080 \h </w:instrText>
                </w:r>
                <w:r>
                  <w:rPr>
                    <w:noProof/>
                    <w:webHidden/>
                  </w:rPr>
                </w:r>
                <w:r>
                  <w:rPr>
                    <w:noProof/>
                    <w:webHidden/>
                  </w:rPr>
                  <w:fldChar w:fldCharType="separate"/>
                </w:r>
                <w:r w:rsidR="00E27A95">
                  <w:rPr>
                    <w:noProof/>
                    <w:webHidden/>
                  </w:rPr>
                  <w:t>11</w:t>
                </w:r>
                <w:r>
                  <w:rPr>
                    <w:noProof/>
                    <w:webHidden/>
                  </w:rPr>
                  <w:fldChar w:fldCharType="end"/>
                </w:r>
              </w:hyperlink>
            </w:p>
            <w:p w14:paraId="77B48B24" w14:textId="44F56771"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1" w:history="1">
                <w:r w:rsidRPr="00AA4AA5">
                  <w:rPr>
                    <w:rStyle w:val="Hyperlink"/>
                    <w:noProof/>
                  </w:rPr>
                  <w:t>6.</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Symbol</w:t>
                </w:r>
                <w:r>
                  <w:rPr>
                    <w:noProof/>
                    <w:webHidden/>
                  </w:rPr>
                  <w:tab/>
                </w:r>
                <w:r>
                  <w:rPr>
                    <w:noProof/>
                    <w:webHidden/>
                  </w:rPr>
                  <w:fldChar w:fldCharType="begin"/>
                </w:r>
                <w:r>
                  <w:rPr>
                    <w:noProof/>
                    <w:webHidden/>
                  </w:rPr>
                  <w:instrText xml:space="preserve"> PAGEREF _Toc224827081 \h </w:instrText>
                </w:r>
                <w:r>
                  <w:rPr>
                    <w:noProof/>
                    <w:webHidden/>
                  </w:rPr>
                </w:r>
                <w:r>
                  <w:rPr>
                    <w:noProof/>
                    <w:webHidden/>
                  </w:rPr>
                  <w:fldChar w:fldCharType="separate"/>
                </w:r>
                <w:r w:rsidR="00E27A95">
                  <w:rPr>
                    <w:noProof/>
                    <w:webHidden/>
                  </w:rPr>
                  <w:t>15</w:t>
                </w:r>
                <w:r>
                  <w:rPr>
                    <w:noProof/>
                    <w:webHidden/>
                  </w:rPr>
                  <w:fldChar w:fldCharType="end"/>
                </w:r>
              </w:hyperlink>
            </w:p>
            <w:p w14:paraId="644ADE5C" w14:textId="0C04BC85"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2" w:history="1">
                <w:r w:rsidRPr="00AA4AA5">
                  <w:rPr>
                    <w:rStyle w:val="Hyperlink"/>
                    <w:noProof/>
                  </w:rPr>
                  <w:t>7.</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I/O List</w:t>
                </w:r>
                <w:r>
                  <w:rPr>
                    <w:noProof/>
                    <w:webHidden/>
                  </w:rPr>
                  <w:tab/>
                </w:r>
                <w:r>
                  <w:rPr>
                    <w:noProof/>
                    <w:webHidden/>
                  </w:rPr>
                  <w:fldChar w:fldCharType="begin"/>
                </w:r>
                <w:r>
                  <w:rPr>
                    <w:noProof/>
                    <w:webHidden/>
                  </w:rPr>
                  <w:instrText xml:space="preserve"> PAGEREF _Toc224827082 \h </w:instrText>
                </w:r>
                <w:r>
                  <w:rPr>
                    <w:noProof/>
                    <w:webHidden/>
                  </w:rPr>
                </w:r>
                <w:r>
                  <w:rPr>
                    <w:noProof/>
                    <w:webHidden/>
                  </w:rPr>
                  <w:fldChar w:fldCharType="separate"/>
                </w:r>
                <w:r w:rsidR="00E27A95">
                  <w:rPr>
                    <w:noProof/>
                    <w:webHidden/>
                  </w:rPr>
                  <w:t>15</w:t>
                </w:r>
                <w:r>
                  <w:rPr>
                    <w:noProof/>
                    <w:webHidden/>
                  </w:rPr>
                  <w:fldChar w:fldCharType="end"/>
                </w:r>
              </w:hyperlink>
            </w:p>
            <w:p w14:paraId="27415A0C" w14:textId="01834A02"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3" w:history="1">
                <w:r w:rsidRPr="00AA4AA5">
                  <w:rPr>
                    <w:rStyle w:val="Hyperlink"/>
                    <w:noProof/>
                  </w:rPr>
                  <w:t>8.</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STBIO1: Functional Modes</w:t>
                </w:r>
                <w:r>
                  <w:rPr>
                    <w:noProof/>
                    <w:webHidden/>
                  </w:rPr>
                  <w:tab/>
                </w:r>
                <w:r>
                  <w:rPr>
                    <w:noProof/>
                    <w:webHidden/>
                  </w:rPr>
                  <w:fldChar w:fldCharType="begin"/>
                </w:r>
                <w:r>
                  <w:rPr>
                    <w:noProof/>
                    <w:webHidden/>
                  </w:rPr>
                  <w:instrText xml:space="preserve"> PAGEREF _Toc224827083 \h </w:instrText>
                </w:r>
                <w:r>
                  <w:rPr>
                    <w:noProof/>
                    <w:webHidden/>
                  </w:rPr>
                </w:r>
                <w:r>
                  <w:rPr>
                    <w:noProof/>
                    <w:webHidden/>
                  </w:rPr>
                  <w:fldChar w:fldCharType="separate"/>
                </w:r>
                <w:r w:rsidR="00E27A95">
                  <w:rPr>
                    <w:noProof/>
                    <w:webHidden/>
                  </w:rPr>
                  <w:t>17</w:t>
                </w:r>
                <w:r>
                  <w:rPr>
                    <w:noProof/>
                    <w:webHidden/>
                  </w:rPr>
                  <w:fldChar w:fldCharType="end"/>
                </w:r>
              </w:hyperlink>
            </w:p>
            <w:p w14:paraId="1128440C" w14:textId="2EA78C08"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4" w:history="1">
                <w:r w:rsidRPr="00AA4AA5">
                  <w:rPr>
                    <w:rStyle w:val="Hyperlink"/>
                    <w:noProof/>
                  </w:rPr>
                  <w:t>8.1.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Data Storage Mode</w:t>
                </w:r>
                <w:r>
                  <w:rPr>
                    <w:noProof/>
                    <w:webHidden/>
                  </w:rPr>
                  <w:tab/>
                </w:r>
                <w:r>
                  <w:rPr>
                    <w:noProof/>
                    <w:webHidden/>
                  </w:rPr>
                  <w:fldChar w:fldCharType="begin"/>
                </w:r>
                <w:r>
                  <w:rPr>
                    <w:noProof/>
                    <w:webHidden/>
                  </w:rPr>
                  <w:instrText xml:space="preserve"> PAGEREF _Toc224827084 \h </w:instrText>
                </w:r>
                <w:r>
                  <w:rPr>
                    <w:noProof/>
                    <w:webHidden/>
                  </w:rPr>
                </w:r>
                <w:r>
                  <w:rPr>
                    <w:noProof/>
                    <w:webHidden/>
                  </w:rPr>
                  <w:fldChar w:fldCharType="separate"/>
                </w:r>
                <w:r w:rsidR="00E27A95">
                  <w:rPr>
                    <w:noProof/>
                    <w:webHidden/>
                  </w:rPr>
                  <w:t>17</w:t>
                </w:r>
                <w:r>
                  <w:rPr>
                    <w:noProof/>
                    <w:webHidden/>
                  </w:rPr>
                  <w:fldChar w:fldCharType="end"/>
                </w:r>
              </w:hyperlink>
            </w:p>
            <w:p w14:paraId="50C730FD" w14:textId="4DA5811B"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5" w:history="1">
                <w:r w:rsidRPr="00AA4AA5">
                  <w:rPr>
                    <w:rStyle w:val="Hyperlink"/>
                    <w:noProof/>
                  </w:rPr>
                  <w:t>8.2.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Normal Mode</w:t>
                </w:r>
                <w:r>
                  <w:rPr>
                    <w:noProof/>
                    <w:webHidden/>
                  </w:rPr>
                  <w:tab/>
                </w:r>
                <w:r>
                  <w:rPr>
                    <w:noProof/>
                    <w:webHidden/>
                  </w:rPr>
                  <w:fldChar w:fldCharType="begin"/>
                </w:r>
                <w:r>
                  <w:rPr>
                    <w:noProof/>
                    <w:webHidden/>
                  </w:rPr>
                  <w:instrText xml:space="preserve"> PAGEREF _Toc224827085 \h </w:instrText>
                </w:r>
                <w:r>
                  <w:rPr>
                    <w:noProof/>
                    <w:webHidden/>
                  </w:rPr>
                </w:r>
                <w:r>
                  <w:rPr>
                    <w:noProof/>
                    <w:webHidden/>
                  </w:rPr>
                  <w:fldChar w:fldCharType="separate"/>
                </w:r>
                <w:r w:rsidR="00E27A95">
                  <w:rPr>
                    <w:noProof/>
                    <w:webHidden/>
                  </w:rPr>
                  <w:t>17</w:t>
                </w:r>
                <w:r>
                  <w:rPr>
                    <w:noProof/>
                    <w:webHidden/>
                  </w:rPr>
                  <w:fldChar w:fldCharType="end"/>
                </w:r>
              </w:hyperlink>
            </w:p>
            <w:p w14:paraId="04AF2F55" w14:textId="57C9B3BC" w:rsidR="0087095D" w:rsidRDefault="0087095D">
              <w:pPr>
                <w:pStyle w:val="TOC1"/>
                <w:tabs>
                  <w:tab w:val="left" w:pos="48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6" w:history="1">
                <w:r w:rsidRPr="00AA4AA5">
                  <w:rPr>
                    <w:rStyle w:val="Hyperlink"/>
                    <w:noProof/>
                  </w:rPr>
                  <w:t>9.</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Digital Architecture Overview</w:t>
                </w:r>
                <w:r>
                  <w:rPr>
                    <w:noProof/>
                    <w:webHidden/>
                  </w:rPr>
                  <w:tab/>
                </w:r>
                <w:r>
                  <w:rPr>
                    <w:noProof/>
                    <w:webHidden/>
                  </w:rPr>
                  <w:fldChar w:fldCharType="begin"/>
                </w:r>
                <w:r>
                  <w:rPr>
                    <w:noProof/>
                    <w:webHidden/>
                  </w:rPr>
                  <w:instrText xml:space="preserve"> PAGEREF _Toc224827086 \h </w:instrText>
                </w:r>
                <w:r>
                  <w:rPr>
                    <w:noProof/>
                    <w:webHidden/>
                  </w:rPr>
                </w:r>
                <w:r>
                  <w:rPr>
                    <w:noProof/>
                    <w:webHidden/>
                  </w:rPr>
                  <w:fldChar w:fldCharType="separate"/>
                </w:r>
                <w:r w:rsidR="00E27A95">
                  <w:rPr>
                    <w:noProof/>
                    <w:webHidden/>
                  </w:rPr>
                  <w:t>17</w:t>
                </w:r>
                <w:r>
                  <w:rPr>
                    <w:noProof/>
                    <w:webHidden/>
                  </w:rPr>
                  <w:fldChar w:fldCharType="end"/>
                </w:r>
              </w:hyperlink>
            </w:p>
            <w:p w14:paraId="4FB7860D" w14:textId="75DFECAC"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7" w:history="1">
                <w:r w:rsidRPr="00AA4AA5">
                  <w:rPr>
                    <w:rStyle w:val="Hyperlink"/>
                    <w:noProof/>
                  </w:rPr>
                  <w:t>9.1.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TOP Pinout List</w:t>
                </w:r>
                <w:r>
                  <w:rPr>
                    <w:noProof/>
                    <w:webHidden/>
                  </w:rPr>
                  <w:tab/>
                </w:r>
                <w:r>
                  <w:rPr>
                    <w:noProof/>
                    <w:webHidden/>
                  </w:rPr>
                  <w:fldChar w:fldCharType="begin"/>
                </w:r>
                <w:r>
                  <w:rPr>
                    <w:noProof/>
                    <w:webHidden/>
                  </w:rPr>
                  <w:instrText xml:space="preserve"> PAGEREF _Toc224827087 \h </w:instrText>
                </w:r>
                <w:r>
                  <w:rPr>
                    <w:noProof/>
                    <w:webHidden/>
                  </w:rPr>
                </w:r>
                <w:r>
                  <w:rPr>
                    <w:noProof/>
                    <w:webHidden/>
                  </w:rPr>
                  <w:fldChar w:fldCharType="separate"/>
                </w:r>
                <w:r w:rsidR="00E27A95">
                  <w:rPr>
                    <w:noProof/>
                    <w:webHidden/>
                  </w:rPr>
                  <w:t>18</w:t>
                </w:r>
                <w:r>
                  <w:rPr>
                    <w:noProof/>
                    <w:webHidden/>
                  </w:rPr>
                  <w:fldChar w:fldCharType="end"/>
                </w:r>
              </w:hyperlink>
            </w:p>
            <w:p w14:paraId="4E9E8713" w14:textId="2C7C6260"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8" w:history="1">
                <w:r w:rsidRPr="00AA4AA5">
                  <w:rPr>
                    <w:rStyle w:val="Hyperlink"/>
                    <w:noProof/>
                  </w:rPr>
                  <w:t>10.</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Power Domains</w:t>
                </w:r>
                <w:r>
                  <w:rPr>
                    <w:noProof/>
                    <w:webHidden/>
                  </w:rPr>
                  <w:tab/>
                </w:r>
                <w:r>
                  <w:rPr>
                    <w:noProof/>
                    <w:webHidden/>
                  </w:rPr>
                  <w:fldChar w:fldCharType="begin"/>
                </w:r>
                <w:r>
                  <w:rPr>
                    <w:noProof/>
                    <w:webHidden/>
                  </w:rPr>
                  <w:instrText xml:space="preserve"> PAGEREF _Toc224827088 \h </w:instrText>
                </w:r>
                <w:r>
                  <w:rPr>
                    <w:noProof/>
                    <w:webHidden/>
                  </w:rPr>
                </w:r>
                <w:r>
                  <w:rPr>
                    <w:noProof/>
                    <w:webHidden/>
                  </w:rPr>
                  <w:fldChar w:fldCharType="separate"/>
                </w:r>
                <w:r w:rsidR="00E27A95">
                  <w:rPr>
                    <w:noProof/>
                    <w:webHidden/>
                  </w:rPr>
                  <w:t>30</w:t>
                </w:r>
                <w:r>
                  <w:rPr>
                    <w:noProof/>
                    <w:webHidden/>
                  </w:rPr>
                  <w:fldChar w:fldCharType="end"/>
                </w:r>
              </w:hyperlink>
            </w:p>
            <w:p w14:paraId="32B0C263" w14:textId="5BB94187"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89" w:history="1">
                <w:r w:rsidRPr="00AA4AA5">
                  <w:rPr>
                    <w:rStyle w:val="Hyperlink"/>
                    <w:noProof/>
                  </w:rPr>
                  <w:t>10.1.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Introduction</w:t>
                </w:r>
                <w:r>
                  <w:rPr>
                    <w:noProof/>
                    <w:webHidden/>
                  </w:rPr>
                  <w:tab/>
                </w:r>
                <w:r>
                  <w:rPr>
                    <w:noProof/>
                    <w:webHidden/>
                  </w:rPr>
                  <w:fldChar w:fldCharType="begin"/>
                </w:r>
                <w:r>
                  <w:rPr>
                    <w:noProof/>
                    <w:webHidden/>
                  </w:rPr>
                  <w:instrText xml:space="preserve"> PAGEREF _Toc224827089 \h </w:instrText>
                </w:r>
                <w:r>
                  <w:rPr>
                    <w:noProof/>
                    <w:webHidden/>
                  </w:rPr>
                </w:r>
                <w:r>
                  <w:rPr>
                    <w:noProof/>
                    <w:webHidden/>
                  </w:rPr>
                  <w:fldChar w:fldCharType="separate"/>
                </w:r>
                <w:r w:rsidR="00E27A95">
                  <w:rPr>
                    <w:noProof/>
                    <w:webHidden/>
                  </w:rPr>
                  <w:t>30</w:t>
                </w:r>
                <w:r>
                  <w:rPr>
                    <w:noProof/>
                    <w:webHidden/>
                  </w:rPr>
                  <w:fldChar w:fldCharType="end"/>
                </w:r>
              </w:hyperlink>
            </w:p>
            <w:p w14:paraId="421E2BAD" w14:textId="27CCDA94"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90" w:history="1">
                <w:r w:rsidRPr="00AA4AA5">
                  <w:rPr>
                    <w:rStyle w:val="Hyperlink"/>
                    <w:noProof/>
                  </w:rPr>
                  <w:t>10.2.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Definitions</w:t>
                </w:r>
                <w:r>
                  <w:rPr>
                    <w:noProof/>
                    <w:webHidden/>
                  </w:rPr>
                  <w:tab/>
                </w:r>
                <w:r>
                  <w:rPr>
                    <w:noProof/>
                    <w:webHidden/>
                  </w:rPr>
                  <w:fldChar w:fldCharType="begin"/>
                </w:r>
                <w:r>
                  <w:rPr>
                    <w:noProof/>
                    <w:webHidden/>
                  </w:rPr>
                  <w:instrText xml:space="preserve"> PAGEREF _Toc224827090 \h </w:instrText>
                </w:r>
                <w:r>
                  <w:rPr>
                    <w:noProof/>
                    <w:webHidden/>
                  </w:rPr>
                </w:r>
                <w:r>
                  <w:rPr>
                    <w:noProof/>
                    <w:webHidden/>
                  </w:rPr>
                  <w:fldChar w:fldCharType="separate"/>
                </w:r>
                <w:r w:rsidR="00E27A95">
                  <w:rPr>
                    <w:noProof/>
                    <w:webHidden/>
                  </w:rPr>
                  <w:t>31</w:t>
                </w:r>
                <w:r>
                  <w:rPr>
                    <w:noProof/>
                    <w:webHidden/>
                  </w:rPr>
                  <w:fldChar w:fldCharType="end"/>
                </w:r>
              </w:hyperlink>
            </w:p>
            <w:p w14:paraId="1A7E7247" w14:textId="47E27855"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91" w:history="1">
                <w:r w:rsidRPr="00AA4AA5">
                  <w:rPr>
                    <w:rStyle w:val="Hyperlink"/>
                    <w:noProof/>
                  </w:rPr>
                  <w:t>10.3.</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Power Domain Architecture</w:t>
                </w:r>
                <w:r>
                  <w:rPr>
                    <w:noProof/>
                    <w:webHidden/>
                  </w:rPr>
                  <w:tab/>
                </w:r>
                <w:r>
                  <w:rPr>
                    <w:noProof/>
                    <w:webHidden/>
                  </w:rPr>
                  <w:fldChar w:fldCharType="begin"/>
                </w:r>
                <w:r>
                  <w:rPr>
                    <w:noProof/>
                    <w:webHidden/>
                  </w:rPr>
                  <w:instrText xml:space="preserve"> PAGEREF _Toc224827091 \h </w:instrText>
                </w:r>
                <w:r>
                  <w:rPr>
                    <w:noProof/>
                    <w:webHidden/>
                  </w:rPr>
                </w:r>
                <w:r>
                  <w:rPr>
                    <w:noProof/>
                    <w:webHidden/>
                  </w:rPr>
                  <w:fldChar w:fldCharType="separate"/>
                </w:r>
                <w:r w:rsidR="00E27A95">
                  <w:rPr>
                    <w:noProof/>
                    <w:webHidden/>
                  </w:rPr>
                  <w:t>31</w:t>
                </w:r>
                <w:r>
                  <w:rPr>
                    <w:noProof/>
                    <w:webHidden/>
                  </w:rPr>
                  <w:fldChar w:fldCharType="end"/>
                </w:r>
              </w:hyperlink>
            </w:p>
            <w:p w14:paraId="7FF2CCE1" w14:textId="6AF21C95"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92" w:history="1">
                <w:r w:rsidRPr="00AA4AA5">
                  <w:rPr>
                    <w:rStyle w:val="Hyperlink"/>
                    <w:noProof/>
                  </w:rPr>
                  <w:t>10.4.</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Power Domain Descriptions</w:t>
                </w:r>
                <w:r>
                  <w:rPr>
                    <w:noProof/>
                    <w:webHidden/>
                  </w:rPr>
                  <w:tab/>
                </w:r>
                <w:r>
                  <w:rPr>
                    <w:noProof/>
                    <w:webHidden/>
                  </w:rPr>
                  <w:fldChar w:fldCharType="begin"/>
                </w:r>
                <w:r>
                  <w:rPr>
                    <w:noProof/>
                    <w:webHidden/>
                  </w:rPr>
                  <w:instrText xml:space="preserve"> PAGEREF _Toc224827092 \h </w:instrText>
                </w:r>
                <w:r>
                  <w:rPr>
                    <w:noProof/>
                    <w:webHidden/>
                  </w:rPr>
                </w:r>
                <w:r>
                  <w:rPr>
                    <w:noProof/>
                    <w:webHidden/>
                  </w:rPr>
                  <w:fldChar w:fldCharType="separate"/>
                </w:r>
                <w:r w:rsidR="00E27A95">
                  <w:rPr>
                    <w:noProof/>
                    <w:webHidden/>
                  </w:rPr>
                  <w:t>32</w:t>
                </w:r>
                <w:r>
                  <w:rPr>
                    <w:noProof/>
                    <w:webHidden/>
                  </w:rPr>
                  <w:fldChar w:fldCharType="end"/>
                </w:r>
              </w:hyperlink>
            </w:p>
            <w:p w14:paraId="20AAD1B2" w14:textId="4E7BE206" w:rsidR="0087095D" w:rsidRDefault="0087095D">
              <w:pPr>
                <w:pStyle w:val="TOC3"/>
                <w:tabs>
                  <w:tab w:val="left" w:pos="1440"/>
                  <w:tab w:val="right" w:leader="dot" w:pos="9448"/>
                </w:tabs>
                <w:rPr>
                  <w:noProof/>
                </w:rPr>
              </w:pPr>
              <w:hyperlink w:anchor="_Toc224827093" w:history="1">
                <w:r w:rsidRPr="00AA4AA5">
                  <w:rPr>
                    <w:rStyle w:val="Hyperlink"/>
                    <w:noProof/>
                  </w:rPr>
                  <w:t>10.4.1.</w:t>
                </w:r>
                <w:r>
                  <w:rPr>
                    <w:noProof/>
                  </w:rPr>
                  <w:tab/>
                </w:r>
                <w:r w:rsidRPr="00AA4AA5">
                  <w:rPr>
                    <w:rStyle w:val="Hyperlink"/>
                    <w:noProof/>
                  </w:rPr>
                  <w:t>PD_TOP1V2</w:t>
                </w:r>
                <w:r>
                  <w:rPr>
                    <w:noProof/>
                    <w:webHidden/>
                  </w:rPr>
                  <w:tab/>
                </w:r>
                <w:r>
                  <w:rPr>
                    <w:noProof/>
                    <w:webHidden/>
                  </w:rPr>
                  <w:fldChar w:fldCharType="begin"/>
                </w:r>
                <w:r>
                  <w:rPr>
                    <w:noProof/>
                    <w:webHidden/>
                  </w:rPr>
                  <w:instrText xml:space="preserve"> PAGEREF _Toc224827093 \h </w:instrText>
                </w:r>
                <w:r>
                  <w:rPr>
                    <w:noProof/>
                    <w:webHidden/>
                  </w:rPr>
                </w:r>
                <w:r>
                  <w:rPr>
                    <w:noProof/>
                    <w:webHidden/>
                  </w:rPr>
                  <w:fldChar w:fldCharType="separate"/>
                </w:r>
                <w:r w:rsidR="00E27A95">
                  <w:rPr>
                    <w:noProof/>
                    <w:webHidden/>
                  </w:rPr>
                  <w:t>32</w:t>
                </w:r>
                <w:r>
                  <w:rPr>
                    <w:noProof/>
                    <w:webHidden/>
                  </w:rPr>
                  <w:fldChar w:fldCharType="end"/>
                </w:r>
              </w:hyperlink>
            </w:p>
            <w:p w14:paraId="543B5A2D" w14:textId="2E4B90BD" w:rsidR="0087095D" w:rsidRDefault="0087095D">
              <w:pPr>
                <w:pStyle w:val="TOC3"/>
                <w:tabs>
                  <w:tab w:val="left" w:pos="1440"/>
                  <w:tab w:val="right" w:leader="dot" w:pos="9448"/>
                </w:tabs>
                <w:rPr>
                  <w:noProof/>
                </w:rPr>
              </w:pPr>
              <w:hyperlink w:anchor="_Toc224827094" w:history="1">
                <w:r w:rsidRPr="00AA4AA5">
                  <w:rPr>
                    <w:rStyle w:val="Hyperlink"/>
                    <w:noProof/>
                  </w:rPr>
                  <w:t>10.4.2.</w:t>
                </w:r>
                <w:r>
                  <w:rPr>
                    <w:noProof/>
                  </w:rPr>
                  <w:tab/>
                </w:r>
                <w:r w:rsidRPr="00AA4AA5">
                  <w:rPr>
                    <w:rStyle w:val="Hyperlink"/>
                    <w:noProof/>
                  </w:rPr>
                  <w:t>PD_STREDL</w:t>
                </w:r>
                <w:r>
                  <w:rPr>
                    <w:noProof/>
                    <w:webHidden/>
                  </w:rPr>
                  <w:tab/>
                </w:r>
                <w:r>
                  <w:rPr>
                    <w:noProof/>
                    <w:webHidden/>
                  </w:rPr>
                  <w:fldChar w:fldCharType="begin"/>
                </w:r>
                <w:r>
                  <w:rPr>
                    <w:noProof/>
                    <w:webHidden/>
                  </w:rPr>
                  <w:instrText xml:space="preserve"> PAGEREF _Toc224827094 \h </w:instrText>
                </w:r>
                <w:r>
                  <w:rPr>
                    <w:noProof/>
                    <w:webHidden/>
                  </w:rPr>
                </w:r>
                <w:r>
                  <w:rPr>
                    <w:noProof/>
                    <w:webHidden/>
                  </w:rPr>
                  <w:fldChar w:fldCharType="separate"/>
                </w:r>
                <w:r w:rsidR="00E27A95">
                  <w:rPr>
                    <w:noProof/>
                    <w:webHidden/>
                  </w:rPr>
                  <w:t>32</w:t>
                </w:r>
                <w:r>
                  <w:rPr>
                    <w:noProof/>
                    <w:webHidden/>
                  </w:rPr>
                  <w:fldChar w:fldCharType="end"/>
                </w:r>
              </w:hyperlink>
            </w:p>
            <w:p w14:paraId="03FF5940" w14:textId="24DFDE9A" w:rsidR="0087095D" w:rsidRDefault="0087095D">
              <w:pPr>
                <w:pStyle w:val="TOC3"/>
                <w:tabs>
                  <w:tab w:val="left" w:pos="1440"/>
                  <w:tab w:val="right" w:leader="dot" w:pos="9448"/>
                </w:tabs>
                <w:rPr>
                  <w:noProof/>
                </w:rPr>
              </w:pPr>
              <w:hyperlink w:anchor="_Toc224827095" w:history="1">
                <w:r w:rsidRPr="00AA4AA5">
                  <w:rPr>
                    <w:rStyle w:val="Hyperlink"/>
                    <w:noProof/>
                  </w:rPr>
                  <w:t>10.4.3.</w:t>
                </w:r>
                <w:r>
                  <w:rPr>
                    <w:noProof/>
                  </w:rPr>
                  <w:tab/>
                </w:r>
                <w:r w:rsidRPr="00AA4AA5">
                  <w:rPr>
                    <w:rStyle w:val="Hyperlink"/>
                    <w:noProof/>
                  </w:rPr>
                  <w:t>PD_TOP3V3</w:t>
                </w:r>
                <w:r>
                  <w:rPr>
                    <w:noProof/>
                    <w:webHidden/>
                  </w:rPr>
                  <w:tab/>
                </w:r>
                <w:r>
                  <w:rPr>
                    <w:noProof/>
                    <w:webHidden/>
                  </w:rPr>
                  <w:fldChar w:fldCharType="begin"/>
                </w:r>
                <w:r>
                  <w:rPr>
                    <w:noProof/>
                    <w:webHidden/>
                  </w:rPr>
                  <w:instrText xml:space="preserve"> PAGEREF _Toc224827095 \h </w:instrText>
                </w:r>
                <w:r>
                  <w:rPr>
                    <w:noProof/>
                    <w:webHidden/>
                  </w:rPr>
                </w:r>
                <w:r>
                  <w:rPr>
                    <w:noProof/>
                    <w:webHidden/>
                  </w:rPr>
                  <w:fldChar w:fldCharType="separate"/>
                </w:r>
                <w:r w:rsidR="00E27A95">
                  <w:rPr>
                    <w:noProof/>
                    <w:webHidden/>
                  </w:rPr>
                  <w:t>32</w:t>
                </w:r>
                <w:r>
                  <w:rPr>
                    <w:noProof/>
                    <w:webHidden/>
                  </w:rPr>
                  <w:fldChar w:fldCharType="end"/>
                </w:r>
              </w:hyperlink>
            </w:p>
            <w:p w14:paraId="760FAB1D" w14:textId="275DDB49" w:rsidR="0087095D" w:rsidRDefault="0087095D">
              <w:pPr>
                <w:pStyle w:val="TOC3"/>
                <w:tabs>
                  <w:tab w:val="left" w:pos="1440"/>
                  <w:tab w:val="right" w:leader="dot" w:pos="9448"/>
                </w:tabs>
                <w:rPr>
                  <w:noProof/>
                </w:rPr>
              </w:pPr>
              <w:hyperlink w:anchor="_Toc224827096" w:history="1">
                <w:r w:rsidRPr="00AA4AA5">
                  <w:rPr>
                    <w:rStyle w:val="Hyperlink"/>
                    <w:noProof/>
                  </w:rPr>
                  <w:t>10.4.4.</w:t>
                </w:r>
                <w:r>
                  <w:rPr>
                    <w:noProof/>
                  </w:rPr>
                  <w:tab/>
                </w:r>
                <w:r w:rsidRPr="00AA4AA5">
                  <w:rPr>
                    <w:rStyle w:val="Hyperlink"/>
                    <w:noProof/>
                  </w:rPr>
                  <w:t>PD_TOPIO</w:t>
                </w:r>
                <w:r>
                  <w:rPr>
                    <w:noProof/>
                    <w:webHidden/>
                  </w:rPr>
                  <w:tab/>
                </w:r>
                <w:r>
                  <w:rPr>
                    <w:noProof/>
                    <w:webHidden/>
                  </w:rPr>
                  <w:fldChar w:fldCharType="begin"/>
                </w:r>
                <w:r>
                  <w:rPr>
                    <w:noProof/>
                    <w:webHidden/>
                  </w:rPr>
                  <w:instrText xml:space="preserve"> PAGEREF _Toc224827096 \h </w:instrText>
                </w:r>
                <w:r>
                  <w:rPr>
                    <w:noProof/>
                    <w:webHidden/>
                  </w:rPr>
                </w:r>
                <w:r>
                  <w:rPr>
                    <w:noProof/>
                    <w:webHidden/>
                  </w:rPr>
                  <w:fldChar w:fldCharType="separate"/>
                </w:r>
                <w:r w:rsidR="00E27A95">
                  <w:rPr>
                    <w:noProof/>
                    <w:webHidden/>
                  </w:rPr>
                  <w:t>32</w:t>
                </w:r>
                <w:r>
                  <w:rPr>
                    <w:noProof/>
                    <w:webHidden/>
                  </w:rPr>
                  <w:fldChar w:fldCharType="end"/>
                </w:r>
              </w:hyperlink>
            </w:p>
            <w:p w14:paraId="52246095" w14:textId="11BF1FBF"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97" w:history="1">
                <w:r w:rsidRPr="00AA4AA5">
                  <w:rPr>
                    <w:rStyle w:val="Hyperlink"/>
                    <w:noProof/>
                  </w:rPr>
                  <w:t>11.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Interconnect</w:t>
                </w:r>
                <w:r>
                  <w:rPr>
                    <w:noProof/>
                    <w:webHidden/>
                  </w:rPr>
                  <w:tab/>
                </w:r>
                <w:r>
                  <w:rPr>
                    <w:noProof/>
                    <w:webHidden/>
                  </w:rPr>
                  <w:fldChar w:fldCharType="begin"/>
                </w:r>
                <w:r>
                  <w:rPr>
                    <w:noProof/>
                    <w:webHidden/>
                  </w:rPr>
                  <w:instrText xml:space="preserve"> PAGEREF _Toc224827097 \h </w:instrText>
                </w:r>
                <w:r>
                  <w:rPr>
                    <w:noProof/>
                    <w:webHidden/>
                  </w:rPr>
                </w:r>
                <w:r>
                  <w:rPr>
                    <w:noProof/>
                    <w:webHidden/>
                  </w:rPr>
                  <w:fldChar w:fldCharType="separate"/>
                </w:r>
                <w:r w:rsidR="00E27A95">
                  <w:rPr>
                    <w:noProof/>
                    <w:webHidden/>
                  </w:rPr>
                  <w:t>32</w:t>
                </w:r>
                <w:r>
                  <w:rPr>
                    <w:noProof/>
                    <w:webHidden/>
                  </w:rPr>
                  <w:fldChar w:fldCharType="end"/>
                </w:r>
              </w:hyperlink>
            </w:p>
            <w:p w14:paraId="589A2771" w14:textId="453AF1DD"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98" w:history="1">
                <w:r w:rsidRPr="00AA4AA5">
                  <w:rPr>
                    <w:rStyle w:val="Hyperlink"/>
                    <w:noProof/>
                  </w:rPr>
                  <w:t>11.1.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XBAR Connection Matrix</w:t>
                </w:r>
                <w:r>
                  <w:rPr>
                    <w:noProof/>
                    <w:webHidden/>
                  </w:rPr>
                  <w:tab/>
                </w:r>
                <w:r>
                  <w:rPr>
                    <w:noProof/>
                    <w:webHidden/>
                  </w:rPr>
                  <w:fldChar w:fldCharType="begin"/>
                </w:r>
                <w:r>
                  <w:rPr>
                    <w:noProof/>
                    <w:webHidden/>
                  </w:rPr>
                  <w:instrText xml:space="preserve"> PAGEREF _Toc224827098 \h </w:instrText>
                </w:r>
                <w:r>
                  <w:rPr>
                    <w:noProof/>
                    <w:webHidden/>
                  </w:rPr>
                </w:r>
                <w:r>
                  <w:rPr>
                    <w:noProof/>
                    <w:webHidden/>
                  </w:rPr>
                  <w:fldChar w:fldCharType="separate"/>
                </w:r>
                <w:r w:rsidR="00E27A95">
                  <w:rPr>
                    <w:noProof/>
                    <w:webHidden/>
                  </w:rPr>
                  <w:t>33</w:t>
                </w:r>
                <w:r>
                  <w:rPr>
                    <w:noProof/>
                    <w:webHidden/>
                  </w:rPr>
                  <w:fldChar w:fldCharType="end"/>
                </w:r>
              </w:hyperlink>
            </w:p>
            <w:p w14:paraId="2CE808CC" w14:textId="7A4D7F5D"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099" w:history="1">
                <w:r w:rsidRPr="00AA4AA5">
                  <w:rPr>
                    <w:rStyle w:val="Hyperlink"/>
                    <w:noProof/>
                  </w:rPr>
                  <w:t>11.2.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XBAR Memory Mapping</w:t>
                </w:r>
                <w:r>
                  <w:rPr>
                    <w:noProof/>
                    <w:webHidden/>
                  </w:rPr>
                  <w:tab/>
                </w:r>
                <w:r>
                  <w:rPr>
                    <w:noProof/>
                    <w:webHidden/>
                  </w:rPr>
                  <w:fldChar w:fldCharType="begin"/>
                </w:r>
                <w:r>
                  <w:rPr>
                    <w:noProof/>
                    <w:webHidden/>
                  </w:rPr>
                  <w:instrText xml:space="preserve"> PAGEREF _Toc224827099 \h </w:instrText>
                </w:r>
                <w:r>
                  <w:rPr>
                    <w:noProof/>
                    <w:webHidden/>
                  </w:rPr>
                </w:r>
                <w:r>
                  <w:rPr>
                    <w:noProof/>
                    <w:webHidden/>
                  </w:rPr>
                  <w:fldChar w:fldCharType="separate"/>
                </w:r>
                <w:r w:rsidR="00E27A95">
                  <w:rPr>
                    <w:noProof/>
                    <w:webHidden/>
                  </w:rPr>
                  <w:t>34</w:t>
                </w:r>
                <w:r>
                  <w:rPr>
                    <w:noProof/>
                    <w:webHidden/>
                  </w:rPr>
                  <w:fldChar w:fldCharType="end"/>
                </w:r>
              </w:hyperlink>
            </w:p>
            <w:p w14:paraId="5CA63F6B" w14:textId="73088612"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00" w:history="1">
                <w:r w:rsidRPr="00AA4AA5">
                  <w:rPr>
                    <w:rStyle w:val="Hyperlink"/>
                    <w:noProof/>
                  </w:rPr>
                  <w:t>12.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STBIO1 Operating Modes</w:t>
                </w:r>
                <w:r>
                  <w:rPr>
                    <w:noProof/>
                    <w:webHidden/>
                  </w:rPr>
                  <w:tab/>
                </w:r>
                <w:r>
                  <w:rPr>
                    <w:noProof/>
                    <w:webHidden/>
                  </w:rPr>
                  <w:fldChar w:fldCharType="begin"/>
                </w:r>
                <w:r>
                  <w:rPr>
                    <w:noProof/>
                    <w:webHidden/>
                  </w:rPr>
                  <w:instrText xml:space="preserve"> PAGEREF _Toc224827100 \h </w:instrText>
                </w:r>
                <w:r>
                  <w:rPr>
                    <w:noProof/>
                    <w:webHidden/>
                  </w:rPr>
                </w:r>
                <w:r>
                  <w:rPr>
                    <w:noProof/>
                    <w:webHidden/>
                  </w:rPr>
                  <w:fldChar w:fldCharType="separate"/>
                </w:r>
                <w:r w:rsidR="00E27A95">
                  <w:rPr>
                    <w:noProof/>
                    <w:webHidden/>
                  </w:rPr>
                  <w:t>35</w:t>
                </w:r>
                <w:r>
                  <w:rPr>
                    <w:noProof/>
                    <w:webHidden/>
                  </w:rPr>
                  <w:fldChar w:fldCharType="end"/>
                </w:r>
              </w:hyperlink>
            </w:p>
            <w:p w14:paraId="70DBC662" w14:textId="5A5B512E"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01" w:history="1">
                <w:r w:rsidRPr="00AA4AA5">
                  <w:rPr>
                    <w:rStyle w:val="Hyperlink"/>
                    <w:noProof/>
                  </w:rPr>
                  <w:t>13.</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Modules</w:t>
                </w:r>
                <w:r>
                  <w:rPr>
                    <w:noProof/>
                    <w:webHidden/>
                  </w:rPr>
                  <w:tab/>
                </w:r>
                <w:r>
                  <w:rPr>
                    <w:noProof/>
                    <w:webHidden/>
                  </w:rPr>
                  <w:fldChar w:fldCharType="begin"/>
                </w:r>
                <w:r>
                  <w:rPr>
                    <w:noProof/>
                    <w:webHidden/>
                  </w:rPr>
                  <w:instrText xml:space="preserve"> PAGEREF _Toc224827101 \h </w:instrText>
                </w:r>
                <w:r>
                  <w:rPr>
                    <w:noProof/>
                    <w:webHidden/>
                  </w:rPr>
                </w:r>
                <w:r>
                  <w:rPr>
                    <w:noProof/>
                    <w:webHidden/>
                  </w:rPr>
                  <w:fldChar w:fldCharType="separate"/>
                </w:r>
                <w:r w:rsidR="00E27A95">
                  <w:rPr>
                    <w:noProof/>
                    <w:webHidden/>
                  </w:rPr>
                  <w:t>37</w:t>
                </w:r>
                <w:r>
                  <w:rPr>
                    <w:noProof/>
                    <w:webHidden/>
                  </w:rPr>
                  <w:fldChar w:fldCharType="end"/>
                </w:r>
              </w:hyperlink>
            </w:p>
            <w:p w14:paraId="3A5687A0" w14:textId="2E8B0929" w:rsidR="0087095D" w:rsidRDefault="0087095D">
              <w:pPr>
                <w:pStyle w:val="TOC3"/>
                <w:tabs>
                  <w:tab w:val="left" w:pos="1440"/>
                  <w:tab w:val="right" w:leader="dot" w:pos="9448"/>
                </w:tabs>
                <w:rPr>
                  <w:noProof/>
                </w:rPr>
              </w:pPr>
              <w:hyperlink w:anchor="_Toc224827102" w:history="1">
                <w:r w:rsidRPr="00AA4AA5">
                  <w:rPr>
                    <w:rStyle w:val="Hyperlink"/>
                    <w:noProof/>
                  </w:rPr>
                  <w:t>13.1.1.</w:t>
                </w:r>
                <w:r>
                  <w:rPr>
                    <w:noProof/>
                  </w:rPr>
                  <w:tab/>
                </w:r>
                <w:r w:rsidRPr="00AA4AA5">
                  <w:rPr>
                    <w:rStyle w:val="Hyperlink"/>
                    <w:noProof/>
                  </w:rPr>
                  <w:t>PMU</w:t>
                </w:r>
                <w:r>
                  <w:rPr>
                    <w:noProof/>
                    <w:webHidden/>
                  </w:rPr>
                  <w:tab/>
                </w:r>
                <w:r>
                  <w:rPr>
                    <w:noProof/>
                    <w:webHidden/>
                  </w:rPr>
                  <w:fldChar w:fldCharType="begin"/>
                </w:r>
                <w:r>
                  <w:rPr>
                    <w:noProof/>
                    <w:webHidden/>
                  </w:rPr>
                  <w:instrText xml:space="preserve"> PAGEREF _Toc224827102 \h </w:instrText>
                </w:r>
                <w:r>
                  <w:rPr>
                    <w:noProof/>
                    <w:webHidden/>
                  </w:rPr>
                </w:r>
                <w:r>
                  <w:rPr>
                    <w:noProof/>
                    <w:webHidden/>
                  </w:rPr>
                  <w:fldChar w:fldCharType="separate"/>
                </w:r>
                <w:r w:rsidR="00E27A95">
                  <w:rPr>
                    <w:noProof/>
                    <w:webHidden/>
                  </w:rPr>
                  <w:t>37</w:t>
                </w:r>
                <w:r>
                  <w:rPr>
                    <w:noProof/>
                    <w:webHidden/>
                  </w:rPr>
                  <w:fldChar w:fldCharType="end"/>
                </w:r>
              </w:hyperlink>
            </w:p>
            <w:p w14:paraId="249DDFDD" w14:textId="25B2CD19" w:rsidR="0087095D" w:rsidRDefault="0087095D">
              <w:pPr>
                <w:pStyle w:val="TOC3"/>
                <w:tabs>
                  <w:tab w:val="left" w:pos="1440"/>
                  <w:tab w:val="right" w:leader="dot" w:pos="9448"/>
                </w:tabs>
                <w:rPr>
                  <w:noProof/>
                </w:rPr>
              </w:pPr>
              <w:hyperlink w:anchor="_Toc224827103" w:history="1">
                <w:r w:rsidRPr="00AA4AA5">
                  <w:rPr>
                    <w:rStyle w:val="Hyperlink"/>
                    <w:noProof/>
                  </w:rPr>
                  <w:t>13.1.2.</w:t>
                </w:r>
                <w:r>
                  <w:rPr>
                    <w:noProof/>
                  </w:rPr>
                  <w:tab/>
                </w:r>
                <w:r w:rsidRPr="00AA4AA5">
                  <w:rPr>
                    <w:rStyle w:val="Hyperlink"/>
                    <w:noProof/>
                  </w:rPr>
                  <w:t>PAD Mux</w:t>
                </w:r>
                <w:r>
                  <w:rPr>
                    <w:noProof/>
                    <w:webHidden/>
                  </w:rPr>
                  <w:tab/>
                </w:r>
                <w:r>
                  <w:rPr>
                    <w:noProof/>
                    <w:webHidden/>
                  </w:rPr>
                  <w:fldChar w:fldCharType="begin"/>
                </w:r>
                <w:r>
                  <w:rPr>
                    <w:noProof/>
                    <w:webHidden/>
                  </w:rPr>
                  <w:instrText xml:space="preserve"> PAGEREF _Toc224827103 \h </w:instrText>
                </w:r>
                <w:r>
                  <w:rPr>
                    <w:noProof/>
                    <w:webHidden/>
                  </w:rPr>
                </w:r>
                <w:r>
                  <w:rPr>
                    <w:noProof/>
                    <w:webHidden/>
                  </w:rPr>
                  <w:fldChar w:fldCharType="separate"/>
                </w:r>
                <w:r w:rsidR="00E27A95">
                  <w:rPr>
                    <w:noProof/>
                    <w:webHidden/>
                  </w:rPr>
                  <w:t>49</w:t>
                </w:r>
                <w:r>
                  <w:rPr>
                    <w:noProof/>
                    <w:webHidden/>
                  </w:rPr>
                  <w:fldChar w:fldCharType="end"/>
                </w:r>
              </w:hyperlink>
            </w:p>
            <w:p w14:paraId="57A1F9D9" w14:textId="72447645" w:rsidR="0087095D" w:rsidRDefault="0087095D">
              <w:pPr>
                <w:pStyle w:val="TOC3"/>
                <w:tabs>
                  <w:tab w:val="left" w:pos="1440"/>
                  <w:tab w:val="right" w:leader="dot" w:pos="9448"/>
                </w:tabs>
                <w:rPr>
                  <w:noProof/>
                </w:rPr>
              </w:pPr>
              <w:hyperlink w:anchor="_Toc224827104" w:history="1">
                <w:r w:rsidRPr="00AA4AA5">
                  <w:rPr>
                    <w:rStyle w:val="Hyperlink"/>
                    <w:noProof/>
                  </w:rPr>
                  <w:t>13.1.3.</w:t>
                </w:r>
                <w:r>
                  <w:rPr>
                    <w:noProof/>
                  </w:rPr>
                  <w:tab/>
                </w:r>
                <w:r w:rsidRPr="00AA4AA5">
                  <w:rPr>
                    <w:rStyle w:val="Hyperlink"/>
                    <w:noProof/>
                  </w:rPr>
                  <w:t>Main Controller TOP</w:t>
                </w:r>
                <w:r>
                  <w:rPr>
                    <w:noProof/>
                    <w:webHidden/>
                  </w:rPr>
                  <w:tab/>
                </w:r>
                <w:r>
                  <w:rPr>
                    <w:noProof/>
                    <w:webHidden/>
                  </w:rPr>
                  <w:fldChar w:fldCharType="begin"/>
                </w:r>
                <w:r>
                  <w:rPr>
                    <w:noProof/>
                    <w:webHidden/>
                  </w:rPr>
                  <w:instrText xml:space="preserve"> PAGEREF _Toc224827104 \h </w:instrText>
                </w:r>
                <w:r>
                  <w:rPr>
                    <w:noProof/>
                    <w:webHidden/>
                  </w:rPr>
                </w:r>
                <w:r>
                  <w:rPr>
                    <w:noProof/>
                    <w:webHidden/>
                  </w:rPr>
                  <w:fldChar w:fldCharType="separate"/>
                </w:r>
                <w:r w:rsidR="00E27A95">
                  <w:rPr>
                    <w:noProof/>
                    <w:webHidden/>
                  </w:rPr>
                  <w:t>72</w:t>
                </w:r>
                <w:r>
                  <w:rPr>
                    <w:noProof/>
                    <w:webHidden/>
                  </w:rPr>
                  <w:fldChar w:fldCharType="end"/>
                </w:r>
              </w:hyperlink>
            </w:p>
            <w:p w14:paraId="7BFAEE7E" w14:textId="33524CBB"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05" w:history="1">
                <w:r w:rsidRPr="00AA4AA5">
                  <w:rPr>
                    <w:rStyle w:val="Hyperlink"/>
                    <w:noProof/>
                  </w:rPr>
                  <w:t>13.2.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IPs</w:t>
                </w:r>
                <w:r>
                  <w:rPr>
                    <w:noProof/>
                    <w:webHidden/>
                  </w:rPr>
                  <w:tab/>
                </w:r>
                <w:r>
                  <w:rPr>
                    <w:noProof/>
                    <w:webHidden/>
                  </w:rPr>
                  <w:fldChar w:fldCharType="begin"/>
                </w:r>
                <w:r>
                  <w:rPr>
                    <w:noProof/>
                    <w:webHidden/>
                  </w:rPr>
                  <w:instrText xml:space="preserve"> PAGEREF _Toc224827105 \h </w:instrText>
                </w:r>
                <w:r>
                  <w:rPr>
                    <w:noProof/>
                    <w:webHidden/>
                  </w:rPr>
                </w:r>
                <w:r>
                  <w:rPr>
                    <w:noProof/>
                    <w:webHidden/>
                  </w:rPr>
                  <w:fldChar w:fldCharType="separate"/>
                </w:r>
                <w:r w:rsidR="00E27A95">
                  <w:rPr>
                    <w:noProof/>
                    <w:webHidden/>
                  </w:rPr>
                  <w:t>86</w:t>
                </w:r>
                <w:r>
                  <w:rPr>
                    <w:noProof/>
                    <w:webHidden/>
                  </w:rPr>
                  <w:fldChar w:fldCharType="end"/>
                </w:r>
              </w:hyperlink>
            </w:p>
            <w:p w14:paraId="649C50DB" w14:textId="4CD70117" w:rsidR="0087095D" w:rsidRDefault="0087095D">
              <w:pPr>
                <w:pStyle w:val="TOC3"/>
                <w:tabs>
                  <w:tab w:val="left" w:pos="1440"/>
                  <w:tab w:val="right" w:leader="dot" w:pos="9448"/>
                </w:tabs>
                <w:rPr>
                  <w:noProof/>
                </w:rPr>
              </w:pPr>
              <w:hyperlink w:anchor="_Toc224827106" w:history="1">
                <w:r w:rsidRPr="00AA4AA5">
                  <w:rPr>
                    <w:rStyle w:val="Hyperlink"/>
                    <w:noProof/>
                  </w:rPr>
                  <w:t>13.2.1.</w:t>
                </w:r>
                <w:r>
                  <w:rPr>
                    <w:noProof/>
                  </w:rPr>
                  <w:tab/>
                </w:r>
                <w:r w:rsidRPr="00AA4AA5">
                  <w:rPr>
                    <w:rStyle w:val="Hyperlink"/>
                    <w:noProof/>
                  </w:rPr>
                  <w:t>ADSP integration</w:t>
                </w:r>
                <w:r>
                  <w:rPr>
                    <w:noProof/>
                    <w:webHidden/>
                  </w:rPr>
                  <w:tab/>
                </w:r>
                <w:r>
                  <w:rPr>
                    <w:noProof/>
                    <w:webHidden/>
                  </w:rPr>
                  <w:fldChar w:fldCharType="begin"/>
                </w:r>
                <w:r>
                  <w:rPr>
                    <w:noProof/>
                    <w:webHidden/>
                  </w:rPr>
                  <w:instrText xml:space="preserve"> PAGEREF _Toc224827106 \h </w:instrText>
                </w:r>
                <w:r>
                  <w:rPr>
                    <w:noProof/>
                    <w:webHidden/>
                  </w:rPr>
                </w:r>
                <w:r>
                  <w:rPr>
                    <w:noProof/>
                    <w:webHidden/>
                  </w:rPr>
                  <w:fldChar w:fldCharType="separate"/>
                </w:r>
                <w:r w:rsidR="00E27A95">
                  <w:rPr>
                    <w:noProof/>
                    <w:webHidden/>
                  </w:rPr>
                  <w:t>86</w:t>
                </w:r>
                <w:r>
                  <w:rPr>
                    <w:noProof/>
                    <w:webHidden/>
                  </w:rPr>
                  <w:fldChar w:fldCharType="end"/>
                </w:r>
              </w:hyperlink>
            </w:p>
            <w:p w14:paraId="5BD6CFC7" w14:textId="2D4D1863" w:rsidR="0087095D" w:rsidRDefault="0087095D">
              <w:pPr>
                <w:pStyle w:val="TOC3"/>
                <w:tabs>
                  <w:tab w:val="left" w:pos="1440"/>
                  <w:tab w:val="right" w:leader="dot" w:pos="9448"/>
                </w:tabs>
                <w:rPr>
                  <w:noProof/>
                </w:rPr>
              </w:pPr>
              <w:hyperlink w:anchor="_Toc224827107" w:history="1">
                <w:r w:rsidRPr="00AA4AA5">
                  <w:rPr>
                    <w:rStyle w:val="Hyperlink"/>
                    <w:noProof/>
                  </w:rPr>
                  <w:t>13.2.2.</w:t>
                </w:r>
                <w:r>
                  <w:rPr>
                    <w:noProof/>
                  </w:rPr>
                  <w:tab/>
                </w:r>
                <w:r w:rsidRPr="00AA4AA5">
                  <w:rPr>
                    <w:rStyle w:val="Hyperlink"/>
                    <w:noProof/>
                  </w:rPr>
                  <w:t>I2C_SPI_AHB integration</w:t>
                </w:r>
                <w:r>
                  <w:rPr>
                    <w:noProof/>
                    <w:webHidden/>
                  </w:rPr>
                  <w:tab/>
                </w:r>
                <w:r>
                  <w:rPr>
                    <w:noProof/>
                    <w:webHidden/>
                  </w:rPr>
                  <w:fldChar w:fldCharType="begin"/>
                </w:r>
                <w:r>
                  <w:rPr>
                    <w:noProof/>
                    <w:webHidden/>
                  </w:rPr>
                  <w:instrText xml:space="preserve"> PAGEREF _Toc224827107 \h </w:instrText>
                </w:r>
                <w:r>
                  <w:rPr>
                    <w:noProof/>
                    <w:webHidden/>
                  </w:rPr>
                </w:r>
                <w:r>
                  <w:rPr>
                    <w:noProof/>
                    <w:webHidden/>
                  </w:rPr>
                  <w:fldChar w:fldCharType="separate"/>
                </w:r>
                <w:r w:rsidR="00E27A95">
                  <w:rPr>
                    <w:noProof/>
                    <w:webHidden/>
                  </w:rPr>
                  <w:t>98</w:t>
                </w:r>
                <w:r>
                  <w:rPr>
                    <w:noProof/>
                    <w:webHidden/>
                  </w:rPr>
                  <w:fldChar w:fldCharType="end"/>
                </w:r>
              </w:hyperlink>
            </w:p>
            <w:p w14:paraId="5AEDE68C" w14:textId="70C545ED" w:rsidR="0087095D" w:rsidRDefault="0087095D">
              <w:pPr>
                <w:pStyle w:val="TOC3"/>
                <w:tabs>
                  <w:tab w:val="left" w:pos="1440"/>
                  <w:tab w:val="right" w:leader="dot" w:pos="9448"/>
                </w:tabs>
                <w:rPr>
                  <w:noProof/>
                </w:rPr>
              </w:pPr>
              <w:hyperlink w:anchor="_Toc224827108" w:history="1">
                <w:r w:rsidRPr="00AA4AA5">
                  <w:rPr>
                    <w:rStyle w:val="Hyperlink"/>
                    <w:noProof/>
                  </w:rPr>
                  <w:t>13.2.3.</w:t>
                </w:r>
                <w:r>
                  <w:rPr>
                    <w:noProof/>
                  </w:rPr>
                  <w:tab/>
                </w:r>
                <w:r w:rsidRPr="00AA4AA5">
                  <w:rPr>
                    <w:rStyle w:val="Hyperlink"/>
                    <w:noProof/>
                  </w:rPr>
                  <w:t>SensorHub integration</w:t>
                </w:r>
                <w:r>
                  <w:rPr>
                    <w:noProof/>
                    <w:webHidden/>
                  </w:rPr>
                  <w:tab/>
                </w:r>
                <w:r>
                  <w:rPr>
                    <w:noProof/>
                    <w:webHidden/>
                  </w:rPr>
                  <w:fldChar w:fldCharType="begin"/>
                </w:r>
                <w:r>
                  <w:rPr>
                    <w:noProof/>
                    <w:webHidden/>
                  </w:rPr>
                  <w:instrText xml:space="preserve"> PAGEREF _Toc224827108 \h </w:instrText>
                </w:r>
                <w:r>
                  <w:rPr>
                    <w:noProof/>
                    <w:webHidden/>
                  </w:rPr>
                </w:r>
                <w:r>
                  <w:rPr>
                    <w:noProof/>
                    <w:webHidden/>
                  </w:rPr>
                  <w:fldChar w:fldCharType="separate"/>
                </w:r>
                <w:r w:rsidR="00E27A95">
                  <w:rPr>
                    <w:noProof/>
                    <w:webHidden/>
                  </w:rPr>
                  <w:t>104</w:t>
                </w:r>
                <w:r>
                  <w:rPr>
                    <w:noProof/>
                    <w:webHidden/>
                  </w:rPr>
                  <w:fldChar w:fldCharType="end"/>
                </w:r>
              </w:hyperlink>
            </w:p>
            <w:p w14:paraId="73B28038" w14:textId="54AC871E" w:rsidR="0087095D" w:rsidRDefault="0087095D">
              <w:pPr>
                <w:pStyle w:val="TOC3"/>
                <w:tabs>
                  <w:tab w:val="left" w:pos="1440"/>
                  <w:tab w:val="right" w:leader="dot" w:pos="9448"/>
                </w:tabs>
                <w:rPr>
                  <w:noProof/>
                </w:rPr>
              </w:pPr>
              <w:hyperlink w:anchor="_Toc224827109" w:history="1">
                <w:r w:rsidRPr="00AA4AA5">
                  <w:rPr>
                    <w:rStyle w:val="Hyperlink"/>
                    <w:noProof/>
                  </w:rPr>
                  <w:t>13.2.4.</w:t>
                </w:r>
                <w:r>
                  <w:rPr>
                    <w:noProof/>
                  </w:rPr>
                  <w:tab/>
                </w:r>
                <w:r w:rsidRPr="00AA4AA5">
                  <w:rPr>
                    <w:rStyle w:val="Hyperlink"/>
                    <w:noProof/>
                  </w:rPr>
                  <w:t>FIFO_CTRL integration</w:t>
                </w:r>
                <w:r>
                  <w:rPr>
                    <w:noProof/>
                    <w:webHidden/>
                  </w:rPr>
                  <w:tab/>
                </w:r>
                <w:r>
                  <w:rPr>
                    <w:noProof/>
                    <w:webHidden/>
                  </w:rPr>
                  <w:fldChar w:fldCharType="begin"/>
                </w:r>
                <w:r>
                  <w:rPr>
                    <w:noProof/>
                    <w:webHidden/>
                  </w:rPr>
                  <w:instrText xml:space="preserve"> PAGEREF _Toc224827109 \h </w:instrText>
                </w:r>
                <w:r>
                  <w:rPr>
                    <w:noProof/>
                    <w:webHidden/>
                  </w:rPr>
                </w:r>
                <w:r>
                  <w:rPr>
                    <w:noProof/>
                    <w:webHidden/>
                  </w:rPr>
                  <w:fldChar w:fldCharType="separate"/>
                </w:r>
                <w:r w:rsidR="00E27A95">
                  <w:rPr>
                    <w:noProof/>
                    <w:webHidden/>
                  </w:rPr>
                  <w:t>112</w:t>
                </w:r>
                <w:r>
                  <w:rPr>
                    <w:noProof/>
                    <w:webHidden/>
                  </w:rPr>
                  <w:fldChar w:fldCharType="end"/>
                </w:r>
              </w:hyperlink>
            </w:p>
            <w:p w14:paraId="21EDCBBF" w14:textId="1A8F99D7"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0" w:history="1">
                <w:r w:rsidRPr="00AA4AA5">
                  <w:rPr>
                    <w:rStyle w:val="Hyperlink"/>
                    <w:noProof/>
                  </w:rPr>
                  <w:t>13.3.</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ISPU integration</w:t>
                </w:r>
                <w:r>
                  <w:rPr>
                    <w:noProof/>
                    <w:webHidden/>
                  </w:rPr>
                  <w:tab/>
                </w:r>
                <w:r>
                  <w:rPr>
                    <w:noProof/>
                    <w:webHidden/>
                  </w:rPr>
                  <w:fldChar w:fldCharType="begin"/>
                </w:r>
                <w:r>
                  <w:rPr>
                    <w:noProof/>
                    <w:webHidden/>
                  </w:rPr>
                  <w:instrText xml:space="preserve"> PAGEREF _Toc224827110 \h </w:instrText>
                </w:r>
                <w:r>
                  <w:rPr>
                    <w:noProof/>
                    <w:webHidden/>
                  </w:rPr>
                </w:r>
                <w:r>
                  <w:rPr>
                    <w:noProof/>
                    <w:webHidden/>
                  </w:rPr>
                  <w:fldChar w:fldCharType="separate"/>
                </w:r>
                <w:r w:rsidR="00E27A95">
                  <w:rPr>
                    <w:noProof/>
                    <w:webHidden/>
                  </w:rPr>
                  <w:t>116</w:t>
                </w:r>
                <w:r>
                  <w:rPr>
                    <w:noProof/>
                    <w:webHidden/>
                  </w:rPr>
                  <w:fldChar w:fldCharType="end"/>
                </w:r>
              </w:hyperlink>
            </w:p>
            <w:p w14:paraId="3AAE2B57" w14:textId="2C01DAAE" w:rsidR="0087095D" w:rsidRDefault="0087095D">
              <w:pPr>
                <w:pStyle w:val="TOC3"/>
                <w:tabs>
                  <w:tab w:val="left" w:pos="1440"/>
                  <w:tab w:val="right" w:leader="dot" w:pos="9448"/>
                </w:tabs>
                <w:rPr>
                  <w:noProof/>
                </w:rPr>
              </w:pPr>
              <w:hyperlink w:anchor="_Toc224827111" w:history="1">
                <w:r w:rsidRPr="00AA4AA5">
                  <w:rPr>
                    <w:rStyle w:val="Hyperlink"/>
                    <w:noProof/>
                  </w:rPr>
                  <w:t>13.3.1.</w:t>
                </w:r>
                <w:r>
                  <w:rPr>
                    <w:noProof/>
                  </w:rPr>
                  <w:tab/>
                </w:r>
                <w:r w:rsidRPr="00AA4AA5">
                  <w:rPr>
                    <w:rStyle w:val="Hyperlink"/>
                    <w:noProof/>
                  </w:rPr>
                  <w:t>Requirements</w:t>
                </w:r>
                <w:r>
                  <w:rPr>
                    <w:noProof/>
                    <w:webHidden/>
                  </w:rPr>
                  <w:tab/>
                </w:r>
                <w:r>
                  <w:rPr>
                    <w:noProof/>
                    <w:webHidden/>
                  </w:rPr>
                  <w:fldChar w:fldCharType="begin"/>
                </w:r>
                <w:r>
                  <w:rPr>
                    <w:noProof/>
                    <w:webHidden/>
                  </w:rPr>
                  <w:instrText xml:space="preserve"> PAGEREF _Toc224827111 \h </w:instrText>
                </w:r>
                <w:r>
                  <w:rPr>
                    <w:noProof/>
                    <w:webHidden/>
                  </w:rPr>
                </w:r>
                <w:r>
                  <w:rPr>
                    <w:noProof/>
                    <w:webHidden/>
                  </w:rPr>
                  <w:fldChar w:fldCharType="separate"/>
                </w:r>
                <w:r w:rsidR="00E27A95">
                  <w:rPr>
                    <w:noProof/>
                    <w:webHidden/>
                  </w:rPr>
                  <w:t>130</w:t>
                </w:r>
                <w:r>
                  <w:rPr>
                    <w:noProof/>
                    <w:webHidden/>
                  </w:rPr>
                  <w:fldChar w:fldCharType="end"/>
                </w:r>
              </w:hyperlink>
            </w:p>
            <w:p w14:paraId="46C170FC" w14:textId="4F5717F3"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2" w:history="1">
                <w:r w:rsidRPr="00AA4AA5">
                  <w:rPr>
                    <w:rStyle w:val="Hyperlink"/>
                    <w:noProof/>
                  </w:rPr>
                  <w:t>13.4.</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STBIO1 Register Map</w:t>
                </w:r>
                <w:r>
                  <w:rPr>
                    <w:noProof/>
                    <w:webHidden/>
                  </w:rPr>
                  <w:tab/>
                </w:r>
                <w:r>
                  <w:rPr>
                    <w:noProof/>
                    <w:webHidden/>
                  </w:rPr>
                  <w:fldChar w:fldCharType="begin"/>
                </w:r>
                <w:r>
                  <w:rPr>
                    <w:noProof/>
                    <w:webHidden/>
                  </w:rPr>
                  <w:instrText xml:space="preserve"> PAGEREF _Toc224827112 \h </w:instrText>
                </w:r>
                <w:r>
                  <w:rPr>
                    <w:noProof/>
                    <w:webHidden/>
                  </w:rPr>
                </w:r>
                <w:r>
                  <w:rPr>
                    <w:noProof/>
                    <w:webHidden/>
                  </w:rPr>
                  <w:fldChar w:fldCharType="separate"/>
                </w:r>
                <w:r w:rsidR="00E27A95">
                  <w:rPr>
                    <w:noProof/>
                    <w:webHidden/>
                  </w:rPr>
                  <w:t>133</w:t>
                </w:r>
                <w:r>
                  <w:rPr>
                    <w:noProof/>
                    <w:webHidden/>
                  </w:rPr>
                  <w:fldChar w:fldCharType="end"/>
                </w:r>
              </w:hyperlink>
            </w:p>
            <w:p w14:paraId="06185F39" w14:textId="0AE9E4E7" w:rsidR="0087095D" w:rsidRDefault="0087095D">
              <w:pPr>
                <w:pStyle w:val="TOC3"/>
                <w:tabs>
                  <w:tab w:val="left" w:pos="1440"/>
                  <w:tab w:val="right" w:leader="dot" w:pos="9448"/>
                </w:tabs>
                <w:rPr>
                  <w:noProof/>
                </w:rPr>
              </w:pPr>
              <w:hyperlink w:anchor="_Toc224827113" w:history="1">
                <w:r w:rsidRPr="00AA4AA5">
                  <w:rPr>
                    <w:rStyle w:val="Hyperlink"/>
                    <w:noProof/>
                  </w:rPr>
                  <w:t>13.4.1.</w:t>
                </w:r>
                <w:r>
                  <w:rPr>
                    <w:noProof/>
                  </w:rPr>
                  <w:tab/>
                </w:r>
                <w:r w:rsidRPr="00AA4AA5">
                  <w:rPr>
                    <w:rStyle w:val="Hyperlink"/>
                    <w:noProof/>
                  </w:rPr>
                  <w:t>STBIO1 Register Map</w:t>
                </w:r>
                <w:r>
                  <w:rPr>
                    <w:noProof/>
                    <w:webHidden/>
                  </w:rPr>
                  <w:tab/>
                </w:r>
                <w:r>
                  <w:rPr>
                    <w:noProof/>
                    <w:webHidden/>
                  </w:rPr>
                  <w:fldChar w:fldCharType="begin"/>
                </w:r>
                <w:r>
                  <w:rPr>
                    <w:noProof/>
                    <w:webHidden/>
                  </w:rPr>
                  <w:instrText xml:space="preserve"> PAGEREF _Toc224827113 \h </w:instrText>
                </w:r>
                <w:r>
                  <w:rPr>
                    <w:noProof/>
                    <w:webHidden/>
                  </w:rPr>
                </w:r>
                <w:r>
                  <w:rPr>
                    <w:noProof/>
                    <w:webHidden/>
                  </w:rPr>
                  <w:fldChar w:fldCharType="separate"/>
                </w:r>
                <w:r w:rsidR="00E27A95">
                  <w:rPr>
                    <w:noProof/>
                    <w:webHidden/>
                  </w:rPr>
                  <w:t>133</w:t>
                </w:r>
                <w:r>
                  <w:rPr>
                    <w:noProof/>
                    <w:webHidden/>
                  </w:rPr>
                  <w:fldChar w:fldCharType="end"/>
                </w:r>
              </w:hyperlink>
            </w:p>
            <w:p w14:paraId="7009C1DB" w14:textId="5E7DCC04" w:rsidR="0087095D" w:rsidRDefault="0087095D">
              <w:pPr>
                <w:pStyle w:val="TOC3"/>
                <w:tabs>
                  <w:tab w:val="left" w:pos="1440"/>
                  <w:tab w:val="right" w:leader="dot" w:pos="9448"/>
                </w:tabs>
                <w:rPr>
                  <w:noProof/>
                </w:rPr>
              </w:pPr>
              <w:hyperlink w:anchor="_Toc224827114" w:history="1">
                <w:r w:rsidRPr="00AA4AA5">
                  <w:rPr>
                    <w:rStyle w:val="Hyperlink"/>
                    <w:noProof/>
                  </w:rPr>
                  <w:t>13.4.2.</w:t>
                </w:r>
                <w:r>
                  <w:rPr>
                    <w:noProof/>
                  </w:rPr>
                  <w:tab/>
                </w:r>
                <w:r w:rsidRPr="00AA4AA5">
                  <w:rPr>
                    <w:rStyle w:val="Hyperlink"/>
                    <w:noProof/>
                  </w:rPr>
                  <w:t>STBIO1 Register Map Peculiar Requirements</w:t>
                </w:r>
                <w:r>
                  <w:rPr>
                    <w:noProof/>
                    <w:webHidden/>
                  </w:rPr>
                  <w:tab/>
                </w:r>
                <w:r>
                  <w:rPr>
                    <w:noProof/>
                    <w:webHidden/>
                  </w:rPr>
                  <w:fldChar w:fldCharType="begin"/>
                </w:r>
                <w:r>
                  <w:rPr>
                    <w:noProof/>
                    <w:webHidden/>
                  </w:rPr>
                  <w:instrText xml:space="preserve"> PAGEREF _Toc224827114 \h </w:instrText>
                </w:r>
                <w:r>
                  <w:rPr>
                    <w:noProof/>
                    <w:webHidden/>
                  </w:rPr>
                </w:r>
                <w:r>
                  <w:rPr>
                    <w:noProof/>
                    <w:webHidden/>
                  </w:rPr>
                  <w:fldChar w:fldCharType="separate"/>
                </w:r>
                <w:r w:rsidR="00E27A95">
                  <w:rPr>
                    <w:noProof/>
                    <w:webHidden/>
                  </w:rPr>
                  <w:t>135</w:t>
                </w:r>
                <w:r>
                  <w:rPr>
                    <w:noProof/>
                    <w:webHidden/>
                  </w:rPr>
                  <w:fldChar w:fldCharType="end"/>
                </w:r>
              </w:hyperlink>
            </w:p>
            <w:p w14:paraId="415ED895" w14:textId="320C4651"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5" w:history="1">
                <w:r w:rsidRPr="00AA4AA5">
                  <w:rPr>
                    <w:rStyle w:val="Hyperlink"/>
                    <w:noProof/>
                  </w:rPr>
                  <w:t>14.</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Soft Reset Procedures</w:t>
                </w:r>
                <w:r>
                  <w:rPr>
                    <w:noProof/>
                    <w:webHidden/>
                  </w:rPr>
                  <w:tab/>
                </w:r>
                <w:r>
                  <w:rPr>
                    <w:noProof/>
                    <w:webHidden/>
                  </w:rPr>
                  <w:fldChar w:fldCharType="begin"/>
                </w:r>
                <w:r>
                  <w:rPr>
                    <w:noProof/>
                    <w:webHidden/>
                  </w:rPr>
                  <w:instrText xml:space="preserve"> PAGEREF _Toc224827115 \h </w:instrText>
                </w:r>
                <w:r>
                  <w:rPr>
                    <w:noProof/>
                    <w:webHidden/>
                  </w:rPr>
                </w:r>
                <w:r>
                  <w:rPr>
                    <w:noProof/>
                    <w:webHidden/>
                  </w:rPr>
                  <w:fldChar w:fldCharType="separate"/>
                </w:r>
                <w:r w:rsidR="00E27A95">
                  <w:rPr>
                    <w:noProof/>
                    <w:webHidden/>
                  </w:rPr>
                  <w:t>144</w:t>
                </w:r>
                <w:r>
                  <w:rPr>
                    <w:noProof/>
                    <w:webHidden/>
                  </w:rPr>
                  <w:fldChar w:fldCharType="end"/>
                </w:r>
              </w:hyperlink>
            </w:p>
            <w:p w14:paraId="6EA7A6DD" w14:textId="3BF8F92C"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6" w:history="1">
                <w:r w:rsidRPr="00AA4AA5">
                  <w:rPr>
                    <w:rStyle w:val="Hyperlink"/>
                    <w:noProof/>
                  </w:rPr>
                  <w:t>14.1.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Main Controller Soft Reset</w:t>
                </w:r>
                <w:r>
                  <w:rPr>
                    <w:noProof/>
                    <w:webHidden/>
                  </w:rPr>
                  <w:tab/>
                </w:r>
                <w:r>
                  <w:rPr>
                    <w:noProof/>
                    <w:webHidden/>
                  </w:rPr>
                  <w:fldChar w:fldCharType="begin"/>
                </w:r>
                <w:r>
                  <w:rPr>
                    <w:noProof/>
                    <w:webHidden/>
                  </w:rPr>
                  <w:instrText xml:space="preserve"> PAGEREF _Toc224827116 \h </w:instrText>
                </w:r>
                <w:r>
                  <w:rPr>
                    <w:noProof/>
                    <w:webHidden/>
                  </w:rPr>
                </w:r>
                <w:r>
                  <w:rPr>
                    <w:noProof/>
                    <w:webHidden/>
                  </w:rPr>
                  <w:fldChar w:fldCharType="separate"/>
                </w:r>
                <w:r w:rsidR="00E27A95">
                  <w:rPr>
                    <w:noProof/>
                    <w:webHidden/>
                  </w:rPr>
                  <w:t>144</w:t>
                </w:r>
                <w:r>
                  <w:rPr>
                    <w:noProof/>
                    <w:webHidden/>
                  </w:rPr>
                  <w:fldChar w:fldCharType="end"/>
                </w:r>
              </w:hyperlink>
            </w:p>
            <w:p w14:paraId="30B96B37" w14:textId="7FE8CE9E"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7" w:history="1">
                <w:r w:rsidRPr="00AA4AA5">
                  <w:rPr>
                    <w:rStyle w:val="Hyperlink"/>
                    <w:noProof/>
                  </w:rPr>
                  <w:t>15.</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Measurement Cycle Examples</w:t>
                </w:r>
                <w:r>
                  <w:rPr>
                    <w:noProof/>
                    <w:webHidden/>
                  </w:rPr>
                  <w:tab/>
                </w:r>
                <w:r>
                  <w:rPr>
                    <w:noProof/>
                    <w:webHidden/>
                  </w:rPr>
                  <w:fldChar w:fldCharType="begin"/>
                </w:r>
                <w:r>
                  <w:rPr>
                    <w:noProof/>
                    <w:webHidden/>
                  </w:rPr>
                  <w:instrText xml:space="preserve"> PAGEREF _Toc224827117 \h </w:instrText>
                </w:r>
                <w:r>
                  <w:rPr>
                    <w:noProof/>
                    <w:webHidden/>
                  </w:rPr>
                </w:r>
                <w:r>
                  <w:rPr>
                    <w:noProof/>
                    <w:webHidden/>
                  </w:rPr>
                  <w:fldChar w:fldCharType="separate"/>
                </w:r>
                <w:r w:rsidR="00E27A95">
                  <w:rPr>
                    <w:noProof/>
                    <w:webHidden/>
                  </w:rPr>
                  <w:t>144</w:t>
                </w:r>
                <w:r>
                  <w:rPr>
                    <w:noProof/>
                    <w:webHidden/>
                  </w:rPr>
                  <w:fldChar w:fldCharType="end"/>
                </w:r>
              </w:hyperlink>
            </w:p>
            <w:p w14:paraId="5452EB6E" w14:textId="66471C3F"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8" w:history="1">
                <w:r w:rsidRPr="00AA4AA5">
                  <w:rPr>
                    <w:rStyle w:val="Hyperlink"/>
                    <w:noProof/>
                  </w:rPr>
                  <w:t>15.1.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BOOT Phase</w:t>
                </w:r>
                <w:r>
                  <w:rPr>
                    <w:noProof/>
                    <w:webHidden/>
                  </w:rPr>
                  <w:tab/>
                </w:r>
                <w:r>
                  <w:rPr>
                    <w:noProof/>
                    <w:webHidden/>
                  </w:rPr>
                  <w:fldChar w:fldCharType="begin"/>
                </w:r>
                <w:r>
                  <w:rPr>
                    <w:noProof/>
                    <w:webHidden/>
                  </w:rPr>
                  <w:instrText xml:space="preserve"> PAGEREF _Toc224827118 \h </w:instrText>
                </w:r>
                <w:r>
                  <w:rPr>
                    <w:noProof/>
                    <w:webHidden/>
                  </w:rPr>
                </w:r>
                <w:r>
                  <w:rPr>
                    <w:noProof/>
                    <w:webHidden/>
                  </w:rPr>
                  <w:fldChar w:fldCharType="separate"/>
                </w:r>
                <w:r w:rsidR="00E27A95">
                  <w:rPr>
                    <w:noProof/>
                    <w:webHidden/>
                  </w:rPr>
                  <w:t>145</w:t>
                </w:r>
                <w:r>
                  <w:rPr>
                    <w:noProof/>
                    <w:webHidden/>
                  </w:rPr>
                  <w:fldChar w:fldCharType="end"/>
                </w:r>
              </w:hyperlink>
            </w:p>
            <w:p w14:paraId="0C1EBB9F" w14:textId="74EF1605"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19" w:history="1">
                <w:r w:rsidRPr="00AA4AA5">
                  <w:rPr>
                    <w:rStyle w:val="Hyperlink"/>
                    <w:noProof/>
                  </w:rPr>
                  <w:t>15.2.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Configuration Phase</w:t>
                </w:r>
                <w:r>
                  <w:rPr>
                    <w:noProof/>
                    <w:webHidden/>
                  </w:rPr>
                  <w:tab/>
                </w:r>
                <w:r>
                  <w:rPr>
                    <w:noProof/>
                    <w:webHidden/>
                  </w:rPr>
                  <w:fldChar w:fldCharType="begin"/>
                </w:r>
                <w:r>
                  <w:rPr>
                    <w:noProof/>
                    <w:webHidden/>
                  </w:rPr>
                  <w:instrText xml:space="preserve"> PAGEREF _Toc224827119 \h </w:instrText>
                </w:r>
                <w:r>
                  <w:rPr>
                    <w:noProof/>
                    <w:webHidden/>
                  </w:rPr>
                </w:r>
                <w:r>
                  <w:rPr>
                    <w:noProof/>
                    <w:webHidden/>
                  </w:rPr>
                  <w:fldChar w:fldCharType="separate"/>
                </w:r>
                <w:r w:rsidR="00E27A95">
                  <w:rPr>
                    <w:noProof/>
                    <w:webHidden/>
                  </w:rPr>
                  <w:t>146</w:t>
                </w:r>
                <w:r>
                  <w:rPr>
                    <w:noProof/>
                    <w:webHidden/>
                  </w:rPr>
                  <w:fldChar w:fldCharType="end"/>
                </w:r>
              </w:hyperlink>
            </w:p>
            <w:p w14:paraId="12108261" w14:textId="36BEF4C6"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20" w:history="1">
                <w:r w:rsidRPr="00AA4AA5">
                  <w:rPr>
                    <w:rStyle w:val="Hyperlink"/>
                    <w:noProof/>
                  </w:rPr>
                  <w:t>15.3.</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Measurement Cycle</w:t>
                </w:r>
                <w:r>
                  <w:rPr>
                    <w:noProof/>
                    <w:webHidden/>
                  </w:rPr>
                  <w:tab/>
                </w:r>
                <w:r>
                  <w:rPr>
                    <w:noProof/>
                    <w:webHidden/>
                  </w:rPr>
                  <w:fldChar w:fldCharType="begin"/>
                </w:r>
                <w:r>
                  <w:rPr>
                    <w:noProof/>
                    <w:webHidden/>
                  </w:rPr>
                  <w:instrText xml:space="preserve"> PAGEREF _Toc224827120 \h </w:instrText>
                </w:r>
                <w:r>
                  <w:rPr>
                    <w:noProof/>
                    <w:webHidden/>
                  </w:rPr>
                </w:r>
                <w:r>
                  <w:rPr>
                    <w:noProof/>
                    <w:webHidden/>
                  </w:rPr>
                  <w:fldChar w:fldCharType="separate"/>
                </w:r>
                <w:r w:rsidR="00E27A95">
                  <w:rPr>
                    <w:noProof/>
                    <w:webHidden/>
                  </w:rPr>
                  <w:t>147</w:t>
                </w:r>
                <w:r>
                  <w:rPr>
                    <w:noProof/>
                    <w:webHidden/>
                  </w:rPr>
                  <w:fldChar w:fldCharType="end"/>
                </w:r>
              </w:hyperlink>
            </w:p>
            <w:p w14:paraId="1E667EE2" w14:textId="49E26DF5" w:rsidR="0087095D" w:rsidRDefault="0087095D">
              <w:pPr>
                <w:pStyle w:val="TOC3"/>
                <w:tabs>
                  <w:tab w:val="left" w:pos="1440"/>
                  <w:tab w:val="right" w:leader="dot" w:pos="9448"/>
                </w:tabs>
                <w:rPr>
                  <w:noProof/>
                </w:rPr>
              </w:pPr>
              <w:hyperlink w:anchor="_Toc224827121" w:history="1">
                <w:r w:rsidRPr="00AA4AA5">
                  <w:rPr>
                    <w:rStyle w:val="Hyperlink"/>
                    <w:noProof/>
                  </w:rPr>
                  <w:t>15.3.1.</w:t>
                </w:r>
                <w:r>
                  <w:rPr>
                    <w:noProof/>
                  </w:rPr>
                  <w:tab/>
                </w:r>
                <w:r w:rsidRPr="00AA4AA5">
                  <w:rPr>
                    <w:rStyle w:val="Hyperlink"/>
                    <w:noProof/>
                  </w:rPr>
                  <w:t xml:space="preserve">ECG Only </w:t>
                </w:r>
                <w:r>
                  <w:rPr>
                    <w:noProof/>
                    <w:webHidden/>
                  </w:rPr>
                  <w:tab/>
                </w:r>
                <w:r>
                  <w:rPr>
                    <w:noProof/>
                    <w:webHidden/>
                  </w:rPr>
                  <w:fldChar w:fldCharType="begin"/>
                </w:r>
                <w:r>
                  <w:rPr>
                    <w:noProof/>
                    <w:webHidden/>
                  </w:rPr>
                  <w:instrText xml:space="preserve"> PAGEREF _Toc224827121 \h </w:instrText>
                </w:r>
                <w:r>
                  <w:rPr>
                    <w:noProof/>
                    <w:webHidden/>
                  </w:rPr>
                </w:r>
                <w:r>
                  <w:rPr>
                    <w:noProof/>
                    <w:webHidden/>
                  </w:rPr>
                  <w:fldChar w:fldCharType="separate"/>
                </w:r>
                <w:r w:rsidR="00E27A95">
                  <w:rPr>
                    <w:noProof/>
                    <w:webHidden/>
                  </w:rPr>
                  <w:t>148</w:t>
                </w:r>
                <w:r>
                  <w:rPr>
                    <w:noProof/>
                    <w:webHidden/>
                  </w:rPr>
                  <w:fldChar w:fldCharType="end"/>
                </w:r>
              </w:hyperlink>
            </w:p>
            <w:p w14:paraId="5D1E6E0E" w14:textId="561D08AB" w:rsidR="0087095D" w:rsidRDefault="0087095D">
              <w:pPr>
                <w:pStyle w:val="TOC3"/>
                <w:tabs>
                  <w:tab w:val="left" w:pos="1440"/>
                  <w:tab w:val="right" w:leader="dot" w:pos="9448"/>
                </w:tabs>
                <w:rPr>
                  <w:noProof/>
                </w:rPr>
              </w:pPr>
              <w:hyperlink w:anchor="_Toc224827122" w:history="1">
                <w:r w:rsidRPr="00AA4AA5">
                  <w:rPr>
                    <w:rStyle w:val="Hyperlink"/>
                    <w:noProof/>
                  </w:rPr>
                  <w:t>15.3.2.</w:t>
                </w:r>
                <w:r>
                  <w:rPr>
                    <w:noProof/>
                  </w:rPr>
                  <w:tab/>
                </w:r>
                <w:r w:rsidRPr="00AA4AA5">
                  <w:rPr>
                    <w:rStyle w:val="Hyperlink"/>
                    <w:noProof/>
                  </w:rPr>
                  <w:t>ECG and BIA</w:t>
                </w:r>
                <w:r>
                  <w:rPr>
                    <w:noProof/>
                    <w:webHidden/>
                  </w:rPr>
                  <w:tab/>
                </w:r>
                <w:r>
                  <w:rPr>
                    <w:noProof/>
                    <w:webHidden/>
                  </w:rPr>
                  <w:fldChar w:fldCharType="begin"/>
                </w:r>
                <w:r>
                  <w:rPr>
                    <w:noProof/>
                    <w:webHidden/>
                  </w:rPr>
                  <w:instrText xml:space="preserve"> PAGEREF _Toc224827122 \h </w:instrText>
                </w:r>
                <w:r>
                  <w:rPr>
                    <w:noProof/>
                    <w:webHidden/>
                  </w:rPr>
                </w:r>
                <w:r>
                  <w:rPr>
                    <w:noProof/>
                    <w:webHidden/>
                  </w:rPr>
                  <w:fldChar w:fldCharType="separate"/>
                </w:r>
                <w:r w:rsidR="00E27A95">
                  <w:rPr>
                    <w:noProof/>
                    <w:webHidden/>
                  </w:rPr>
                  <w:t>150</w:t>
                </w:r>
                <w:r>
                  <w:rPr>
                    <w:noProof/>
                    <w:webHidden/>
                  </w:rPr>
                  <w:fldChar w:fldCharType="end"/>
                </w:r>
              </w:hyperlink>
            </w:p>
            <w:p w14:paraId="7370F3A3" w14:textId="33087E34" w:rsidR="0087095D" w:rsidRDefault="0087095D">
              <w:pPr>
                <w:pStyle w:val="TOC3"/>
                <w:tabs>
                  <w:tab w:val="left" w:pos="1440"/>
                  <w:tab w:val="right" w:leader="dot" w:pos="9448"/>
                </w:tabs>
                <w:rPr>
                  <w:noProof/>
                </w:rPr>
              </w:pPr>
              <w:hyperlink w:anchor="_Toc224827123" w:history="1">
                <w:r w:rsidRPr="00AA4AA5">
                  <w:rPr>
                    <w:rStyle w:val="Hyperlink"/>
                    <w:noProof/>
                  </w:rPr>
                  <w:t>15.3.3.</w:t>
                </w:r>
                <w:r>
                  <w:rPr>
                    <w:noProof/>
                  </w:rPr>
                  <w:tab/>
                </w:r>
                <w:r w:rsidRPr="00AA4AA5">
                  <w:rPr>
                    <w:rStyle w:val="Hyperlink"/>
                    <w:noProof/>
                  </w:rPr>
                  <w:t>PPG Only</w:t>
                </w:r>
                <w:r>
                  <w:rPr>
                    <w:noProof/>
                    <w:webHidden/>
                  </w:rPr>
                  <w:tab/>
                </w:r>
                <w:r>
                  <w:rPr>
                    <w:noProof/>
                    <w:webHidden/>
                  </w:rPr>
                  <w:fldChar w:fldCharType="begin"/>
                </w:r>
                <w:r>
                  <w:rPr>
                    <w:noProof/>
                    <w:webHidden/>
                  </w:rPr>
                  <w:instrText xml:space="preserve"> PAGEREF _Toc224827123 \h </w:instrText>
                </w:r>
                <w:r>
                  <w:rPr>
                    <w:noProof/>
                    <w:webHidden/>
                  </w:rPr>
                </w:r>
                <w:r>
                  <w:rPr>
                    <w:noProof/>
                    <w:webHidden/>
                  </w:rPr>
                  <w:fldChar w:fldCharType="separate"/>
                </w:r>
                <w:r w:rsidR="00E27A95">
                  <w:rPr>
                    <w:noProof/>
                    <w:webHidden/>
                  </w:rPr>
                  <w:t>152</w:t>
                </w:r>
                <w:r>
                  <w:rPr>
                    <w:noProof/>
                    <w:webHidden/>
                  </w:rPr>
                  <w:fldChar w:fldCharType="end"/>
                </w:r>
              </w:hyperlink>
            </w:p>
            <w:p w14:paraId="4F3FAB46" w14:textId="57C8DB1A"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24" w:history="1">
                <w:r w:rsidRPr="00AA4AA5">
                  <w:rPr>
                    <w:rStyle w:val="Hyperlink"/>
                    <w:noProof/>
                  </w:rPr>
                  <w:t>16.</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SCAN</w:t>
                </w:r>
                <w:r>
                  <w:rPr>
                    <w:noProof/>
                    <w:webHidden/>
                  </w:rPr>
                  <w:tab/>
                </w:r>
                <w:r>
                  <w:rPr>
                    <w:noProof/>
                    <w:webHidden/>
                  </w:rPr>
                  <w:fldChar w:fldCharType="begin"/>
                </w:r>
                <w:r>
                  <w:rPr>
                    <w:noProof/>
                    <w:webHidden/>
                  </w:rPr>
                  <w:instrText xml:space="preserve"> PAGEREF _Toc224827124 \h </w:instrText>
                </w:r>
                <w:r>
                  <w:rPr>
                    <w:noProof/>
                    <w:webHidden/>
                  </w:rPr>
                </w:r>
                <w:r>
                  <w:rPr>
                    <w:noProof/>
                    <w:webHidden/>
                  </w:rPr>
                  <w:fldChar w:fldCharType="separate"/>
                </w:r>
                <w:r w:rsidR="00E27A95">
                  <w:rPr>
                    <w:noProof/>
                    <w:webHidden/>
                  </w:rPr>
                  <w:t>156</w:t>
                </w:r>
                <w:r>
                  <w:rPr>
                    <w:noProof/>
                    <w:webHidden/>
                  </w:rPr>
                  <w:fldChar w:fldCharType="end"/>
                </w:r>
              </w:hyperlink>
            </w:p>
            <w:p w14:paraId="589A8E65" w14:textId="06D344BD"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25" w:history="1">
                <w:r w:rsidRPr="00AA4AA5">
                  <w:rPr>
                    <w:rStyle w:val="Hyperlink"/>
                    <w:noProof/>
                  </w:rPr>
                  <w:t>16.1.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Top Level Approach</w:t>
                </w:r>
                <w:r>
                  <w:rPr>
                    <w:noProof/>
                    <w:webHidden/>
                  </w:rPr>
                  <w:tab/>
                </w:r>
                <w:r>
                  <w:rPr>
                    <w:noProof/>
                    <w:webHidden/>
                  </w:rPr>
                  <w:fldChar w:fldCharType="begin"/>
                </w:r>
                <w:r>
                  <w:rPr>
                    <w:noProof/>
                    <w:webHidden/>
                  </w:rPr>
                  <w:instrText xml:space="preserve"> PAGEREF _Toc224827125 \h </w:instrText>
                </w:r>
                <w:r>
                  <w:rPr>
                    <w:noProof/>
                    <w:webHidden/>
                  </w:rPr>
                </w:r>
                <w:r>
                  <w:rPr>
                    <w:noProof/>
                    <w:webHidden/>
                  </w:rPr>
                  <w:fldChar w:fldCharType="separate"/>
                </w:r>
                <w:r w:rsidR="00E27A95">
                  <w:rPr>
                    <w:noProof/>
                    <w:webHidden/>
                  </w:rPr>
                  <w:t>156</w:t>
                </w:r>
                <w:r>
                  <w:rPr>
                    <w:noProof/>
                    <w:webHidden/>
                  </w:rPr>
                  <w:fldChar w:fldCharType="end"/>
                </w:r>
              </w:hyperlink>
            </w:p>
            <w:p w14:paraId="3C559D19" w14:textId="234A675C"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26" w:history="1">
                <w:r w:rsidRPr="00AA4AA5">
                  <w:rPr>
                    <w:rStyle w:val="Hyperlink"/>
                    <w:noProof/>
                  </w:rPr>
                  <w:t>17.</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BIST</w:t>
                </w:r>
                <w:r>
                  <w:rPr>
                    <w:noProof/>
                    <w:webHidden/>
                  </w:rPr>
                  <w:tab/>
                </w:r>
                <w:r>
                  <w:rPr>
                    <w:noProof/>
                    <w:webHidden/>
                  </w:rPr>
                  <w:fldChar w:fldCharType="begin"/>
                </w:r>
                <w:r>
                  <w:rPr>
                    <w:noProof/>
                    <w:webHidden/>
                  </w:rPr>
                  <w:instrText xml:space="preserve"> PAGEREF _Toc224827126 \h </w:instrText>
                </w:r>
                <w:r>
                  <w:rPr>
                    <w:noProof/>
                    <w:webHidden/>
                  </w:rPr>
                </w:r>
                <w:r>
                  <w:rPr>
                    <w:noProof/>
                    <w:webHidden/>
                  </w:rPr>
                  <w:fldChar w:fldCharType="separate"/>
                </w:r>
                <w:r w:rsidR="00E27A95">
                  <w:rPr>
                    <w:noProof/>
                    <w:webHidden/>
                  </w:rPr>
                  <w:t>157</w:t>
                </w:r>
                <w:r>
                  <w:rPr>
                    <w:noProof/>
                    <w:webHidden/>
                  </w:rPr>
                  <w:fldChar w:fldCharType="end"/>
                </w:r>
              </w:hyperlink>
            </w:p>
            <w:p w14:paraId="3B788AD8" w14:textId="61C59088"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27" w:history="1">
                <w:r w:rsidRPr="00AA4AA5">
                  <w:rPr>
                    <w:rStyle w:val="Hyperlink"/>
                    <w:noProof/>
                  </w:rPr>
                  <w:t>17.1.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Reference documents</w:t>
                </w:r>
                <w:r>
                  <w:rPr>
                    <w:noProof/>
                    <w:webHidden/>
                  </w:rPr>
                  <w:tab/>
                </w:r>
                <w:r>
                  <w:rPr>
                    <w:noProof/>
                    <w:webHidden/>
                  </w:rPr>
                  <w:fldChar w:fldCharType="begin"/>
                </w:r>
                <w:r>
                  <w:rPr>
                    <w:noProof/>
                    <w:webHidden/>
                  </w:rPr>
                  <w:instrText xml:space="preserve"> PAGEREF _Toc224827127 \h </w:instrText>
                </w:r>
                <w:r>
                  <w:rPr>
                    <w:noProof/>
                    <w:webHidden/>
                  </w:rPr>
                </w:r>
                <w:r>
                  <w:rPr>
                    <w:noProof/>
                    <w:webHidden/>
                  </w:rPr>
                  <w:fldChar w:fldCharType="separate"/>
                </w:r>
                <w:r w:rsidR="00E27A95">
                  <w:rPr>
                    <w:noProof/>
                    <w:webHidden/>
                  </w:rPr>
                  <w:t>157</w:t>
                </w:r>
                <w:r>
                  <w:rPr>
                    <w:noProof/>
                    <w:webHidden/>
                  </w:rPr>
                  <w:fldChar w:fldCharType="end"/>
                </w:r>
              </w:hyperlink>
            </w:p>
            <w:p w14:paraId="1A73543E" w14:textId="7652AACB"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28" w:history="1">
                <w:r w:rsidRPr="00AA4AA5">
                  <w:rPr>
                    <w:rStyle w:val="Hyperlink"/>
                    <w:noProof/>
                  </w:rPr>
                  <w:t>17.2.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Memory BIST Architecture</w:t>
                </w:r>
                <w:r>
                  <w:rPr>
                    <w:noProof/>
                    <w:webHidden/>
                  </w:rPr>
                  <w:tab/>
                </w:r>
                <w:r>
                  <w:rPr>
                    <w:noProof/>
                    <w:webHidden/>
                  </w:rPr>
                  <w:fldChar w:fldCharType="begin"/>
                </w:r>
                <w:r>
                  <w:rPr>
                    <w:noProof/>
                    <w:webHidden/>
                  </w:rPr>
                  <w:instrText xml:space="preserve"> PAGEREF _Toc224827128 \h </w:instrText>
                </w:r>
                <w:r>
                  <w:rPr>
                    <w:noProof/>
                    <w:webHidden/>
                  </w:rPr>
                </w:r>
                <w:r>
                  <w:rPr>
                    <w:noProof/>
                    <w:webHidden/>
                  </w:rPr>
                  <w:fldChar w:fldCharType="separate"/>
                </w:r>
                <w:r w:rsidR="00E27A95">
                  <w:rPr>
                    <w:noProof/>
                    <w:webHidden/>
                  </w:rPr>
                  <w:t>157</w:t>
                </w:r>
                <w:r>
                  <w:rPr>
                    <w:noProof/>
                    <w:webHidden/>
                  </w:rPr>
                  <w:fldChar w:fldCharType="end"/>
                </w:r>
              </w:hyperlink>
            </w:p>
            <w:p w14:paraId="557384D8" w14:textId="30C10F56" w:rsidR="0087095D" w:rsidRDefault="0087095D">
              <w:pPr>
                <w:pStyle w:val="TOC3"/>
                <w:tabs>
                  <w:tab w:val="left" w:pos="1440"/>
                  <w:tab w:val="right" w:leader="dot" w:pos="9448"/>
                </w:tabs>
                <w:rPr>
                  <w:noProof/>
                </w:rPr>
              </w:pPr>
              <w:hyperlink w:anchor="_Toc224827129" w:history="1">
                <w:r w:rsidRPr="00AA4AA5">
                  <w:rPr>
                    <w:rStyle w:val="Hyperlink"/>
                    <w:noProof/>
                  </w:rPr>
                  <w:t>17.2.1.</w:t>
                </w:r>
                <w:r>
                  <w:rPr>
                    <w:noProof/>
                  </w:rPr>
                  <w:tab/>
                </w:r>
                <w:r w:rsidRPr="00AA4AA5">
                  <w:rPr>
                    <w:rStyle w:val="Hyperlink"/>
                    <w:noProof/>
                  </w:rPr>
                  <w:t>MBIST Collar</w:t>
                </w:r>
                <w:r>
                  <w:rPr>
                    <w:noProof/>
                    <w:webHidden/>
                  </w:rPr>
                  <w:tab/>
                </w:r>
                <w:r>
                  <w:rPr>
                    <w:noProof/>
                    <w:webHidden/>
                  </w:rPr>
                  <w:fldChar w:fldCharType="begin"/>
                </w:r>
                <w:r>
                  <w:rPr>
                    <w:noProof/>
                    <w:webHidden/>
                  </w:rPr>
                  <w:instrText xml:space="preserve"> PAGEREF _Toc224827129 \h </w:instrText>
                </w:r>
                <w:r>
                  <w:rPr>
                    <w:noProof/>
                    <w:webHidden/>
                  </w:rPr>
                </w:r>
                <w:r>
                  <w:rPr>
                    <w:noProof/>
                    <w:webHidden/>
                  </w:rPr>
                  <w:fldChar w:fldCharType="separate"/>
                </w:r>
                <w:r w:rsidR="00E27A95">
                  <w:rPr>
                    <w:noProof/>
                    <w:webHidden/>
                  </w:rPr>
                  <w:t>157</w:t>
                </w:r>
                <w:r>
                  <w:rPr>
                    <w:noProof/>
                    <w:webHidden/>
                  </w:rPr>
                  <w:fldChar w:fldCharType="end"/>
                </w:r>
              </w:hyperlink>
            </w:p>
            <w:p w14:paraId="4BBC46C2" w14:textId="42EC2C29" w:rsidR="0087095D" w:rsidRDefault="0087095D">
              <w:pPr>
                <w:pStyle w:val="TOC3"/>
                <w:tabs>
                  <w:tab w:val="left" w:pos="1440"/>
                  <w:tab w:val="right" w:leader="dot" w:pos="9448"/>
                </w:tabs>
                <w:rPr>
                  <w:noProof/>
                </w:rPr>
              </w:pPr>
              <w:hyperlink w:anchor="_Toc224827130" w:history="1">
                <w:r w:rsidRPr="00AA4AA5">
                  <w:rPr>
                    <w:rStyle w:val="Hyperlink"/>
                    <w:noProof/>
                  </w:rPr>
                  <w:t>17.2.2.</w:t>
                </w:r>
                <w:r>
                  <w:rPr>
                    <w:noProof/>
                  </w:rPr>
                  <w:tab/>
                </w:r>
                <w:r w:rsidRPr="00AA4AA5">
                  <w:rPr>
                    <w:rStyle w:val="Hyperlink"/>
                    <w:noProof/>
                  </w:rPr>
                  <w:t>MBIST Controller</w:t>
                </w:r>
                <w:r>
                  <w:rPr>
                    <w:noProof/>
                    <w:webHidden/>
                  </w:rPr>
                  <w:tab/>
                </w:r>
                <w:r>
                  <w:rPr>
                    <w:noProof/>
                    <w:webHidden/>
                  </w:rPr>
                  <w:fldChar w:fldCharType="begin"/>
                </w:r>
                <w:r>
                  <w:rPr>
                    <w:noProof/>
                    <w:webHidden/>
                  </w:rPr>
                  <w:instrText xml:space="preserve"> PAGEREF _Toc224827130 \h </w:instrText>
                </w:r>
                <w:r>
                  <w:rPr>
                    <w:noProof/>
                    <w:webHidden/>
                  </w:rPr>
                </w:r>
                <w:r>
                  <w:rPr>
                    <w:noProof/>
                    <w:webHidden/>
                  </w:rPr>
                  <w:fldChar w:fldCharType="separate"/>
                </w:r>
                <w:r w:rsidR="00E27A95">
                  <w:rPr>
                    <w:noProof/>
                    <w:webHidden/>
                  </w:rPr>
                  <w:t>157</w:t>
                </w:r>
                <w:r>
                  <w:rPr>
                    <w:noProof/>
                    <w:webHidden/>
                  </w:rPr>
                  <w:fldChar w:fldCharType="end"/>
                </w:r>
              </w:hyperlink>
            </w:p>
            <w:p w14:paraId="10F356B9" w14:textId="7C692A17" w:rsidR="0087095D" w:rsidRDefault="0087095D">
              <w:pPr>
                <w:pStyle w:val="TOC3"/>
                <w:tabs>
                  <w:tab w:val="left" w:pos="1440"/>
                  <w:tab w:val="right" w:leader="dot" w:pos="9448"/>
                </w:tabs>
                <w:rPr>
                  <w:noProof/>
                </w:rPr>
              </w:pPr>
              <w:hyperlink w:anchor="_Toc224827131" w:history="1">
                <w:r w:rsidRPr="00AA4AA5">
                  <w:rPr>
                    <w:rStyle w:val="Hyperlink"/>
                    <w:noProof/>
                  </w:rPr>
                  <w:t>17.2.3.</w:t>
                </w:r>
                <w:r>
                  <w:rPr>
                    <w:noProof/>
                  </w:rPr>
                  <w:tab/>
                </w:r>
                <w:r w:rsidRPr="00AA4AA5">
                  <w:rPr>
                    <w:rStyle w:val="Hyperlink"/>
                    <w:noProof/>
                  </w:rPr>
                  <w:t>Top Level Approach</w:t>
                </w:r>
                <w:r>
                  <w:rPr>
                    <w:noProof/>
                    <w:webHidden/>
                  </w:rPr>
                  <w:tab/>
                </w:r>
                <w:r>
                  <w:rPr>
                    <w:noProof/>
                    <w:webHidden/>
                  </w:rPr>
                  <w:fldChar w:fldCharType="begin"/>
                </w:r>
                <w:r>
                  <w:rPr>
                    <w:noProof/>
                    <w:webHidden/>
                  </w:rPr>
                  <w:instrText xml:space="preserve"> PAGEREF _Toc224827131 \h </w:instrText>
                </w:r>
                <w:r>
                  <w:rPr>
                    <w:noProof/>
                    <w:webHidden/>
                  </w:rPr>
                </w:r>
                <w:r>
                  <w:rPr>
                    <w:noProof/>
                    <w:webHidden/>
                  </w:rPr>
                  <w:fldChar w:fldCharType="separate"/>
                </w:r>
                <w:r w:rsidR="00E27A95">
                  <w:rPr>
                    <w:noProof/>
                    <w:webHidden/>
                  </w:rPr>
                  <w:t>158</w:t>
                </w:r>
                <w:r>
                  <w:rPr>
                    <w:noProof/>
                    <w:webHidden/>
                  </w:rPr>
                  <w:fldChar w:fldCharType="end"/>
                </w:r>
              </w:hyperlink>
            </w:p>
            <w:p w14:paraId="6252AD4E" w14:textId="07CFB864"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2" w:history="1">
                <w:r w:rsidRPr="00AA4AA5">
                  <w:rPr>
                    <w:rStyle w:val="Hyperlink"/>
                    <w:noProof/>
                  </w:rPr>
                  <w:t>18.</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Digital DFT</w:t>
                </w:r>
                <w:r>
                  <w:rPr>
                    <w:noProof/>
                    <w:webHidden/>
                  </w:rPr>
                  <w:tab/>
                </w:r>
                <w:r>
                  <w:rPr>
                    <w:noProof/>
                    <w:webHidden/>
                  </w:rPr>
                  <w:fldChar w:fldCharType="begin"/>
                </w:r>
                <w:r>
                  <w:rPr>
                    <w:noProof/>
                    <w:webHidden/>
                  </w:rPr>
                  <w:instrText xml:space="preserve"> PAGEREF _Toc224827132 \h </w:instrText>
                </w:r>
                <w:r>
                  <w:rPr>
                    <w:noProof/>
                    <w:webHidden/>
                  </w:rPr>
                </w:r>
                <w:r>
                  <w:rPr>
                    <w:noProof/>
                    <w:webHidden/>
                  </w:rPr>
                  <w:fldChar w:fldCharType="separate"/>
                </w:r>
                <w:r w:rsidR="00E27A95">
                  <w:rPr>
                    <w:noProof/>
                    <w:webHidden/>
                  </w:rPr>
                  <w:t>159</w:t>
                </w:r>
                <w:r>
                  <w:rPr>
                    <w:noProof/>
                    <w:webHidden/>
                  </w:rPr>
                  <w:fldChar w:fldCharType="end"/>
                </w:r>
              </w:hyperlink>
            </w:p>
            <w:p w14:paraId="18CF68B9" w14:textId="5731C3D7"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3" w:history="1">
                <w:r w:rsidRPr="00AA4AA5">
                  <w:rPr>
                    <w:rStyle w:val="Hyperlink"/>
                    <w:noProof/>
                  </w:rPr>
                  <w:t>18.1.</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Scan mode</w:t>
                </w:r>
                <w:r>
                  <w:rPr>
                    <w:noProof/>
                    <w:webHidden/>
                  </w:rPr>
                  <w:tab/>
                </w:r>
                <w:r>
                  <w:rPr>
                    <w:noProof/>
                    <w:webHidden/>
                  </w:rPr>
                  <w:fldChar w:fldCharType="begin"/>
                </w:r>
                <w:r>
                  <w:rPr>
                    <w:noProof/>
                    <w:webHidden/>
                  </w:rPr>
                  <w:instrText xml:space="preserve"> PAGEREF _Toc224827133 \h </w:instrText>
                </w:r>
                <w:r>
                  <w:rPr>
                    <w:noProof/>
                    <w:webHidden/>
                  </w:rPr>
                </w:r>
                <w:r>
                  <w:rPr>
                    <w:noProof/>
                    <w:webHidden/>
                  </w:rPr>
                  <w:fldChar w:fldCharType="separate"/>
                </w:r>
                <w:r w:rsidR="00E27A95">
                  <w:rPr>
                    <w:noProof/>
                    <w:webHidden/>
                  </w:rPr>
                  <w:t>159</w:t>
                </w:r>
                <w:r>
                  <w:rPr>
                    <w:noProof/>
                    <w:webHidden/>
                  </w:rPr>
                  <w:fldChar w:fldCharType="end"/>
                </w:r>
              </w:hyperlink>
            </w:p>
            <w:p w14:paraId="67F13D73" w14:textId="5D0527BA"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4" w:history="1">
                <w:r w:rsidRPr="00AA4AA5">
                  <w:rPr>
                    <w:rStyle w:val="Hyperlink"/>
                    <w:noProof/>
                  </w:rPr>
                  <w:t>18.2.</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Debug mode</w:t>
                </w:r>
                <w:r>
                  <w:rPr>
                    <w:noProof/>
                    <w:webHidden/>
                  </w:rPr>
                  <w:tab/>
                </w:r>
                <w:r>
                  <w:rPr>
                    <w:noProof/>
                    <w:webHidden/>
                  </w:rPr>
                  <w:fldChar w:fldCharType="begin"/>
                </w:r>
                <w:r>
                  <w:rPr>
                    <w:noProof/>
                    <w:webHidden/>
                  </w:rPr>
                  <w:instrText xml:space="preserve"> PAGEREF _Toc224827134 \h </w:instrText>
                </w:r>
                <w:r>
                  <w:rPr>
                    <w:noProof/>
                    <w:webHidden/>
                  </w:rPr>
                </w:r>
                <w:r>
                  <w:rPr>
                    <w:noProof/>
                    <w:webHidden/>
                  </w:rPr>
                  <w:fldChar w:fldCharType="separate"/>
                </w:r>
                <w:r w:rsidR="00E27A95">
                  <w:rPr>
                    <w:noProof/>
                    <w:webHidden/>
                  </w:rPr>
                  <w:t>159</w:t>
                </w:r>
                <w:r>
                  <w:rPr>
                    <w:noProof/>
                    <w:webHidden/>
                  </w:rPr>
                  <w:fldChar w:fldCharType="end"/>
                </w:r>
              </w:hyperlink>
            </w:p>
            <w:p w14:paraId="2CCF401E" w14:textId="78FFCA97"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5" w:history="1">
                <w:r w:rsidRPr="00AA4AA5">
                  <w:rPr>
                    <w:rStyle w:val="Hyperlink"/>
                    <w:noProof/>
                  </w:rPr>
                  <w:t>18.3.</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ADC TEST LOW NOISE</w:t>
                </w:r>
                <w:r>
                  <w:rPr>
                    <w:noProof/>
                    <w:webHidden/>
                  </w:rPr>
                  <w:tab/>
                </w:r>
                <w:r>
                  <w:rPr>
                    <w:noProof/>
                    <w:webHidden/>
                  </w:rPr>
                  <w:fldChar w:fldCharType="begin"/>
                </w:r>
                <w:r>
                  <w:rPr>
                    <w:noProof/>
                    <w:webHidden/>
                  </w:rPr>
                  <w:instrText xml:space="preserve"> PAGEREF _Toc224827135 \h </w:instrText>
                </w:r>
                <w:r>
                  <w:rPr>
                    <w:noProof/>
                    <w:webHidden/>
                  </w:rPr>
                </w:r>
                <w:r>
                  <w:rPr>
                    <w:noProof/>
                    <w:webHidden/>
                  </w:rPr>
                  <w:fldChar w:fldCharType="separate"/>
                </w:r>
                <w:r w:rsidR="00E27A95">
                  <w:rPr>
                    <w:noProof/>
                    <w:webHidden/>
                  </w:rPr>
                  <w:t>160</w:t>
                </w:r>
                <w:r>
                  <w:rPr>
                    <w:noProof/>
                    <w:webHidden/>
                  </w:rPr>
                  <w:fldChar w:fldCharType="end"/>
                </w:r>
              </w:hyperlink>
            </w:p>
            <w:p w14:paraId="25DB827C" w14:textId="508D803B"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6" w:history="1">
                <w:r w:rsidRPr="00AA4AA5">
                  <w:rPr>
                    <w:rStyle w:val="Hyperlink"/>
                    <w:noProof/>
                  </w:rPr>
                  <w:t>18.4.</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ADC TEST FAST</w:t>
                </w:r>
                <w:r>
                  <w:rPr>
                    <w:noProof/>
                    <w:webHidden/>
                  </w:rPr>
                  <w:tab/>
                </w:r>
                <w:r>
                  <w:rPr>
                    <w:noProof/>
                    <w:webHidden/>
                  </w:rPr>
                  <w:fldChar w:fldCharType="begin"/>
                </w:r>
                <w:r>
                  <w:rPr>
                    <w:noProof/>
                    <w:webHidden/>
                  </w:rPr>
                  <w:instrText xml:space="preserve"> PAGEREF _Toc224827136 \h </w:instrText>
                </w:r>
                <w:r>
                  <w:rPr>
                    <w:noProof/>
                    <w:webHidden/>
                  </w:rPr>
                </w:r>
                <w:r>
                  <w:rPr>
                    <w:noProof/>
                    <w:webHidden/>
                  </w:rPr>
                  <w:fldChar w:fldCharType="separate"/>
                </w:r>
                <w:r w:rsidR="00E27A95">
                  <w:rPr>
                    <w:noProof/>
                    <w:webHidden/>
                  </w:rPr>
                  <w:t>161</w:t>
                </w:r>
                <w:r>
                  <w:rPr>
                    <w:noProof/>
                    <w:webHidden/>
                  </w:rPr>
                  <w:fldChar w:fldCharType="end"/>
                </w:r>
              </w:hyperlink>
            </w:p>
            <w:p w14:paraId="7129A2BD" w14:textId="63591F43" w:rsidR="0087095D" w:rsidRDefault="0087095D">
              <w:pPr>
                <w:pStyle w:val="TOC2"/>
                <w:tabs>
                  <w:tab w:val="left" w:pos="96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7" w:history="1">
                <w:r w:rsidRPr="00AA4AA5">
                  <w:rPr>
                    <w:rStyle w:val="Hyperlink"/>
                    <w:noProof/>
                  </w:rPr>
                  <w:t>18.5.</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BIST MODE</w:t>
                </w:r>
                <w:r>
                  <w:rPr>
                    <w:noProof/>
                    <w:webHidden/>
                  </w:rPr>
                  <w:tab/>
                </w:r>
                <w:r>
                  <w:rPr>
                    <w:noProof/>
                    <w:webHidden/>
                  </w:rPr>
                  <w:fldChar w:fldCharType="begin"/>
                </w:r>
                <w:r>
                  <w:rPr>
                    <w:noProof/>
                    <w:webHidden/>
                  </w:rPr>
                  <w:instrText xml:space="preserve"> PAGEREF _Toc224827137 \h </w:instrText>
                </w:r>
                <w:r>
                  <w:rPr>
                    <w:noProof/>
                    <w:webHidden/>
                  </w:rPr>
                </w:r>
                <w:r>
                  <w:rPr>
                    <w:noProof/>
                    <w:webHidden/>
                  </w:rPr>
                  <w:fldChar w:fldCharType="separate"/>
                </w:r>
                <w:r w:rsidR="00E27A95">
                  <w:rPr>
                    <w:noProof/>
                    <w:webHidden/>
                  </w:rPr>
                  <w:t>161</w:t>
                </w:r>
                <w:r>
                  <w:rPr>
                    <w:noProof/>
                    <w:webHidden/>
                  </w:rPr>
                  <w:fldChar w:fldCharType="end"/>
                </w:r>
              </w:hyperlink>
            </w:p>
            <w:p w14:paraId="655528BD" w14:textId="4649BF2F" w:rsidR="0087095D" w:rsidRDefault="0087095D">
              <w:pPr>
                <w:pStyle w:val="TOC1"/>
                <w:tabs>
                  <w:tab w:val="left" w:pos="720"/>
                  <w:tab w:val="right" w:leader="dot" w:pos="9448"/>
                </w:tabs>
                <w:rPr>
                  <w:rFonts w:asciiTheme="minorHAnsi" w:eastAsiaTheme="minorEastAsia" w:hAnsiTheme="minorHAnsi"/>
                  <w:noProof/>
                  <w:color w:val="auto"/>
                  <w:kern w:val="2"/>
                  <w:sz w:val="24"/>
                  <w:szCs w:val="24"/>
                  <w:lang w:val="en-US"/>
                  <w14:ligatures w14:val="standardContextual"/>
                </w:rPr>
              </w:pPr>
              <w:hyperlink w:anchor="_Toc224827138" w:history="1">
                <w:r w:rsidRPr="00AA4AA5">
                  <w:rPr>
                    <w:rStyle w:val="Hyperlink"/>
                    <w:noProof/>
                  </w:rPr>
                  <w:t>19.</w:t>
                </w:r>
                <w:r>
                  <w:rPr>
                    <w:rFonts w:asciiTheme="minorHAnsi" w:eastAsiaTheme="minorEastAsia" w:hAnsiTheme="minorHAnsi"/>
                    <w:noProof/>
                    <w:color w:val="auto"/>
                    <w:kern w:val="2"/>
                    <w:sz w:val="24"/>
                    <w:szCs w:val="24"/>
                    <w:lang w:val="en-US"/>
                    <w14:ligatures w14:val="standardContextual"/>
                  </w:rPr>
                  <w:tab/>
                </w:r>
                <w:r w:rsidRPr="00AA4AA5">
                  <w:rPr>
                    <w:rStyle w:val="Hyperlink"/>
                    <w:noProof/>
                  </w:rPr>
                  <w:t>References</w:t>
                </w:r>
                <w:r>
                  <w:rPr>
                    <w:noProof/>
                    <w:webHidden/>
                  </w:rPr>
                  <w:tab/>
                </w:r>
                <w:r>
                  <w:rPr>
                    <w:noProof/>
                    <w:webHidden/>
                  </w:rPr>
                  <w:fldChar w:fldCharType="begin"/>
                </w:r>
                <w:r>
                  <w:rPr>
                    <w:noProof/>
                    <w:webHidden/>
                  </w:rPr>
                  <w:instrText xml:space="preserve"> PAGEREF _Toc224827138 \h </w:instrText>
                </w:r>
                <w:r>
                  <w:rPr>
                    <w:noProof/>
                    <w:webHidden/>
                  </w:rPr>
                </w:r>
                <w:r>
                  <w:rPr>
                    <w:noProof/>
                    <w:webHidden/>
                  </w:rPr>
                  <w:fldChar w:fldCharType="separate"/>
                </w:r>
                <w:r w:rsidR="00E27A95">
                  <w:rPr>
                    <w:noProof/>
                    <w:webHidden/>
                  </w:rPr>
                  <w:t>163</w:t>
                </w:r>
                <w:r>
                  <w:rPr>
                    <w:noProof/>
                    <w:webHidden/>
                  </w:rPr>
                  <w:fldChar w:fldCharType="end"/>
                </w:r>
              </w:hyperlink>
            </w:p>
            <w:p w14:paraId="6B574404" w14:textId="0F08D313" w:rsidR="00B65524" w:rsidRPr="00DB608E" w:rsidRDefault="00B65524" w:rsidP="00B65524">
              <w:r w:rsidRPr="00DB608E">
                <w:rPr>
                  <w:b/>
                </w:rPr>
                <w:fldChar w:fldCharType="end"/>
              </w:r>
            </w:p>
          </w:sdtContent>
        </w:sdt>
        <w:p w14:paraId="0DD937B4" w14:textId="77777777" w:rsidR="00B65524" w:rsidRDefault="00B65524" w:rsidP="00B65524">
          <w:r>
            <w:br w:type="page"/>
          </w:r>
        </w:p>
        <w:p w14:paraId="262475FC" w14:textId="77777777" w:rsidR="00180802" w:rsidRDefault="00B65524" w:rsidP="00710BF4">
          <w:pPr>
            <w:pStyle w:val="Heading1"/>
            <w:numPr>
              <w:ilvl w:val="0"/>
              <w:numId w:val="0"/>
            </w:numPr>
            <w:ind w:left="360"/>
            <w:rPr>
              <w:noProof/>
            </w:rPr>
          </w:pPr>
          <w:bookmarkStart w:id="1" w:name="_Toc224827073"/>
          <w:r w:rsidRPr="00DB608E">
            <w:lastRenderedPageBreak/>
            <w:t xml:space="preserve">Table </w:t>
          </w:r>
          <w:r w:rsidR="00BA7F41">
            <w:t>of Tables</w:t>
          </w:r>
          <w:bookmarkEnd w:id="1"/>
          <w:r w:rsidR="00A7399C">
            <w:fldChar w:fldCharType="begin"/>
          </w:r>
          <w:r w:rsidR="00A7399C">
            <w:instrText xml:space="preserve"> TOC \h \z \c "Tableau" </w:instrText>
          </w:r>
          <w:r w:rsidR="00A7399C">
            <w:fldChar w:fldCharType="separate"/>
          </w:r>
        </w:p>
        <w:p w14:paraId="5FCF1C49" w14:textId="07BFBC0F"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37" w:history="1">
            <w:r w:rsidRPr="00F00CD6">
              <w:rPr>
                <w:rStyle w:val="Hyperlink"/>
                <w:noProof/>
              </w:rPr>
              <w:t>Table 1: Revision History</w:t>
            </w:r>
            <w:r>
              <w:rPr>
                <w:noProof/>
                <w:webHidden/>
              </w:rPr>
              <w:tab/>
            </w:r>
            <w:r>
              <w:rPr>
                <w:noProof/>
                <w:webHidden/>
              </w:rPr>
              <w:fldChar w:fldCharType="begin"/>
            </w:r>
            <w:r>
              <w:rPr>
                <w:noProof/>
                <w:webHidden/>
              </w:rPr>
              <w:instrText xml:space="preserve"> PAGEREF _Toc210989337 \h </w:instrText>
            </w:r>
            <w:r>
              <w:rPr>
                <w:noProof/>
                <w:webHidden/>
              </w:rPr>
            </w:r>
            <w:r>
              <w:rPr>
                <w:noProof/>
                <w:webHidden/>
              </w:rPr>
              <w:fldChar w:fldCharType="separate"/>
            </w:r>
            <w:r w:rsidR="00E27A95">
              <w:rPr>
                <w:noProof/>
                <w:webHidden/>
              </w:rPr>
              <w:t>7</w:t>
            </w:r>
            <w:r>
              <w:rPr>
                <w:noProof/>
                <w:webHidden/>
              </w:rPr>
              <w:fldChar w:fldCharType="end"/>
            </w:r>
          </w:hyperlink>
        </w:p>
        <w:p w14:paraId="277D1142" w14:textId="0F7934EB"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38" w:history="1">
            <w:r w:rsidRPr="00F00CD6">
              <w:rPr>
                <w:rStyle w:val="Hyperlink"/>
                <w:noProof/>
              </w:rPr>
              <w:t>Table 2: Revision History</w:t>
            </w:r>
            <w:r>
              <w:rPr>
                <w:noProof/>
                <w:webHidden/>
              </w:rPr>
              <w:tab/>
            </w:r>
            <w:r>
              <w:rPr>
                <w:noProof/>
                <w:webHidden/>
              </w:rPr>
              <w:fldChar w:fldCharType="begin"/>
            </w:r>
            <w:r>
              <w:rPr>
                <w:noProof/>
                <w:webHidden/>
              </w:rPr>
              <w:instrText xml:space="preserve"> PAGEREF _Toc210989338 \h </w:instrText>
            </w:r>
            <w:r>
              <w:rPr>
                <w:noProof/>
                <w:webHidden/>
              </w:rPr>
            </w:r>
            <w:r>
              <w:rPr>
                <w:noProof/>
                <w:webHidden/>
              </w:rPr>
              <w:fldChar w:fldCharType="separate"/>
            </w:r>
            <w:r w:rsidR="00E27A95">
              <w:rPr>
                <w:noProof/>
                <w:webHidden/>
              </w:rPr>
              <w:t>8</w:t>
            </w:r>
            <w:r>
              <w:rPr>
                <w:noProof/>
                <w:webHidden/>
              </w:rPr>
              <w:fldChar w:fldCharType="end"/>
            </w:r>
          </w:hyperlink>
        </w:p>
        <w:p w14:paraId="040BEAAB" w14:textId="079138FB"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39" w:history="1">
            <w:r w:rsidRPr="00F00CD6">
              <w:rPr>
                <w:rStyle w:val="Hyperlink"/>
                <w:noProof/>
              </w:rPr>
              <w:t>Table 3: Git Repository Table</w:t>
            </w:r>
            <w:r>
              <w:rPr>
                <w:noProof/>
                <w:webHidden/>
              </w:rPr>
              <w:tab/>
            </w:r>
            <w:r>
              <w:rPr>
                <w:noProof/>
                <w:webHidden/>
              </w:rPr>
              <w:fldChar w:fldCharType="begin"/>
            </w:r>
            <w:r>
              <w:rPr>
                <w:noProof/>
                <w:webHidden/>
              </w:rPr>
              <w:instrText xml:space="preserve"> PAGEREF _Toc210989339 \h </w:instrText>
            </w:r>
            <w:r>
              <w:rPr>
                <w:noProof/>
                <w:webHidden/>
              </w:rPr>
            </w:r>
            <w:r>
              <w:rPr>
                <w:noProof/>
                <w:webHidden/>
              </w:rPr>
              <w:fldChar w:fldCharType="separate"/>
            </w:r>
            <w:r w:rsidR="00E27A95">
              <w:rPr>
                <w:noProof/>
                <w:webHidden/>
              </w:rPr>
              <w:t>8</w:t>
            </w:r>
            <w:r>
              <w:rPr>
                <w:noProof/>
                <w:webHidden/>
              </w:rPr>
              <w:fldChar w:fldCharType="end"/>
            </w:r>
          </w:hyperlink>
        </w:p>
        <w:p w14:paraId="583665DB" w14:textId="62541C7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0" w:history="1">
            <w:r w:rsidRPr="00F00CD6">
              <w:rPr>
                <w:rStyle w:val="Hyperlink"/>
                <w:noProof/>
              </w:rPr>
              <w:t>Table 4: Abbreviations Table</w:t>
            </w:r>
            <w:r>
              <w:rPr>
                <w:noProof/>
                <w:webHidden/>
              </w:rPr>
              <w:tab/>
            </w:r>
            <w:r>
              <w:rPr>
                <w:noProof/>
                <w:webHidden/>
              </w:rPr>
              <w:fldChar w:fldCharType="begin"/>
            </w:r>
            <w:r>
              <w:rPr>
                <w:noProof/>
                <w:webHidden/>
              </w:rPr>
              <w:instrText xml:space="preserve"> PAGEREF _Toc210989340 \h </w:instrText>
            </w:r>
            <w:r>
              <w:rPr>
                <w:noProof/>
                <w:webHidden/>
              </w:rPr>
            </w:r>
            <w:r>
              <w:rPr>
                <w:noProof/>
                <w:webHidden/>
              </w:rPr>
              <w:fldChar w:fldCharType="separate"/>
            </w:r>
            <w:r w:rsidR="00E27A95">
              <w:rPr>
                <w:noProof/>
                <w:webHidden/>
              </w:rPr>
              <w:t>10</w:t>
            </w:r>
            <w:r>
              <w:rPr>
                <w:noProof/>
                <w:webHidden/>
              </w:rPr>
              <w:fldChar w:fldCharType="end"/>
            </w:r>
          </w:hyperlink>
        </w:p>
        <w:p w14:paraId="39EE6431" w14:textId="271546C6"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1" w:history="1">
            <w:r w:rsidRPr="00F00CD6">
              <w:rPr>
                <w:rStyle w:val="Hyperlink"/>
                <w:noProof/>
              </w:rPr>
              <w:t>Table 5: I/O List</w:t>
            </w:r>
            <w:r>
              <w:rPr>
                <w:noProof/>
                <w:webHidden/>
              </w:rPr>
              <w:tab/>
            </w:r>
            <w:r>
              <w:rPr>
                <w:noProof/>
                <w:webHidden/>
              </w:rPr>
              <w:fldChar w:fldCharType="begin"/>
            </w:r>
            <w:r>
              <w:rPr>
                <w:noProof/>
                <w:webHidden/>
              </w:rPr>
              <w:instrText xml:space="preserve"> PAGEREF _Toc210989341 \h </w:instrText>
            </w:r>
            <w:r>
              <w:rPr>
                <w:noProof/>
                <w:webHidden/>
              </w:rPr>
            </w:r>
            <w:r>
              <w:rPr>
                <w:noProof/>
                <w:webHidden/>
              </w:rPr>
              <w:fldChar w:fldCharType="separate"/>
            </w:r>
            <w:r w:rsidR="00E27A95">
              <w:rPr>
                <w:noProof/>
                <w:webHidden/>
              </w:rPr>
              <w:t>17</w:t>
            </w:r>
            <w:r>
              <w:rPr>
                <w:noProof/>
                <w:webHidden/>
              </w:rPr>
              <w:fldChar w:fldCharType="end"/>
            </w:r>
          </w:hyperlink>
        </w:p>
        <w:p w14:paraId="09867948" w14:textId="65301B98"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2" w:history="1">
            <w:r w:rsidRPr="00F00CD6">
              <w:rPr>
                <w:rStyle w:val="Hyperlink"/>
                <w:noProof/>
              </w:rPr>
              <w:t>Table 6: Digital I/O List</w:t>
            </w:r>
            <w:r>
              <w:rPr>
                <w:noProof/>
                <w:webHidden/>
              </w:rPr>
              <w:tab/>
            </w:r>
            <w:r>
              <w:rPr>
                <w:noProof/>
                <w:webHidden/>
              </w:rPr>
              <w:fldChar w:fldCharType="begin"/>
            </w:r>
            <w:r>
              <w:rPr>
                <w:noProof/>
                <w:webHidden/>
              </w:rPr>
              <w:instrText xml:space="preserve"> PAGEREF _Toc210989342 \h </w:instrText>
            </w:r>
            <w:r>
              <w:rPr>
                <w:noProof/>
                <w:webHidden/>
              </w:rPr>
            </w:r>
            <w:r>
              <w:rPr>
                <w:noProof/>
                <w:webHidden/>
              </w:rPr>
              <w:fldChar w:fldCharType="separate"/>
            </w:r>
            <w:r w:rsidR="00E27A95">
              <w:rPr>
                <w:noProof/>
                <w:webHidden/>
              </w:rPr>
              <w:t>30</w:t>
            </w:r>
            <w:r>
              <w:rPr>
                <w:noProof/>
                <w:webHidden/>
              </w:rPr>
              <w:fldChar w:fldCharType="end"/>
            </w:r>
          </w:hyperlink>
        </w:p>
        <w:p w14:paraId="06E76B98" w14:textId="5EC2A84A"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3" w:history="1">
            <w:r w:rsidRPr="00F00CD6">
              <w:rPr>
                <w:rStyle w:val="Hyperlink"/>
                <w:noProof/>
              </w:rPr>
              <w:t>Table 7: XBAR Connection Matrix</w:t>
            </w:r>
            <w:r>
              <w:rPr>
                <w:noProof/>
                <w:webHidden/>
              </w:rPr>
              <w:tab/>
            </w:r>
            <w:r>
              <w:rPr>
                <w:noProof/>
                <w:webHidden/>
              </w:rPr>
              <w:fldChar w:fldCharType="begin"/>
            </w:r>
            <w:r>
              <w:rPr>
                <w:noProof/>
                <w:webHidden/>
              </w:rPr>
              <w:instrText xml:space="preserve"> PAGEREF _Toc210989343 \h </w:instrText>
            </w:r>
            <w:r>
              <w:rPr>
                <w:noProof/>
                <w:webHidden/>
              </w:rPr>
            </w:r>
            <w:r>
              <w:rPr>
                <w:noProof/>
                <w:webHidden/>
              </w:rPr>
              <w:fldChar w:fldCharType="separate"/>
            </w:r>
            <w:r w:rsidR="00E27A95">
              <w:rPr>
                <w:noProof/>
                <w:webHidden/>
              </w:rPr>
              <w:t>33</w:t>
            </w:r>
            <w:r>
              <w:rPr>
                <w:noProof/>
                <w:webHidden/>
              </w:rPr>
              <w:fldChar w:fldCharType="end"/>
            </w:r>
          </w:hyperlink>
        </w:p>
        <w:p w14:paraId="77174EAD" w14:textId="776F564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4" w:history="1">
            <w:r w:rsidRPr="00F00CD6">
              <w:rPr>
                <w:rStyle w:val="Hyperlink"/>
                <w:noProof/>
              </w:rPr>
              <w:t>Table 8: Memory Map</w:t>
            </w:r>
            <w:r>
              <w:rPr>
                <w:noProof/>
                <w:webHidden/>
              </w:rPr>
              <w:tab/>
            </w:r>
            <w:r>
              <w:rPr>
                <w:noProof/>
                <w:webHidden/>
              </w:rPr>
              <w:fldChar w:fldCharType="begin"/>
            </w:r>
            <w:r>
              <w:rPr>
                <w:noProof/>
                <w:webHidden/>
              </w:rPr>
              <w:instrText xml:space="preserve"> PAGEREF _Toc210989344 \h </w:instrText>
            </w:r>
            <w:r>
              <w:rPr>
                <w:noProof/>
                <w:webHidden/>
              </w:rPr>
            </w:r>
            <w:r>
              <w:rPr>
                <w:noProof/>
                <w:webHidden/>
              </w:rPr>
              <w:fldChar w:fldCharType="separate"/>
            </w:r>
            <w:r w:rsidR="00E27A95">
              <w:rPr>
                <w:noProof/>
                <w:webHidden/>
              </w:rPr>
              <w:t>34</w:t>
            </w:r>
            <w:r>
              <w:rPr>
                <w:noProof/>
                <w:webHidden/>
              </w:rPr>
              <w:fldChar w:fldCharType="end"/>
            </w:r>
          </w:hyperlink>
        </w:p>
        <w:p w14:paraId="54324659" w14:textId="223E0E26"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5" w:history="1">
            <w:r w:rsidRPr="00F00CD6">
              <w:rPr>
                <w:rStyle w:val="Hyperlink"/>
                <w:noProof/>
              </w:rPr>
              <w:t>Table 9: Operating modes Table</w:t>
            </w:r>
            <w:r>
              <w:rPr>
                <w:noProof/>
                <w:webHidden/>
              </w:rPr>
              <w:tab/>
            </w:r>
            <w:r>
              <w:rPr>
                <w:noProof/>
                <w:webHidden/>
              </w:rPr>
              <w:fldChar w:fldCharType="begin"/>
            </w:r>
            <w:r>
              <w:rPr>
                <w:noProof/>
                <w:webHidden/>
              </w:rPr>
              <w:instrText xml:space="preserve"> PAGEREF _Toc210989345 \h </w:instrText>
            </w:r>
            <w:r>
              <w:rPr>
                <w:noProof/>
                <w:webHidden/>
              </w:rPr>
            </w:r>
            <w:r>
              <w:rPr>
                <w:noProof/>
                <w:webHidden/>
              </w:rPr>
              <w:fldChar w:fldCharType="separate"/>
            </w:r>
            <w:r w:rsidR="00E27A95">
              <w:rPr>
                <w:noProof/>
                <w:webHidden/>
              </w:rPr>
              <w:t>35</w:t>
            </w:r>
            <w:r>
              <w:rPr>
                <w:noProof/>
                <w:webHidden/>
              </w:rPr>
              <w:fldChar w:fldCharType="end"/>
            </w:r>
          </w:hyperlink>
        </w:p>
        <w:p w14:paraId="27C195C8" w14:textId="518E226C"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6" w:history="1">
            <w:r w:rsidRPr="00F00CD6">
              <w:rPr>
                <w:rStyle w:val="Hyperlink"/>
                <w:noProof/>
                <w:lang w:val="it-IT"/>
              </w:rPr>
              <w:t>Table 10: PMU I/O List</w:t>
            </w:r>
            <w:r>
              <w:rPr>
                <w:noProof/>
                <w:webHidden/>
              </w:rPr>
              <w:tab/>
            </w:r>
            <w:r>
              <w:rPr>
                <w:noProof/>
                <w:webHidden/>
              </w:rPr>
              <w:fldChar w:fldCharType="begin"/>
            </w:r>
            <w:r>
              <w:rPr>
                <w:noProof/>
                <w:webHidden/>
              </w:rPr>
              <w:instrText xml:space="preserve"> PAGEREF _Toc210989346 \h </w:instrText>
            </w:r>
            <w:r>
              <w:rPr>
                <w:noProof/>
                <w:webHidden/>
              </w:rPr>
            </w:r>
            <w:r>
              <w:rPr>
                <w:noProof/>
                <w:webHidden/>
              </w:rPr>
              <w:fldChar w:fldCharType="separate"/>
            </w:r>
            <w:r w:rsidR="00E27A95">
              <w:rPr>
                <w:noProof/>
                <w:webHidden/>
              </w:rPr>
              <w:t>42</w:t>
            </w:r>
            <w:r>
              <w:rPr>
                <w:noProof/>
                <w:webHidden/>
              </w:rPr>
              <w:fldChar w:fldCharType="end"/>
            </w:r>
          </w:hyperlink>
        </w:p>
        <w:p w14:paraId="489BDE24" w14:textId="19AD4130"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7" w:history="1">
            <w:r w:rsidRPr="00F00CD6">
              <w:rPr>
                <w:rStyle w:val="Hyperlink"/>
                <w:noProof/>
              </w:rPr>
              <w:t>Table 11: Clock Recap Table</w:t>
            </w:r>
            <w:r>
              <w:rPr>
                <w:noProof/>
                <w:webHidden/>
              </w:rPr>
              <w:tab/>
            </w:r>
            <w:r>
              <w:rPr>
                <w:noProof/>
                <w:webHidden/>
              </w:rPr>
              <w:fldChar w:fldCharType="begin"/>
            </w:r>
            <w:r>
              <w:rPr>
                <w:noProof/>
                <w:webHidden/>
              </w:rPr>
              <w:instrText xml:space="preserve"> PAGEREF _Toc210989347 \h </w:instrText>
            </w:r>
            <w:r>
              <w:rPr>
                <w:noProof/>
                <w:webHidden/>
              </w:rPr>
            </w:r>
            <w:r>
              <w:rPr>
                <w:noProof/>
                <w:webHidden/>
              </w:rPr>
              <w:fldChar w:fldCharType="separate"/>
            </w:r>
            <w:r w:rsidR="00E27A95">
              <w:rPr>
                <w:noProof/>
                <w:webHidden/>
              </w:rPr>
              <w:t>46</w:t>
            </w:r>
            <w:r>
              <w:rPr>
                <w:noProof/>
                <w:webHidden/>
              </w:rPr>
              <w:fldChar w:fldCharType="end"/>
            </w:r>
          </w:hyperlink>
        </w:p>
        <w:p w14:paraId="1EA5E5AB" w14:textId="7A1AF39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8" w:history="1">
            <w:r w:rsidRPr="00F00CD6">
              <w:rPr>
                <w:rStyle w:val="Hyperlink"/>
                <w:noProof/>
              </w:rPr>
              <w:t>Table 12: STBIO1 Functional reset Summary table</w:t>
            </w:r>
            <w:r>
              <w:rPr>
                <w:noProof/>
                <w:webHidden/>
              </w:rPr>
              <w:tab/>
            </w:r>
            <w:r>
              <w:rPr>
                <w:noProof/>
                <w:webHidden/>
              </w:rPr>
              <w:fldChar w:fldCharType="begin"/>
            </w:r>
            <w:r>
              <w:rPr>
                <w:noProof/>
                <w:webHidden/>
              </w:rPr>
              <w:instrText xml:space="preserve"> PAGEREF _Toc210989348 \h </w:instrText>
            </w:r>
            <w:r>
              <w:rPr>
                <w:noProof/>
                <w:webHidden/>
              </w:rPr>
            </w:r>
            <w:r>
              <w:rPr>
                <w:noProof/>
                <w:webHidden/>
              </w:rPr>
              <w:fldChar w:fldCharType="separate"/>
            </w:r>
            <w:r w:rsidR="00E27A95">
              <w:rPr>
                <w:noProof/>
                <w:webHidden/>
              </w:rPr>
              <w:t>48</w:t>
            </w:r>
            <w:r>
              <w:rPr>
                <w:noProof/>
                <w:webHidden/>
              </w:rPr>
              <w:fldChar w:fldCharType="end"/>
            </w:r>
          </w:hyperlink>
        </w:p>
        <w:p w14:paraId="5D689BC0" w14:textId="3D856A77"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49" w:history="1">
            <w:r w:rsidRPr="00F00CD6">
              <w:rPr>
                <w:rStyle w:val="Hyperlink"/>
                <w:noProof/>
              </w:rPr>
              <w:t>Table 13: PAD MUX I/O List</w:t>
            </w:r>
            <w:r>
              <w:rPr>
                <w:noProof/>
                <w:webHidden/>
              </w:rPr>
              <w:tab/>
            </w:r>
            <w:r>
              <w:rPr>
                <w:noProof/>
                <w:webHidden/>
              </w:rPr>
              <w:fldChar w:fldCharType="begin"/>
            </w:r>
            <w:r>
              <w:rPr>
                <w:noProof/>
                <w:webHidden/>
              </w:rPr>
              <w:instrText xml:space="preserve"> PAGEREF _Toc210989349 \h </w:instrText>
            </w:r>
            <w:r>
              <w:rPr>
                <w:noProof/>
                <w:webHidden/>
              </w:rPr>
            </w:r>
            <w:r>
              <w:rPr>
                <w:noProof/>
                <w:webHidden/>
              </w:rPr>
              <w:fldChar w:fldCharType="separate"/>
            </w:r>
            <w:r w:rsidR="00E27A95">
              <w:rPr>
                <w:noProof/>
                <w:webHidden/>
              </w:rPr>
              <w:t>57</w:t>
            </w:r>
            <w:r>
              <w:rPr>
                <w:noProof/>
                <w:webHidden/>
              </w:rPr>
              <w:fldChar w:fldCharType="end"/>
            </w:r>
          </w:hyperlink>
        </w:p>
        <w:p w14:paraId="112BEB4C" w14:textId="6470E562"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0" w:history="1">
            <w:r w:rsidRPr="00F00CD6">
              <w:rPr>
                <w:rStyle w:val="Hyperlink"/>
                <w:noProof/>
              </w:rPr>
              <w:t>Table 14: PAD Configuration Table</w:t>
            </w:r>
            <w:r>
              <w:rPr>
                <w:noProof/>
                <w:webHidden/>
              </w:rPr>
              <w:tab/>
            </w:r>
            <w:r>
              <w:rPr>
                <w:noProof/>
                <w:webHidden/>
              </w:rPr>
              <w:fldChar w:fldCharType="begin"/>
            </w:r>
            <w:r>
              <w:rPr>
                <w:noProof/>
                <w:webHidden/>
              </w:rPr>
              <w:instrText xml:space="preserve"> PAGEREF _Toc210989350 \h </w:instrText>
            </w:r>
            <w:r>
              <w:rPr>
                <w:noProof/>
                <w:webHidden/>
              </w:rPr>
            </w:r>
            <w:r>
              <w:rPr>
                <w:noProof/>
                <w:webHidden/>
              </w:rPr>
              <w:fldChar w:fldCharType="separate"/>
            </w:r>
            <w:r w:rsidR="00E27A95">
              <w:rPr>
                <w:noProof/>
                <w:webHidden/>
              </w:rPr>
              <w:t>58</w:t>
            </w:r>
            <w:r>
              <w:rPr>
                <w:noProof/>
                <w:webHidden/>
              </w:rPr>
              <w:fldChar w:fldCharType="end"/>
            </w:r>
          </w:hyperlink>
        </w:p>
        <w:p w14:paraId="5CEE6E37" w14:textId="1F736153"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1" w:history="1">
            <w:r w:rsidRPr="00F00CD6">
              <w:rPr>
                <w:rStyle w:val="Hyperlink"/>
                <w:noProof/>
              </w:rPr>
              <w:t>Table 15: Main Controller Parameter</w:t>
            </w:r>
            <w:r>
              <w:rPr>
                <w:noProof/>
                <w:webHidden/>
              </w:rPr>
              <w:tab/>
            </w:r>
            <w:r>
              <w:rPr>
                <w:noProof/>
                <w:webHidden/>
              </w:rPr>
              <w:fldChar w:fldCharType="begin"/>
            </w:r>
            <w:r>
              <w:rPr>
                <w:noProof/>
                <w:webHidden/>
              </w:rPr>
              <w:instrText xml:space="preserve"> PAGEREF _Toc210989351 \h </w:instrText>
            </w:r>
            <w:r>
              <w:rPr>
                <w:noProof/>
                <w:webHidden/>
              </w:rPr>
            </w:r>
            <w:r>
              <w:rPr>
                <w:noProof/>
                <w:webHidden/>
              </w:rPr>
              <w:fldChar w:fldCharType="separate"/>
            </w:r>
            <w:r w:rsidR="00E27A95">
              <w:rPr>
                <w:noProof/>
                <w:webHidden/>
              </w:rPr>
              <w:t>75</w:t>
            </w:r>
            <w:r>
              <w:rPr>
                <w:noProof/>
                <w:webHidden/>
              </w:rPr>
              <w:fldChar w:fldCharType="end"/>
            </w:r>
          </w:hyperlink>
        </w:p>
        <w:p w14:paraId="4207293E" w14:textId="6D67D543"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2" w:history="1">
            <w:r w:rsidRPr="00F00CD6">
              <w:rPr>
                <w:rStyle w:val="Hyperlink"/>
                <w:noProof/>
              </w:rPr>
              <w:t>Table 16: Main Controller I/O List</w:t>
            </w:r>
            <w:r>
              <w:rPr>
                <w:noProof/>
                <w:webHidden/>
              </w:rPr>
              <w:tab/>
            </w:r>
            <w:r>
              <w:rPr>
                <w:noProof/>
                <w:webHidden/>
              </w:rPr>
              <w:fldChar w:fldCharType="begin"/>
            </w:r>
            <w:r>
              <w:rPr>
                <w:noProof/>
                <w:webHidden/>
              </w:rPr>
              <w:instrText xml:space="preserve"> PAGEREF _Toc210989352 \h </w:instrText>
            </w:r>
            <w:r>
              <w:rPr>
                <w:noProof/>
                <w:webHidden/>
              </w:rPr>
            </w:r>
            <w:r>
              <w:rPr>
                <w:noProof/>
                <w:webHidden/>
              </w:rPr>
              <w:fldChar w:fldCharType="separate"/>
            </w:r>
            <w:r w:rsidR="00E27A95">
              <w:rPr>
                <w:noProof/>
                <w:webHidden/>
              </w:rPr>
              <w:t>85</w:t>
            </w:r>
            <w:r>
              <w:rPr>
                <w:noProof/>
                <w:webHidden/>
              </w:rPr>
              <w:fldChar w:fldCharType="end"/>
            </w:r>
          </w:hyperlink>
        </w:p>
        <w:p w14:paraId="27C613A1" w14:textId="554561F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3" w:history="1">
            <w:r w:rsidRPr="00F00CD6">
              <w:rPr>
                <w:rStyle w:val="Hyperlink"/>
                <w:noProof/>
              </w:rPr>
              <w:t>Table 17: ADSP Parameter Table</w:t>
            </w:r>
            <w:r>
              <w:rPr>
                <w:noProof/>
                <w:webHidden/>
              </w:rPr>
              <w:tab/>
            </w:r>
            <w:r>
              <w:rPr>
                <w:noProof/>
                <w:webHidden/>
              </w:rPr>
              <w:fldChar w:fldCharType="begin"/>
            </w:r>
            <w:r>
              <w:rPr>
                <w:noProof/>
                <w:webHidden/>
              </w:rPr>
              <w:instrText xml:space="preserve"> PAGEREF _Toc210989353 \h </w:instrText>
            </w:r>
            <w:r>
              <w:rPr>
                <w:noProof/>
                <w:webHidden/>
              </w:rPr>
            </w:r>
            <w:r>
              <w:rPr>
                <w:noProof/>
                <w:webHidden/>
              </w:rPr>
              <w:fldChar w:fldCharType="separate"/>
            </w:r>
            <w:r w:rsidR="00E27A95">
              <w:rPr>
                <w:noProof/>
                <w:webHidden/>
              </w:rPr>
              <w:t>86</w:t>
            </w:r>
            <w:r>
              <w:rPr>
                <w:noProof/>
                <w:webHidden/>
              </w:rPr>
              <w:fldChar w:fldCharType="end"/>
            </w:r>
          </w:hyperlink>
        </w:p>
        <w:p w14:paraId="74EBD4BD" w14:textId="5CFECA31"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4" w:history="1">
            <w:r w:rsidRPr="00F00CD6">
              <w:rPr>
                <w:rStyle w:val="Hyperlink"/>
                <w:noProof/>
              </w:rPr>
              <w:t>Table 18: ADSP I/O List</w:t>
            </w:r>
            <w:r>
              <w:rPr>
                <w:noProof/>
                <w:webHidden/>
              </w:rPr>
              <w:tab/>
            </w:r>
            <w:r>
              <w:rPr>
                <w:noProof/>
                <w:webHidden/>
              </w:rPr>
              <w:fldChar w:fldCharType="begin"/>
            </w:r>
            <w:r>
              <w:rPr>
                <w:noProof/>
                <w:webHidden/>
              </w:rPr>
              <w:instrText xml:space="preserve"> PAGEREF _Toc210989354 \h </w:instrText>
            </w:r>
            <w:r>
              <w:rPr>
                <w:noProof/>
                <w:webHidden/>
              </w:rPr>
            </w:r>
            <w:r>
              <w:rPr>
                <w:noProof/>
                <w:webHidden/>
              </w:rPr>
              <w:fldChar w:fldCharType="separate"/>
            </w:r>
            <w:r w:rsidR="00E27A95">
              <w:rPr>
                <w:noProof/>
                <w:webHidden/>
              </w:rPr>
              <w:t>87</w:t>
            </w:r>
            <w:r>
              <w:rPr>
                <w:noProof/>
                <w:webHidden/>
              </w:rPr>
              <w:fldChar w:fldCharType="end"/>
            </w:r>
          </w:hyperlink>
        </w:p>
        <w:p w14:paraId="164D3AEB" w14:textId="460F6AD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5" w:history="1">
            <w:r w:rsidRPr="00F00CD6">
              <w:rPr>
                <w:rStyle w:val="Hyperlink"/>
                <w:noProof/>
              </w:rPr>
              <w:t>Table 19: OTP I/O List</w:t>
            </w:r>
            <w:r>
              <w:rPr>
                <w:noProof/>
                <w:webHidden/>
              </w:rPr>
              <w:tab/>
            </w:r>
            <w:r>
              <w:rPr>
                <w:noProof/>
                <w:webHidden/>
              </w:rPr>
              <w:fldChar w:fldCharType="begin"/>
            </w:r>
            <w:r>
              <w:rPr>
                <w:noProof/>
                <w:webHidden/>
              </w:rPr>
              <w:instrText xml:space="preserve"> PAGEREF _Toc210989355 \h </w:instrText>
            </w:r>
            <w:r>
              <w:rPr>
                <w:noProof/>
                <w:webHidden/>
              </w:rPr>
            </w:r>
            <w:r>
              <w:rPr>
                <w:noProof/>
                <w:webHidden/>
              </w:rPr>
              <w:fldChar w:fldCharType="separate"/>
            </w:r>
            <w:r w:rsidR="00E27A95">
              <w:rPr>
                <w:noProof/>
                <w:webHidden/>
              </w:rPr>
              <w:t>88</w:t>
            </w:r>
            <w:r>
              <w:rPr>
                <w:noProof/>
                <w:webHidden/>
              </w:rPr>
              <w:fldChar w:fldCharType="end"/>
            </w:r>
          </w:hyperlink>
        </w:p>
        <w:p w14:paraId="2BD9FE59" w14:textId="1216B00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6" w:history="1">
            <w:r w:rsidRPr="00F00CD6">
              <w:rPr>
                <w:rStyle w:val="Hyperlink"/>
                <w:noProof/>
              </w:rPr>
              <w:t>Table 20 Chosen OTP Timings</w:t>
            </w:r>
            <w:r>
              <w:rPr>
                <w:noProof/>
                <w:webHidden/>
              </w:rPr>
              <w:tab/>
            </w:r>
            <w:r>
              <w:rPr>
                <w:noProof/>
                <w:webHidden/>
              </w:rPr>
              <w:fldChar w:fldCharType="begin"/>
            </w:r>
            <w:r>
              <w:rPr>
                <w:noProof/>
                <w:webHidden/>
              </w:rPr>
              <w:instrText xml:space="preserve"> PAGEREF _Toc210989356 \h </w:instrText>
            </w:r>
            <w:r>
              <w:rPr>
                <w:noProof/>
                <w:webHidden/>
              </w:rPr>
            </w:r>
            <w:r>
              <w:rPr>
                <w:noProof/>
                <w:webHidden/>
              </w:rPr>
              <w:fldChar w:fldCharType="separate"/>
            </w:r>
            <w:r w:rsidR="00E27A95">
              <w:rPr>
                <w:noProof/>
                <w:webHidden/>
              </w:rPr>
              <w:t>95</w:t>
            </w:r>
            <w:r>
              <w:rPr>
                <w:noProof/>
                <w:webHidden/>
              </w:rPr>
              <w:fldChar w:fldCharType="end"/>
            </w:r>
          </w:hyperlink>
        </w:p>
        <w:p w14:paraId="64FF5FEA" w14:textId="4C60F3CE"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7" w:history="1">
            <w:r w:rsidRPr="00F00CD6">
              <w:rPr>
                <w:rStyle w:val="Hyperlink"/>
                <w:noProof/>
              </w:rPr>
              <w:t>Table 21 Operation phases timings</w:t>
            </w:r>
            <w:r>
              <w:rPr>
                <w:noProof/>
                <w:webHidden/>
              </w:rPr>
              <w:tab/>
            </w:r>
            <w:r>
              <w:rPr>
                <w:noProof/>
                <w:webHidden/>
              </w:rPr>
              <w:fldChar w:fldCharType="begin"/>
            </w:r>
            <w:r>
              <w:rPr>
                <w:noProof/>
                <w:webHidden/>
              </w:rPr>
              <w:instrText xml:space="preserve"> PAGEREF _Toc210989357 \h </w:instrText>
            </w:r>
            <w:r>
              <w:rPr>
                <w:noProof/>
                <w:webHidden/>
              </w:rPr>
            </w:r>
            <w:r>
              <w:rPr>
                <w:noProof/>
                <w:webHidden/>
              </w:rPr>
              <w:fldChar w:fldCharType="separate"/>
            </w:r>
            <w:r w:rsidR="00E27A95">
              <w:rPr>
                <w:noProof/>
                <w:webHidden/>
              </w:rPr>
              <w:t>95</w:t>
            </w:r>
            <w:r>
              <w:rPr>
                <w:noProof/>
                <w:webHidden/>
              </w:rPr>
              <w:fldChar w:fldCharType="end"/>
            </w:r>
          </w:hyperlink>
        </w:p>
        <w:p w14:paraId="340F8E11" w14:textId="4E435403"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8" w:history="1">
            <w:r w:rsidRPr="00F00CD6">
              <w:rPr>
                <w:rStyle w:val="Hyperlink"/>
                <w:noProof/>
              </w:rPr>
              <w:t>Table 22: I2C/SPI AHB Parameters</w:t>
            </w:r>
            <w:r>
              <w:rPr>
                <w:noProof/>
                <w:webHidden/>
              </w:rPr>
              <w:tab/>
            </w:r>
            <w:r>
              <w:rPr>
                <w:noProof/>
                <w:webHidden/>
              </w:rPr>
              <w:fldChar w:fldCharType="begin"/>
            </w:r>
            <w:r>
              <w:rPr>
                <w:noProof/>
                <w:webHidden/>
              </w:rPr>
              <w:instrText xml:space="preserve"> PAGEREF _Toc210989358 \h </w:instrText>
            </w:r>
            <w:r>
              <w:rPr>
                <w:noProof/>
                <w:webHidden/>
              </w:rPr>
            </w:r>
            <w:r>
              <w:rPr>
                <w:noProof/>
                <w:webHidden/>
              </w:rPr>
              <w:fldChar w:fldCharType="separate"/>
            </w:r>
            <w:r w:rsidR="00E27A95">
              <w:rPr>
                <w:noProof/>
                <w:webHidden/>
              </w:rPr>
              <w:t>99</w:t>
            </w:r>
            <w:r>
              <w:rPr>
                <w:noProof/>
                <w:webHidden/>
              </w:rPr>
              <w:fldChar w:fldCharType="end"/>
            </w:r>
          </w:hyperlink>
        </w:p>
        <w:p w14:paraId="53C9F7E5" w14:textId="3E3094FC"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59" w:history="1">
            <w:r w:rsidRPr="00F00CD6">
              <w:rPr>
                <w:rStyle w:val="Hyperlink"/>
                <w:noProof/>
                <w:lang w:val="it-IT"/>
              </w:rPr>
              <w:t>Table 23: I2C/SPI AHB I/O List</w:t>
            </w:r>
            <w:r>
              <w:rPr>
                <w:noProof/>
                <w:webHidden/>
              </w:rPr>
              <w:tab/>
            </w:r>
            <w:r>
              <w:rPr>
                <w:noProof/>
                <w:webHidden/>
              </w:rPr>
              <w:fldChar w:fldCharType="begin"/>
            </w:r>
            <w:r>
              <w:rPr>
                <w:noProof/>
                <w:webHidden/>
              </w:rPr>
              <w:instrText xml:space="preserve"> PAGEREF _Toc210989359 \h </w:instrText>
            </w:r>
            <w:r>
              <w:rPr>
                <w:noProof/>
                <w:webHidden/>
              </w:rPr>
            </w:r>
            <w:r>
              <w:rPr>
                <w:noProof/>
                <w:webHidden/>
              </w:rPr>
              <w:fldChar w:fldCharType="separate"/>
            </w:r>
            <w:r w:rsidR="00E27A95">
              <w:rPr>
                <w:noProof/>
                <w:webHidden/>
              </w:rPr>
              <w:t>101</w:t>
            </w:r>
            <w:r>
              <w:rPr>
                <w:noProof/>
                <w:webHidden/>
              </w:rPr>
              <w:fldChar w:fldCharType="end"/>
            </w:r>
          </w:hyperlink>
        </w:p>
        <w:p w14:paraId="0637DE3E" w14:textId="1BD3548C"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0" w:history="1">
            <w:r w:rsidRPr="00F00CD6">
              <w:rPr>
                <w:rStyle w:val="Hyperlink"/>
                <w:noProof/>
              </w:rPr>
              <w:t>Table 24: Sensor Hub Parameter</w:t>
            </w:r>
            <w:r>
              <w:rPr>
                <w:noProof/>
                <w:webHidden/>
              </w:rPr>
              <w:tab/>
            </w:r>
            <w:r>
              <w:rPr>
                <w:noProof/>
                <w:webHidden/>
              </w:rPr>
              <w:fldChar w:fldCharType="begin"/>
            </w:r>
            <w:r>
              <w:rPr>
                <w:noProof/>
                <w:webHidden/>
              </w:rPr>
              <w:instrText xml:space="preserve"> PAGEREF _Toc210989360 \h </w:instrText>
            </w:r>
            <w:r>
              <w:rPr>
                <w:noProof/>
                <w:webHidden/>
              </w:rPr>
            </w:r>
            <w:r>
              <w:rPr>
                <w:noProof/>
                <w:webHidden/>
              </w:rPr>
              <w:fldChar w:fldCharType="separate"/>
            </w:r>
            <w:r w:rsidR="00E27A95">
              <w:rPr>
                <w:noProof/>
                <w:webHidden/>
              </w:rPr>
              <w:t>104</w:t>
            </w:r>
            <w:r>
              <w:rPr>
                <w:noProof/>
                <w:webHidden/>
              </w:rPr>
              <w:fldChar w:fldCharType="end"/>
            </w:r>
          </w:hyperlink>
        </w:p>
        <w:p w14:paraId="2855A008" w14:textId="0142F19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1" w:history="1">
            <w:r w:rsidRPr="00F00CD6">
              <w:rPr>
                <w:rStyle w:val="Hyperlink"/>
                <w:noProof/>
              </w:rPr>
              <w:t>Table 25: Sensor Hub I/O List</w:t>
            </w:r>
            <w:r>
              <w:rPr>
                <w:noProof/>
                <w:webHidden/>
              </w:rPr>
              <w:tab/>
            </w:r>
            <w:r>
              <w:rPr>
                <w:noProof/>
                <w:webHidden/>
              </w:rPr>
              <w:fldChar w:fldCharType="begin"/>
            </w:r>
            <w:r>
              <w:rPr>
                <w:noProof/>
                <w:webHidden/>
              </w:rPr>
              <w:instrText xml:space="preserve"> PAGEREF _Toc210989361 \h </w:instrText>
            </w:r>
            <w:r>
              <w:rPr>
                <w:noProof/>
                <w:webHidden/>
              </w:rPr>
            </w:r>
            <w:r>
              <w:rPr>
                <w:noProof/>
                <w:webHidden/>
              </w:rPr>
              <w:fldChar w:fldCharType="separate"/>
            </w:r>
            <w:r w:rsidR="00E27A95">
              <w:rPr>
                <w:noProof/>
                <w:webHidden/>
              </w:rPr>
              <w:t>105</w:t>
            </w:r>
            <w:r>
              <w:rPr>
                <w:noProof/>
                <w:webHidden/>
              </w:rPr>
              <w:fldChar w:fldCharType="end"/>
            </w:r>
          </w:hyperlink>
        </w:p>
        <w:p w14:paraId="77E90C86" w14:textId="78F2AC2A"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2" w:history="1">
            <w:r w:rsidRPr="00F00CD6">
              <w:rPr>
                <w:rStyle w:val="Hyperlink"/>
                <w:noProof/>
              </w:rPr>
              <w:t>Table 26: Fifo Parameter</w:t>
            </w:r>
            <w:r>
              <w:rPr>
                <w:noProof/>
                <w:webHidden/>
              </w:rPr>
              <w:tab/>
            </w:r>
            <w:r>
              <w:rPr>
                <w:noProof/>
                <w:webHidden/>
              </w:rPr>
              <w:fldChar w:fldCharType="begin"/>
            </w:r>
            <w:r>
              <w:rPr>
                <w:noProof/>
                <w:webHidden/>
              </w:rPr>
              <w:instrText xml:space="preserve"> PAGEREF _Toc210989362 \h </w:instrText>
            </w:r>
            <w:r>
              <w:rPr>
                <w:noProof/>
                <w:webHidden/>
              </w:rPr>
            </w:r>
            <w:r>
              <w:rPr>
                <w:noProof/>
                <w:webHidden/>
              </w:rPr>
              <w:fldChar w:fldCharType="separate"/>
            </w:r>
            <w:r w:rsidR="00E27A95">
              <w:rPr>
                <w:noProof/>
                <w:webHidden/>
              </w:rPr>
              <w:t>112</w:t>
            </w:r>
            <w:r>
              <w:rPr>
                <w:noProof/>
                <w:webHidden/>
              </w:rPr>
              <w:fldChar w:fldCharType="end"/>
            </w:r>
          </w:hyperlink>
        </w:p>
        <w:p w14:paraId="429264AB" w14:textId="3EC6CA17"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3" w:history="1">
            <w:r w:rsidRPr="00F00CD6">
              <w:rPr>
                <w:rStyle w:val="Hyperlink"/>
                <w:noProof/>
                <w:lang w:val="it-IT"/>
              </w:rPr>
              <w:t>Table 27: FIFO Controller I/O List</w:t>
            </w:r>
            <w:r>
              <w:rPr>
                <w:noProof/>
                <w:webHidden/>
              </w:rPr>
              <w:tab/>
            </w:r>
            <w:r>
              <w:rPr>
                <w:noProof/>
                <w:webHidden/>
              </w:rPr>
              <w:fldChar w:fldCharType="begin"/>
            </w:r>
            <w:r>
              <w:rPr>
                <w:noProof/>
                <w:webHidden/>
              </w:rPr>
              <w:instrText xml:space="preserve"> PAGEREF _Toc210989363 \h </w:instrText>
            </w:r>
            <w:r>
              <w:rPr>
                <w:noProof/>
                <w:webHidden/>
              </w:rPr>
            </w:r>
            <w:r>
              <w:rPr>
                <w:noProof/>
                <w:webHidden/>
              </w:rPr>
              <w:fldChar w:fldCharType="separate"/>
            </w:r>
            <w:r w:rsidR="00E27A95">
              <w:rPr>
                <w:noProof/>
                <w:webHidden/>
              </w:rPr>
              <w:t>112</w:t>
            </w:r>
            <w:r>
              <w:rPr>
                <w:noProof/>
                <w:webHidden/>
              </w:rPr>
              <w:fldChar w:fldCharType="end"/>
            </w:r>
          </w:hyperlink>
        </w:p>
        <w:p w14:paraId="052CD4DC" w14:textId="1F44DCEA"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4" w:history="1">
            <w:r w:rsidRPr="00F00CD6">
              <w:rPr>
                <w:rStyle w:val="Hyperlink"/>
                <w:noProof/>
              </w:rPr>
              <w:t>Table 28: SUB FIFO Memory Address</w:t>
            </w:r>
            <w:r>
              <w:rPr>
                <w:noProof/>
                <w:webHidden/>
              </w:rPr>
              <w:tab/>
            </w:r>
            <w:r>
              <w:rPr>
                <w:noProof/>
                <w:webHidden/>
              </w:rPr>
              <w:fldChar w:fldCharType="begin"/>
            </w:r>
            <w:r>
              <w:rPr>
                <w:noProof/>
                <w:webHidden/>
              </w:rPr>
              <w:instrText xml:space="preserve"> PAGEREF _Toc210989364 \h </w:instrText>
            </w:r>
            <w:r>
              <w:rPr>
                <w:noProof/>
                <w:webHidden/>
              </w:rPr>
            </w:r>
            <w:r>
              <w:rPr>
                <w:noProof/>
                <w:webHidden/>
              </w:rPr>
              <w:fldChar w:fldCharType="separate"/>
            </w:r>
            <w:r w:rsidR="00E27A95">
              <w:rPr>
                <w:noProof/>
                <w:webHidden/>
              </w:rPr>
              <w:t>114</w:t>
            </w:r>
            <w:r>
              <w:rPr>
                <w:noProof/>
                <w:webHidden/>
              </w:rPr>
              <w:fldChar w:fldCharType="end"/>
            </w:r>
          </w:hyperlink>
        </w:p>
        <w:p w14:paraId="23EE9C25" w14:textId="1D613071"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5" w:history="1">
            <w:r w:rsidRPr="00F00CD6">
              <w:rPr>
                <w:rStyle w:val="Hyperlink"/>
                <w:noProof/>
              </w:rPr>
              <w:t>Table 29: Data Tag</w:t>
            </w:r>
            <w:r>
              <w:rPr>
                <w:noProof/>
                <w:webHidden/>
              </w:rPr>
              <w:tab/>
            </w:r>
            <w:r>
              <w:rPr>
                <w:noProof/>
                <w:webHidden/>
              </w:rPr>
              <w:fldChar w:fldCharType="begin"/>
            </w:r>
            <w:r>
              <w:rPr>
                <w:noProof/>
                <w:webHidden/>
              </w:rPr>
              <w:instrText xml:space="preserve"> PAGEREF _Toc210989365 \h </w:instrText>
            </w:r>
            <w:r>
              <w:rPr>
                <w:noProof/>
                <w:webHidden/>
              </w:rPr>
            </w:r>
            <w:r>
              <w:rPr>
                <w:noProof/>
                <w:webHidden/>
              </w:rPr>
              <w:fldChar w:fldCharType="separate"/>
            </w:r>
            <w:r w:rsidR="00E27A95">
              <w:rPr>
                <w:noProof/>
                <w:webHidden/>
              </w:rPr>
              <w:t>115</w:t>
            </w:r>
            <w:r>
              <w:rPr>
                <w:noProof/>
                <w:webHidden/>
              </w:rPr>
              <w:fldChar w:fldCharType="end"/>
            </w:r>
          </w:hyperlink>
        </w:p>
        <w:p w14:paraId="13E8EEF7" w14:textId="7DC94A0A"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6" w:history="1">
            <w:r w:rsidRPr="00F00CD6">
              <w:rPr>
                <w:rStyle w:val="Hyperlink"/>
                <w:noProof/>
                <w:lang w:val="it-IT"/>
              </w:rPr>
              <w:t>Table 30: ISPU I/O List</w:t>
            </w:r>
            <w:r>
              <w:rPr>
                <w:noProof/>
                <w:webHidden/>
              </w:rPr>
              <w:tab/>
            </w:r>
            <w:r>
              <w:rPr>
                <w:noProof/>
                <w:webHidden/>
              </w:rPr>
              <w:fldChar w:fldCharType="begin"/>
            </w:r>
            <w:r>
              <w:rPr>
                <w:noProof/>
                <w:webHidden/>
              </w:rPr>
              <w:instrText xml:space="preserve"> PAGEREF _Toc210989366 \h </w:instrText>
            </w:r>
            <w:r>
              <w:rPr>
                <w:noProof/>
                <w:webHidden/>
              </w:rPr>
            </w:r>
            <w:r>
              <w:rPr>
                <w:noProof/>
                <w:webHidden/>
              </w:rPr>
              <w:fldChar w:fldCharType="separate"/>
            </w:r>
            <w:r w:rsidR="00E27A95">
              <w:rPr>
                <w:noProof/>
                <w:webHidden/>
              </w:rPr>
              <w:t>129</w:t>
            </w:r>
            <w:r>
              <w:rPr>
                <w:noProof/>
                <w:webHidden/>
              </w:rPr>
              <w:fldChar w:fldCharType="end"/>
            </w:r>
          </w:hyperlink>
        </w:p>
        <w:p w14:paraId="6A24440F" w14:textId="27DEC42F"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7" w:history="1">
            <w:r w:rsidRPr="00F00CD6">
              <w:rPr>
                <w:rStyle w:val="Hyperlink"/>
                <w:noProof/>
              </w:rPr>
              <w:t>Table 31: Address Register Map</w:t>
            </w:r>
            <w:r>
              <w:rPr>
                <w:noProof/>
                <w:webHidden/>
              </w:rPr>
              <w:tab/>
            </w:r>
            <w:r>
              <w:rPr>
                <w:noProof/>
                <w:webHidden/>
              </w:rPr>
              <w:fldChar w:fldCharType="begin"/>
            </w:r>
            <w:r>
              <w:rPr>
                <w:noProof/>
                <w:webHidden/>
              </w:rPr>
              <w:instrText xml:space="preserve"> PAGEREF _Toc210989367 \h </w:instrText>
            </w:r>
            <w:r>
              <w:rPr>
                <w:noProof/>
                <w:webHidden/>
              </w:rPr>
            </w:r>
            <w:r>
              <w:rPr>
                <w:noProof/>
                <w:webHidden/>
              </w:rPr>
              <w:fldChar w:fldCharType="separate"/>
            </w:r>
            <w:r w:rsidR="00E27A95">
              <w:rPr>
                <w:noProof/>
                <w:webHidden/>
              </w:rPr>
              <w:t>133</w:t>
            </w:r>
            <w:r>
              <w:rPr>
                <w:noProof/>
                <w:webHidden/>
              </w:rPr>
              <w:fldChar w:fldCharType="end"/>
            </w:r>
          </w:hyperlink>
        </w:p>
        <w:p w14:paraId="0C53D47C" w14:textId="64D246B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8" w:history="1">
            <w:r w:rsidRPr="00F00CD6">
              <w:rPr>
                <w:rStyle w:val="Hyperlink"/>
                <w:noProof/>
              </w:rPr>
              <w:t>Table 32: Location AFE_BLOCK Registers on the I2C/SPI pages.</w:t>
            </w:r>
            <w:r>
              <w:rPr>
                <w:noProof/>
                <w:webHidden/>
              </w:rPr>
              <w:tab/>
            </w:r>
            <w:r>
              <w:rPr>
                <w:noProof/>
                <w:webHidden/>
              </w:rPr>
              <w:fldChar w:fldCharType="begin"/>
            </w:r>
            <w:r>
              <w:rPr>
                <w:noProof/>
                <w:webHidden/>
              </w:rPr>
              <w:instrText xml:space="preserve"> PAGEREF _Toc210989368 \h </w:instrText>
            </w:r>
            <w:r>
              <w:rPr>
                <w:noProof/>
                <w:webHidden/>
              </w:rPr>
            </w:r>
            <w:r>
              <w:rPr>
                <w:noProof/>
                <w:webHidden/>
              </w:rPr>
              <w:fldChar w:fldCharType="separate"/>
            </w:r>
            <w:r w:rsidR="00E27A95">
              <w:rPr>
                <w:noProof/>
                <w:webHidden/>
              </w:rPr>
              <w:t>134</w:t>
            </w:r>
            <w:r>
              <w:rPr>
                <w:noProof/>
                <w:webHidden/>
              </w:rPr>
              <w:fldChar w:fldCharType="end"/>
            </w:r>
          </w:hyperlink>
        </w:p>
        <w:p w14:paraId="070B5525" w14:textId="08466551"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69" w:history="1">
            <w:r w:rsidRPr="00F00CD6">
              <w:rPr>
                <w:rStyle w:val="Hyperlink"/>
                <w:noProof/>
              </w:rPr>
              <w:t>Table 33:  AFE_BLOCK register list.</w:t>
            </w:r>
            <w:r>
              <w:rPr>
                <w:noProof/>
                <w:webHidden/>
              </w:rPr>
              <w:tab/>
            </w:r>
            <w:r>
              <w:rPr>
                <w:noProof/>
                <w:webHidden/>
              </w:rPr>
              <w:fldChar w:fldCharType="begin"/>
            </w:r>
            <w:r>
              <w:rPr>
                <w:noProof/>
                <w:webHidden/>
              </w:rPr>
              <w:instrText xml:space="preserve"> PAGEREF _Toc210989369 \h </w:instrText>
            </w:r>
            <w:r>
              <w:rPr>
                <w:noProof/>
                <w:webHidden/>
              </w:rPr>
            </w:r>
            <w:r>
              <w:rPr>
                <w:noProof/>
                <w:webHidden/>
              </w:rPr>
              <w:fldChar w:fldCharType="separate"/>
            </w:r>
            <w:r w:rsidR="00E27A95">
              <w:rPr>
                <w:noProof/>
                <w:webHidden/>
              </w:rPr>
              <w:t>140</w:t>
            </w:r>
            <w:r>
              <w:rPr>
                <w:noProof/>
                <w:webHidden/>
              </w:rPr>
              <w:fldChar w:fldCharType="end"/>
            </w:r>
          </w:hyperlink>
        </w:p>
        <w:p w14:paraId="58CE137A" w14:textId="76CC6F35"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0" w:history="1">
            <w:r w:rsidRPr="00F00CD6">
              <w:rPr>
                <w:rStyle w:val="Hyperlink"/>
                <w:noProof/>
              </w:rPr>
              <w:t>Table 34: I2C/SPI internal registers.</w:t>
            </w:r>
            <w:r>
              <w:rPr>
                <w:noProof/>
                <w:webHidden/>
              </w:rPr>
              <w:tab/>
            </w:r>
            <w:r>
              <w:rPr>
                <w:noProof/>
                <w:webHidden/>
              </w:rPr>
              <w:fldChar w:fldCharType="begin"/>
            </w:r>
            <w:r>
              <w:rPr>
                <w:noProof/>
                <w:webHidden/>
              </w:rPr>
              <w:instrText xml:space="preserve"> PAGEREF _Toc210989370 \h </w:instrText>
            </w:r>
            <w:r>
              <w:rPr>
                <w:noProof/>
                <w:webHidden/>
              </w:rPr>
            </w:r>
            <w:r>
              <w:rPr>
                <w:noProof/>
                <w:webHidden/>
              </w:rPr>
              <w:fldChar w:fldCharType="separate"/>
            </w:r>
            <w:r w:rsidR="00E27A95">
              <w:rPr>
                <w:noProof/>
                <w:webHidden/>
              </w:rPr>
              <w:t>143</w:t>
            </w:r>
            <w:r>
              <w:rPr>
                <w:noProof/>
                <w:webHidden/>
              </w:rPr>
              <w:fldChar w:fldCharType="end"/>
            </w:r>
          </w:hyperlink>
        </w:p>
        <w:p w14:paraId="5B73C0C9" w14:textId="68046E12" w:rsidR="00B65524" w:rsidRPr="00DB608E" w:rsidRDefault="00A7399C" w:rsidP="00BA7F41">
          <w:pPr>
            <w:pStyle w:val="Heading1"/>
            <w:numPr>
              <w:ilvl w:val="0"/>
              <w:numId w:val="0"/>
            </w:numPr>
          </w:pPr>
          <w:r>
            <w:fldChar w:fldCharType="end"/>
          </w:r>
          <w:bookmarkStart w:id="2" w:name="_Toc224827074"/>
          <w:r w:rsidR="00B65524" w:rsidRPr="00DB608E">
            <w:t xml:space="preserve">Table of </w:t>
          </w:r>
          <w:r w:rsidR="00B65524">
            <w:t>Figures</w:t>
          </w:r>
          <w:bookmarkEnd w:id="2"/>
        </w:p>
        <w:p w14:paraId="027CE616" w14:textId="1049ED09" w:rsidR="00180802" w:rsidRDefault="00C23D8C">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"Figure" </w:instrText>
          </w:r>
          <w:r>
            <w:fldChar w:fldCharType="separate"/>
          </w:r>
          <w:hyperlink w:anchor="_Toc210989371" w:history="1">
            <w:r w:rsidR="00180802" w:rsidRPr="00FF00BA">
              <w:rPr>
                <w:rStyle w:val="Hyperlink"/>
                <w:noProof/>
              </w:rPr>
              <w:t>Figure 1: Time Slot Definition</w:t>
            </w:r>
            <w:r w:rsidR="00180802">
              <w:rPr>
                <w:noProof/>
                <w:webHidden/>
              </w:rPr>
              <w:tab/>
            </w:r>
            <w:r w:rsidR="00180802">
              <w:rPr>
                <w:noProof/>
                <w:webHidden/>
              </w:rPr>
              <w:fldChar w:fldCharType="begin"/>
            </w:r>
            <w:r w:rsidR="00180802">
              <w:rPr>
                <w:noProof/>
                <w:webHidden/>
              </w:rPr>
              <w:instrText xml:space="preserve"> PAGEREF _Toc210989371 \h </w:instrText>
            </w:r>
            <w:r w:rsidR="00180802">
              <w:rPr>
                <w:noProof/>
                <w:webHidden/>
              </w:rPr>
            </w:r>
            <w:r w:rsidR="00180802">
              <w:rPr>
                <w:noProof/>
                <w:webHidden/>
              </w:rPr>
              <w:fldChar w:fldCharType="separate"/>
            </w:r>
            <w:r w:rsidR="00E27A95">
              <w:rPr>
                <w:noProof/>
                <w:webHidden/>
              </w:rPr>
              <w:t>12</w:t>
            </w:r>
            <w:r w:rsidR="00180802">
              <w:rPr>
                <w:noProof/>
                <w:webHidden/>
              </w:rPr>
              <w:fldChar w:fldCharType="end"/>
            </w:r>
          </w:hyperlink>
        </w:p>
        <w:p w14:paraId="0C93999C" w14:textId="348BD385"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2" w:history="1">
            <w:r w:rsidRPr="00FF00BA">
              <w:rPr>
                <w:rStyle w:val="Hyperlink"/>
                <w:noProof/>
              </w:rPr>
              <w:t>Figure 2: STBIO1 Device Scheme</w:t>
            </w:r>
            <w:r>
              <w:rPr>
                <w:noProof/>
                <w:webHidden/>
              </w:rPr>
              <w:tab/>
            </w:r>
            <w:r>
              <w:rPr>
                <w:noProof/>
                <w:webHidden/>
              </w:rPr>
              <w:fldChar w:fldCharType="begin"/>
            </w:r>
            <w:r>
              <w:rPr>
                <w:noProof/>
                <w:webHidden/>
              </w:rPr>
              <w:instrText xml:space="preserve"> PAGEREF _Toc210989372 \h </w:instrText>
            </w:r>
            <w:r>
              <w:rPr>
                <w:noProof/>
                <w:webHidden/>
              </w:rPr>
            </w:r>
            <w:r>
              <w:rPr>
                <w:noProof/>
                <w:webHidden/>
              </w:rPr>
              <w:fldChar w:fldCharType="separate"/>
            </w:r>
            <w:r w:rsidR="00E27A95">
              <w:rPr>
                <w:noProof/>
                <w:webHidden/>
              </w:rPr>
              <w:t>13</w:t>
            </w:r>
            <w:r>
              <w:rPr>
                <w:noProof/>
                <w:webHidden/>
              </w:rPr>
              <w:fldChar w:fldCharType="end"/>
            </w:r>
          </w:hyperlink>
        </w:p>
        <w:p w14:paraId="1578B152" w14:textId="3A4FC4D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3" w:history="1">
            <w:r w:rsidRPr="00FF00BA">
              <w:rPr>
                <w:rStyle w:val="Hyperlink"/>
                <w:noProof/>
              </w:rPr>
              <w:t>Figure 3: STBIO1 Reference Application</w:t>
            </w:r>
            <w:r>
              <w:rPr>
                <w:noProof/>
                <w:webHidden/>
              </w:rPr>
              <w:tab/>
            </w:r>
            <w:r>
              <w:rPr>
                <w:noProof/>
                <w:webHidden/>
              </w:rPr>
              <w:fldChar w:fldCharType="begin"/>
            </w:r>
            <w:r>
              <w:rPr>
                <w:noProof/>
                <w:webHidden/>
              </w:rPr>
              <w:instrText xml:space="preserve"> PAGEREF _Toc210989373 \h </w:instrText>
            </w:r>
            <w:r>
              <w:rPr>
                <w:noProof/>
                <w:webHidden/>
              </w:rPr>
            </w:r>
            <w:r>
              <w:rPr>
                <w:noProof/>
                <w:webHidden/>
              </w:rPr>
              <w:fldChar w:fldCharType="separate"/>
            </w:r>
            <w:r w:rsidR="00E27A95">
              <w:rPr>
                <w:noProof/>
                <w:webHidden/>
              </w:rPr>
              <w:t>14</w:t>
            </w:r>
            <w:r>
              <w:rPr>
                <w:noProof/>
                <w:webHidden/>
              </w:rPr>
              <w:fldChar w:fldCharType="end"/>
            </w:r>
          </w:hyperlink>
        </w:p>
        <w:p w14:paraId="5237515F" w14:textId="01B8F268"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4" w:history="1">
            <w:r w:rsidRPr="00FF00BA">
              <w:rPr>
                <w:rStyle w:val="Hyperlink"/>
                <w:noProof/>
              </w:rPr>
              <w:t>Figure 4: STBIO1 - Ball out. TOP View (Ball side down)</w:t>
            </w:r>
            <w:r>
              <w:rPr>
                <w:noProof/>
                <w:webHidden/>
              </w:rPr>
              <w:tab/>
            </w:r>
            <w:r>
              <w:rPr>
                <w:noProof/>
                <w:webHidden/>
              </w:rPr>
              <w:fldChar w:fldCharType="begin"/>
            </w:r>
            <w:r>
              <w:rPr>
                <w:noProof/>
                <w:webHidden/>
              </w:rPr>
              <w:instrText xml:space="preserve"> PAGEREF _Toc210989374 \h </w:instrText>
            </w:r>
            <w:r>
              <w:rPr>
                <w:noProof/>
                <w:webHidden/>
              </w:rPr>
            </w:r>
            <w:r>
              <w:rPr>
                <w:noProof/>
                <w:webHidden/>
              </w:rPr>
              <w:fldChar w:fldCharType="separate"/>
            </w:r>
            <w:r w:rsidR="00E27A95">
              <w:rPr>
                <w:noProof/>
                <w:webHidden/>
              </w:rPr>
              <w:t>15</w:t>
            </w:r>
            <w:r>
              <w:rPr>
                <w:noProof/>
                <w:webHidden/>
              </w:rPr>
              <w:fldChar w:fldCharType="end"/>
            </w:r>
          </w:hyperlink>
        </w:p>
        <w:p w14:paraId="2F399C1E" w14:textId="1BB6E9C6"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5" w:history="1">
            <w:r w:rsidRPr="00FF00BA">
              <w:rPr>
                <w:rStyle w:val="Hyperlink"/>
                <w:noProof/>
              </w:rPr>
              <w:t>Figure 5: STBIO1 Digital Engine</w:t>
            </w:r>
            <w:r>
              <w:rPr>
                <w:noProof/>
                <w:webHidden/>
              </w:rPr>
              <w:tab/>
            </w:r>
            <w:r>
              <w:rPr>
                <w:noProof/>
                <w:webHidden/>
              </w:rPr>
              <w:fldChar w:fldCharType="begin"/>
            </w:r>
            <w:r>
              <w:rPr>
                <w:noProof/>
                <w:webHidden/>
              </w:rPr>
              <w:instrText xml:space="preserve"> PAGEREF _Toc210989375 \h </w:instrText>
            </w:r>
            <w:r>
              <w:rPr>
                <w:noProof/>
                <w:webHidden/>
              </w:rPr>
            </w:r>
            <w:r>
              <w:rPr>
                <w:noProof/>
                <w:webHidden/>
              </w:rPr>
              <w:fldChar w:fldCharType="separate"/>
            </w:r>
            <w:r w:rsidR="00E27A95">
              <w:rPr>
                <w:noProof/>
                <w:webHidden/>
              </w:rPr>
              <w:t>18</w:t>
            </w:r>
            <w:r>
              <w:rPr>
                <w:noProof/>
                <w:webHidden/>
              </w:rPr>
              <w:fldChar w:fldCharType="end"/>
            </w:r>
          </w:hyperlink>
        </w:p>
        <w:p w14:paraId="5026EA96" w14:textId="66B001CA"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6" w:history="1">
            <w:r w:rsidRPr="00FF00BA">
              <w:rPr>
                <w:rStyle w:val="Hyperlink"/>
                <w:noProof/>
              </w:rPr>
              <w:t>Figure 6: STBIO1 Digital Scheme</w:t>
            </w:r>
            <w:r>
              <w:rPr>
                <w:noProof/>
                <w:webHidden/>
              </w:rPr>
              <w:tab/>
            </w:r>
            <w:r>
              <w:rPr>
                <w:noProof/>
                <w:webHidden/>
              </w:rPr>
              <w:fldChar w:fldCharType="begin"/>
            </w:r>
            <w:r>
              <w:rPr>
                <w:noProof/>
                <w:webHidden/>
              </w:rPr>
              <w:instrText xml:space="preserve"> PAGEREF _Toc210989376 \h </w:instrText>
            </w:r>
            <w:r>
              <w:rPr>
                <w:noProof/>
                <w:webHidden/>
              </w:rPr>
            </w:r>
            <w:r>
              <w:rPr>
                <w:noProof/>
                <w:webHidden/>
              </w:rPr>
              <w:fldChar w:fldCharType="separate"/>
            </w:r>
            <w:r w:rsidR="00E27A95">
              <w:rPr>
                <w:noProof/>
                <w:webHidden/>
              </w:rPr>
              <w:t>33</w:t>
            </w:r>
            <w:r>
              <w:rPr>
                <w:noProof/>
                <w:webHidden/>
              </w:rPr>
              <w:fldChar w:fldCharType="end"/>
            </w:r>
          </w:hyperlink>
        </w:p>
        <w:p w14:paraId="00026579" w14:textId="31BA37B2"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7" w:history="1">
            <w:r w:rsidRPr="00FF00BA">
              <w:rPr>
                <w:rStyle w:val="Hyperlink"/>
                <w:noProof/>
              </w:rPr>
              <w:t>Figure 7: Device Start-Up Phase</w:t>
            </w:r>
            <w:r>
              <w:rPr>
                <w:noProof/>
                <w:webHidden/>
              </w:rPr>
              <w:tab/>
            </w:r>
            <w:r>
              <w:rPr>
                <w:noProof/>
                <w:webHidden/>
              </w:rPr>
              <w:fldChar w:fldCharType="begin"/>
            </w:r>
            <w:r>
              <w:rPr>
                <w:noProof/>
                <w:webHidden/>
              </w:rPr>
              <w:instrText xml:space="preserve"> PAGEREF _Toc210989377 \h </w:instrText>
            </w:r>
            <w:r>
              <w:rPr>
                <w:noProof/>
                <w:webHidden/>
              </w:rPr>
            </w:r>
            <w:r>
              <w:rPr>
                <w:noProof/>
                <w:webHidden/>
              </w:rPr>
              <w:fldChar w:fldCharType="separate"/>
            </w:r>
            <w:r w:rsidR="00E27A95">
              <w:rPr>
                <w:noProof/>
                <w:webHidden/>
              </w:rPr>
              <w:t>42</w:t>
            </w:r>
            <w:r>
              <w:rPr>
                <w:noProof/>
                <w:webHidden/>
              </w:rPr>
              <w:fldChar w:fldCharType="end"/>
            </w:r>
          </w:hyperlink>
        </w:p>
        <w:p w14:paraId="76FB726D" w14:textId="65F09ADE"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8" w:history="1">
            <w:r w:rsidRPr="00FF00BA">
              <w:rPr>
                <w:rStyle w:val="Hyperlink"/>
                <w:noProof/>
              </w:rPr>
              <w:t>Figure 8: Mask Cell for LDO and Fast Ring Oscillator</w:t>
            </w:r>
            <w:r>
              <w:rPr>
                <w:noProof/>
                <w:webHidden/>
              </w:rPr>
              <w:tab/>
            </w:r>
            <w:r>
              <w:rPr>
                <w:noProof/>
                <w:webHidden/>
              </w:rPr>
              <w:fldChar w:fldCharType="begin"/>
            </w:r>
            <w:r>
              <w:rPr>
                <w:noProof/>
                <w:webHidden/>
              </w:rPr>
              <w:instrText xml:space="preserve"> PAGEREF _Toc210989378 \h </w:instrText>
            </w:r>
            <w:r>
              <w:rPr>
                <w:noProof/>
                <w:webHidden/>
              </w:rPr>
            </w:r>
            <w:r>
              <w:rPr>
                <w:noProof/>
                <w:webHidden/>
              </w:rPr>
              <w:fldChar w:fldCharType="separate"/>
            </w:r>
            <w:r w:rsidR="00E27A95">
              <w:rPr>
                <w:noProof/>
                <w:webHidden/>
              </w:rPr>
              <w:t>43</w:t>
            </w:r>
            <w:r>
              <w:rPr>
                <w:noProof/>
                <w:webHidden/>
              </w:rPr>
              <w:fldChar w:fldCharType="end"/>
            </w:r>
          </w:hyperlink>
        </w:p>
        <w:p w14:paraId="2761A488" w14:textId="697B88B4"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79" w:history="1">
            <w:r w:rsidRPr="00FF00BA">
              <w:rPr>
                <w:rStyle w:val="Hyperlink"/>
                <w:noProof/>
              </w:rPr>
              <w:t>Figure 9: Clocks Scheme</w:t>
            </w:r>
            <w:r>
              <w:rPr>
                <w:noProof/>
                <w:webHidden/>
              </w:rPr>
              <w:tab/>
            </w:r>
            <w:r>
              <w:rPr>
                <w:noProof/>
                <w:webHidden/>
              </w:rPr>
              <w:fldChar w:fldCharType="begin"/>
            </w:r>
            <w:r>
              <w:rPr>
                <w:noProof/>
                <w:webHidden/>
              </w:rPr>
              <w:instrText xml:space="preserve"> PAGEREF _Toc210989379 \h </w:instrText>
            </w:r>
            <w:r>
              <w:rPr>
                <w:noProof/>
                <w:webHidden/>
              </w:rPr>
            </w:r>
            <w:r>
              <w:rPr>
                <w:noProof/>
                <w:webHidden/>
              </w:rPr>
              <w:fldChar w:fldCharType="separate"/>
            </w:r>
            <w:r w:rsidR="00E27A95">
              <w:rPr>
                <w:noProof/>
                <w:webHidden/>
              </w:rPr>
              <w:t>45</w:t>
            </w:r>
            <w:r>
              <w:rPr>
                <w:noProof/>
                <w:webHidden/>
              </w:rPr>
              <w:fldChar w:fldCharType="end"/>
            </w:r>
          </w:hyperlink>
        </w:p>
        <w:p w14:paraId="67F1AA14" w14:textId="620B182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0" w:history="1">
            <w:r w:rsidRPr="00FF00BA">
              <w:rPr>
                <w:rStyle w:val="Hyperlink"/>
                <w:noProof/>
              </w:rPr>
              <w:t>Figure 10: STBIO1 Reset Scheme</w:t>
            </w:r>
            <w:r>
              <w:rPr>
                <w:noProof/>
                <w:webHidden/>
              </w:rPr>
              <w:tab/>
            </w:r>
            <w:r>
              <w:rPr>
                <w:noProof/>
                <w:webHidden/>
              </w:rPr>
              <w:fldChar w:fldCharType="begin"/>
            </w:r>
            <w:r>
              <w:rPr>
                <w:noProof/>
                <w:webHidden/>
              </w:rPr>
              <w:instrText xml:space="preserve"> PAGEREF _Toc210989380 \h </w:instrText>
            </w:r>
            <w:r>
              <w:rPr>
                <w:noProof/>
                <w:webHidden/>
              </w:rPr>
            </w:r>
            <w:r>
              <w:rPr>
                <w:noProof/>
                <w:webHidden/>
              </w:rPr>
              <w:fldChar w:fldCharType="separate"/>
            </w:r>
            <w:r w:rsidR="00E27A95">
              <w:rPr>
                <w:noProof/>
                <w:webHidden/>
              </w:rPr>
              <w:t>47</w:t>
            </w:r>
            <w:r>
              <w:rPr>
                <w:noProof/>
                <w:webHidden/>
              </w:rPr>
              <w:fldChar w:fldCharType="end"/>
            </w:r>
          </w:hyperlink>
        </w:p>
        <w:p w14:paraId="3D16B5B4" w14:textId="58CEDDD6"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1" w:history="1">
            <w:r w:rsidRPr="00FF00BA">
              <w:rPr>
                <w:rStyle w:val="Hyperlink"/>
                <w:noProof/>
              </w:rPr>
              <w:t>Figure 11: Main Controller Block Diagram</w:t>
            </w:r>
            <w:r>
              <w:rPr>
                <w:noProof/>
                <w:webHidden/>
              </w:rPr>
              <w:tab/>
            </w:r>
            <w:r>
              <w:rPr>
                <w:noProof/>
                <w:webHidden/>
              </w:rPr>
              <w:fldChar w:fldCharType="begin"/>
            </w:r>
            <w:r>
              <w:rPr>
                <w:noProof/>
                <w:webHidden/>
              </w:rPr>
              <w:instrText xml:space="preserve"> PAGEREF _Toc210989381 \h </w:instrText>
            </w:r>
            <w:r>
              <w:rPr>
                <w:noProof/>
                <w:webHidden/>
              </w:rPr>
            </w:r>
            <w:r>
              <w:rPr>
                <w:noProof/>
                <w:webHidden/>
              </w:rPr>
              <w:fldChar w:fldCharType="separate"/>
            </w:r>
            <w:r w:rsidR="00E27A95">
              <w:rPr>
                <w:noProof/>
                <w:webHidden/>
              </w:rPr>
              <w:t>73</w:t>
            </w:r>
            <w:r>
              <w:rPr>
                <w:noProof/>
                <w:webHidden/>
              </w:rPr>
              <w:fldChar w:fldCharType="end"/>
            </w:r>
          </w:hyperlink>
        </w:p>
        <w:p w14:paraId="2B459E92" w14:textId="7BAEAC83"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2" w:history="1">
            <w:r w:rsidRPr="00FF00BA">
              <w:rPr>
                <w:rStyle w:val="Hyperlink"/>
                <w:noProof/>
              </w:rPr>
              <w:t>Figure 12: Boot Routine</w:t>
            </w:r>
            <w:r>
              <w:rPr>
                <w:noProof/>
                <w:webHidden/>
              </w:rPr>
              <w:tab/>
            </w:r>
            <w:r>
              <w:rPr>
                <w:noProof/>
                <w:webHidden/>
              </w:rPr>
              <w:fldChar w:fldCharType="begin"/>
            </w:r>
            <w:r>
              <w:rPr>
                <w:noProof/>
                <w:webHidden/>
              </w:rPr>
              <w:instrText xml:space="preserve"> PAGEREF _Toc210989382 \h </w:instrText>
            </w:r>
            <w:r>
              <w:rPr>
                <w:noProof/>
                <w:webHidden/>
              </w:rPr>
            </w:r>
            <w:r>
              <w:rPr>
                <w:noProof/>
                <w:webHidden/>
              </w:rPr>
              <w:fldChar w:fldCharType="separate"/>
            </w:r>
            <w:r w:rsidR="00E27A95">
              <w:rPr>
                <w:noProof/>
                <w:webHidden/>
              </w:rPr>
              <w:t>91</w:t>
            </w:r>
            <w:r>
              <w:rPr>
                <w:noProof/>
                <w:webHidden/>
              </w:rPr>
              <w:fldChar w:fldCharType="end"/>
            </w:r>
          </w:hyperlink>
        </w:p>
        <w:p w14:paraId="28E11B43" w14:textId="34741641"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3" w:history="1">
            <w:r w:rsidRPr="00FF00BA">
              <w:rPr>
                <w:rStyle w:val="Hyperlink"/>
                <w:noProof/>
              </w:rPr>
              <w:t>Figure 13: Write Routine Start</w:t>
            </w:r>
            <w:r>
              <w:rPr>
                <w:noProof/>
                <w:webHidden/>
              </w:rPr>
              <w:tab/>
            </w:r>
            <w:r>
              <w:rPr>
                <w:noProof/>
                <w:webHidden/>
              </w:rPr>
              <w:fldChar w:fldCharType="begin"/>
            </w:r>
            <w:r>
              <w:rPr>
                <w:noProof/>
                <w:webHidden/>
              </w:rPr>
              <w:instrText xml:space="preserve"> PAGEREF _Toc210989383 \h </w:instrText>
            </w:r>
            <w:r>
              <w:rPr>
                <w:noProof/>
                <w:webHidden/>
              </w:rPr>
            </w:r>
            <w:r>
              <w:rPr>
                <w:noProof/>
                <w:webHidden/>
              </w:rPr>
              <w:fldChar w:fldCharType="separate"/>
            </w:r>
            <w:r w:rsidR="00E27A95">
              <w:rPr>
                <w:noProof/>
                <w:webHidden/>
              </w:rPr>
              <w:t>92</w:t>
            </w:r>
            <w:r>
              <w:rPr>
                <w:noProof/>
                <w:webHidden/>
              </w:rPr>
              <w:fldChar w:fldCharType="end"/>
            </w:r>
          </w:hyperlink>
        </w:p>
        <w:p w14:paraId="5EDF931C" w14:textId="179C71C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4" w:history="1">
            <w:r w:rsidRPr="00FF00BA">
              <w:rPr>
                <w:rStyle w:val="Hyperlink"/>
                <w:noProof/>
              </w:rPr>
              <w:t>Figure 14: WRITE routine and TEST regmap</w:t>
            </w:r>
            <w:r>
              <w:rPr>
                <w:noProof/>
                <w:webHidden/>
              </w:rPr>
              <w:tab/>
            </w:r>
            <w:r>
              <w:rPr>
                <w:noProof/>
                <w:webHidden/>
              </w:rPr>
              <w:fldChar w:fldCharType="begin"/>
            </w:r>
            <w:r>
              <w:rPr>
                <w:noProof/>
                <w:webHidden/>
              </w:rPr>
              <w:instrText xml:space="preserve"> PAGEREF _Toc210989384 \h </w:instrText>
            </w:r>
            <w:r>
              <w:rPr>
                <w:noProof/>
                <w:webHidden/>
              </w:rPr>
            </w:r>
            <w:r>
              <w:rPr>
                <w:noProof/>
                <w:webHidden/>
              </w:rPr>
              <w:fldChar w:fldCharType="separate"/>
            </w:r>
            <w:r w:rsidR="00E27A95">
              <w:rPr>
                <w:noProof/>
                <w:webHidden/>
              </w:rPr>
              <w:t>93</w:t>
            </w:r>
            <w:r>
              <w:rPr>
                <w:noProof/>
                <w:webHidden/>
              </w:rPr>
              <w:fldChar w:fldCharType="end"/>
            </w:r>
          </w:hyperlink>
        </w:p>
        <w:p w14:paraId="421B74BC" w14:textId="2D669973"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5" w:history="1">
            <w:r w:rsidRPr="00FF00BA">
              <w:rPr>
                <w:rStyle w:val="Hyperlink"/>
                <w:noProof/>
              </w:rPr>
              <w:t>Figure 15 : OTP Reading timing diagram</w:t>
            </w:r>
            <w:r>
              <w:rPr>
                <w:noProof/>
                <w:webHidden/>
              </w:rPr>
              <w:tab/>
            </w:r>
            <w:r>
              <w:rPr>
                <w:noProof/>
                <w:webHidden/>
              </w:rPr>
              <w:fldChar w:fldCharType="begin"/>
            </w:r>
            <w:r>
              <w:rPr>
                <w:noProof/>
                <w:webHidden/>
              </w:rPr>
              <w:instrText xml:space="preserve"> PAGEREF _Toc210989385 \h </w:instrText>
            </w:r>
            <w:r>
              <w:rPr>
                <w:noProof/>
                <w:webHidden/>
              </w:rPr>
            </w:r>
            <w:r>
              <w:rPr>
                <w:noProof/>
                <w:webHidden/>
              </w:rPr>
              <w:fldChar w:fldCharType="separate"/>
            </w:r>
            <w:r w:rsidR="00E27A95">
              <w:rPr>
                <w:noProof/>
                <w:webHidden/>
              </w:rPr>
              <w:t>96</w:t>
            </w:r>
            <w:r>
              <w:rPr>
                <w:noProof/>
                <w:webHidden/>
              </w:rPr>
              <w:fldChar w:fldCharType="end"/>
            </w:r>
          </w:hyperlink>
        </w:p>
        <w:p w14:paraId="325A28CA" w14:textId="7312F65A"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6" w:history="1">
            <w:r w:rsidRPr="00FF00BA">
              <w:rPr>
                <w:rStyle w:val="Hyperlink"/>
                <w:noProof/>
              </w:rPr>
              <w:t>Figure 16: OTP Writing timing diagram</w:t>
            </w:r>
            <w:r>
              <w:rPr>
                <w:noProof/>
                <w:webHidden/>
              </w:rPr>
              <w:tab/>
            </w:r>
            <w:r>
              <w:rPr>
                <w:noProof/>
                <w:webHidden/>
              </w:rPr>
              <w:fldChar w:fldCharType="begin"/>
            </w:r>
            <w:r>
              <w:rPr>
                <w:noProof/>
                <w:webHidden/>
              </w:rPr>
              <w:instrText xml:space="preserve"> PAGEREF _Toc210989386 \h </w:instrText>
            </w:r>
            <w:r>
              <w:rPr>
                <w:noProof/>
                <w:webHidden/>
              </w:rPr>
            </w:r>
            <w:r>
              <w:rPr>
                <w:noProof/>
                <w:webHidden/>
              </w:rPr>
              <w:fldChar w:fldCharType="separate"/>
            </w:r>
            <w:r w:rsidR="00E27A95">
              <w:rPr>
                <w:noProof/>
                <w:webHidden/>
              </w:rPr>
              <w:t>98</w:t>
            </w:r>
            <w:r>
              <w:rPr>
                <w:noProof/>
                <w:webHidden/>
              </w:rPr>
              <w:fldChar w:fldCharType="end"/>
            </w:r>
          </w:hyperlink>
        </w:p>
        <w:p w14:paraId="47DB94B7" w14:textId="4161ED3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7" w:history="1">
            <w:r w:rsidRPr="00FF00BA">
              <w:rPr>
                <w:rStyle w:val="Hyperlink"/>
                <w:noProof/>
              </w:rPr>
              <w:t xml:space="preserve">Figure 17: ISPU </w:t>
            </w:r>
            <w:r w:rsidRPr="00FF00BA">
              <w:rPr>
                <w:rStyle w:val="Hyperlink"/>
                <w:noProof/>
                <w:lang w:val="en-US"/>
              </w:rPr>
              <w:t>turn on</w:t>
            </w:r>
            <w:r w:rsidRPr="00FF00BA">
              <w:rPr>
                <w:rStyle w:val="Hyperlink"/>
                <w:noProof/>
              </w:rPr>
              <w:t xml:space="preserve"> phases</w:t>
            </w:r>
            <w:r>
              <w:rPr>
                <w:noProof/>
                <w:webHidden/>
              </w:rPr>
              <w:tab/>
            </w:r>
            <w:r>
              <w:rPr>
                <w:noProof/>
                <w:webHidden/>
              </w:rPr>
              <w:fldChar w:fldCharType="begin"/>
            </w:r>
            <w:r>
              <w:rPr>
                <w:noProof/>
                <w:webHidden/>
              </w:rPr>
              <w:instrText xml:space="preserve"> PAGEREF _Toc210989387 \h </w:instrText>
            </w:r>
            <w:r>
              <w:rPr>
                <w:noProof/>
                <w:webHidden/>
              </w:rPr>
            </w:r>
            <w:r>
              <w:rPr>
                <w:noProof/>
                <w:webHidden/>
              </w:rPr>
              <w:fldChar w:fldCharType="separate"/>
            </w:r>
            <w:r w:rsidR="00E27A95">
              <w:rPr>
                <w:noProof/>
                <w:webHidden/>
              </w:rPr>
              <w:t>130</w:t>
            </w:r>
            <w:r>
              <w:rPr>
                <w:noProof/>
                <w:webHidden/>
              </w:rPr>
              <w:fldChar w:fldCharType="end"/>
            </w:r>
          </w:hyperlink>
        </w:p>
        <w:p w14:paraId="4DE50752" w14:textId="1181ADB8"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8" w:history="1">
            <w:r w:rsidRPr="00FF00BA">
              <w:rPr>
                <w:rStyle w:val="Hyperlink"/>
                <w:noProof/>
                <w:lang w:val="en-US"/>
              </w:rPr>
              <w:t>Figure 18: Timing turn on ISPU</w:t>
            </w:r>
            <w:r>
              <w:rPr>
                <w:noProof/>
                <w:webHidden/>
              </w:rPr>
              <w:tab/>
            </w:r>
            <w:r>
              <w:rPr>
                <w:noProof/>
                <w:webHidden/>
              </w:rPr>
              <w:fldChar w:fldCharType="begin"/>
            </w:r>
            <w:r>
              <w:rPr>
                <w:noProof/>
                <w:webHidden/>
              </w:rPr>
              <w:instrText xml:space="preserve"> PAGEREF _Toc210989388 \h </w:instrText>
            </w:r>
            <w:r>
              <w:rPr>
                <w:noProof/>
                <w:webHidden/>
              </w:rPr>
            </w:r>
            <w:r>
              <w:rPr>
                <w:noProof/>
                <w:webHidden/>
              </w:rPr>
              <w:fldChar w:fldCharType="separate"/>
            </w:r>
            <w:r w:rsidR="00E27A95">
              <w:rPr>
                <w:noProof/>
                <w:webHidden/>
              </w:rPr>
              <w:t>131</w:t>
            </w:r>
            <w:r>
              <w:rPr>
                <w:noProof/>
                <w:webHidden/>
              </w:rPr>
              <w:fldChar w:fldCharType="end"/>
            </w:r>
          </w:hyperlink>
        </w:p>
        <w:p w14:paraId="6656C2A2" w14:textId="0218796C"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89" w:history="1">
            <w:r w:rsidRPr="00FF00BA">
              <w:rPr>
                <w:rStyle w:val="Hyperlink"/>
                <w:noProof/>
              </w:rPr>
              <w:t>Figure 19: Device Activity Flowchart</w:t>
            </w:r>
            <w:r>
              <w:rPr>
                <w:noProof/>
                <w:webHidden/>
              </w:rPr>
              <w:tab/>
            </w:r>
            <w:r>
              <w:rPr>
                <w:noProof/>
                <w:webHidden/>
              </w:rPr>
              <w:fldChar w:fldCharType="begin"/>
            </w:r>
            <w:r>
              <w:rPr>
                <w:noProof/>
                <w:webHidden/>
              </w:rPr>
              <w:instrText xml:space="preserve"> PAGEREF _Toc210989389 \h </w:instrText>
            </w:r>
            <w:r>
              <w:rPr>
                <w:noProof/>
                <w:webHidden/>
              </w:rPr>
            </w:r>
            <w:r>
              <w:rPr>
                <w:noProof/>
                <w:webHidden/>
              </w:rPr>
              <w:fldChar w:fldCharType="separate"/>
            </w:r>
            <w:r w:rsidR="00E27A95">
              <w:rPr>
                <w:noProof/>
                <w:webHidden/>
              </w:rPr>
              <w:t>144</w:t>
            </w:r>
            <w:r>
              <w:rPr>
                <w:noProof/>
                <w:webHidden/>
              </w:rPr>
              <w:fldChar w:fldCharType="end"/>
            </w:r>
          </w:hyperlink>
        </w:p>
        <w:p w14:paraId="2975A5A2" w14:textId="3A96201D"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0" w:history="1">
            <w:r w:rsidRPr="00FF00BA">
              <w:rPr>
                <w:rStyle w:val="Hyperlink"/>
                <w:noProof/>
              </w:rPr>
              <w:t>Figure 20: Boot Phase Flow</w:t>
            </w:r>
            <w:r>
              <w:rPr>
                <w:noProof/>
                <w:webHidden/>
              </w:rPr>
              <w:tab/>
            </w:r>
            <w:r>
              <w:rPr>
                <w:noProof/>
                <w:webHidden/>
              </w:rPr>
              <w:fldChar w:fldCharType="begin"/>
            </w:r>
            <w:r>
              <w:rPr>
                <w:noProof/>
                <w:webHidden/>
              </w:rPr>
              <w:instrText xml:space="preserve"> PAGEREF _Toc210989390 \h </w:instrText>
            </w:r>
            <w:r>
              <w:rPr>
                <w:noProof/>
                <w:webHidden/>
              </w:rPr>
            </w:r>
            <w:r>
              <w:rPr>
                <w:noProof/>
                <w:webHidden/>
              </w:rPr>
              <w:fldChar w:fldCharType="separate"/>
            </w:r>
            <w:r w:rsidR="00E27A95">
              <w:rPr>
                <w:noProof/>
                <w:webHidden/>
              </w:rPr>
              <w:t>146</w:t>
            </w:r>
            <w:r>
              <w:rPr>
                <w:noProof/>
                <w:webHidden/>
              </w:rPr>
              <w:fldChar w:fldCharType="end"/>
            </w:r>
          </w:hyperlink>
        </w:p>
        <w:p w14:paraId="215FF718" w14:textId="3145D591"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1" w:history="1">
            <w:r w:rsidRPr="00FF00BA">
              <w:rPr>
                <w:rStyle w:val="Hyperlink"/>
                <w:noProof/>
              </w:rPr>
              <w:t>Figure 21: Configuration Phase Diagram</w:t>
            </w:r>
            <w:r>
              <w:rPr>
                <w:noProof/>
                <w:webHidden/>
              </w:rPr>
              <w:tab/>
            </w:r>
            <w:r>
              <w:rPr>
                <w:noProof/>
                <w:webHidden/>
              </w:rPr>
              <w:fldChar w:fldCharType="begin"/>
            </w:r>
            <w:r>
              <w:rPr>
                <w:noProof/>
                <w:webHidden/>
              </w:rPr>
              <w:instrText xml:space="preserve"> PAGEREF _Toc210989391 \h </w:instrText>
            </w:r>
            <w:r>
              <w:rPr>
                <w:noProof/>
                <w:webHidden/>
              </w:rPr>
            </w:r>
            <w:r>
              <w:rPr>
                <w:noProof/>
                <w:webHidden/>
              </w:rPr>
              <w:fldChar w:fldCharType="separate"/>
            </w:r>
            <w:r w:rsidR="00E27A95">
              <w:rPr>
                <w:noProof/>
                <w:webHidden/>
              </w:rPr>
              <w:t>147</w:t>
            </w:r>
            <w:r>
              <w:rPr>
                <w:noProof/>
                <w:webHidden/>
              </w:rPr>
              <w:fldChar w:fldCharType="end"/>
            </w:r>
          </w:hyperlink>
        </w:p>
        <w:p w14:paraId="799712E1" w14:textId="425E9362"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2" w:history="1">
            <w:r w:rsidRPr="00FF00BA">
              <w:rPr>
                <w:rStyle w:val="Hyperlink"/>
                <w:noProof/>
              </w:rPr>
              <w:t>Figure 22: ECG ONLY FLOWCHART</w:t>
            </w:r>
            <w:r>
              <w:rPr>
                <w:noProof/>
                <w:webHidden/>
              </w:rPr>
              <w:tab/>
            </w:r>
            <w:r>
              <w:rPr>
                <w:noProof/>
                <w:webHidden/>
              </w:rPr>
              <w:fldChar w:fldCharType="begin"/>
            </w:r>
            <w:r>
              <w:rPr>
                <w:noProof/>
                <w:webHidden/>
              </w:rPr>
              <w:instrText xml:space="preserve"> PAGEREF _Toc210989392 \h </w:instrText>
            </w:r>
            <w:r>
              <w:rPr>
                <w:noProof/>
                <w:webHidden/>
              </w:rPr>
            </w:r>
            <w:r>
              <w:rPr>
                <w:noProof/>
                <w:webHidden/>
              </w:rPr>
              <w:fldChar w:fldCharType="separate"/>
            </w:r>
            <w:r w:rsidR="00E27A95">
              <w:rPr>
                <w:noProof/>
                <w:webHidden/>
              </w:rPr>
              <w:t>150</w:t>
            </w:r>
            <w:r>
              <w:rPr>
                <w:noProof/>
                <w:webHidden/>
              </w:rPr>
              <w:fldChar w:fldCharType="end"/>
            </w:r>
          </w:hyperlink>
        </w:p>
        <w:p w14:paraId="33BC46AA" w14:textId="2614B28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3" w:history="1">
            <w:r w:rsidRPr="00FF00BA">
              <w:rPr>
                <w:rStyle w:val="Hyperlink"/>
                <w:noProof/>
              </w:rPr>
              <w:t>Figure 23: ECG and BIA Measurement Flowchart</w:t>
            </w:r>
            <w:r>
              <w:rPr>
                <w:noProof/>
                <w:webHidden/>
              </w:rPr>
              <w:tab/>
            </w:r>
            <w:r>
              <w:rPr>
                <w:noProof/>
                <w:webHidden/>
              </w:rPr>
              <w:fldChar w:fldCharType="begin"/>
            </w:r>
            <w:r>
              <w:rPr>
                <w:noProof/>
                <w:webHidden/>
              </w:rPr>
              <w:instrText xml:space="preserve"> PAGEREF _Toc210989393 \h </w:instrText>
            </w:r>
            <w:r>
              <w:rPr>
                <w:noProof/>
                <w:webHidden/>
              </w:rPr>
            </w:r>
            <w:r>
              <w:rPr>
                <w:noProof/>
                <w:webHidden/>
              </w:rPr>
              <w:fldChar w:fldCharType="separate"/>
            </w:r>
            <w:r w:rsidR="00E27A95">
              <w:rPr>
                <w:noProof/>
                <w:webHidden/>
              </w:rPr>
              <w:t>151</w:t>
            </w:r>
            <w:r>
              <w:rPr>
                <w:noProof/>
                <w:webHidden/>
              </w:rPr>
              <w:fldChar w:fldCharType="end"/>
            </w:r>
          </w:hyperlink>
        </w:p>
        <w:p w14:paraId="58EFA439" w14:textId="6368D2F7"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4" w:history="1">
            <w:r w:rsidRPr="00FF00BA">
              <w:rPr>
                <w:rStyle w:val="Hyperlink"/>
                <w:noProof/>
              </w:rPr>
              <w:t>Figure 24: PPG Measurement Flowchart</w:t>
            </w:r>
            <w:r>
              <w:rPr>
                <w:noProof/>
                <w:webHidden/>
              </w:rPr>
              <w:tab/>
            </w:r>
            <w:r>
              <w:rPr>
                <w:noProof/>
                <w:webHidden/>
              </w:rPr>
              <w:fldChar w:fldCharType="begin"/>
            </w:r>
            <w:r>
              <w:rPr>
                <w:noProof/>
                <w:webHidden/>
              </w:rPr>
              <w:instrText xml:space="preserve"> PAGEREF _Toc210989394 \h </w:instrText>
            </w:r>
            <w:r>
              <w:rPr>
                <w:noProof/>
                <w:webHidden/>
              </w:rPr>
            </w:r>
            <w:r>
              <w:rPr>
                <w:noProof/>
                <w:webHidden/>
              </w:rPr>
              <w:fldChar w:fldCharType="separate"/>
            </w:r>
            <w:r w:rsidR="00E27A95">
              <w:rPr>
                <w:noProof/>
                <w:webHidden/>
              </w:rPr>
              <w:t>154</w:t>
            </w:r>
            <w:r>
              <w:rPr>
                <w:noProof/>
                <w:webHidden/>
              </w:rPr>
              <w:fldChar w:fldCharType="end"/>
            </w:r>
          </w:hyperlink>
        </w:p>
        <w:p w14:paraId="7C7C0EF2" w14:textId="06ABF7EF"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5" w:history="1">
            <w:r w:rsidRPr="00FF00BA">
              <w:rPr>
                <w:rStyle w:val="Hyperlink"/>
                <w:noProof/>
              </w:rPr>
              <w:t>Figure 25 Top Level Controller Configuration</w:t>
            </w:r>
            <w:r>
              <w:rPr>
                <w:noProof/>
                <w:webHidden/>
              </w:rPr>
              <w:tab/>
            </w:r>
            <w:r>
              <w:rPr>
                <w:noProof/>
                <w:webHidden/>
              </w:rPr>
              <w:fldChar w:fldCharType="begin"/>
            </w:r>
            <w:r>
              <w:rPr>
                <w:noProof/>
                <w:webHidden/>
              </w:rPr>
              <w:instrText xml:space="preserve"> PAGEREF _Toc210989395 \h </w:instrText>
            </w:r>
            <w:r>
              <w:rPr>
                <w:noProof/>
                <w:webHidden/>
              </w:rPr>
            </w:r>
            <w:r>
              <w:rPr>
                <w:noProof/>
                <w:webHidden/>
              </w:rPr>
              <w:fldChar w:fldCharType="separate"/>
            </w:r>
            <w:r w:rsidR="00E27A95">
              <w:rPr>
                <w:noProof/>
                <w:webHidden/>
              </w:rPr>
              <w:t>158</w:t>
            </w:r>
            <w:r>
              <w:rPr>
                <w:noProof/>
                <w:webHidden/>
              </w:rPr>
              <w:fldChar w:fldCharType="end"/>
            </w:r>
          </w:hyperlink>
        </w:p>
        <w:p w14:paraId="3E565DDD" w14:textId="2C344D30"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6" w:history="1">
            <w:r w:rsidRPr="00FF00BA">
              <w:rPr>
                <w:rStyle w:val="Hyperlink"/>
                <w:noProof/>
              </w:rPr>
              <w:t>Figure 26 scan mode activation timing</w:t>
            </w:r>
            <w:r>
              <w:rPr>
                <w:noProof/>
                <w:webHidden/>
              </w:rPr>
              <w:tab/>
            </w:r>
            <w:r>
              <w:rPr>
                <w:noProof/>
                <w:webHidden/>
              </w:rPr>
              <w:fldChar w:fldCharType="begin"/>
            </w:r>
            <w:r>
              <w:rPr>
                <w:noProof/>
                <w:webHidden/>
              </w:rPr>
              <w:instrText xml:space="preserve"> PAGEREF _Toc210989396 \h </w:instrText>
            </w:r>
            <w:r>
              <w:rPr>
                <w:noProof/>
                <w:webHidden/>
              </w:rPr>
            </w:r>
            <w:r>
              <w:rPr>
                <w:noProof/>
                <w:webHidden/>
              </w:rPr>
              <w:fldChar w:fldCharType="separate"/>
            </w:r>
            <w:r w:rsidR="00E27A95">
              <w:rPr>
                <w:noProof/>
                <w:webHidden/>
              </w:rPr>
              <w:t>159</w:t>
            </w:r>
            <w:r>
              <w:rPr>
                <w:noProof/>
                <w:webHidden/>
              </w:rPr>
              <w:fldChar w:fldCharType="end"/>
            </w:r>
          </w:hyperlink>
        </w:p>
        <w:p w14:paraId="125BBC2F" w14:textId="2CF6EB7B"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7" w:history="1">
            <w:r w:rsidRPr="00FF00BA">
              <w:rPr>
                <w:rStyle w:val="Hyperlink"/>
                <w:noProof/>
              </w:rPr>
              <w:t>Figure 26 debug mode activation timing</w:t>
            </w:r>
            <w:r>
              <w:rPr>
                <w:noProof/>
                <w:webHidden/>
              </w:rPr>
              <w:tab/>
            </w:r>
            <w:r>
              <w:rPr>
                <w:noProof/>
                <w:webHidden/>
              </w:rPr>
              <w:fldChar w:fldCharType="begin"/>
            </w:r>
            <w:r>
              <w:rPr>
                <w:noProof/>
                <w:webHidden/>
              </w:rPr>
              <w:instrText xml:space="preserve"> PAGEREF _Toc210989397 \h </w:instrText>
            </w:r>
            <w:r>
              <w:rPr>
                <w:noProof/>
                <w:webHidden/>
              </w:rPr>
            </w:r>
            <w:r>
              <w:rPr>
                <w:noProof/>
                <w:webHidden/>
              </w:rPr>
              <w:fldChar w:fldCharType="separate"/>
            </w:r>
            <w:r w:rsidR="00E27A95">
              <w:rPr>
                <w:noProof/>
                <w:webHidden/>
              </w:rPr>
              <w:t>160</w:t>
            </w:r>
            <w:r>
              <w:rPr>
                <w:noProof/>
                <w:webHidden/>
              </w:rPr>
              <w:fldChar w:fldCharType="end"/>
            </w:r>
          </w:hyperlink>
        </w:p>
        <w:p w14:paraId="644F02D5" w14:textId="04304389" w:rsidR="00180802" w:rsidRDefault="00180802">
          <w:pPr>
            <w:pStyle w:val="TableofFigures"/>
            <w:tabs>
              <w:tab w:val="right" w:leader="dot" w:pos="9448"/>
            </w:tabs>
            <w:rPr>
              <w:rFonts w:asciiTheme="minorHAnsi" w:eastAsiaTheme="minorEastAsia" w:hAnsiTheme="minorHAnsi"/>
              <w:noProof/>
              <w:color w:val="auto"/>
              <w:kern w:val="2"/>
              <w:sz w:val="24"/>
              <w:szCs w:val="24"/>
              <w:lang w:val="en-US"/>
              <w14:ligatures w14:val="standardContextual"/>
            </w:rPr>
          </w:pPr>
          <w:hyperlink w:anchor="_Toc210989398" w:history="1">
            <w:r w:rsidRPr="00FF00BA">
              <w:rPr>
                <w:rStyle w:val="Hyperlink"/>
                <w:noProof/>
              </w:rPr>
              <w:t>Figure 27 bist mode activation timing</w:t>
            </w:r>
            <w:r>
              <w:rPr>
                <w:noProof/>
                <w:webHidden/>
              </w:rPr>
              <w:tab/>
            </w:r>
            <w:r>
              <w:rPr>
                <w:noProof/>
                <w:webHidden/>
              </w:rPr>
              <w:fldChar w:fldCharType="begin"/>
            </w:r>
            <w:r>
              <w:rPr>
                <w:noProof/>
                <w:webHidden/>
              </w:rPr>
              <w:instrText xml:space="preserve"> PAGEREF _Toc210989398 \h </w:instrText>
            </w:r>
            <w:r>
              <w:rPr>
                <w:noProof/>
                <w:webHidden/>
              </w:rPr>
            </w:r>
            <w:r>
              <w:rPr>
                <w:noProof/>
                <w:webHidden/>
              </w:rPr>
              <w:fldChar w:fldCharType="separate"/>
            </w:r>
            <w:r w:rsidR="00E27A95">
              <w:rPr>
                <w:noProof/>
                <w:webHidden/>
              </w:rPr>
              <w:t>162</w:t>
            </w:r>
            <w:r>
              <w:rPr>
                <w:noProof/>
                <w:webHidden/>
              </w:rPr>
              <w:fldChar w:fldCharType="end"/>
            </w:r>
          </w:hyperlink>
        </w:p>
        <w:p w14:paraId="6837D821" w14:textId="462C8237" w:rsidR="00B65524" w:rsidRPr="00DB608E" w:rsidRDefault="00C23D8C" w:rsidP="00B65524">
          <w:r>
            <w:fldChar w:fldCharType="end"/>
          </w:r>
        </w:p>
        <w:p w14:paraId="416B6373" w14:textId="77777777" w:rsidR="00B65524" w:rsidRPr="00DB608E" w:rsidRDefault="00B65524" w:rsidP="00B65524">
          <w:r w:rsidRPr="00DB608E">
            <w:br w:type="page"/>
          </w:r>
        </w:p>
        <w:p w14:paraId="4FD2F71C" w14:textId="77777777" w:rsidR="00B65524" w:rsidRPr="00DB608E" w:rsidRDefault="00000000" w:rsidP="00B65524"/>
      </w:sdtContent>
    </w:sdt>
    <w:p w14:paraId="6B5EE02F" w14:textId="77777777" w:rsidR="00B65524" w:rsidRPr="00DB608E" w:rsidRDefault="00B65524" w:rsidP="00710BF4">
      <w:pPr>
        <w:pStyle w:val="Heading1"/>
      </w:pPr>
      <w:bookmarkStart w:id="3" w:name="_Toc224827075"/>
      <w:r>
        <w:t>Abstract</w:t>
      </w:r>
      <w:bookmarkEnd w:id="3"/>
    </w:p>
    <w:p w14:paraId="31CB644F" w14:textId="77777777" w:rsidR="00B65524" w:rsidRPr="00DB608E" w:rsidRDefault="00B65524" w:rsidP="00B65524">
      <w:r w:rsidRPr="00DB608E">
        <w:t xml:space="preserve">This document is the specification of the </w:t>
      </w:r>
      <w:r>
        <w:t>STBIO1 Project.</w:t>
      </w:r>
    </w:p>
    <w:p w14:paraId="62D400A4" w14:textId="3A5F51E8" w:rsidR="00B65524" w:rsidRPr="00DB608E" w:rsidRDefault="00B65524" w:rsidP="00B65524">
      <w:r w:rsidRPr="00DB608E">
        <w:t xml:space="preserve">This document describes the functions, performance characteristics and required verification tests for the </w:t>
      </w:r>
      <w:r>
        <w:t>STBIO1 Project.</w:t>
      </w:r>
    </w:p>
    <w:p w14:paraId="7A297A87" w14:textId="77777777" w:rsidR="00B65524" w:rsidRPr="00DB608E" w:rsidRDefault="00B65524" w:rsidP="00B65524"/>
    <w:p w14:paraId="244E7CEA" w14:textId="77777777" w:rsidR="00B65524" w:rsidRDefault="00B65524" w:rsidP="00B65524"/>
    <w:p w14:paraId="721AD7D3" w14:textId="77777777" w:rsidR="00B65524" w:rsidRPr="00DB608E" w:rsidRDefault="00B65524" w:rsidP="00B65524">
      <w:r w:rsidRPr="00072C07">
        <w:rPr>
          <w:rStyle w:val="IBold"/>
        </w:rPr>
        <w:t>All requirements are considered Reviewed and Accepted once the document is officially approved</w:t>
      </w:r>
      <w:r>
        <w:rPr>
          <w:rStyle w:val="IBold"/>
        </w:rPr>
        <w:t>.</w:t>
      </w:r>
    </w:p>
    <w:p w14:paraId="0AD6AA0C" w14:textId="77777777" w:rsidR="00B65524" w:rsidRDefault="00B65524" w:rsidP="00B65524">
      <w:pPr>
        <w:rPr>
          <w:rFonts w:asciiTheme="majorHAnsi" w:eastAsiaTheme="majorEastAsia" w:hAnsiTheme="majorHAnsi" w:cstheme="majorBidi"/>
          <w:color w:val="03234B" w:themeColor="text1"/>
          <w:sz w:val="32"/>
          <w:szCs w:val="32"/>
        </w:rPr>
      </w:pPr>
      <w:r>
        <w:br w:type="page"/>
      </w:r>
    </w:p>
    <w:p w14:paraId="68465384" w14:textId="77777777" w:rsidR="00B65524" w:rsidRPr="00DB608E" w:rsidRDefault="00B65524" w:rsidP="00710BF4">
      <w:pPr>
        <w:pStyle w:val="Heading1"/>
      </w:pPr>
      <w:bookmarkStart w:id="4" w:name="_Toc224827076"/>
      <w:r w:rsidRPr="00DB608E">
        <w:lastRenderedPageBreak/>
        <w:t>Version History</w:t>
      </w:r>
      <w:bookmarkEnd w:id="4"/>
    </w:p>
    <w:p w14:paraId="6CFEE1E4" w14:textId="77777777" w:rsidR="00B65524" w:rsidRPr="00DB608E" w:rsidRDefault="00B65524" w:rsidP="00B65524"/>
    <w:tbl>
      <w:tblPr>
        <w:tblStyle w:val="TableGridLight"/>
        <w:tblW w:w="10279" w:type="dxa"/>
        <w:tblLook w:val="04A0" w:firstRow="1" w:lastRow="0" w:firstColumn="1" w:lastColumn="0" w:noHBand="0" w:noVBand="1"/>
      </w:tblPr>
      <w:tblGrid>
        <w:gridCol w:w="2087"/>
        <w:gridCol w:w="1162"/>
        <w:gridCol w:w="1318"/>
        <w:gridCol w:w="1596"/>
        <w:gridCol w:w="4116"/>
      </w:tblGrid>
      <w:tr w:rsidR="00B65524" w:rsidRPr="00DB608E" w14:paraId="0018DF30" w14:textId="77777777" w:rsidTr="009A0C2F">
        <w:trPr>
          <w:trHeight w:val="432"/>
        </w:trPr>
        <w:tc>
          <w:tcPr>
            <w:tcW w:w="1965" w:type="dxa"/>
          </w:tcPr>
          <w:p w14:paraId="092CDA19" w14:textId="77777777" w:rsidR="00B65524" w:rsidRPr="00DB608E" w:rsidRDefault="00B65524" w:rsidP="00152C3C">
            <w:pPr>
              <w:pStyle w:val="NoSpacing"/>
            </w:pPr>
            <w:r w:rsidRPr="00DB608E">
              <w:t>Current Version</w:t>
            </w:r>
          </w:p>
        </w:tc>
        <w:tc>
          <w:tcPr>
            <w:tcW w:w="1168" w:type="dxa"/>
          </w:tcPr>
          <w:p w14:paraId="18B7A4B6" w14:textId="77777777" w:rsidR="00B65524" w:rsidRPr="00DB608E" w:rsidRDefault="00B65524" w:rsidP="00152C3C">
            <w:pPr>
              <w:pStyle w:val="NoSpacing"/>
            </w:pPr>
            <w:r w:rsidRPr="00DB608E">
              <w:t>Previous Version</w:t>
            </w:r>
          </w:p>
        </w:tc>
        <w:tc>
          <w:tcPr>
            <w:tcW w:w="1318" w:type="dxa"/>
          </w:tcPr>
          <w:p w14:paraId="5836935C" w14:textId="77777777" w:rsidR="00B65524" w:rsidRPr="00DB608E" w:rsidRDefault="00B65524" w:rsidP="00152C3C">
            <w:pPr>
              <w:pStyle w:val="NoSpacing"/>
            </w:pPr>
            <w:r w:rsidRPr="00DB608E">
              <w:t>Date</w:t>
            </w:r>
          </w:p>
        </w:tc>
        <w:tc>
          <w:tcPr>
            <w:tcW w:w="1613" w:type="dxa"/>
          </w:tcPr>
          <w:p w14:paraId="40C027EF" w14:textId="77777777" w:rsidR="00B65524" w:rsidRPr="00DB608E" w:rsidRDefault="00B65524" w:rsidP="00152C3C">
            <w:pPr>
              <w:pStyle w:val="NoSpacing"/>
            </w:pPr>
            <w:r w:rsidRPr="00DB608E">
              <w:t>Author</w:t>
            </w:r>
          </w:p>
        </w:tc>
        <w:tc>
          <w:tcPr>
            <w:tcW w:w="4215" w:type="dxa"/>
          </w:tcPr>
          <w:p w14:paraId="26C8CACD" w14:textId="77777777" w:rsidR="00B65524" w:rsidRPr="00DB608E" w:rsidRDefault="00B65524" w:rsidP="00152C3C">
            <w:pPr>
              <w:pStyle w:val="NoSpacing"/>
            </w:pPr>
            <w:r w:rsidRPr="00DB608E">
              <w:t>Change description</w:t>
            </w:r>
          </w:p>
        </w:tc>
      </w:tr>
      <w:tr w:rsidR="00B65524" w:rsidRPr="00DB608E" w14:paraId="65B93D67" w14:textId="77777777" w:rsidTr="009A0C2F">
        <w:trPr>
          <w:trHeight w:val="572"/>
        </w:trPr>
        <w:tc>
          <w:tcPr>
            <w:tcW w:w="1965" w:type="dxa"/>
          </w:tcPr>
          <w:p w14:paraId="5536D734" w14:textId="77777777" w:rsidR="00B65524" w:rsidRPr="00DB608E" w:rsidRDefault="00B65524" w:rsidP="00152C3C">
            <w:pPr>
              <w:pStyle w:val="NoSpacing"/>
            </w:pPr>
            <w:r>
              <w:t>0.1</w:t>
            </w:r>
          </w:p>
        </w:tc>
        <w:tc>
          <w:tcPr>
            <w:tcW w:w="1168" w:type="dxa"/>
          </w:tcPr>
          <w:p w14:paraId="33EACA86" w14:textId="6DA1EA03" w:rsidR="00B65524" w:rsidRPr="00DB608E" w:rsidRDefault="003760C7" w:rsidP="00152C3C">
            <w:pPr>
              <w:pStyle w:val="NoSpacing"/>
            </w:pPr>
            <w:r>
              <w:t>N.A</w:t>
            </w:r>
          </w:p>
        </w:tc>
        <w:tc>
          <w:tcPr>
            <w:tcW w:w="1318" w:type="dxa"/>
          </w:tcPr>
          <w:p w14:paraId="5168359E" w14:textId="77777777" w:rsidR="00B65524" w:rsidRPr="00DB608E" w:rsidRDefault="00B65524" w:rsidP="00152C3C">
            <w:pPr>
              <w:pStyle w:val="NoSpacing"/>
            </w:pPr>
          </w:p>
        </w:tc>
        <w:tc>
          <w:tcPr>
            <w:tcW w:w="1613" w:type="dxa"/>
          </w:tcPr>
          <w:p w14:paraId="25DDDE6B" w14:textId="77777777" w:rsidR="00B65524" w:rsidRPr="00DB608E" w:rsidRDefault="00B65524" w:rsidP="00152C3C">
            <w:pPr>
              <w:pStyle w:val="NoSpacing"/>
            </w:pPr>
            <w:r>
              <w:t>Marco Leo</w:t>
            </w:r>
          </w:p>
        </w:tc>
        <w:tc>
          <w:tcPr>
            <w:tcW w:w="4215" w:type="dxa"/>
          </w:tcPr>
          <w:p w14:paraId="4BAA778D" w14:textId="77777777" w:rsidR="00B65524" w:rsidRPr="00DB608E" w:rsidRDefault="00B65524" w:rsidP="00152C3C">
            <w:pPr>
              <w:pStyle w:val="NoSpacing"/>
            </w:pPr>
            <w:r>
              <w:t>Starting point from VSM01 project</w:t>
            </w:r>
          </w:p>
        </w:tc>
      </w:tr>
      <w:tr w:rsidR="00553F54" w:rsidRPr="00DB608E" w14:paraId="26C01A34" w14:textId="77777777" w:rsidTr="009A0C2F">
        <w:trPr>
          <w:trHeight w:val="712"/>
        </w:trPr>
        <w:tc>
          <w:tcPr>
            <w:tcW w:w="1965" w:type="dxa"/>
          </w:tcPr>
          <w:p w14:paraId="4F7B1063" w14:textId="02BD52F0" w:rsidR="00553F54" w:rsidRDefault="00553F54" w:rsidP="00152C3C">
            <w:pPr>
              <w:pStyle w:val="NoSpacing"/>
            </w:pPr>
            <w:r>
              <w:t>STBIO1_v0.3</w:t>
            </w:r>
          </w:p>
        </w:tc>
        <w:tc>
          <w:tcPr>
            <w:tcW w:w="1168" w:type="dxa"/>
          </w:tcPr>
          <w:p w14:paraId="3F30807B" w14:textId="34237FE7" w:rsidR="00553F54" w:rsidRDefault="00553F54" w:rsidP="00152C3C">
            <w:pPr>
              <w:pStyle w:val="NoSpacing"/>
            </w:pPr>
            <w:r>
              <w:t>0.2</w:t>
            </w:r>
          </w:p>
        </w:tc>
        <w:tc>
          <w:tcPr>
            <w:tcW w:w="1318" w:type="dxa"/>
          </w:tcPr>
          <w:p w14:paraId="42BDB258" w14:textId="50EE9C08" w:rsidR="00553F54" w:rsidRPr="00771859" w:rsidRDefault="00553F54" w:rsidP="00152C3C">
            <w:pPr>
              <w:pStyle w:val="NoSpacing"/>
            </w:pPr>
            <w:r w:rsidRPr="00771859">
              <w:t>6/</w:t>
            </w:r>
            <w:r>
              <w:t>17</w:t>
            </w:r>
            <w:r w:rsidRPr="00771859">
              <w:t>/2025</w:t>
            </w:r>
          </w:p>
        </w:tc>
        <w:tc>
          <w:tcPr>
            <w:tcW w:w="1613" w:type="dxa"/>
          </w:tcPr>
          <w:p w14:paraId="026FB4A3" w14:textId="6CE4CAF3" w:rsidR="00553F54" w:rsidRPr="00771859" w:rsidRDefault="00553F54" w:rsidP="00152C3C">
            <w:pPr>
              <w:pStyle w:val="NoSpacing"/>
            </w:pPr>
            <w:r w:rsidRPr="00771859">
              <w:t>Marco Leo</w:t>
            </w:r>
          </w:p>
        </w:tc>
        <w:tc>
          <w:tcPr>
            <w:tcW w:w="4215" w:type="dxa"/>
          </w:tcPr>
          <w:p w14:paraId="12717C74" w14:textId="204AC9A2" w:rsidR="00553F54" w:rsidRPr="00771859" w:rsidRDefault="00553F54" w:rsidP="00152C3C">
            <w:pPr>
              <w:pStyle w:val="NoSpacing"/>
            </w:pPr>
            <w:r w:rsidRPr="00771859">
              <w:t>Added page numbers</w:t>
            </w:r>
            <w:r>
              <w:t>, update timing slot definition</w:t>
            </w:r>
          </w:p>
        </w:tc>
      </w:tr>
      <w:tr w:rsidR="00042E36" w:rsidRPr="00DB608E" w14:paraId="494F76D1" w14:textId="77777777" w:rsidTr="009A0C2F">
        <w:trPr>
          <w:trHeight w:val="859"/>
        </w:trPr>
        <w:tc>
          <w:tcPr>
            <w:tcW w:w="1965" w:type="dxa"/>
          </w:tcPr>
          <w:p w14:paraId="2DD6A57F" w14:textId="7B0F8478" w:rsidR="00042E36" w:rsidRDefault="00042E36" w:rsidP="00152C3C">
            <w:pPr>
              <w:pStyle w:val="NoSpacing"/>
            </w:pPr>
            <w:r>
              <w:t>STBIO1_v0.4</w:t>
            </w:r>
          </w:p>
        </w:tc>
        <w:tc>
          <w:tcPr>
            <w:tcW w:w="1168" w:type="dxa"/>
          </w:tcPr>
          <w:p w14:paraId="1E97B9CD" w14:textId="1D59DD84" w:rsidR="00042E36" w:rsidRDefault="00042E36" w:rsidP="00152C3C">
            <w:pPr>
              <w:pStyle w:val="NoSpacing"/>
            </w:pPr>
            <w:r>
              <w:t>0.3</w:t>
            </w:r>
          </w:p>
        </w:tc>
        <w:tc>
          <w:tcPr>
            <w:tcW w:w="1318" w:type="dxa"/>
          </w:tcPr>
          <w:p w14:paraId="3DBFBDF2" w14:textId="1B93D66A" w:rsidR="00042E36" w:rsidRPr="00771859" w:rsidRDefault="00042E36" w:rsidP="00152C3C">
            <w:pPr>
              <w:pStyle w:val="NoSpacing"/>
            </w:pPr>
            <w:r>
              <w:t>8</w:t>
            </w:r>
            <w:r w:rsidRPr="00771859">
              <w:t>/</w:t>
            </w:r>
            <w:r>
              <w:t>25</w:t>
            </w:r>
            <w:r w:rsidRPr="00771859">
              <w:t>/2025</w:t>
            </w:r>
          </w:p>
        </w:tc>
        <w:tc>
          <w:tcPr>
            <w:tcW w:w="1613" w:type="dxa"/>
          </w:tcPr>
          <w:p w14:paraId="7FE6C9E6" w14:textId="11956299" w:rsidR="00042E36" w:rsidRPr="00771859" w:rsidRDefault="00042E36" w:rsidP="00152C3C">
            <w:pPr>
              <w:pStyle w:val="NoSpacing"/>
            </w:pPr>
            <w:r w:rsidRPr="00771859">
              <w:t>Marco Leo</w:t>
            </w:r>
          </w:p>
        </w:tc>
        <w:tc>
          <w:tcPr>
            <w:tcW w:w="4215" w:type="dxa"/>
          </w:tcPr>
          <w:p w14:paraId="53DC665A" w14:textId="2AF44300" w:rsidR="00042E36" w:rsidRPr="00771859" w:rsidRDefault="00042E36" w:rsidP="00152C3C">
            <w:pPr>
              <w:pStyle w:val="NoSpacing"/>
            </w:pPr>
            <w:r>
              <w:t>Fix PMU Peculiar requirements. Added Soft Reset Procedure</w:t>
            </w:r>
          </w:p>
        </w:tc>
      </w:tr>
      <w:tr w:rsidR="00042E36" w:rsidRPr="00DB608E" w14:paraId="75416DBE" w14:textId="77777777" w:rsidTr="009A0C2F">
        <w:trPr>
          <w:trHeight w:val="1006"/>
        </w:trPr>
        <w:tc>
          <w:tcPr>
            <w:tcW w:w="1965" w:type="dxa"/>
          </w:tcPr>
          <w:p w14:paraId="741DAD46" w14:textId="03EFC91F" w:rsidR="00042E36" w:rsidRPr="00771859" w:rsidRDefault="00042E36" w:rsidP="00152C3C">
            <w:pPr>
              <w:pStyle w:val="NoSpacing"/>
            </w:pPr>
            <w:r>
              <w:t>STBIO1_v</w:t>
            </w:r>
            <w:r w:rsidR="0002650A">
              <w:t>2</w:t>
            </w:r>
          </w:p>
        </w:tc>
        <w:tc>
          <w:tcPr>
            <w:tcW w:w="1168" w:type="dxa"/>
          </w:tcPr>
          <w:p w14:paraId="318D42DA" w14:textId="08031B4D" w:rsidR="00042E36" w:rsidRPr="00771859" w:rsidRDefault="00042E36" w:rsidP="00152C3C">
            <w:pPr>
              <w:pStyle w:val="NoSpacing"/>
            </w:pPr>
            <w:r>
              <w:t>1.6.2</w:t>
            </w:r>
          </w:p>
        </w:tc>
        <w:tc>
          <w:tcPr>
            <w:tcW w:w="1318" w:type="dxa"/>
          </w:tcPr>
          <w:p w14:paraId="134A78BE" w14:textId="3A56570E" w:rsidR="00042E36" w:rsidRPr="00771859" w:rsidRDefault="007F5A46" w:rsidP="00152C3C">
            <w:pPr>
              <w:pStyle w:val="NoSpacing"/>
            </w:pPr>
            <w:r>
              <w:t>9/1</w:t>
            </w:r>
            <w:r w:rsidR="00042E36">
              <w:t>/2025</w:t>
            </w:r>
          </w:p>
        </w:tc>
        <w:tc>
          <w:tcPr>
            <w:tcW w:w="1613" w:type="dxa"/>
          </w:tcPr>
          <w:p w14:paraId="2B06D8CE" w14:textId="6EE62E3B" w:rsidR="00042E36" w:rsidRPr="00771859" w:rsidRDefault="00042E36" w:rsidP="00152C3C">
            <w:pPr>
              <w:pStyle w:val="NoSpacing"/>
            </w:pPr>
            <w:r>
              <w:t>Ugo Garozzo</w:t>
            </w:r>
          </w:p>
        </w:tc>
        <w:tc>
          <w:tcPr>
            <w:tcW w:w="4215" w:type="dxa"/>
          </w:tcPr>
          <w:p w14:paraId="40B83120" w14:textId="7962B827" w:rsidR="00042E36" w:rsidRPr="00771859" w:rsidRDefault="00042E36" w:rsidP="00152C3C">
            <w:pPr>
              <w:pStyle w:val="NoSpacing"/>
            </w:pPr>
            <w:r>
              <w:t>Adde new OTP routines description</w:t>
            </w:r>
            <w:r w:rsidR="008C1D05">
              <w:t xml:space="preserve">, Adde </w:t>
            </w:r>
            <w:r w:rsidR="008C1D05" w:rsidRPr="008C1D05">
              <w:t>Soft Reset Procedures</w:t>
            </w:r>
          </w:p>
        </w:tc>
      </w:tr>
      <w:tr w:rsidR="00CB31BC" w:rsidRPr="00DB608E" w14:paraId="1367ACE3" w14:textId="77777777" w:rsidTr="009A0C2F">
        <w:trPr>
          <w:trHeight w:val="719"/>
        </w:trPr>
        <w:tc>
          <w:tcPr>
            <w:tcW w:w="1965" w:type="dxa"/>
          </w:tcPr>
          <w:p w14:paraId="1BE24D76" w14:textId="1819022B" w:rsidR="00CB31BC" w:rsidRDefault="00CB31BC" w:rsidP="00152C3C">
            <w:pPr>
              <w:pStyle w:val="NoSpacing"/>
            </w:pPr>
            <w:r>
              <w:t>STBIO1_v3</w:t>
            </w:r>
          </w:p>
        </w:tc>
        <w:tc>
          <w:tcPr>
            <w:tcW w:w="1168" w:type="dxa"/>
          </w:tcPr>
          <w:p w14:paraId="53C27B43" w14:textId="1274E6BE" w:rsidR="00CB31BC" w:rsidRDefault="00CB31BC" w:rsidP="00152C3C">
            <w:pPr>
              <w:pStyle w:val="NoSpacing"/>
            </w:pPr>
            <w:r>
              <w:t>2</w:t>
            </w:r>
          </w:p>
        </w:tc>
        <w:tc>
          <w:tcPr>
            <w:tcW w:w="1318" w:type="dxa"/>
          </w:tcPr>
          <w:p w14:paraId="66FF998C" w14:textId="7F0C92FF" w:rsidR="00CB31BC" w:rsidRDefault="007F5A46" w:rsidP="00152C3C">
            <w:pPr>
              <w:pStyle w:val="NoSpacing"/>
            </w:pPr>
            <w:r>
              <w:t>9</w:t>
            </w:r>
            <w:r w:rsidR="00CB31BC">
              <w:t>/</w:t>
            </w:r>
            <w:r>
              <w:t>3/</w:t>
            </w:r>
            <w:r w:rsidR="00CB31BC">
              <w:t>2025</w:t>
            </w:r>
          </w:p>
        </w:tc>
        <w:tc>
          <w:tcPr>
            <w:tcW w:w="1613" w:type="dxa"/>
          </w:tcPr>
          <w:p w14:paraId="76B27263" w14:textId="5590DB62" w:rsidR="00CB31BC" w:rsidRDefault="00CB31BC" w:rsidP="00152C3C">
            <w:pPr>
              <w:pStyle w:val="NoSpacing"/>
            </w:pPr>
            <w:r>
              <w:t>Ugo Garozzo</w:t>
            </w:r>
          </w:p>
        </w:tc>
        <w:tc>
          <w:tcPr>
            <w:tcW w:w="4215" w:type="dxa"/>
          </w:tcPr>
          <w:p w14:paraId="3C9FECFC" w14:textId="77777777" w:rsidR="001652E9" w:rsidRDefault="005E3ACB" w:rsidP="00152C3C">
            <w:pPr>
              <w:pStyle w:val="NoSpacing"/>
            </w:pPr>
            <w:r>
              <w:t xml:space="preserve">Add new output on TOP </w:t>
            </w:r>
            <w:r w:rsidRPr="005E3ACB">
              <w:t>o_BDC_PPG</w:t>
            </w:r>
            <w:r w:rsidR="001A3EE6">
              <w:t>, added Power Domain</w:t>
            </w:r>
            <w:r w:rsidR="001652E9">
              <w:t>,</w:t>
            </w:r>
          </w:p>
          <w:p w14:paraId="5885AD6D" w14:textId="77777777" w:rsidR="001652E9" w:rsidRPr="001652E9" w:rsidRDefault="001652E9" w:rsidP="001652E9">
            <w:pPr>
              <w:rPr>
                <w:lang w:val="en-US"/>
              </w:rPr>
            </w:pPr>
            <w:r>
              <w:rPr>
                <w:lang w:val="en-US"/>
              </w:rPr>
              <w:t xml:space="preserve">Chanced ADSP IP </w:t>
            </w:r>
            <w:r w:rsidRPr="001652E9">
              <w:rPr>
                <w:lang w:val="en-US"/>
              </w:rPr>
              <w:t>ADSP_v0.3.21.OTP640</w:t>
            </w:r>
          </w:p>
          <w:p w14:paraId="36DB3AB3" w14:textId="1B5B1241" w:rsidR="001652E9" w:rsidRPr="001652E9" w:rsidRDefault="001652E9" w:rsidP="001652E9">
            <w:pPr>
              <w:rPr>
                <w:lang w:val="en-US"/>
              </w:rPr>
            </w:pPr>
          </w:p>
        </w:tc>
      </w:tr>
      <w:tr w:rsidR="00505743" w:rsidRPr="00DB608E" w14:paraId="611E077B" w14:textId="77777777" w:rsidTr="009A0C2F">
        <w:trPr>
          <w:trHeight w:val="719"/>
        </w:trPr>
        <w:tc>
          <w:tcPr>
            <w:tcW w:w="1965" w:type="dxa"/>
          </w:tcPr>
          <w:p w14:paraId="0C93BD77" w14:textId="3D96636B" w:rsidR="00505743" w:rsidRDefault="007042E0" w:rsidP="00152C3C">
            <w:pPr>
              <w:pStyle w:val="NoSpacing"/>
            </w:pPr>
            <w:r>
              <w:t>STBIO1_v4</w:t>
            </w:r>
          </w:p>
        </w:tc>
        <w:tc>
          <w:tcPr>
            <w:tcW w:w="1168" w:type="dxa"/>
          </w:tcPr>
          <w:p w14:paraId="1AD82CD7" w14:textId="0D356A38" w:rsidR="00505743" w:rsidRDefault="007042E0" w:rsidP="00152C3C">
            <w:pPr>
              <w:pStyle w:val="NoSpacing"/>
            </w:pPr>
            <w:r>
              <w:t>3</w:t>
            </w:r>
          </w:p>
        </w:tc>
        <w:tc>
          <w:tcPr>
            <w:tcW w:w="1318" w:type="dxa"/>
          </w:tcPr>
          <w:p w14:paraId="723CE6D4" w14:textId="327290DA" w:rsidR="00505743" w:rsidRDefault="007F5A46" w:rsidP="00152C3C">
            <w:pPr>
              <w:pStyle w:val="NoSpacing"/>
            </w:pPr>
            <w:r>
              <w:t>9/</w:t>
            </w:r>
            <w:r w:rsidR="007042E0">
              <w:t>22/2025</w:t>
            </w:r>
          </w:p>
        </w:tc>
        <w:tc>
          <w:tcPr>
            <w:tcW w:w="1613" w:type="dxa"/>
          </w:tcPr>
          <w:p w14:paraId="25705219" w14:textId="71B76F60" w:rsidR="00505743" w:rsidRPr="00343638" w:rsidRDefault="007042E0" w:rsidP="00152C3C">
            <w:pPr>
              <w:pStyle w:val="NoSpacing"/>
              <w:rPr>
                <w:lang w:val="it-IT"/>
              </w:rPr>
            </w:pPr>
            <w:r w:rsidRPr="009527AC">
              <w:rPr>
                <w:lang w:val="it-IT"/>
              </w:rPr>
              <w:t>Ugo Garozzo</w:t>
            </w:r>
            <w:r w:rsidR="00FE1426" w:rsidRPr="009527AC">
              <w:rPr>
                <w:lang w:val="it-IT"/>
              </w:rPr>
              <w:t xml:space="preserve">, </w:t>
            </w:r>
            <w:r w:rsidR="00343638" w:rsidRPr="009527AC">
              <w:rPr>
                <w:lang w:val="it-IT"/>
              </w:rPr>
              <w:t>Marco Leo</w:t>
            </w:r>
            <w:r w:rsidR="009527AC" w:rsidRPr="009527AC">
              <w:rPr>
                <w:lang w:val="it-IT"/>
              </w:rPr>
              <w:t>, A</w:t>
            </w:r>
            <w:r w:rsidR="009527AC">
              <w:rPr>
                <w:lang w:val="it-IT"/>
              </w:rPr>
              <w:t>ldo Torino, Alessandro Iannuzzi</w:t>
            </w:r>
          </w:p>
        </w:tc>
        <w:tc>
          <w:tcPr>
            <w:tcW w:w="4215" w:type="dxa"/>
          </w:tcPr>
          <w:p w14:paraId="05812598" w14:textId="3C6F44E0" w:rsidR="007042E0" w:rsidRDefault="007042E0" w:rsidP="007042E0">
            <w:pPr>
              <w:pStyle w:val="NoSpacing"/>
            </w:pPr>
            <w:r>
              <w:t>1. Added reset value TOP;</w:t>
            </w:r>
          </w:p>
          <w:p w14:paraId="7780652B" w14:textId="13B20F7B" w:rsidR="007042E0" w:rsidRDefault="007042E0" w:rsidP="007042E0">
            <w:pPr>
              <w:rPr>
                <w:lang w:val="en-US"/>
              </w:rPr>
            </w:pPr>
            <w:r>
              <w:rPr>
                <w:lang w:val="en-US"/>
              </w:rPr>
              <w:t>2. Added Power DomainDescription;</w:t>
            </w:r>
          </w:p>
          <w:p w14:paraId="6F1268D9" w14:textId="3108ADD0" w:rsidR="007042E0" w:rsidRPr="00D32344" w:rsidRDefault="007042E0" w:rsidP="007042E0">
            <w:pPr>
              <w:rPr>
                <w:lang w:val="en-US"/>
              </w:rPr>
            </w:pPr>
            <w:r>
              <w:rPr>
                <w:lang w:val="en-US"/>
              </w:rPr>
              <w:t>3. Added resets of regmap;</w:t>
            </w:r>
          </w:p>
          <w:p w14:paraId="5F1C751A" w14:textId="77777777" w:rsidR="007042E0" w:rsidRDefault="007042E0" w:rsidP="007042E0">
            <w:pPr>
              <w:rPr>
                <w:lang w:val="en-US"/>
              </w:rPr>
            </w:pPr>
            <w:r>
              <w:rPr>
                <w:lang w:val="en-US"/>
              </w:rPr>
              <w:t xml:space="preserve">4. Added new A2D input; </w:t>
            </w:r>
          </w:p>
          <w:p w14:paraId="33CBEFF6" w14:textId="77777777" w:rsidR="007042E0" w:rsidRDefault="007042E0" w:rsidP="007042E0">
            <w:pPr>
              <w:rPr>
                <w:lang w:val="en-US"/>
              </w:rPr>
            </w:pPr>
            <w:r>
              <w:rPr>
                <w:lang w:val="en-US"/>
              </w:rPr>
              <w:t>5. POR1V2_VDDIO;</w:t>
            </w:r>
          </w:p>
          <w:p w14:paraId="48E8F75F" w14:textId="4D666CD2" w:rsidR="007042E0" w:rsidRDefault="007042E0" w:rsidP="007042E0">
            <w:pPr>
              <w:rPr>
                <w:lang w:val="en-US"/>
              </w:rPr>
            </w:pPr>
            <w:r>
              <w:rPr>
                <w:lang w:val="en-US"/>
              </w:rPr>
              <w:t>6. new ADSP IP</w:t>
            </w:r>
          </w:p>
          <w:p w14:paraId="25A6A3BF" w14:textId="6D698F8D" w:rsidR="00D21BFC" w:rsidRDefault="007042E0" w:rsidP="007042E0">
            <w:pPr>
              <w:rPr>
                <w:lang w:val="en-US"/>
              </w:rPr>
            </w:pPr>
            <w:r>
              <w:rPr>
                <w:lang w:val="en-US"/>
              </w:rPr>
              <w:t>7. new i2c/spi IP</w:t>
            </w:r>
          </w:p>
          <w:p w14:paraId="610A3EF4" w14:textId="7B8ACE0C" w:rsidR="004009A9" w:rsidRPr="00152C3C" w:rsidRDefault="00D21BFC" w:rsidP="0008116A">
            <w:pPr>
              <w:rPr>
                <w:lang w:val="en-US"/>
              </w:rPr>
            </w:pPr>
            <w:r>
              <w:rPr>
                <w:lang w:val="en-US"/>
              </w:rPr>
              <w:t xml:space="preserve">8. Updated </w:t>
            </w:r>
            <w:r w:rsidR="00A629AA">
              <w:rPr>
                <w:lang w:val="en-US"/>
              </w:rPr>
              <w:t>Top</w:t>
            </w:r>
            <w:r w:rsidR="00343638">
              <w:rPr>
                <w:lang w:val="en-US"/>
              </w:rPr>
              <w:t xml:space="preserve"> level Digital Scheme</w:t>
            </w:r>
          </w:p>
        </w:tc>
      </w:tr>
      <w:tr w:rsidR="00B43A73" w:rsidRPr="00DB608E" w14:paraId="22E3CC93" w14:textId="77777777" w:rsidTr="009A0C2F">
        <w:trPr>
          <w:trHeight w:val="719"/>
        </w:trPr>
        <w:tc>
          <w:tcPr>
            <w:tcW w:w="1965" w:type="dxa"/>
          </w:tcPr>
          <w:p w14:paraId="6DDC3BBE" w14:textId="771494F7" w:rsidR="00B43A73" w:rsidRDefault="00B43A73" w:rsidP="00B43A73">
            <w:pPr>
              <w:pStyle w:val="NoSpacing"/>
            </w:pPr>
            <w:r>
              <w:t>STBIO1_v5</w:t>
            </w:r>
          </w:p>
        </w:tc>
        <w:tc>
          <w:tcPr>
            <w:tcW w:w="1168" w:type="dxa"/>
          </w:tcPr>
          <w:p w14:paraId="34ECDAE4" w14:textId="04F7D079" w:rsidR="00B43A73" w:rsidRDefault="00B43A73" w:rsidP="00B43A73">
            <w:pPr>
              <w:pStyle w:val="NoSpacing"/>
            </w:pPr>
            <w:r>
              <w:t>4</w:t>
            </w:r>
          </w:p>
        </w:tc>
        <w:tc>
          <w:tcPr>
            <w:tcW w:w="1318" w:type="dxa"/>
          </w:tcPr>
          <w:p w14:paraId="7D9621D5" w14:textId="05598043" w:rsidR="00B43A73" w:rsidRDefault="00B43A73" w:rsidP="00B43A73">
            <w:pPr>
              <w:pStyle w:val="NoSpacing"/>
            </w:pPr>
            <w:r>
              <w:t>10/10/2025</w:t>
            </w:r>
          </w:p>
        </w:tc>
        <w:tc>
          <w:tcPr>
            <w:tcW w:w="1613" w:type="dxa"/>
          </w:tcPr>
          <w:p w14:paraId="039CF3C0" w14:textId="37A2C190" w:rsidR="00B43A73" w:rsidRPr="009527AC" w:rsidRDefault="00B43A73" w:rsidP="00B43A73">
            <w:pPr>
              <w:pStyle w:val="NoSpacing"/>
              <w:rPr>
                <w:lang w:val="it-IT"/>
              </w:rPr>
            </w:pPr>
            <w:r>
              <w:rPr>
                <w:lang w:val="it-IT"/>
              </w:rPr>
              <w:t>Aldo Torino, Ugo Garozzo</w:t>
            </w:r>
          </w:p>
        </w:tc>
        <w:tc>
          <w:tcPr>
            <w:tcW w:w="4215" w:type="dxa"/>
          </w:tcPr>
          <w:p w14:paraId="373FBA88" w14:textId="27C43EEF" w:rsidR="00B43A73" w:rsidRDefault="00DD3EB9" w:rsidP="00B43A73">
            <w:pPr>
              <w:pStyle w:val="NoSpacing"/>
            </w:pPr>
            <w:r>
              <w:t>Added Approvers Data, Fix Tables Size, Fix Clocks and Reset Schemes</w:t>
            </w:r>
            <w:r w:rsidR="009E5229">
              <w:t>, removed scan reports section</w:t>
            </w:r>
          </w:p>
        </w:tc>
      </w:tr>
      <w:tr w:rsidR="009A0C2F" w:rsidRPr="00DB608E" w14:paraId="5F52C8F9" w14:textId="77777777" w:rsidTr="009A0C2F">
        <w:trPr>
          <w:trHeight w:val="719"/>
        </w:trPr>
        <w:tc>
          <w:tcPr>
            <w:tcW w:w="1965" w:type="dxa"/>
          </w:tcPr>
          <w:p w14:paraId="7A7615EA" w14:textId="7F1A2B5E" w:rsidR="009A0C2F" w:rsidRDefault="009A0C2F" w:rsidP="00B43A73">
            <w:pPr>
              <w:pStyle w:val="NoSpacing"/>
            </w:pPr>
            <w:r>
              <w:t>STBIO1_v6</w:t>
            </w:r>
          </w:p>
        </w:tc>
        <w:tc>
          <w:tcPr>
            <w:tcW w:w="1168" w:type="dxa"/>
          </w:tcPr>
          <w:p w14:paraId="1F33A3C0" w14:textId="29FEB5F4" w:rsidR="009A0C2F" w:rsidRDefault="009A0C2F" w:rsidP="00B43A73">
            <w:pPr>
              <w:pStyle w:val="NoSpacing"/>
            </w:pPr>
            <w:r>
              <w:t>5</w:t>
            </w:r>
          </w:p>
        </w:tc>
        <w:tc>
          <w:tcPr>
            <w:tcW w:w="1318" w:type="dxa"/>
          </w:tcPr>
          <w:p w14:paraId="1B1DCC67" w14:textId="6EB5106D" w:rsidR="009A0C2F" w:rsidRDefault="007F5A46" w:rsidP="00B43A73">
            <w:pPr>
              <w:pStyle w:val="NoSpacing"/>
            </w:pPr>
            <w:r>
              <w:t>11/</w:t>
            </w:r>
            <w:r w:rsidR="006A1197">
              <w:t>5/2025</w:t>
            </w:r>
          </w:p>
        </w:tc>
        <w:tc>
          <w:tcPr>
            <w:tcW w:w="1613" w:type="dxa"/>
          </w:tcPr>
          <w:p w14:paraId="6137421D" w14:textId="15CB9C21" w:rsidR="009A0C2F" w:rsidRDefault="006A1197" w:rsidP="00B43A73">
            <w:pPr>
              <w:pStyle w:val="NoSpacing"/>
              <w:rPr>
                <w:lang w:val="it-IT"/>
              </w:rPr>
            </w:pPr>
            <w:r>
              <w:rPr>
                <w:lang w:val="it-IT"/>
              </w:rPr>
              <w:t>Ugo Garozzo</w:t>
            </w:r>
          </w:p>
        </w:tc>
        <w:tc>
          <w:tcPr>
            <w:tcW w:w="4215" w:type="dxa"/>
          </w:tcPr>
          <w:p w14:paraId="1FF0434E" w14:textId="7281E4DE" w:rsidR="009A0C2F" w:rsidRDefault="006A1197" w:rsidP="00B43A73">
            <w:pPr>
              <w:pStyle w:val="NoSpacing"/>
            </w:pPr>
            <w:r>
              <w:t xml:space="preserve">Added DCCK, updated </w:t>
            </w:r>
            <w:r w:rsidR="00E7241D">
              <w:t>DDS_STBIO1_4000</w:t>
            </w:r>
            <w:r w:rsidR="001A307D">
              <w:t xml:space="preserve"> new i2c/spi IP tag </w:t>
            </w:r>
            <w:r w:rsidR="00333936">
              <w:t>documentation</w:t>
            </w:r>
            <w:r w:rsidR="0088598E">
              <w:t>, add pad_mux requirement</w:t>
            </w:r>
            <w:r w:rsidR="00B10186">
              <w:t>s</w:t>
            </w:r>
          </w:p>
        </w:tc>
      </w:tr>
      <w:tr w:rsidR="002364B1" w:rsidRPr="00DB608E" w14:paraId="4F0BF0E0" w14:textId="77777777" w:rsidTr="009A0C2F">
        <w:trPr>
          <w:trHeight w:val="719"/>
        </w:trPr>
        <w:tc>
          <w:tcPr>
            <w:tcW w:w="1965" w:type="dxa"/>
          </w:tcPr>
          <w:p w14:paraId="54ABFC72" w14:textId="5A07656E" w:rsidR="002364B1" w:rsidRDefault="002364B1" w:rsidP="002364B1">
            <w:pPr>
              <w:pStyle w:val="NoSpacing"/>
            </w:pPr>
            <w:r>
              <w:t>STBIO1_v7_DOC</w:t>
            </w:r>
          </w:p>
        </w:tc>
        <w:tc>
          <w:tcPr>
            <w:tcW w:w="1168" w:type="dxa"/>
          </w:tcPr>
          <w:p w14:paraId="6500752F" w14:textId="68CB0958" w:rsidR="002364B1" w:rsidRDefault="002364B1" w:rsidP="002364B1">
            <w:pPr>
              <w:pStyle w:val="NoSpacing"/>
            </w:pPr>
            <w:r>
              <w:t>6</w:t>
            </w:r>
          </w:p>
        </w:tc>
        <w:tc>
          <w:tcPr>
            <w:tcW w:w="1318" w:type="dxa"/>
          </w:tcPr>
          <w:p w14:paraId="5D9C68C2" w14:textId="7DD88B79" w:rsidR="002364B1" w:rsidRDefault="007F5A46" w:rsidP="002364B1">
            <w:pPr>
              <w:pStyle w:val="NoSpacing"/>
            </w:pPr>
            <w:r>
              <w:t>11/</w:t>
            </w:r>
            <w:r w:rsidR="002364B1">
              <w:t>24/2025</w:t>
            </w:r>
          </w:p>
        </w:tc>
        <w:tc>
          <w:tcPr>
            <w:tcW w:w="1613" w:type="dxa"/>
          </w:tcPr>
          <w:p w14:paraId="546BCEC4" w14:textId="3A8F4D1D" w:rsidR="002364B1" w:rsidRDefault="002364B1" w:rsidP="002364B1">
            <w:pPr>
              <w:pStyle w:val="NoSpacing"/>
              <w:rPr>
                <w:lang w:val="it-IT"/>
              </w:rPr>
            </w:pPr>
            <w:r>
              <w:rPr>
                <w:lang w:val="it-IT"/>
              </w:rPr>
              <w:t>Aldo Torino</w:t>
            </w:r>
          </w:p>
        </w:tc>
        <w:tc>
          <w:tcPr>
            <w:tcW w:w="4215" w:type="dxa"/>
          </w:tcPr>
          <w:p w14:paraId="46E80B72" w14:textId="268E2C80" w:rsidR="002364B1" w:rsidRDefault="002364B1" w:rsidP="002364B1">
            <w:pPr>
              <w:pStyle w:val="NoSpacing"/>
            </w:pPr>
            <w:r>
              <w:t xml:space="preserve">Added Requirement </w:t>
            </w:r>
            <w:r w:rsidRPr="007568CE">
              <w:rPr>
                <w:rStyle w:val="STnoteChar"/>
              </w:rPr>
              <w:t>00001199</w:t>
            </w:r>
            <w:r>
              <w:rPr>
                <w:rStyle w:val="STnoteChar"/>
              </w:rPr>
              <w:t xml:space="preserve"> for sub-fifo Offset</w:t>
            </w:r>
          </w:p>
        </w:tc>
      </w:tr>
      <w:tr w:rsidR="00945402" w:rsidRPr="00DB608E" w14:paraId="21A4D020" w14:textId="77777777" w:rsidTr="009A0C2F">
        <w:trPr>
          <w:trHeight w:val="719"/>
        </w:trPr>
        <w:tc>
          <w:tcPr>
            <w:tcW w:w="1965" w:type="dxa"/>
          </w:tcPr>
          <w:p w14:paraId="7FEDE361" w14:textId="2375CC71" w:rsidR="00945402" w:rsidRDefault="00945402" w:rsidP="00945402">
            <w:pPr>
              <w:pStyle w:val="NoSpacing"/>
            </w:pPr>
            <w:r>
              <w:t>STBIO1_v8_DOC</w:t>
            </w:r>
          </w:p>
        </w:tc>
        <w:tc>
          <w:tcPr>
            <w:tcW w:w="1168" w:type="dxa"/>
          </w:tcPr>
          <w:p w14:paraId="64390A2E" w14:textId="5F7CE208" w:rsidR="00945402" w:rsidRDefault="00945402" w:rsidP="00945402">
            <w:pPr>
              <w:pStyle w:val="NoSpacing"/>
            </w:pPr>
            <w:r>
              <w:t>7</w:t>
            </w:r>
          </w:p>
        </w:tc>
        <w:tc>
          <w:tcPr>
            <w:tcW w:w="1318" w:type="dxa"/>
          </w:tcPr>
          <w:p w14:paraId="7B486FFB" w14:textId="48E61BBC" w:rsidR="00945402" w:rsidRDefault="007F5A46" w:rsidP="00945402">
            <w:pPr>
              <w:pStyle w:val="NoSpacing"/>
            </w:pPr>
            <w:r>
              <w:t>11/</w:t>
            </w:r>
            <w:r w:rsidR="00945402">
              <w:t>2</w:t>
            </w:r>
            <w:r w:rsidR="008322F5">
              <w:t>5</w:t>
            </w:r>
            <w:r w:rsidR="00945402">
              <w:t>/2025</w:t>
            </w:r>
          </w:p>
        </w:tc>
        <w:tc>
          <w:tcPr>
            <w:tcW w:w="1613" w:type="dxa"/>
          </w:tcPr>
          <w:p w14:paraId="24FCF841" w14:textId="5EAC89DA" w:rsidR="00945402" w:rsidRDefault="00945402" w:rsidP="00945402">
            <w:pPr>
              <w:pStyle w:val="NoSpacing"/>
              <w:rPr>
                <w:lang w:val="it-IT"/>
              </w:rPr>
            </w:pPr>
            <w:r>
              <w:rPr>
                <w:lang w:val="it-IT"/>
              </w:rPr>
              <w:t>Ugo Garozzo</w:t>
            </w:r>
          </w:p>
        </w:tc>
        <w:tc>
          <w:tcPr>
            <w:tcW w:w="4215" w:type="dxa"/>
          </w:tcPr>
          <w:p w14:paraId="17CCAA0F" w14:textId="1CE044B5" w:rsidR="00945402" w:rsidRDefault="00945402" w:rsidP="00945402">
            <w:pPr>
              <w:pStyle w:val="NoSpacing"/>
            </w:pPr>
            <w:r>
              <w:t xml:space="preserve">Updated </w:t>
            </w:r>
          </w:p>
        </w:tc>
      </w:tr>
      <w:tr w:rsidR="00FE505E" w:rsidRPr="00DB608E" w14:paraId="4B61BF6F" w14:textId="77777777" w:rsidTr="009A0C2F">
        <w:trPr>
          <w:trHeight w:val="719"/>
        </w:trPr>
        <w:tc>
          <w:tcPr>
            <w:tcW w:w="1965" w:type="dxa"/>
          </w:tcPr>
          <w:p w14:paraId="60F1FEA0" w14:textId="5502B1B2" w:rsidR="00FE505E" w:rsidRDefault="00FE505E" w:rsidP="00FE505E">
            <w:pPr>
              <w:pStyle w:val="NoSpacing"/>
            </w:pPr>
            <w:r>
              <w:t>STBIO1_v9_DOC</w:t>
            </w:r>
          </w:p>
        </w:tc>
        <w:tc>
          <w:tcPr>
            <w:tcW w:w="1168" w:type="dxa"/>
          </w:tcPr>
          <w:p w14:paraId="3EC239A9" w14:textId="74CDD554" w:rsidR="00FE505E" w:rsidRDefault="00FE505E" w:rsidP="00FE505E">
            <w:pPr>
              <w:pStyle w:val="NoSpacing"/>
            </w:pPr>
            <w:r>
              <w:t>8</w:t>
            </w:r>
          </w:p>
        </w:tc>
        <w:tc>
          <w:tcPr>
            <w:tcW w:w="1318" w:type="dxa"/>
          </w:tcPr>
          <w:p w14:paraId="3C2AD3B3" w14:textId="51FA70CD" w:rsidR="00FE505E" w:rsidRDefault="007F5A46" w:rsidP="00FE505E">
            <w:pPr>
              <w:pStyle w:val="NoSpacing"/>
            </w:pPr>
            <w:r>
              <w:t>1/</w:t>
            </w:r>
            <w:r w:rsidR="00FE505E">
              <w:t>22/2026</w:t>
            </w:r>
          </w:p>
        </w:tc>
        <w:tc>
          <w:tcPr>
            <w:tcW w:w="1613" w:type="dxa"/>
          </w:tcPr>
          <w:p w14:paraId="5208428F" w14:textId="375584C5" w:rsidR="00FE505E" w:rsidRDefault="00FE505E" w:rsidP="00FE505E">
            <w:pPr>
              <w:pStyle w:val="NoSpacing"/>
              <w:rPr>
                <w:lang w:val="it-IT"/>
              </w:rPr>
            </w:pPr>
            <w:r>
              <w:rPr>
                <w:lang w:val="it-IT"/>
              </w:rPr>
              <w:t>Aldo Torino</w:t>
            </w:r>
          </w:p>
        </w:tc>
        <w:tc>
          <w:tcPr>
            <w:tcW w:w="4215" w:type="dxa"/>
          </w:tcPr>
          <w:p w14:paraId="21EE3B32" w14:textId="6FF88A67" w:rsidR="00FE505E" w:rsidRDefault="00FE505E" w:rsidP="00FE505E">
            <w:pPr>
              <w:pStyle w:val="NoSpacing"/>
            </w:pPr>
            <w:r>
              <w:t xml:space="preserve">Fix set user mode description </w:t>
            </w:r>
          </w:p>
        </w:tc>
      </w:tr>
      <w:tr w:rsidR="007F5A46" w:rsidRPr="00DB608E" w14:paraId="4CE6F168" w14:textId="77777777" w:rsidTr="009A0C2F">
        <w:trPr>
          <w:trHeight w:val="719"/>
        </w:trPr>
        <w:tc>
          <w:tcPr>
            <w:tcW w:w="1965" w:type="dxa"/>
          </w:tcPr>
          <w:p w14:paraId="17167BFE" w14:textId="1BBB2EF5" w:rsidR="007F5A46" w:rsidRDefault="007F5A46" w:rsidP="007F5A46">
            <w:pPr>
              <w:pStyle w:val="NoSpacing"/>
            </w:pPr>
            <w:r>
              <w:t>STBIO1_v10_DOC</w:t>
            </w:r>
          </w:p>
        </w:tc>
        <w:tc>
          <w:tcPr>
            <w:tcW w:w="1168" w:type="dxa"/>
          </w:tcPr>
          <w:p w14:paraId="549F8914" w14:textId="1EA4335A" w:rsidR="007F5A46" w:rsidRDefault="007F5A46" w:rsidP="007F5A46">
            <w:pPr>
              <w:pStyle w:val="NoSpacing"/>
            </w:pPr>
            <w:r>
              <w:t>9</w:t>
            </w:r>
          </w:p>
        </w:tc>
        <w:tc>
          <w:tcPr>
            <w:tcW w:w="1318" w:type="dxa"/>
          </w:tcPr>
          <w:p w14:paraId="075A9AE3" w14:textId="3D510C32" w:rsidR="007F5A46" w:rsidRDefault="007F5A46" w:rsidP="007F5A46">
            <w:pPr>
              <w:pStyle w:val="NoSpacing"/>
            </w:pPr>
            <w:r>
              <w:t>3/19/2026</w:t>
            </w:r>
          </w:p>
        </w:tc>
        <w:tc>
          <w:tcPr>
            <w:tcW w:w="1613" w:type="dxa"/>
          </w:tcPr>
          <w:p w14:paraId="39F4A90B" w14:textId="34E00E92" w:rsidR="007F5A46" w:rsidRDefault="007F5A46" w:rsidP="007F5A46">
            <w:pPr>
              <w:pStyle w:val="NoSpacing"/>
              <w:rPr>
                <w:lang w:val="it-IT"/>
              </w:rPr>
            </w:pPr>
            <w:r>
              <w:rPr>
                <w:lang w:val="it-IT"/>
              </w:rPr>
              <w:t>Aldo Torino</w:t>
            </w:r>
          </w:p>
        </w:tc>
        <w:tc>
          <w:tcPr>
            <w:tcW w:w="4215" w:type="dxa"/>
          </w:tcPr>
          <w:p w14:paraId="7A05D5C5" w14:textId="0B77B02F" w:rsidR="007F5A46" w:rsidRDefault="007F5A46" w:rsidP="007F5A46">
            <w:pPr>
              <w:pStyle w:val="NoSpacing"/>
            </w:pPr>
            <w:r>
              <w:t xml:space="preserve">Add Functional Mode </w:t>
            </w:r>
            <w:r w:rsidR="00E835C0">
              <w:t>Chapter, Reference Table</w:t>
            </w:r>
            <w:r>
              <w:t xml:space="preserve"> </w:t>
            </w:r>
            <w:r w:rsidR="00E835C0">
              <w:t>a</w:t>
            </w:r>
            <w:r>
              <w:t xml:space="preserve">nd </w:t>
            </w:r>
            <w:r w:rsidR="00E835C0">
              <w:t xml:space="preserve">add </w:t>
            </w:r>
            <w:r>
              <w:t xml:space="preserve">Reference Chapter </w:t>
            </w:r>
          </w:p>
        </w:tc>
      </w:tr>
    </w:tbl>
    <w:p w14:paraId="3FB85662" w14:textId="6086815A" w:rsidR="007D0A0B" w:rsidRDefault="00ED2D01" w:rsidP="007D0A0B">
      <w:pPr>
        <w:pStyle w:val="Caption"/>
        <w:jc w:val="center"/>
        <w:rPr>
          <w:noProof/>
        </w:rPr>
      </w:pPr>
      <w:bookmarkStart w:id="5" w:name="_Toc210989337"/>
      <w:r>
        <w:t>Table</w:t>
      </w:r>
      <w:r w:rsidR="007D0A0B">
        <w:t xml:space="preserve"> </w:t>
      </w:r>
      <w:fldSimple w:instr=" SEQ Tableau \* ARABIC ">
        <w:r w:rsidR="00E27A95">
          <w:rPr>
            <w:noProof/>
          </w:rPr>
          <w:t>1</w:t>
        </w:r>
      </w:fldSimple>
      <w:r w:rsidR="007D0A0B">
        <w:rPr>
          <w:noProof/>
        </w:rPr>
        <w:t>: Revision History</w:t>
      </w:r>
      <w:bookmarkEnd w:id="5"/>
    </w:p>
    <w:p w14:paraId="0EFB1485" w14:textId="77777777" w:rsidR="00771859" w:rsidRPr="00771859" w:rsidRDefault="00771859" w:rsidP="00771859"/>
    <w:p w14:paraId="176E7DC9" w14:textId="00A3F74A" w:rsidR="00B65524" w:rsidRPr="00DB608E" w:rsidRDefault="00B65524" w:rsidP="00710BF4">
      <w:pPr>
        <w:pStyle w:val="Heading1"/>
      </w:pPr>
      <w:bookmarkStart w:id="6" w:name="_Toc91159227"/>
      <w:bookmarkStart w:id="7" w:name="_Ref92870314"/>
      <w:bookmarkStart w:id="8" w:name="_Toc92976562"/>
      <w:bookmarkStart w:id="9" w:name="_Toc105402630"/>
      <w:bookmarkStart w:id="10" w:name="_Ref109220673"/>
      <w:bookmarkStart w:id="11" w:name="_Toc117772466"/>
      <w:bookmarkStart w:id="12" w:name="_Ref191910633"/>
      <w:bookmarkStart w:id="13" w:name="_Toc224827077"/>
      <w:r w:rsidRPr="00DB608E">
        <w:lastRenderedPageBreak/>
        <w:t>Reference documents</w:t>
      </w:r>
      <w:bookmarkEnd w:id="6"/>
      <w:bookmarkEnd w:id="7"/>
      <w:bookmarkEnd w:id="8"/>
      <w:bookmarkEnd w:id="9"/>
      <w:bookmarkEnd w:id="10"/>
      <w:bookmarkEnd w:id="11"/>
      <w:bookmarkEnd w:id="12"/>
      <w:r w:rsidR="00500949">
        <w:t xml:space="preserve"> and Ip Repository</w:t>
      </w:r>
      <w:bookmarkEnd w:id="13"/>
    </w:p>
    <w:p w14:paraId="04DC53ED" w14:textId="77777777" w:rsidR="00B65524" w:rsidRPr="00DB608E" w:rsidRDefault="00B65524" w:rsidP="00B65524"/>
    <w:p w14:paraId="138C5EA7" w14:textId="77777777" w:rsidR="00B65524" w:rsidRPr="00DB608E" w:rsidRDefault="00B65524" w:rsidP="00152C3C">
      <w:pPr>
        <w:pStyle w:val="NoSpacing"/>
      </w:pPr>
      <w:r w:rsidRPr="00DB608E">
        <w:t>This is a list of reference documents.</w:t>
      </w:r>
    </w:p>
    <w:p w14:paraId="0B17DEF3" w14:textId="77777777" w:rsidR="00B65524" w:rsidRDefault="00B65524" w:rsidP="00152C3C">
      <w:pPr>
        <w:pStyle w:val="NoSpacing"/>
      </w:pPr>
      <w:r>
        <w:t>[DDS_STBIO1</w:t>
      </w:r>
      <w:r w:rsidRPr="00DB608E">
        <w:t>_0</w:t>
      </w:r>
      <w:r>
        <w:t>002</w:t>
      </w:r>
      <w:r w:rsidRPr="00DB608E">
        <w:t>] Definition</w:t>
      </w:r>
    </w:p>
    <w:tbl>
      <w:tblPr>
        <w:tblStyle w:val="TableGrid"/>
        <w:tblW w:w="11033" w:type="dxa"/>
        <w:jc w:val="center"/>
        <w:tblLook w:val="04A0" w:firstRow="1" w:lastRow="0" w:firstColumn="1" w:lastColumn="0" w:noHBand="0" w:noVBand="1"/>
      </w:tblPr>
      <w:tblGrid>
        <w:gridCol w:w="1242"/>
        <w:gridCol w:w="6500"/>
        <w:gridCol w:w="1864"/>
        <w:gridCol w:w="1427"/>
      </w:tblGrid>
      <w:tr w:rsidR="00182467" w14:paraId="07C70B49" w14:textId="77777777" w:rsidTr="00873545">
        <w:trPr>
          <w:trHeight w:val="508"/>
          <w:jc w:val="center"/>
        </w:trPr>
        <w:tc>
          <w:tcPr>
            <w:tcW w:w="1242" w:type="dxa"/>
          </w:tcPr>
          <w:p w14:paraId="5D98F747" w14:textId="398E28A1" w:rsidR="00182467" w:rsidRPr="00182467" w:rsidRDefault="00182467" w:rsidP="00182467">
            <w:pPr>
              <w:pStyle w:val="IRegular"/>
            </w:pPr>
            <w:r w:rsidRPr="00182467">
              <w:t>Current Version</w:t>
            </w:r>
          </w:p>
        </w:tc>
        <w:tc>
          <w:tcPr>
            <w:tcW w:w="6500" w:type="dxa"/>
          </w:tcPr>
          <w:p w14:paraId="50534C0A" w14:textId="7428E9D1" w:rsidR="00182467" w:rsidRPr="00182467" w:rsidRDefault="00182467" w:rsidP="00182467">
            <w:pPr>
              <w:pStyle w:val="IRegular"/>
            </w:pPr>
            <w:r w:rsidRPr="00182467">
              <w:t>Document</w:t>
            </w:r>
          </w:p>
        </w:tc>
        <w:tc>
          <w:tcPr>
            <w:tcW w:w="1864" w:type="dxa"/>
          </w:tcPr>
          <w:p w14:paraId="2698EF08" w14:textId="546F561D" w:rsidR="00182467" w:rsidRPr="00182467" w:rsidRDefault="00182467" w:rsidP="00182467">
            <w:pPr>
              <w:pStyle w:val="IRegular"/>
            </w:pPr>
            <w:r w:rsidRPr="00182467">
              <w:t>Author</w:t>
            </w:r>
          </w:p>
        </w:tc>
        <w:tc>
          <w:tcPr>
            <w:tcW w:w="1427" w:type="dxa"/>
          </w:tcPr>
          <w:p w14:paraId="5416BFC0" w14:textId="26F18439" w:rsidR="00182467" w:rsidRPr="00182467" w:rsidRDefault="00182467" w:rsidP="00182467">
            <w:pPr>
              <w:pStyle w:val="IRegular"/>
            </w:pPr>
            <w:r w:rsidRPr="00182467">
              <w:t>Change Description</w:t>
            </w:r>
          </w:p>
        </w:tc>
      </w:tr>
      <w:tr w:rsidR="007572C9" w:rsidRPr="00BD422F" w14:paraId="0CEA3A56" w14:textId="77777777" w:rsidTr="00873545">
        <w:trPr>
          <w:trHeight w:val="767"/>
          <w:jc w:val="center"/>
        </w:trPr>
        <w:tc>
          <w:tcPr>
            <w:tcW w:w="1242" w:type="dxa"/>
          </w:tcPr>
          <w:p w14:paraId="35FB3B89" w14:textId="157EE7B4" w:rsidR="007572C9" w:rsidRPr="00182467" w:rsidRDefault="00B03BD5" w:rsidP="00152C3C">
            <w:pPr>
              <w:pStyle w:val="NoSpacing"/>
            </w:pPr>
            <w:r>
              <w:t>1.0</w:t>
            </w:r>
          </w:p>
        </w:tc>
        <w:tc>
          <w:tcPr>
            <w:tcW w:w="6500" w:type="dxa"/>
          </w:tcPr>
          <w:p w14:paraId="0227D841" w14:textId="1328EAF7" w:rsidR="007572C9" w:rsidRPr="00182467" w:rsidRDefault="007572C9" w:rsidP="00152C3C">
            <w:pPr>
              <w:pStyle w:val="NoSpacing"/>
            </w:pPr>
            <w:r>
              <w:t>Main Controller</w:t>
            </w:r>
            <w:r w:rsidR="002E3632">
              <w:t xml:space="preserve"> IPOS</w:t>
            </w:r>
            <w:r w:rsidR="00BB5FDD">
              <w:t xml:space="preserve"> (</w:t>
            </w:r>
            <w:r w:rsidR="00CB235D">
              <w:t>stbio1/</w:t>
            </w:r>
            <w:r w:rsidR="0021696B">
              <w:t>FE/main_controller_top/Documentation/Specification</w:t>
            </w:r>
            <w:r w:rsidR="003A683C">
              <w:t>/</w:t>
            </w:r>
            <w:r w:rsidR="00BB5FDD">
              <w:t>)</w:t>
            </w:r>
          </w:p>
        </w:tc>
        <w:tc>
          <w:tcPr>
            <w:tcW w:w="1864" w:type="dxa"/>
          </w:tcPr>
          <w:p w14:paraId="4D9FF527" w14:textId="402487EE" w:rsidR="007572C9" w:rsidRPr="007042E0" w:rsidRDefault="007572C9" w:rsidP="00152C3C">
            <w:pPr>
              <w:pStyle w:val="NoSpacing"/>
              <w:rPr>
                <w:lang w:val="it-IT"/>
              </w:rPr>
            </w:pPr>
            <w:r w:rsidRPr="007042E0">
              <w:rPr>
                <w:lang w:val="it-IT"/>
              </w:rPr>
              <w:t>Aldo Torino, Sonia Andronaco, Giuliana De Milato</w:t>
            </w:r>
          </w:p>
        </w:tc>
        <w:tc>
          <w:tcPr>
            <w:tcW w:w="1427" w:type="dxa"/>
          </w:tcPr>
          <w:p w14:paraId="0C8CB436" w14:textId="77777777" w:rsidR="007572C9" w:rsidRPr="00D74BAC" w:rsidRDefault="007572C9" w:rsidP="00F42F1D">
            <w:pPr>
              <w:pStyle w:val="IRegular"/>
              <w:jc w:val="left"/>
              <w:rPr>
                <w:lang w:val="it-IT"/>
              </w:rPr>
            </w:pPr>
          </w:p>
        </w:tc>
      </w:tr>
      <w:tr w:rsidR="00182467" w14:paraId="0CBEF9D7" w14:textId="77777777" w:rsidTr="00873545">
        <w:trPr>
          <w:trHeight w:val="248"/>
          <w:jc w:val="center"/>
        </w:trPr>
        <w:tc>
          <w:tcPr>
            <w:tcW w:w="1242" w:type="dxa"/>
          </w:tcPr>
          <w:p w14:paraId="7A089D86" w14:textId="6F524898" w:rsidR="00182467" w:rsidRDefault="00182467" w:rsidP="00152C3C">
            <w:pPr>
              <w:pStyle w:val="NoSpacing"/>
            </w:pPr>
            <w:r>
              <w:t>3.0</w:t>
            </w:r>
          </w:p>
        </w:tc>
        <w:tc>
          <w:tcPr>
            <w:tcW w:w="6500" w:type="dxa"/>
          </w:tcPr>
          <w:p w14:paraId="37900BC0" w14:textId="0B52BF9A" w:rsidR="00182467" w:rsidRDefault="003E652A" w:rsidP="00152C3C">
            <w:pPr>
              <w:pStyle w:val="NoSpacing"/>
            </w:pPr>
            <w:r w:rsidRPr="003E652A">
              <w:t>IPOS_I2C_SensorHub_Quokka_uP</w:t>
            </w:r>
          </w:p>
        </w:tc>
        <w:tc>
          <w:tcPr>
            <w:tcW w:w="1864" w:type="dxa"/>
          </w:tcPr>
          <w:p w14:paraId="2C1F9826" w14:textId="4EB2D295" w:rsidR="00182467" w:rsidRDefault="00B6599B" w:rsidP="00152C3C">
            <w:pPr>
              <w:pStyle w:val="NoSpacing"/>
            </w:pPr>
            <w:r>
              <w:t>Marco Leo</w:t>
            </w:r>
          </w:p>
        </w:tc>
        <w:tc>
          <w:tcPr>
            <w:tcW w:w="1427" w:type="dxa"/>
          </w:tcPr>
          <w:p w14:paraId="531CA3A6" w14:textId="77777777" w:rsidR="00182467" w:rsidRDefault="00182467" w:rsidP="00152C3C">
            <w:pPr>
              <w:pStyle w:val="NoSpacing"/>
            </w:pPr>
          </w:p>
        </w:tc>
      </w:tr>
      <w:tr w:rsidR="00182467" w14:paraId="7DB4B167" w14:textId="77777777" w:rsidTr="00873545">
        <w:trPr>
          <w:trHeight w:val="259"/>
          <w:jc w:val="center"/>
        </w:trPr>
        <w:tc>
          <w:tcPr>
            <w:tcW w:w="1242" w:type="dxa"/>
          </w:tcPr>
          <w:p w14:paraId="15835B1D" w14:textId="77777777" w:rsidR="00182467" w:rsidRDefault="00182467" w:rsidP="00152C3C">
            <w:pPr>
              <w:pStyle w:val="NoSpacing"/>
            </w:pPr>
          </w:p>
        </w:tc>
        <w:tc>
          <w:tcPr>
            <w:tcW w:w="6500" w:type="dxa"/>
          </w:tcPr>
          <w:p w14:paraId="6B4B2F3D" w14:textId="7EB7C9B6" w:rsidR="00182467" w:rsidRDefault="00B6599B" w:rsidP="00152C3C">
            <w:pPr>
              <w:pStyle w:val="NoSpacing"/>
            </w:pPr>
            <w:r w:rsidRPr="008F672A">
              <w:t>Documentation_Specification_FIFO_CTRL_dos</w:t>
            </w:r>
          </w:p>
        </w:tc>
        <w:tc>
          <w:tcPr>
            <w:tcW w:w="1864" w:type="dxa"/>
          </w:tcPr>
          <w:p w14:paraId="3E6030D8" w14:textId="169BD25F" w:rsidR="00182467" w:rsidRDefault="00B6599B" w:rsidP="00152C3C">
            <w:pPr>
              <w:pStyle w:val="NoSpacing"/>
            </w:pPr>
            <w:r>
              <w:t>Roberta Priolo</w:t>
            </w:r>
          </w:p>
        </w:tc>
        <w:tc>
          <w:tcPr>
            <w:tcW w:w="1427" w:type="dxa"/>
          </w:tcPr>
          <w:p w14:paraId="0B3EA7B6" w14:textId="77777777" w:rsidR="00182467" w:rsidRDefault="00182467" w:rsidP="00152C3C">
            <w:pPr>
              <w:pStyle w:val="NoSpacing"/>
            </w:pPr>
          </w:p>
        </w:tc>
      </w:tr>
      <w:tr w:rsidR="00182467" w14:paraId="3D62F6EE" w14:textId="77777777" w:rsidTr="00873545">
        <w:trPr>
          <w:trHeight w:val="248"/>
          <w:jc w:val="center"/>
        </w:trPr>
        <w:tc>
          <w:tcPr>
            <w:tcW w:w="1242" w:type="dxa"/>
          </w:tcPr>
          <w:p w14:paraId="1806B6C7" w14:textId="22DF4CE1" w:rsidR="00182467" w:rsidRDefault="00B6599B" w:rsidP="00152C3C">
            <w:pPr>
              <w:pStyle w:val="NoSpacing"/>
            </w:pPr>
            <w:r>
              <w:t>3.6</w:t>
            </w:r>
          </w:p>
        </w:tc>
        <w:tc>
          <w:tcPr>
            <w:tcW w:w="6500" w:type="dxa"/>
          </w:tcPr>
          <w:p w14:paraId="549EBB98" w14:textId="1712CED8" w:rsidR="00182467" w:rsidRDefault="00655297" w:rsidP="00152C3C">
            <w:pPr>
              <w:pStyle w:val="NoSpacing"/>
            </w:pPr>
            <w:r w:rsidRPr="00655297">
              <w:t>Documentation_Specification_IP_Objective_Specification</w:t>
            </w:r>
          </w:p>
        </w:tc>
        <w:tc>
          <w:tcPr>
            <w:tcW w:w="1864" w:type="dxa"/>
          </w:tcPr>
          <w:p w14:paraId="688FA51C" w14:textId="760ADFD3" w:rsidR="00182467" w:rsidRDefault="00655297" w:rsidP="00152C3C">
            <w:pPr>
              <w:pStyle w:val="NoSpacing"/>
            </w:pPr>
            <w:r>
              <w:t>Stefano Barbieri</w:t>
            </w:r>
          </w:p>
        </w:tc>
        <w:tc>
          <w:tcPr>
            <w:tcW w:w="1427" w:type="dxa"/>
          </w:tcPr>
          <w:p w14:paraId="69BE1CC7" w14:textId="77777777" w:rsidR="00182467" w:rsidRDefault="00182467" w:rsidP="00152C3C">
            <w:pPr>
              <w:pStyle w:val="NoSpacing"/>
            </w:pPr>
          </w:p>
        </w:tc>
      </w:tr>
      <w:tr w:rsidR="00655297" w14:paraId="17AC192F" w14:textId="77777777" w:rsidTr="00873545">
        <w:trPr>
          <w:trHeight w:val="767"/>
          <w:jc w:val="center"/>
        </w:trPr>
        <w:tc>
          <w:tcPr>
            <w:tcW w:w="1242" w:type="dxa"/>
          </w:tcPr>
          <w:p w14:paraId="7849CA18" w14:textId="77777777" w:rsidR="00655297" w:rsidRDefault="00655297" w:rsidP="00152C3C">
            <w:pPr>
              <w:pStyle w:val="NoSpacing"/>
            </w:pPr>
          </w:p>
        </w:tc>
        <w:tc>
          <w:tcPr>
            <w:tcW w:w="6500" w:type="dxa"/>
          </w:tcPr>
          <w:p w14:paraId="41DAEA5D" w14:textId="1456D384" w:rsidR="00655297" w:rsidRPr="00655297" w:rsidRDefault="00655297" w:rsidP="00152C3C">
            <w:pPr>
              <w:pStyle w:val="NoSpacing"/>
            </w:pPr>
            <w:r>
              <w:t>ADSP IPOS</w:t>
            </w:r>
          </w:p>
        </w:tc>
        <w:tc>
          <w:tcPr>
            <w:tcW w:w="1864" w:type="dxa"/>
          </w:tcPr>
          <w:p w14:paraId="065DBE24" w14:textId="03CBBCDE" w:rsidR="00655297" w:rsidRDefault="00655297" w:rsidP="00152C3C">
            <w:pPr>
              <w:pStyle w:val="NoSpacing"/>
            </w:pPr>
            <w:r>
              <w:t>Alessandro Alaimo,</w:t>
            </w:r>
            <w:r w:rsidR="00B13DD6">
              <w:t xml:space="preserve"> Luca Gandolfi</w:t>
            </w:r>
          </w:p>
        </w:tc>
        <w:tc>
          <w:tcPr>
            <w:tcW w:w="1427" w:type="dxa"/>
          </w:tcPr>
          <w:p w14:paraId="55542213" w14:textId="77777777" w:rsidR="00655297" w:rsidRDefault="00655297" w:rsidP="00152C3C">
            <w:pPr>
              <w:pStyle w:val="NoSpacing"/>
            </w:pPr>
          </w:p>
        </w:tc>
      </w:tr>
      <w:tr w:rsidR="008267A5" w14:paraId="596395D8" w14:textId="77777777" w:rsidTr="00873545">
        <w:trPr>
          <w:trHeight w:val="248"/>
          <w:jc w:val="center"/>
        </w:trPr>
        <w:tc>
          <w:tcPr>
            <w:tcW w:w="1242" w:type="dxa"/>
          </w:tcPr>
          <w:p w14:paraId="7523661A" w14:textId="77777777" w:rsidR="008267A5" w:rsidRDefault="008267A5" w:rsidP="00152C3C">
            <w:pPr>
              <w:pStyle w:val="NoSpacing"/>
            </w:pPr>
          </w:p>
        </w:tc>
        <w:tc>
          <w:tcPr>
            <w:tcW w:w="6500" w:type="dxa"/>
          </w:tcPr>
          <w:p w14:paraId="6A10E961" w14:textId="0DCFAF6B" w:rsidR="008267A5" w:rsidRDefault="00682D44" w:rsidP="00152C3C">
            <w:pPr>
              <w:pStyle w:val="NoSpacing"/>
            </w:pPr>
            <w:r w:rsidRPr="00682D44">
              <w:t>H9A_MEM_OTP_ PUMP_85AL05_2 3A User Manual 2.0- 02</w:t>
            </w:r>
          </w:p>
        </w:tc>
        <w:tc>
          <w:tcPr>
            <w:tcW w:w="1864" w:type="dxa"/>
          </w:tcPr>
          <w:p w14:paraId="25D62AD9" w14:textId="77777777" w:rsidR="008267A5" w:rsidRDefault="008267A5" w:rsidP="00152C3C">
            <w:pPr>
              <w:pStyle w:val="NoSpacing"/>
            </w:pPr>
          </w:p>
        </w:tc>
        <w:tc>
          <w:tcPr>
            <w:tcW w:w="1427" w:type="dxa"/>
          </w:tcPr>
          <w:p w14:paraId="24367CEF" w14:textId="726137AF" w:rsidR="008267A5" w:rsidRDefault="008267A5" w:rsidP="00152C3C">
            <w:pPr>
              <w:pStyle w:val="NoSpacing"/>
            </w:pPr>
          </w:p>
        </w:tc>
      </w:tr>
      <w:tr w:rsidR="002D1998" w14:paraId="705C6270" w14:textId="77777777" w:rsidTr="00873545">
        <w:trPr>
          <w:trHeight w:val="248"/>
          <w:jc w:val="center"/>
        </w:trPr>
        <w:tc>
          <w:tcPr>
            <w:tcW w:w="1242" w:type="dxa"/>
          </w:tcPr>
          <w:p w14:paraId="513D9F20" w14:textId="77777777" w:rsidR="002D1998" w:rsidRDefault="002D1998" w:rsidP="00152C3C">
            <w:pPr>
              <w:pStyle w:val="NoSpacing"/>
            </w:pPr>
          </w:p>
        </w:tc>
        <w:tc>
          <w:tcPr>
            <w:tcW w:w="6500" w:type="dxa"/>
          </w:tcPr>
          <w:p w14:paraId="440E7BDF" w14:textId="4BCA2E7A" w:rsidR="002D1998" w:rsidRPr="00682D44" w:rsidRDefault="002124DA" w:rsidP="00152C3C">
            <w:pPr>
              <w:pStyle w:val="NoSpacing"/>
            </w:pPr>
            <w:hyperlink r:id="rId12" w:history="1">
              <w:r w:rsidRPr="002124DA">
                <w:rPr>
                  <w:rStyle w:val="Hyperlink"/>
                </w:rPr>
                <w:t>https://developer.arm.com/documentation/ihi0033/latest/</w:t>
              </w:r>
            </w:hyperlink>
          </w:p>
        </w:tc>
        <w:tc>
          <w:tcPr>
            <w:tcW w:w="1864" w:type="dxa"/>
          </w:tcPr>
          <w:p w14:paraId="7AB2ED67" w14:textId="05C3F0C4" w:rsidR="002D1998" w:rsidRDefault="00F42F1D" w:rsidP="00152C3C">
            <w:pPr>
              <w:pStyle w:val="NoSpacing"/>
            </w:pPr>
            <w:r>
              <w:t>ARM</w:t>
            </w:r>
          </w:p>
        </w:tc>
        <w:tc>
          <w:tcPr>
            <w:tcW w:w="1427" w:type="dxa"/>
          </w:tcPr>
          <w:p w14:paraId="3D4A8EFD" w14:textId="77777777" w:rsidR="002D1998" w:rsidRDefault="002D1998" w:rsidP="00152C3C">
            <w:pPr>
              <w:pStyle w:val="NoSpacing"/>
            </w:pPr>
          </w:p>
        </w:tc>
      </w:tr>
      <w:tr w:rsidR="00873545" w14:paraId="014A0648" w14:textId="77777777" w:rsidTr="00873545">
        <w:trPr>
          <w:trHeight w:val="248"/>
          <w:jc w:val="center"/>
        </w:trPr>
        <w:tc>
          <w:tcPr>
            <w:tcW w:w="1242" w:type="dxa"/>
          </w:tcPr>
          <w:p w14:paraId="47B06F53" w14:textId="55E0E709" w:rsidR="00873545" w:rsidRDefault="00B02D99" w:rsidP="00152C3C">
            <w:pPr>
              <w:pStyle w:val="NoSpacing"/>
            </w:pPr>
            <w:r>
              <w:t>0.2</w:t>
            </w:r>
          </w:p>
        </w:tc>
        <w:tc>
          <w:tcPr>
            <w:tcW w:w="6500" w:type="dxa"/>
          </w:tcPr>
          <w:p w14:paraId="720E1681" w14:textId="77777777" w:rsidR="00DB5456" w:rsidRPr="00DB5456" w:rsidRDefault="00DB5456" w:rsidP="00152C3C">
            <w:pPr>
              <w:pStyle w:val="NoSpacing"/>
            </w:pPr>
            <w:r w:rsidRPr="00DB5456">
              <w:t>STRED-LP2 Architecture Reference Manual</w:t>
            </w:r>
          </w:p>
          <w:p w14:paraId="56AB9AAB" w14:textId="0E1FEE08" w:rsidR="00873545" w:rsidRDefault="00515CE1" w:rsidP="00152C3C">
            <w:pPr>
              <w:pStyle w:val="NoSpacing"/>
            </w:pPr>
            <w:r w:rsidRPr="00515CE1">
              <w:t>https://codex.cro.st.com/plugins/document/stbio1/folder/933984</w:t>
            </w:r>
          </w:p>
        </w:tc>
        <w:tc>
          <w:tcPr>
            <w:tcW w:w="1864" w:type="dxa"/>
          </w:tcPr>
          <w:p w14:paraId="105971F5" w14:textId="742680B2" w:rsidR="00873545" w:rsidRDefault="00DB5456" w:rsidP="00152C3C">
            <w:pPr>
              <w:pStyle w:val="NoSpacing"/>
            </w:pPr>
            <w:r>
              <w:t>ASMS</w:t>
            </w:r>
          </w:p>
        </w:tc>
        <w:tc>
          <w:tcPr>
            <w:tcW w:w="1427" w:type="dxa"/>
          </w:tcPr>
          <w:p w14:paraId="527583B1" w14:textId="77777777" w:rsidR="00873545" w:rsidRDefault="00873545" w:rsidP="00152C3C">
            <w:pPr>
              <w:pStyle w:val="NoSpacing"/>
            </w:pPr>
          </w:p>
        </w:tc>
      </w:tr>
      <w:tr w:rsidR="00E835C0" w14:paraId="7C8B7C8E" w14:textId="77777777" w:rsidTr="00873545">
        <w:trPr>
          <w:trHeight w:val="248"/>
          <w:jc w:val="center"/>
        </w:trPr>
        <w:tc>
          <w:tcPr>
            <w:tcW w:w="1242" w:type="dxa"/>
          </w:tcPr>
          <w:p w14:paraId="609D4541" w14:textId="1E3880AC" w:rsidR="00E835C0" w:rsidRDefault="00E835C0" w:rsidP="00152C3C">
            <w:pPr>
              <w:pStyle w:val="NoSpacing"/>
            </w:pPr>
            <w:r>
              <w:t>1.0</w:t>
            </w:r>
          </w:p>
        </w:tc>
        <w:tc>
          <w:tcPr>
            <w:tcW w:w="6500" w:type="dxa"/>
          </w:tcPr>
          <w:p w14:paraId="0C76AAEE" w14:textId="428C6867" w:rsidR="00E835C0" w:rsidRPr="00DB5456" w:rsidRDefault="00E835C0" w:rsidP="00152C3C">
            <w:pPr>
              <w:pStyle w:val="NoSpacing"/>
            </w:pPr>
            <w:r>
              <w:t>ADSP micro Firmware</w:t>
            </w:r>
          </w:p>
        </w:tc>
        <w:tc>
          <w:tcPr>
            <w:tcW w:w="1864" w:type="dxa"/>
          </w:tcPr>
          <w:p w14:paraId="3F88178C" w14:textId="56FD4EF3" w:rsidR="00E835C0" w:rsidRPr="00E835C0" w:rsidRDefault="00E835C0" w:rsidP="00152C3C">
            <w:pPr>
              <w:pStyle w:val="NoSpacing"/>
              <w:rPr>
                <w:lang w:val="it-IT"/>
              </w:rPr>
            </w:pPr>
            <w:r w:rsidRPr="00E835C0">
              <w:rPr>
                <w:lang w:val="it-IT"/>
              </w:rPr>
              <w:t>Alessandro Alaimo, Ugo Garozzo, L</w:t>
            </w:r>
            <w:r>
              <w:rPr>
                <w:lang w:val="it-IT"/>
              </w:rPr>
              <w:t>uca Gandolfi</w:t>
            </w:r>
          </w:p>
        </w:tc>
        <w:tc>
          <w:tcPr>
            <w:tcW w:w="1427" w:type="dxa"/>
          </w:tcPr>
          <w:p w14:paraId="62FC1A58" w14:textId="77777777" w:rsidR="00E835C0" w:rsidRPr="00E835C0" w:rsidRDefault="00E835C0" w:rsidP="00152C3C">
            <w:pPr>
              <w:pStyle w:val="NoSpacing"/>
              <w:rPr>
                <w:lang w:val="it-IT"/>
              </w:rPr>
            </w:pPr>
          </w:p>
        </w:tc>
      </w:tr>
    </w:tbl>
    <w:p w14:paraId="766A6D46" w14:textId="709335DB" w:rsidR="00B65524" w:rsidRDefault="00ED2D01" w:rsidP="007D0A0B">
      <w:pPr>
        <w:pStyle w:val="Caption"/>
        <w:jc w:val="center"/>
      </w:pPr>
      <w:bookmarkStart w:id="14" w:name="_Toc210989338"/>
      <w:r>
        <w:t>Table</w:t>
      </w:r>
      <w:r w:rsidR="007D0A0B">
        <w:t xml:space="preserve"> </w:t>
      </w:r>
      <w:fldSimple w:instr=" SEQ Tableau \* ARABIC ">
        <w:r w:rsidR="00E27A95">
          <w:rPr>
            <w:noProof/>
          </w:rPr>
          <w:t>2</w:t>
        </w:r>
      </w:fldSimple>
      <w:r w:rsidR="007D0A0B">
        <w:t>: Revision History</w:t>
      </w:r>
      <w:bookmarkEnd w:id="14"/>
    </w:p>
    <w:p w14:paraId="2EDB0EE3" w14:textId="77777777" w:rsidR="009F6D22" w:rsidRDefault="009F6D22" w:rsidP="009F6D22"/>
    <w:p w14:paraId="611477CC" w14:textId="77777777" w:rsidR="009F6D22" w:rsidRDefault="009F6D22" w:rsidP="009F6D22"/>
    <w:p w14:paraId="0BC25310" w14:textId="77777777" w:rsidR="009F6D22" w:rsidRDefault="009F6D22" w:rsidP="009F6D22"/>
    <w:p w14:paraId="4CFECA3C" w14:textId="77777777" w:rsidR="009F6D22" w:rsidRDefault="009F6D22" w:rsidP="009F6D22"/>
    <w:p w14:paraId="77633A68" w14:textId="77777777" w:rsidR="009F6D22" w:rsidRDefault="009F6D22" w:rsidP="009F6D22"/>
    <w:p w14:paraId="766D6BE0" w14:textId="77777777" w:rsidR="009F6D22" w:rsidRDefault="009F6D22" w:rsidP="009F6D22"/>
    <w:p w14:paraId="7CFA5567" w14:textId="77777777" w:rsidR="009F6D22" w:rsidRDefault="009F6D22" w:rsidP="009F6D22"/>
    <w:p w14:paraId="0A51C94D" w14:textId="77777777" w:rsidR="009F6D22" w:rsidRDefault="009F6D22" w:rsidP="009F6D22"/>
    <w:p w14:paraId="7F6D9DBF" w14:textId="77777777" w:rsidR="009F6D22" w:rsidRDefault="009F6D22" w:rsidP="009F6D22"/>
    <w:p w14:paraId="4373BF00" w14:textId="77777777" w:rsidR="009F6D22" w:rsidRPr="009F6D22" w:rsidRDefault="009F6D22" w:rsidP="009F6D22"/>
    <w:tbl>
      <w:tblPr>
        <w:tblStyle w:val="RegBitDef"/>
        <w:tblW w:w="10046" w:type="dxa"/>
        <w:tblLayout w:type="fixed"/>
        <w:tblLook w:val="04A0" w:firstRow="1" w:lastRow="0" w:firstColumn="1" w:lastColumn="0" w:noHBand="0" w:noVBand="1"/>
      </w:tblPr>
      <w:tblGrid>
        <w:gridCol w:w="2397"/>
        <w:gridCol w:w="3492"/>
        <w:gridCol w:w="1500"/>
        <w:gridCol w:w="2657"/>
      </w:tblGrid>
      <w:tr w:rsidR="0A0D2453" w14:paraId="62CE263E" w14:textId="77777777" w:rsidTr="000E4033">
        <w:trPr>
          <w:trHeight w:val="307"/>
        </w:trPr>
        <w:tc>
          <w:tcPr>
            <w:tcW w:w="2397" w:type="dxa"/>
          </w:tcPr>
          <w:p w14:paraId="3E0A18B5" w14:textId="6081CE13" w:rsidR="5E838237" w:rsidRDefault="5E838237" w:rsidP="0A0D2453">
            <w:pPr>
              <w:rPr>
                <w:rFonts w:ascii="Arial" w:eastAsia="Arial" w:hAnsi="Arial" w:cs="Arial"/>
                <w:b/>
                <w:bCs/>
              </w:rPr>
            </w:pPr>
            <w:r w:rsidRPr="0A0D2453">
              <w:rPr>
                <w:rFonts w:ascii="Arial" w:eastAsia="Arial" w:hAnsi="Arial" w:cs="Arial"/>
                <w:b/>
                <w:bCs/>
              </w:rPr>
              <w:t>I</w:t>
            </w:r>
            <w:r w:rsidR="0A0D2453" w:rsidRPr="0A0D2453">
              <w:rPr>
                <w:rFonts w:ascii="Arial" w:eastAsia="Arial" w:hAnsi="Arial" w:cs="Arial"/>
                <w:b/>
                <w:bCs/>
              </w:rPr>
              <w:t>P</w:t>
            </w:r>
          </w:p>
        </w:tc>
        <w:tc>
          <w:tcPr>
            <w:tcW w:w="3492" w:type="dxa"/>
          </w:tcPr>
          <w:p w14:paraId="363F9CDE" w14:textId="2EB7D396" w:rsidR="0A0D2453" w:rsidRDefault="0A0D2453" w:rsidP="0A0D2453">
            <w:pPr>
              <w:rPr>
                <w:rFonts w:ascii="Arial" w:eastAsia="Arial" w:hAnsi="Arial" w:cs="Arial"/>
                <w:b/>
                <w:lang w:val="fr-FR"/>
              </w:rPr>
            </w:pPr>
            <w:r w:rsidRPr="56D41BB6">
              <w:rPr>
                <w:rFonts w:ascii="Arial" w:eastAsia="Arial" w:hAnsi="Arial" w:cs="Arial"/>
                <w:b/>
                <w:lang w:val="fr-FR"/>
              </w:rPr>
              <w:t>Git address</w:t>
            </w:r>
          </w:p>
        </w:tc>
        <w:tc>
          <w:tcPr>
            <w:tcW w:w="1500" w:type="dxa"/>
          </w:tcPr>
          <w:p w14:paraId="6631ED42" w14:textId="0A8B008F" w:rsidR="0A0D2453" w:rsidRDefault="0A0D2453" w:rsidP="0A0D2453">
            <w:pPr>
              <w:rPr>
                <w:rFonts w:ascii="Arial" w:eastAsia="Arial" w:hAnsi="Arial" w:cs="Arial"/>
                <w:b/>
                <w:lang w:val="fr-FR"/>
              </w:rPr>
            </w:pPr>
            <w:r w:rsidRPr="56D41BB6">
              <w:rPr>
                <w:rFonts w:ascii="Arial" w:eastAsia="Arial" w:hAnsi="Arial" w:cs="Arial"/>
                <w:b/>
                <w:lang w:val="fr-FR"/>
              </w:rPr>
              <w:t>Git branch</w:t>
            </w:r>
          </w:p>
        </w:tc>
        <w:tc>
          <w:tcPr>
            <w:tcW w:w="2657" w:type="dxa"/>
          </w:tcPr>
          <w:p w14:paraId="1E1BB493" w14:textId="733FCF56" w:rsidR="0A0D2453" w:rsidRDefault="0A0D2453" w:rsidP="0A0D2453">
            <w:pPr>
              <w:rPr>
                <w:rFonts w:ascii="Arial" w:eastAsia="Arial" w:hAnsi="Arial" w:cs="Arial"/>
                <w:b/>
                <w:bCs/>
              </w:rPr>
            </w:pPr>
            <w:r w:rsidRPr="0A0D2453">
              <w:rPr>
                <w:rFonts w:ascii="Arial" w:eastAsia="Arial" w:hAnsi="Arial" w:cs="Arial"/>
                <w:b/>
                <w:bCs/>
              </w:rPr>
              <w:t>Git tag</w:t>
            </w:r>
          </w:p>
        </w:tc>
      </w:tr>
      <w:tr w:rsidR="0A0D2453" w14:paraId="13A09071" w14:textId="77777777" w:rsidTr="000E4033">
        <w:trPr>
          <w:trHeight w:val="307"/>
        </w:trPr>
        <w:tc>
          <w:tcPr>
            <w:tcW w:w="2397" w:type="dxa"/>
          </w:tcPr>
          <w:p w14:paraId="54C8D19F" w14:textId="0C4615B1" w:rsidR="0A0D2453" w:rsidRDefault="0A0D2453" w:rsidP="0A0D2453">
            <w:pPr>
              <w:rPr>
                <w:rFonts w:ascii="Arial" w:eastAsia="Arial" w:hAnsi="Arial" w:cs="Arial"/>
                <w:b/>
                <w:bCs/>
              </w:rPr>
            </w:pPr>
            <w:r w:rsidRPr="0A0D2453">
              <w:rPr>
                <w:rFonts w:ascii="Arial" w:eastAsia="Arial" w:hAnsi="Arial" w:cs="Arial"/>
                <w:b/>
                <w:bCs/>
              </w:rPr>
              <w:t>ADSP</w:t>
            </w:r>
          </w:p>
        </w:tc>
        <w:tc>
          <w:tcPr>
            <w:tcW w:w="3492" w:type="dxa"/>
          </w:tcPr>
          <w:p w14:paraId="35C82A07" w14:textId="06EF05C4" w:rsidR="0A0D2453" w:rsidRDefault="0A0D2453" w:rsidP="0A0D2453">
            <w:r w:rsidRPr="56D41BB6">
              <w:rPr>
                <w:rFonts w:ascii="Arial" w:eastAsia="Arial" w:hAnsi="Arial" w:cs="Arial"/>
                <w:lang w:val="fr-FR"/>
              </w:rPr>
              <w:t xml:space="preserve">git clone </w:t>
            </w:r>
            <w:hyperlink r:id="rId13">
              <w:r w:rsidRPr="56D41BB6">
                <w:rPr>
                  <w:rStyle w:val="Hyperlink"/>
                  <w:rFonts w:ascii="Arial" w:eastAsia="Arial" w:hAnsi="Arial" w:cs="Arial"/>
                  <w:color w:val="auto"/>
                  <w:lang w:val="fr-FR"/>
                </w:rPr>
                <w:t>ssh://gitolite@codex.cro.st.com/ip-development/ADSP.git</w:t>
              </w:r>
            </w:hyperlink>
          </w:p>
        </w:tc>
        <w:tc>
          <w:tcPr>
            <w:tcW w:w="1500" w:type="dxa"/>
          </w:tcPr>
          <w:p w14:paraId="2C872514" w14:textId="12AA2019" w:rsidR="0A0D2453" w:rsidRDefault="0A0D2453" w:rsidP="0A0D2453">
            <w:pPr>
              <w:rPr>
                <w:rFonts w:ascii="Arial" w:eastAsia="Arial" w:hAnsi="Arial" w:cs="Arial"/>
                <w:lang w:val="fr-FR"/>
              </w:rPr>
            </w:pPr>
            <w:r w:rsidRPr="56D41BB6">
              <w:rPr>
                <w:rFonts w:ascii="Arial" w:eastAsia="Arial" w:hAnsi="Arial" w:cs="Arial"/>
                <w:lang w:val="fr-FR"/>
              </w:rPr>
              <w:t>adsp_vecma</w:t>
            </w:r>
          </w:p>
        </w:tc>
        <w:tc>
          <w:tcPr>
            <w:tcW w:w="2657" w:type="dxa"/>
          </w:tcPr>
          <w:p w14:paraId="3AE74712" w14:textId="78796352" w:rsidR="00AA0BC2" w:rsidRPr="00AA0BC2" w:rsidRDefault="00AA0BC2" w:rsidP="00AA0BC2">
            <w:pPr>
              <w:rPr>
                <w:rFonts w:eastAsia="Arial" w:cs="Arial"/>
              </w:rPr>
            </w:pPr>
            <w:r w:rsidRPr="00AA0BC2">
              <w:rPr>
                <w:rFonts w:eastAsia="Arial" w:cs="Arial"/>
              </w:rPr>
              <w:t>ADSP_v0.3.2</w:t>
            </w:r>
            <w:r w:rsidR="004009A9">
              <w:rPr>
                <w:rFonts w:eastAsia="Arial" w:cs="Arial"/>
              </w:rPr>
              <w:t>2</w:t>
            </w:r>
            <w:r w:rsidRPr="00AA0BC2">
              <w:rPr>
                <w:rFonts w:eastAsia="Arial" w:cs="Arial"/>
              </w:rPr>
              <w:t>.OTP640</w:t>
            </w:r>
          </w:p>
          <w:p w14:paraId="69361CC9" w14:textId="2CBA0E06" w:rsidR="0A0D2453" w:rsidRDefault="0A0D2453" w:rsidP="0A0D2453">
            <w:pPr>
              <w:rPr>
                <w:rFonts w:ascii="Arial" w:eastAsia="Arial" w:hAnsi="Arial" w:cs="Arial"/>
                <w:lang w:val="fr-FR"/>
              </w:rPr>
            </w:pPr>
          </w:p>
        </w:tc>
      </w:tr>
      <w:tr w:rsidR="0A0D2453" w14:paraId="2ED3F8C0" w14:textId="77777777" w:rsidTr="000E4033">
        <w:trPr>
          <w:trHeight w:val="307"/>
        </w:trPr>
        <w:tc>
          <w:tcPr>
            <w:tcW w:w="2397" w:type="dxa"/>
          </w:tcPr>
          <w:p w14:paraId="3ABCBB0D" w14:textId="7ACAE30C" w:rsidR="0A0D2453" w:rsidRDefault="0A0D2453" w:rsidP="0A0D2453">
            <w:pPr>
              <w:rPr>
                <w:rFonts w:ascii="Arial" w:eastAsia="Arial" w:hAnsi="Arial" w:cs="Arial"/>
                <w:b/>
                <w:bCs/>
                <w:lang w:val="it"/>
              </w:rPr>
            </w:pPr>
            <w:r w:rsidRPr="0A0D2453">
              <w:rPr>
                <w:rFonts w:ascii="Arial" w:eastAsia="Arial" w:hAnsi="Arial" w:cs="Arial"/>
                <w:b/>
                <w:bCs/>
                <w:lang w:val="it"/>
              </w:rPr>
              <w:t>i2c_spi_slave</w:t>
            </w:r>
          </w:p>
        </w:tc>
        <w:tc>
          <w:tcPr>
            <w:tcW w:w="3492" w:type="dxa"/>
          </w:tcPr>
          <w:p w14:paraId="55D6075B" w14:textId="517E0AE6" w:rsidR="0A0D2453" w:rsidRDefault="0A0D2453" w:rsidP="0A0D2453">
            <w:r w:rsidRPr="56D41BB6">
              <w:rPr>
                <w:rFonts w:ascii="Arial" w:eastAsia="Arial" w:hAnsi="Arial" w:cs="Arial"/>
                <w:lang w:val="fr-FR"/>
              </w:rPr>
              <w:t xml:space="preserve">git clone </w:t>
            </w:r>
            <w:hyperlink r:id="rId14">
              <w:r w:rsidRPr="56D41BB6">
                <w:rPr>
                  <w:rStyle w:val="Hyperlink"/>
                  <w:rFonts w:ascii="Arial" w:eastAsia="Arial" w:hAnsi="Arial" w:cs="Arial"/>
                  <w:color w:val="auto"/>
                  <w:lang w:val="fr-FR"/>
                </w:rPr>
                <w:t>ssh://gitolite@codex.cro.st.com/ip-development/i2c_spi_slave.git</w:t>
              </w:r>
            </w:hyperlink>
          </w:p>
          <w:p w14:paraId="794F50B7" w14:textId="769A1347" w:rsidR="0A0D2453" w:rsidRDefault="0A0D2453" w:rsidP="0A0D2453">
            <w:pPr>
              <w:rPr>
                <w:rFonts w:ascii="Arial" w:eastAsia="Arial" w:hAnsi="Arial" w:cs="Arial"/>
              </w:rPr>
            </w:pPr>
            <w:r w:rsidRPr="0A0D2453">
              <w:rPr>
                <w:rFonts w:ascii="Arial" w:eastAsia="Arial" w:hAnsi="Arial" w:cs="Arial"/>
              </w:rPr>
              <w:t xml:space="preserve"> </w:t>
            </w:r>
          </w:p>
        </w:tc>
        <w:tc>
          <w:tcPr>
            <w:tcW w:w="1500" w:type="dxa"/>
          </w:tcPr>
          <w:p w14:paraId="06206DBE" w14:textId="61F75669" w:rsidR="0A0D2453" w:rsidRDefault="0A0D2453" w:rsidP="0A0D2453">
            <w:pPr>
              <w:rPr>
                <w:rFonts w:ascii="Arial" w:eastAsia="Arial" w:hAnsi="Arial" w:cs="Arial"/>
                <w:lang w:val="fr-FR"/>
              </w:rPr>
            </w:pPr>
            <w:r w:rsidRPr="56D41BB6">
              <w:rPr>
                <w:rFonts w:ascii="Arial" w:eastAsia="Arial" w:hAnsi="Arial" w:cs="Arial"/>
                <w:lang w:val="fr-FR"/>
              </w:rPr>
              <w:t>vecma</w:t>
            </w:r>
          </w:p>
        </w:tc>
        <w:tc>
          <w:tcPr>
            <w:tcW w:w="2657" w:type="dxa"/>
          </w:tcPr>
          <w:p w14:paraId="2C48F8BA" w14:textId="55D1F023" w:rsidR="0A0D2453" w:rsidRDefault="00333936" w:rsidP="0A0D2453">
            <w:pPr>
              <w:rPr>
                <w:rFonts w:ascii="Arial" w:eastAsia="Arial" w:hAnsi="Arial" w:cs="Arial"/>
                <w:lang w:val="fr"/>
              </w:rPr>
            </w:pPr>
            <w:r w:rsidRPr="00333936">
              <w:rPr>
                <w:rFonts w:eastAsia="Arial" w:cs="Arial"/>
                <w:lang w:val="fr-FR"/>
              </w:rPr>
              <w:t>I2C_SPI_AHB_v3.1_061025_DOC</w:t>
            </w:r>
            <w:r w:rsidRPr="00333936">
              <w:rPr>
                <w:rFonts w:eastAsia="Arial" w:cs="Arial"/>
                <w:lang w:val="fr"/>
              </w:rPr>
              <w:t xml:space="preserve"> </w:t>
            </w:r>
          </w:p>
        </w:tc>
      </w:tr>
      <w:tr w:rsidR="0A0D2453" w14:paraId="565E35D6" w14:textId="77777777" w:rsidTr="000E4033">
        <w:trPr>
          <w:trHeight w:val="307"/>
        </w:trPr>
        <w:tc>
          <w:tcPr>
            <w:tcW w:w="2397" w:type="dxa"/>
          </w:tcPr>
          <w:p w14:paraId="1168A75B" w14:textId="2CFBCA70" w:rsidR="0A0D2453" w:rsidRDefault="0A0D2453" w:rsidP="0A0D2453">
            <w:pPr>
              <w:rPr>
                <w:rFonts w:ascii="Arial" w:eastAsia="Arial" w:hAnsi="Arial" w:cs="Arial"/>
                <w:b/>
                <w:bCs/>
                <w:lang w:val="it"/>
              </w:rPr>
            </w:pPr>
            <w:r w:rsidRPr="0A0D2453">
              <w:rPr>
                <w:rFonts w:ascii="Arial" w:eastAsia="Arial" w:hAnsi="Arial" w:cs="Arial"/>
                <w:b/>
                <w:bCs/>
                <w:lang w:val="it"/>
              </w:rPr>
              <w:t>senshub_mst_i2c</w:t>
            </w:r>
          </w:p>
        </w:tc>
        <w:tc>
          <w:tcPr>
            <w:tcW w:w="3492" w:type="dxa"/>
          </w:tcPr>
          <w:p w14:paraId="77D2BA03" w14:textId="20A14823" w:rsidR="0A0D2453" w:rsidRPr="002D4344" w:rsidRDefault="0A0D2453" w:rsidP="0A0D2453">
            <w:pPr>
              <w:rPr>
                <w:lang w:val="it"/>
              </w:rPr>
            </w:pPr>
            <w:hyperlink r:id="rId15">
              <w:r w:rsidRPr="002D4344">
                <w:rPr>
                  <w:rStyle w:val="Hyperlink"/>
                  <w:rFonts w:ascii="Arial" w:eastAsia="Arial" w:hAnsi="Arial" w:cs="Arial"/>
                  <w:color w:val="auto"/>
                  <w:lang w:val="it"/>
                </w:rPr>
                <w:t>ssh://gitolite@codex.cro.st.com/ip-development/senshub_mst_i2c.git</w:t>
              </w:r>
            </w:hyperlink>
          </w:p>
          <w:p w14:paraId="41EB5D69" w14:textId="2EF46679" w:rsidR="0A0D2453" w:rsidRPr="002D4344" w:rsidRDefault="0A0D2453" w:rsidP="0A0D2453">
            <w:pPr>
              <w:rPr>
                <w:rFonts w:ascii="Arial" w:eastAsia="Arial" w:hAnsi="Arial" w:cs="Arial"/>
                <w:lang w:val="it"/>
              </w:rPr>
            </w:pPr>
            <w:r w:rsidRPr="002D4344">
              <w:rPr>
                <w:rFonts w:ascii="Arial" w:eastAsia="Arial" w:hAnsi="Arial" w:cs="Arial"/>
                <w:lang w:val="it"/>
              </w:rPr>
              <w:t xml:space="preserve"> </w:t>
            </w:r>
          </w:p>
        </w:tc>
        <w:tc>
          <w:tcPr>
            <w:tcW w:w="1500" w:type="dxa"/>
          </w:tcPr>
          <w:p w14:paraId="1223BB39" w14:textId="243F91FA" w:rsidR="0A0D2453" w:rsidRDefault="0A0D2453" w:rsidP="0A0D2453">
            <w:pPr>
              <w:rPr>
                <w:rFonts w:ascii="Arial" w:eastAsia="Arial" w:hAnsi="Arial" w:cs="Arial"/>
                <w:lang w:val="fr-FR"/>
              </w:rPr>
            </w:pPr>
            <w:r w:rsidRPr="56D41BB6">
              <w:rPr>
                <w:rFonts w:ascii="Arial" w:eastAsia="Arial" w:hAnsi="Arial" w:cs="Arial"/>
                <w:lang w:val="fr-FR"/>
              </w:rPr>
              <w:t>ahb_platf_ip</w:t>
            </w:r>
          </w:p>
        </w:tc>
        <w:tc>
          <w:tcPr>
            <w:tcW w:w="2657" w:type="dxa"/>
          </w:tcPr>
          <w:p w14:paraId="7E121212" w14:textId="77777777" w:rsidR="00B26216" w:rsidRPr="000016A5" w:rsidRDefault="00B26216" w:rsidP="00B26216">
            <w:pPr>
              <w:rPr>
                <w:rFonts w:eastAsia="Arial" w:cs="Arial"/>
              </w:rPr>
            </w:pPr>
            <w:r w:rsidRPr="000016A5">
              <w:rPr>
                <w:rFonts w:eastAsia="Arial" w:cs="Arial"/>
              </w:rPr>
              <w:t>STBIO1_RTL100_v4.1</w:t>
            </w:r>
          </w:p>
          <w:p w14:paraId="36DFFF8A" w14:textId="3A12CB67" w:rsidR="0A0D2453" w:rsidRPr="000016A5" w:rsidRDefault="0A0D2453" w:rsidP="0A0D2453">
            <w:pPr>
              <w:rPr>
                <w:rFonts w:ascii="Arial" w:eastAsia="Arial" w:hAnsi="Arial" w:cs="Arial"/>
              </w:rPr>
            </w:pPr>
          </w:p>
        </w:tc>
      </w:tr>
    </w:tbl>
    <w:p w14:paraId="13FACEB9" w14:textId="7C3D69E9" w:rsidR="007D0A0B" w:rsidRDefault="00ED2D01" w:rsidP="007D0A0B">
      <w:pPr>
        <w:pStyle w:val="Caption"/>
        <w:jc w:val="center"/>
      </w:pPr>
      <w:bookmarkStart w:id="15" w:name="_Toc210989339"/>
      <w:r>
        <w:t>Table</w:t>
      </w:r>
      <w:r w:rsidR="007D0A0B">
        <w:t xml:space="preserve"> </w:t>
      </w:r>
      <w:fldSimple w:instr=" SEQ Tableau \* ARABIC ">
        <w:r w:rsidR="00E27A95">
          <w:rPr>
            <w:noProof/>
          </w:rPr>
          <w:t>3</w:t>
        </w:r>
      </w:fldSimple>
      <w:r w:rsidR="007D0A0B">
        <w:t>: Git Repository Table</w:t>
      </w:r>
      <w:bookmarkEnd w:id="15"/>
    </w:p>
    <w:p w14:paraId="721BB331" w14:textId="1BF33E31" w:rsidR="0A0D2453" w:rsidRDefault="0A0D2453">
      <w:r>
        <w:br w:type="page"/>
      </w:r>
    </w:p>
    <w:p w14:paraId="46DFEEC1" w14:textId="50DD3911" w:rsidR="00752F9F" w:rsidRDefault="00752F9F" w:rsidP="00752F9F">
      <w:pPr>
        <w:pStyle w:val="Caption"/>
        <w:keepNext/>
      </w:pPr>
    </w:p>
    <w:tbl>
      <w:tblPr>
        <w:tblStyle w:val="RegBitDef"/>
        <w:tblW w:w="8095" w:type="dxa"/>
        <w:tblLayout w:type="fixed"/>
        <w:tblLook w:val="04A0" w:firstRow="1" w:lastRow="0" w:firstColumn="1" w:lastColumn="0" w:noHBand="0" w:noVBand="1"/>
      </w:tblPr>
      <w:tblGrid>
        <w:gridCol w:w="1615"/>
        <w:gridCol w:w="3925"/>
        <w:gridCol w:w="2555"/>
      </w:tblGrid>
      <w:tr w:rsidR="00752F9F" w14:paraId="7B20A17D" w14:textId="77777777" w:rsidTr="00E960D7">
        <w:trPr>
          <w:trHeight w:val="300"/>
        </w:trPr>
        <w:tc>
          <w:tcPr>
            <w:tcW w:w="1615" w:type="dxa"/>
          </w:tcPr>
          <w:p w14:paraId="295E9A7A" w14:textId="77777777" w:rsidR="00752F9F" w:rsidRDefault="00752F9F" w:rsidP="00E960D7">
            <w:pPr>
              <w:rPr>
                <w:rFonts w:ascii="Arial" w:eastAsia="Arial" w:hAnsi="Arial" w:cs="Arial"/>
                <w:b/>
                <w:bCs/>
              </w:rPr>
            </w:pPr>
            <w:r w:rsidRPr="0A0D2453">
              <w:rPr>
                <w:rFonts w:ascii="Arial" w:eastAsia="Arial" w:hAnsi="Arial" w:cs="Arial"/>
                <w:b/>
                <w:bCs/>
              </w:rPr>
              <w:t>IP</w:t>
            </w:r>
            <w:r>
              <w:rPr>
                <w:rFonts w:ascii="Arial" w:eastAsia="Arial" w:hAnsi="Arial" w:cs="Arial"/>
                <w:b/>
                <w:bCs/>
              </w:rPr>
              <w:t xml:space="preserve"> external</w:t>
            </w:r>
          </w:p>
        </w:tc>
        <w:tc>
          <w:tcPr>
            <w:tcW w:w="3925" w:type="dxa"/>
          </w:tcPr>
          <w:p w14:paraId="2D58FBE2" w14:textId="77777777" w:rsidR="00752F9F" w:rsidRDefault="00752F9F" w:rsidP="00E960D7">
            <w:pPr>
              <w:rPr>
                <w:rFonts w:ascii="Arial" w:eastAsia="Arial" w:hAnsi="Arial" w:cs="Arial"/>
                <w:b/>
                <w:lang w:val="fr-FR"/>
              </w:rPr>
            </w:pPr>
            <w:r>
              <w:rPr>
                <w:rFonts w:ascii="Arial" w:eastAsia="Arial" w:hAnsi="Arial" w:cs="Arial"/>
                <w:b/>
                <w:lang w:val="fr-FR"/>
              </w:rPr>
              <w:t xml:space="preserve">Description </w:t>
            </w:r>
          </w:p>
        </w:tc>
        <w:tc>
          <w:tcPr>
            <w:tcW w:w="2555" w:type="dxa"/>
          </w:tcPr>
          <w:p w14:paraId="49C3E478" w14:textId="77777777" w:rsidR="00752F9F" w:rsidRDefault="00752F9F" w:rsidP="00E960D7">
            <w:pPr>
              <w:rPr>
                <w:rFonts w:ascii="Arial" w:eastAsia="Arial" w:hAnsi="Arial" w:cs="Arial"/>
                <w:b/>
                <w:lang w:val="fr-FR"/>
              </w:rPr>
            </w:pPr>
            <w:r>
              <w:rPr>
                <w:rFonts w:ascii="Arial" w:eastAsia="Arial" w:hAnsi="Arial" w:cs="Arial"/>
                <w:b/>
                <w:lang w:val="fr-FR"/>
              </w:rPr>
              <w:t>Author</w:t>
            </w:r>
          </w:p>
        </w:tc>
      </w:tr>
      <w:tr w:rsidR="00752F9F" w14:paraId="58F11E34" w14:textId="77777777" w:rsidTr="00E960D7">
        <w:trPr>
          <w:trHeight w:val="300"/>
        </w:trPr>
        <w:tc>
          <w:tcPr>
            <w:tcW w:w="1615" w:type="dxa"/>
          </w:tcPr>
          <w:p w14:paraId="2DE026B5" w14:textId="77777777" w:rsidR="00752F9F" w:rsidRPr="007443EA" w:rsidRDefault="00752F9F" w:rsidP="00E960D7">
            <w:pPr>
              <w:rPr>
                <w:rFonts w:asciiTheme="majorHAnsi" w:eastAsia="Arial" w:hAnsiTheme="majorHAnsi" w:cstheme="majorHAnsi"/>
                <w:sz w:val="24"/>
                <w:szCs w:val="24"/>
              </w:rPr>
            </w:pPr>
            <w:r w:rsidRPr="007443EA">
              <w:rPr>
                <w:rFonts w:asciiTheme="majorHAnsi" w:eastAsia="Arial" w:hAnsiTheme="majorHAnsi" w:cstheme="majorHAnsi"/>
                <w:sz w:val="24"/>
                <w:szCs w:val="24"/>
              </w:rPr>
              <w:t>ISPU</w:t>
            </w:r>
          </w:p>
        </w:tc>
        <w:tc>
          <w:tcPr>
            <w:tcW w:w="3925" w:type="dxa"/>
          </w:tcPr>
          <w:p w14:paraId="0B39AF9F"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lang w:val="fr-FR"/>
              </w:rPr>
              <w:t>STRED-LP2-SVN_VERSION 9739</w:t>
            </w:r>
          </w:p>
        </w:tc>
        <w:tc>
          <w:tcPr>
            <w:tcW w:w="2555" w:type="dxa"/>
          </w:tcPr>
          <w:p w14:paraId="3F130D46" w14:textId="77777777" w:rsidR="00752F9F" w:rsidRPr="007443EA" w:rsidRDefault="00752F9F" w:rsidP="00E960D7">
            <w:pPr>
              <w:rPr>
                <w:rFonts w:asciiTheme="majorHAnsi" w:eastAsia="Arial" w:hAnsiTheme="majorHAnsi" w:cstheme="majorHAnsi"/>
                <w:sz w:val="24"/>
                <w:szCs w:val="24"/>
                <w:lang w:val="fr-FR"/>
              </w:rPr>
            </w:pPr>
            <w:r w:rsidRPr="007443EA">
              <w:rPr>
                <w:rFonts w:asciiTheme="majorHAnsi" w:eastAsia="Arial" w:hAnsiTheme="majorHAnsi" w:cstheme="majorHAnsi"/>
                <w:sz w:val="24"/>
                <w:szCs w:val="24"/>
                <w:lang w:val="fr-FR"/>
              </w:rPr>
              <w:t>SRA</w:t>
            </w:r>
          </w:p>
        </w:tc>
      </w:tr>
      <w:tr w:rsidR="00752F9F" w14:paraId="15852B96" w14:textId="77777777" w:rsidTr="00E960D7">
        <w:trPr>
          <w:trHeight w:val="300"/>
        </w:trPr>
        <w:tc>
          <w:tcPr>
            <w:tcW w:w="1615" w:type="dxa"/>
          </w:tcPr>
          <w:p w14:paraId="3520A0AF" w14:textId="77777777" w:rsidR="00752F9F" w:rsidRPr="007443EA" w:rsidRDefault="00752F9F" w:rsidP="00E960D7">
            <w:pPr>
              <w:rPr>
                <w:rFonts w:asciiTheme="majorHAnsi" w:eastAsia="Arial" w:hAnsiTheme="majorHAnsi" w:cstheme="majorHAnsi"/>
                <w:sz w:val="24"/>
                <w:szCs w:val="24"/>
              </w:rPr>
            </w:pPr>
            <w:r w:rsidRPr="007443EA">
              <w:rPr>
                <w:rFonts w:asciiTheme="majorHAnsi" w:eastAsia="Arial" w:hAnsiTheme="majorHAnsi" w:cstheme="majorHAnsi"/>
                <w:sz w:val="24"/>
                <w:szCs w:val="24"/>
              </w:rPr>
              <w:t>BIST BLOCK</w:t>
            </w:r>
          </w:p>
        </w:tc>
        <w:tc>
          <w:tcPr>
            <w:tcW w:w="3925" w:type="dxa"/>
          </w:tcPr>
          <w:p w14:paraId="3FC133B7" w14:textId="77777777" w:rsidR="00752F9F" w:rsidRPr="00B24F26" w:rsidRDefault="00752F9F" w:rsidP="00E960D7">
            <w:pPr>
              <w:rPr>
                <w:rFonts w:asciiTheme="majorHAnsi" w:hAnsiTheme="majorHAnsi" w:cstheme="majorHAnsi"/>
                <w:sz w:val="24"/>
                <w:szCs w:val="24"/>
              </w:rPr>
            </w:pPr>
          </w:p>
          <w:p w14:paraId="71E9BAA9"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lang w:val="fr-FR"/>
              </w:rPr>
              <w:t xml:space="preserve"> GenericMBIST</w:t>
            </w:r>
          </w:p>
        </w:tc>
        <w:tc>
          <w:tcPr>
            <w:tcW w:w="2555" w:type="dxa"/>
          </w:tcPr>
          <w:p w14:paraId="2EAAD4AA" w14:textId="77777777" w:rsidR="00752F9F" w:rsidRPr="00020084" w:rsidRDefault="00752F9F" w:rsidP="00E960D7">
            <w:pPr>
              <w:rPr>
                <w:rFonts w:asciiTheme="majorHAnsi" w:eastAsia="Arial" w:hAnsiTheme="majorHAnsi" w:cstheme="majorHAnsi"/>
                <w:sz w:val="24"/>
                <w:szCs w:val="24"/>
              </w:rPr>
            </w:pPr>
            <w:r w:rsidRPr="00020084">
              <w:rPr>
                <w:rFonts w:asciiTheme="majorHAnsi" w:eastAsia="Arial" w:hAnsiTheme="majorHAnsi" w:cstheme="majorHAnsi"/>
                <w:sz w:val="24"/>
                <w:szCs w:val="24"/>
              </w:rPr>
              <w:t>STMicroelectronics TRnD</w:t>
            </w:r>
          </w:p>
          <w:p w14:paraId="6AAD4D8E" w14:textId="77777777" w:rsidR="00752F9F" w:rsidRPr="007443EA" w:rsidRDefault="00752F9F" w:rsidP="00E960D7">
            <w:pPr>
              <w:rPr>
                <w:rFonts w:asciiTheme="majorHAnsi" w:eastAsia="Arial" w:hAnsiTheme="majorHAnsi" w:cstheme="majorHAnsi"/>
                <w:sz w:val="24"/>
                <w:szCs w:val="24"/>
              </w:rPr>
            </w:pPr>
          </w:p>
        </w:tc>
      </w:tr>
      <w:tr w:rsidR="00752F9F" w14:paraId="6F90315C" w14:textId="77777777" w:rsidTr="00E960D7">
        <w:trPr>
          <w:trHeight w:val="300"/>
        </w:trPr>
        <w:tc>
          <w:tcPr>
            <w:tcW w:w="1615" w:type="dxa"/>
          </w:tcPr>
          <w:p w14:paraId="30E5DBA8" w14:textId="77777777" w:rsidR="00752F9F" w:rsidRPr="007443EA" w:rsidRDefault="00752F9F" w:rsidP="00E960D7">
            <w:pPr>
              <w:rPr>
                <w:rFonts w:asciiTheme="majorHAnsi" w:eastAsia="Arial" w:hAnsiTheme="majorHAnsi" w:cstheme="majorHAnsi"/>
                <w:sz w:val="24"/>
                <w:szCs w:val="24"/>
              </w:rPr>
            </w:pPr>
            <w:r w:rsidRPr="007443EA">
              <w:rPr>
                <w:rFonts w:asciiTheme="majorHAnsi" w:eastAsia="Arial" w:hAnsiTheme="majorHAnsi" w:cstheme="majorHAnsi"/>
                <w:sz w:val="24"/>
                <w:szCs w:val="24"/>
              </w:rPr>
              <w:t>ADSP ROM</w:t>
            </w:r>
          </w:p>
        </w:tc>
        <w:tc>
          <w:tcPr>
            <w:tcW w:w="3925" w:type="dxa"/>
          </w:tcPr>
          <w:p w14:paraId="7D287E6A"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rPr>
              <w:t>H9A_M4_ST_ROM</w:t>
            </w:r>
          </w:p>
        </w:tc>
        <w:tc>
          <w:tcPr>
            <w:tcW w:w="2555" w:type="dxa"/>
          </w:tcPr>
          <w:p w14:paraId="1586A62A" w14:textId="77777777" w:rsidR="00752F9F" w:rsidRPr="00020084" w:rsidRDefault="00752F9F" w:rsidP="00E960D7">
            <w:pPr>
              <w:rPr>
                <w:rFonts w:asciiTheme="majorHAnsi" w:eastAsia="Arial" w:hAnsiTheme="majorHAnsi" w:cstheme="majorHAnsi"/>
                <w:sz w:val="24"/>
                <w:szCs w:val="24"/>
              </w:rPr>
            </w:pPr>
            <w:r w:rsidRPr="00020084">
              <w:rPr>
                <w:rFonts w:asciiTheme="majorHAnsi" w:eastAsia="Arial" w:hAnsiTheme="majorHAnsi" w:cstheme="majorHAnsi"/>
                <w:sz w:val="24"/>
                <w:szCs w:val="24"/>
              </w:rPr>
              <w:t>STMicroelectronics TRnD</w:t>
            </w:r>
          </w:p>
          <w:p w14:paraId="69A16442" w14:textId="77777777" w:rsidR="00752F9F" w:rsidRPr="007443EA" w:rsidRDefault="00752F9F" w:rsidP="00E960D7">
            <w:pPr>
              <w:rPr>
                <w:rFonts w:asciiTheme="majorHAnsi" w:eastAsia="Arial" w:hAnsiTheme="majorHAnsi" w:cstheme="majorHAnsi"/>
                <w:sz w:val="24"/>
                <w:szCs w:val="24"/>
              </w:rPr>
            </w:pPr>
          </w:p>
        </w:tc>
      </w:tr>
      <w:tr w:rsidR="00752F9F" w14:paraId="3B868991" w14:textId="77777777" w:rsidTr="00E960D7">
        <w:trPr>
          <w:trHeight w:val="300"/>
        </w:trPr>
        <w:tc>
          <w:tcPr>
            <w:tcW w:w="1615" w:type="dxa"/>
          </w:tcPr>
          <w:p w14:paraId="09C27A28" w14:textId="77777777" w:rsidR="00752F9F" w:rsidRPr="007443EA" w:rsidRDefault="00752F9F" w:rsidP="00E960D7">
            <w:pPr>
              <w:rPr>
                <w:rFonts w:asciiTheme="majorHAnsi" w:eastAsia="Arial" w:hAnsiTheme="majorHAnsi" w:cstheme="majorHAnsi"/>
                <w:sz w:val="24"/>
                <w:szCs w:val="24"/>
              </w:rPr>
            </w:pPr>
            <w:r w:rsidRPr="007443EA">
              <w:rPr>
                <w:rFonts w:asciiTheme="majorHAnsi" w:eastAsia="Arial" w:hAnsiTheme="majorHAnsi" w:cstheme="majorHAnsi"/>
                <w:sz w:val="24"/>
                <w:szCs w:val="24"/>
              </w:rPr>
              <w:t>ADSP RAM</w:t>
            </w:r>
          </w:p>
        </w:tc>
        <w:tc>
          <w:tcPr>
            <w:tcW w:w="3925" w:type="dxa"/>
          </w:tcPr>
          <w:p w14:paraId="04D4FB05"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lang w:val="fr-FR"/>
              </w:rPr>
              <w:t>ST_SPSMALL_512x64m2_bM6_CUmr</w:t>
            </w:r>
          </w:p>
        </w:tc>
        <w:tc>
          <w:tcPr>
            <w:tcW w:w="2555" w:type="dxa"/>
          </w:tcPr>
          <w:p w14:paraId="79AEA1EA" w14:textId="77777777" w:rsidR="00752F9F" w:rsidRPr="007443EA" w:rsidRDefault="00752F9F" w:rsidP="00E960D7">
            <w:pPr>
              <w:rPr>
                <w:rFonts w:asciiTheme="majorHAnsi" w:eastAsia="Arial" w:hAnsiTheme="majorHAnsi" w:cstheme="majorHAnsi"/>
                <w:sz w:val="24"/>
                <w:szCs w:val="24"/>
              </w:rPr>
            </w:pPr>
            <w:r w:rsidRPr="00020084">
              <w:rPr>
                <w:rFonts w:asciiTheme="majorHAnsi" w:eastAsia="Arial" w:hAnsiTheme="majorHAnsi" w:cstheme="majorHAnsi"/>
                <w:sz w:val="24"/>
                <w:szCs w:val="24"/>
              </w:rPr>
              <w:t>STMicroelectronics TRnD</w:t>
            </w:r>
          </w:p>
        </w:tc>
      </w:tr>
      <w:tr w:rsidR="00752F9F" w14:paraId="367E4A1C" w14:textId="77777777" w:rsidTr="00E960D7">
        <w:trPr>
          <w:trHeight w:val="300"/>
        </w:trPr>
        <w:tc>
          <w:tcPr>
            <w:tcW w:w="1615" w:type="dxa"/>
          </w:tcPr>
          <w:p w14:paraId="33584762" w14:textId="77777777" w:rsidR="00752F9F" w:rsidRPr="007443EA" w:rsidRDefault="00752F9F" w:rsidP="00E960D7">
            <w:pPr>
              <w:rPr>
                <w:rFonts w:asciiTheme="majorHAnsi" w:eastAsia="Arial" w:hAnsiTheme="majorHAnsi" w:cstheme="majorHAnsi"/>
                <w:sz w:val="24"/>
                <w:szCs w:val="24"/>
              </w:rPr>
            </w:pPr>
            <w:r w:rsidRPr="007443EA">
              <w:rPr>
                <w:rFonts w:asciiTheme="majorHAnsi" w:eastAsia="Arial" w:hAnsiTheme="majorHAnsi" w:cstheme="majorHAnsi"/>
                <w:sz w:val="24"/>
                <w:szCs w:val="24"/>
              </w:rPr>
              <w:t>FIFO RAM</w:t>
            </w:r>
          </w:p>
        </w:tc>
        <w:tc>
          <w:tcPr>
            <w:tcW w:w="3925" w:type="dxa"/>
          </w:tcPr>
          <w:p w14:paraId="5CB74DEC"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lang w:val="fr-FR"/>
              </w:rPr>
              <w:t>ST_SPSMALL_512x64m2_bM6_CUmr</w:t>
            </w:r>
          </w:p>
        </w:tc>
        <w:tc>
          <w:tcPr>
            <w:tcW w:w="2555" w:type="dxa"/>
          </w:tcPr>
          <w:p w14:paraId="7F352FF8" w14:textId="77777777" w:rsidR="00752F9F" w:rsidRPr="007443EA" w:rsidRDefault="00752F9F" w:rsidP="00E960D7">
            <w:pPr>
              <w:rPr>
                <w:rFonts w:asciiTheme="majorHAnsi" w:eastAsia="Arial" w:hAnsiTheme="majorHAnsi" w:cstheme="majorHAnsi"/>
                <w:sz w:val="24"/>
                <w:szCs w:val="24"/>
              </w:rPr>
            </w:pPr>
            <w:r w:rsidRPr="00020084">
              <w:rPr>
                <w:rFonts w:asciiTheme="majorHAnsi" w:eastAsia="Arial" w:hAnsiTheme="majorHAnsi" w:cstheme="majorHAnsi"/>
                <w:sz w:val="24"/>
                <w:szCs w:val="24"/>
              </w:rPr>
              <w:t>STMicroelectronics TRnD</w:t>
            </w:r>
          </w:p>
        </w:tc>
      </w:tr>
      <w:tr w:rsidR="00752F9F" w14:paraId="4B966A40" w14:textId="77777777" w:rsidTr="00E960D7">
        <w:trPr>
          <w:trHeight w:val="300"/>
        </w:trPr>
        <w:tc>
          <w:tcPr>
            <w:tcW w:w="1615" w:type="dxa"/>
          </w:tcPr>
          <w:p w14:paraId="25EDE851" w14:textId="77777777" w:rsidR="00752F9F" w:rsidRPr="007443EA" w:rsidRDefault="00752F9F" w:rsidP="00E960D7">
            <w:pPr>
              <w:rPr>
                <w:rFonts w:asciiTheme="majorHAnsi" w:eastAsia="Arial" w:hAnsiTheme="majorHAnsi" w:cstheme="majorHAnsi"/>
                <w:sz w:val="24"/>
                <w:szCs w:val="24"/>
              </w:rPr>
            </w:pPr>
            <w:r w:rsidRPr="007443EA">
              <w:rPr>
                <w:rFonts w:asciiTheme="majorHAnsi" w:hAnsiTheme="majorHAnsi" w:cstheme="majorHAnsi"/>
                <w:sz w:val="24"/>
                <w:szCs w:val="24"/>
              </w:rPr>
              <w:t>ISPU CODE</w:t>
            </w:r>
          </w:p>
        </w:tc>
        <w:tc>
          <w:tcPr>
            <w:tcW w:w="3925" w:type="dxa"/>
          </w:tcPr>
          <w:p w14:paraId="32F64497"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lang w:val="fr-FR"/>
              </w:rPr>
              <w:t>ST_SPUHD_2048x128m4_bM6_CUmr</w:t>
            </w:r>
          </w:p>
        </w:tc>
        <w:tc>
          <w:tcPr>
            <w:tcW w:w="2555" w:type="dxa"/>
          </w:tcPr>
          <w:p w14:paraId="2CB2348A" w14:textId="77777777" w:rsidR="00752F9F" w:rsidRPr="007443EA" w:rsidRDefault="00752F9F" w:rsidP="00E960D7">
            <w:pPr>
              <w:rPr>
                <w:rFonts w:asciiTheme="majorHAnsi" w:eastAsia="Arial" w:hAnsiTheme="majorHAnsi" w:cstheme="majorHAnsi"/>
                <w:sz w:val="24"/>
                <w:szCs w:val="24"/>
              </w:rPr>
            </w:pPr>
            <w:r w:rsidRPr="00020084">
              <w:rPr>
                <w:rFonts w:asciiTheme="majorHAnsi" w:eastAsia="Arial" w:hAnsiTheme="majorHAnsi" w:cstheme="majorHAnsi"/>
                <w:sz w:val="24"/>
                <w:szCs w:val="24"/>
              </w:rPr>
              <w:t>STMicroelectronics TRnD</w:t>
            </w:r>
          </w:p>
        </w:tc>
      </w:tr>
      <w:tr w:rsidR="00752F9F" w14:paraId="16C04A80" w14:textId="77777777" w:rsidTr="00E960D7">
        <w:trPr>
          <w:trHeight w:val="300"/>
        </w:trPr>
        <w:tc>
          <w:tcPr>
            <w:tcW w:w="1615" w:type="dxa"/>
          </w:tcPr>
          <w:p w14:paraId="6476E41A" w14:textId="77777777" w:rsidR="00752F9F" w:rsidRPr="007443EA" w:rsidRDefault="00752F9F" w:rsidP="00E960D7">
            <w:pPr>
              <w:rPr>
                <w:rFonts w:asciiTheme="majorHAnsi" w:eastAsia="Arial" w:hAnsiTheme="majorHAnsi" w:cstheme="majorHAnsi"/>
                <w:sz w:val="24"/>
                <w:szCs w:val="24"/>
              </w:rPr>
            </w:pPr>
            <w:r w:rsidRPr="007443EA">
              <w:rPr>
                <w:rFonts w:asciiTheme="majorHAnsi" w:hAnsiTheme="majorHAnsi" w:cstheme="majorHAnsi"/>
                <w:sz w:val="24"/>
                <w:szCs w:val="24"/>
              </w:rPr>
              <w:t>ISPU DATA</w:t>
            </w:r>
          </w:p>
        </w:tc>
        <w:tc>
          <w:tcPr>
            <w:tcW w:w="3925" w:type="dxa"/>
          </w:tcPr>
          <w:p w14:paraId="4019A4E5" w14:textId="77777777" w:rsidR="00752F9F" w:rsidRPr="007443EA" w:rsidRDefault="00752F9F" w:rsidP="00E960D7">
            <w:pPr>
              <w:rPr>
                <w:rFonts w:asciiTheme="majorHAnsi" w:hAnsiTheme="majorHAnsi" w:cstheme="majorHAnsi"/>
                <w:sz w:val="24"/>
                <w:szCs w:val="24"/>
              </w:rPr>
            </w:pPr>
            <w:r w:rsidRPr="007443EA">
              <w:rPr>
                <w:rFonts w:asciiTheme="majorHAnsi" w:hAnsiTheme="majorHAnsi" w:cstheme="majorHAnsi"/>
                <w:sz w:val="24"/>
                <w:szCs w:val="24"/>
                <w:lang w:val="fr-FR"/>
              </w:rPr>
              <w:t>ST_SPUHD_2048x32m4_bM6_CUmr</w:t>
            </w:r>
          </w:p>
        </w:tc>
        <w:tc>
          <w:tcPr>
            <w:tcW w:w="2555" w:type="dxa"/>
          </w:tcPr>
          <w:p w14:paraId="32D7AACD" w14:textId="77777777" w:rsidR="00752F9F" w:rsidRPr="007443EA" w:rsidRDefault="00752F9F" w:rsidP="00E960D7">
            <w:pPr>
              <w:rPr>
                <w:rFonts w:asciiTheme="majorHAnsi" w:eastAsia="Arial" w:hAnsiTheme="majorHAnsi" w:cstheme="majorHAnsi"/>
                <w:sz w:val="24"/>
                <w:szCs w:val="24"/>
              </w:rPr>
            </w:pPr>
            <w:r w:rsidRPr="00020084">
              <w:rPr>
                <w:rFonts w:asciiTheme="majorHAnsi" w:eastAsia="Arial" w:hAnsiTheme="majorHAnsi" w:cstheme="majorHAnsi"/>
                <w:sz w:val="24"/>
                <w:szCs w:val="24"/>
              </w:rPr>
              <w:t>STMicroelectronics TRnD</w:t>
            </w:r>
          </w:p>
        </w:tc>
      </w:tr>
      <w:tr w:rsidR="00752F9F" w14:paraId="3B0DEFD3" w14:textId="77777777" w:rsidTr="00E960D7">
        <w:trPr>
          <w:trHeight w:val="300"/>
        </w:trPr>
        <w:tc>
          <w:tcPr>
            <w:tcW w:w="1615" w:type="dxa"/>
          </w:tcPr>
          <w:p w14:paraId="69F6C3AC" w14:textId="77777777" w:rsidR="00752F9F" w:rsidRPr="003A7607" w:rsidRDefault="00752F9F" w:rsidP="00E960D7">
            <w:pPr>
              <w:rPr>
                <w:rFonts w:asciiTheme="majorHAnsi" w:hAnsiTheme="majorHAnsi" w:cstheme="majorHAnsi"/>
                <w:sz w:val="24"/>
                <w:szCs w:val="24"/>
              </w:rPr>
            </w:pPr>
            <w:r w:rsidRPr="003A7607">
              <w:rPr>
                <w:rFonts w:asciiTheme="majorHAnsi" w:hAnsiTheme="majorHAnsi" w:cstheme="majorHAnsi"/>
                <w:sz w:val="24"/>
                <w:szCs w:val="24"/>
              </w:rPr>
              <w:t>H9A_FU_OTPHV_85AL05_23A</w:t>
            </w:r>
          </w:p>
          <w:p w14:paraId="3ABDA003" w14:textId="77777777" w:rsidR="00752F9F" w:rsidRPr="007443EA" w:rsidRDefault="00752F9F" w:rsidP="00E960D7">
            <w:pPr>
              <w:rPr>
                <w:rFonts w:asciiTheme="majorHAnsi" w:hAnsiTheme="majorHAnsi" w:cstheme="majorHAnsi"/>
                <w:sz w:val="24"/>
                <w:szCs w:val="24"/>
              </w:rPr>
            </w:pPr>
          </w:p>
        </w:tc>
        <w:tc>
          <w:tcPr>
            <w:tcW w:w="3925" w:type="dxa"/>
          </w:tcPr>
          <w:p w14:paraId="17B0569A" w14:textId="77777777" w:rsidR="00752F9F" w:rsidRPr="001A5A09" w:rsidRDefault="00752F9F" w:rsidP="00E960D7">
            <w:pPr>
              <w:rPr>
                <w:rFonts w:asciiTheme="majorHAnsi" w:hAnsiTheme="majorHAnsi" w:cstheme="majorHAnsi"/>
                <w:sz w:val="24"/>
                <w:szCs w:val="24"/>
                <w:lang w:val="it-IT"/>
              </w:rPr>
            </w:pPr>
            <w:r w:rsidRPr="001A5A09">
              <w:rPr>
                <w:rFonts w:asciiTheme="majorHAnsi" w:hAnsiTheme="majorHAnsi" w:cstheme="majorHAnsi"/>
                <w:sz w:val="24"/>
                <w:szCs w:val="24"/>
                <w:lang w:val="it-IT"/>
              </w:rPr>
              <w:t>H9A_FU_OTPHV_85AL05_23A_MIM5_6ML_ALUCU</w:t>
            </w:r>
          </w:p>
          <w:p w14:paraId="62F71EAC" w14:textId="77777777" w:rsidR="00752F9F" w:rsidRPr="007443EA" w:rsidRDefault="00752F9F" w:rsidP="00E960D7">
            <w:pPr>
              <w:rPr>
                <w:rFonts w:asciiTheme="majorHAnsi" w:hAnsiTheme="majorHAnsi" w:cstheme="majorHAnsi"/>
                <w:sz w:val="24"/>
                <w:szCs w:val="24"/>
              </w:rPr>
            </w:pPr>
            <w:r w:rsidRPr="00B90F5B">
              <w:rPr>
                <w:rFonts w:asciiTheme="majorHAnsi" w:hAnsiTheme="majorHAnsi" w:cstheme="majorHAnsi"/>
                <w:sz w:val="24"/>
                <w:szCs w:val="24"/>
              </w:rPr>
              <w:t>revision 2.6.b</w:t>
            </w:r>
            <w:r>
              <w:rPr>
                <w:rFonts w:asciiTheme="majorHAnsi" w:hAnsiTheme="majorHAnsi" w:cstheme="majorHAnsi"/>
                <w:sz w:val="24"/>
                <w:szCs w:val="24"/>
              </w:rPr>
              <w:t xml:space="preserve"> 640-bit</w:t>
            </w:r>
          </w:p>
        </w:tc>
        <w:tc>
          <w:tcPr>
            <w:tcW w:w="2555" w:type="dxa"/>
          </w:tcPr>
          <w:p w14:paraId="3D608653" w14:textId="77777777" w:rsidR="00752F9F" w:rsidRPr="00020084" w:rsidRDefault="00752F9F" w:rsidP="00752F9F">
            <w:pPr>
              <w:keepNext/>
              <w:rPr>
                <w:rFonts w:asciiTheme="majorHAnsi" w:eastAsia="Arial" w:hAnsiTheme="majorHAnsi" w:cstheme="majorHAnsi"/>
                <w:sz w:val="24"/>
                <w:szCs w:val="24"/>
              </w:rPr>
            </w:pPr>
          </w:p>
        </w:tc>
      </w:tr>
      <w:tr w:rsidR="00915CA1" w14:paraId="438789E7" w14:textId="77777777" w:rsidTr="00E960D7">
        <w:trPr>
          <w:trHeight w:val="300"/>
        </w:trPr>
        <w:tc>
          <w:tcPr>
            <w:tcW w:w="1615" w:type="dxa"/>
          </w:tcPr>
          <w:p w14:paraId="274040D2" w14:textId="0CD04F51" w:rsidR="00915CA1" w:rsidRPr="003A7607" w:rsidRDefault="00915CA1" w:rsidP="00E960D7">
            <w:pPr>
              <w:rPr>
                <w:rFonts w:asciiTheme="majorHAnsi" w:hAnsiTheme="majorHAnsi" w:cstheme="majorHAnsi"/>
                <w:sz w:val="24"/>
                <w:szCs w:val="24"/>
              </w:rPr>
            </w:pPr>
            <w:r>
              <w:rPr>
                <w:rFonts w:asciiTheme="majorHAnsi" w:hAnsiTheme="majorHAnsi" w:cstheme="majorHAnsi"/>
                <w:sz w:val="24"/>
                <w:szCs w:val="24"/>
              </w:rPr>
              <w:t>XBAR</w:t>
            </w:r>
          </w:p>
        </w:tc>
        <w:tc>
          <w:tcPr>
            <w:tcW w:w="3925" w:type="dxa"/>
          </w:tcPr>
          <w:p w14:paraId="67038457" w14:textId="593DE7DA" w:rsidR="00915CA1" w:rsidRPr="003A7607" w:rsidRDefault="00915CA1" w:rsidP="00E960D7">
            <w:pPr>
              <w:rPr>
                <w:rFonts w:asciiTheme="majorHAnsi" w:hAnsiTheme="majorHAnsi" w:cstheme="majorHAnsi"/>
                <w:sz w:val="24"/>
                <w:szCs w:val="24"/>
              </w:rPr>
            </w:pPr>
            <w:r w:rsidRPr="00915CA1">
              <w:rPr>
                <w:rFonts w:asciiTheme="majorHAnsi" w:hAnsiTheme="majorHAnsi" w:cstheme="majorHAnsi"/>
                <w:sz w:val="24"/>
                <w:szCs w:val="24"/>
              </w:rPr>
              <w:t>CoreLink SIE-200 System IP for Embedded - Global Bundle r3p2-00rel0</w:t>
            </w:r>
          </w:p>
        </w:tc>
        <w:tc>
          <w:tcPr>
            <w:tcW w:w="2555" w:type="dxa"/>
          </w:tcPr>
          <w:p w14:paraId="0CF8E576" w14:textId="77777777" w:rsidR="00915CA1" w:rsidRPr="00020084" w:rsidRDefault="00915CA1" w:rsidP="00752F9F">
            <w:pPr>
              <w:keepNext/>
              <w:rPr>
                <w:rFonts w:asciiTheme="majorHAnsi" w:eastAsia="Arial" w:hAnsiTheme="majorHAnsi" w:cstheme="majorHAnsi"/>
                <w:sz w:val="24"/>
                <w:szCs w:val="24"/>
              </w:rPr>
            </w:pPr>
          </w:p>
        </w:tc>
      </w:tr>
    </w:tbl>
    <w:p w14:paraId="6793BA4A" w14:textId="0AD5BC0A" w:rsidR="00752F9F" w:rsidRDefault="00752F9F" w:rsidP="00752F9F">
      <w:pPr>
        <w:pStyle w:val="Caption"/>
        <w:jc w:val="center"/>
      </w:pPr>
      <w:r>
        <w:t xml:space="preserve">Table </w:t>
      </w:r>
      <w:fldSimple w:instr=" SEQ Table \* ARABIC ">
        <w:r w:rsidR="00E27A95">
          <w:rPr>
            <w:noProof/>
          </w:rPr>
          <w:t>1</w:t>
        </w:r>
      </w:fldSimple>
      <w:r>
        <w:t>:external IPs</w:t>
      </w:r>
    </w:p>
    <w:p w14:paraId="6763815F" w14:textId="77777777" w:rsidR="00B65524" w:rsidRPr="00DB608E" w:rsidRDefault="00B65524" w:rsidP="00710BF4">
      <w:pPr>
        <w:pStyle w:val="Heading1"/>
      </w:pPr>
      <w:bookmarkStart w:id="16" w:name="_Toc224827078"/>
      <w:r w:rsidRPr="00DB608E">
        <w:t>Conventions</w:t>
      </w:r>
      <w:bookmarkEnd w:id="16"/>
    </w:p>
    <w:p w14:paraId="6F6711EB" w14:textId="77777777" w:rsidR="00B65524" w:rsidRPr="00DB608E" w:rsidRDefault="00B65524" w:rsidP="00152C3C">
      <w:pPr>
        <w:pStyle w:val="NoSpacing"/>
      </w:pPr>
    </w:p>
    <w:p w14:paraId="6027609A" w14:textId="77777777" w:rsidR="00B65524" w:rsidRPr="00DB608E" w:rsidRDefault="00B65524" w:rsidP="00152C3C">
      <w:pPr>
        <w:pStyle w:val="NoSpacing"/>
      </w:pPr>
      <w:r>
        <w:t>[DDS_STBIO1</w:t>
      </w:r>
      <w:r w:rsidRPr="00DB608E">
        <w:t>_0</w:t>
      </w:r>
      <w:r>
        <w:t>003</w:t>
      </w:r>
      <w:r w:rsidRPr="00DB608E">
        <w:t>] Definition</w:t>
      </w:r>
    </w:p>
    <w:p w14:paraId="61B1D414" w14:textId="77777777" w:rsidR="00B65524" w:rsidRPr="00DB608E" w:rsidRDefault="00B65524" w:rsidP="00152C3C">
      <w:pPr>
        <w:pStyle w:val="NoSpacing"/>
      </w:pPr>
    </w:p>
    <w:p w14:paraId="7E21DED3" w14:textId="77777777" w:rsidR="00B65524" w:rsidRPr="00DB608E" w:rsidRDefault="00B65524" w:rsidP="00152C3C">
      <w:pPr>
        <w:pStyle w:val="NoSpacing"/>
      </w:pPr>
      <w:r w:rsidRPr="00DB608E">
        <w:t>If not otherwise noted, specification values are valid …</w:t>
      </w:r>
    </w:p>
    <w:p w14:paraId="746E4381" w14:textId="77777777" w:rsidR="00B65524" w:rsidRPr="00DB608E" w:rsidRDefault="00B65524" w:rsidP="00152C3C">
      <w:pPr>
        <w:pStyle w:val="NoSpacing"/>
      </w:pPr>
    </w:p>
    <w:p w14:paraId="452099A2" w14:textId="77777777" w:rsidR="00B65524" w:rsidRPr="00DB608E" w:rsidRDefault="00B65524" w:rsidP="00B65524"/>
    <w:p w14:paraId="0EB2B9BD" w14:textId="77777777" w:rsidR="00B65524" w:rsidRPr="00DB608E" w:rsidRDefault="00B65524" w:rsidP="00710BF4">
      <w:pPr>
        <w:pStyle w:val="Heading20"/>
      </w:pPr>
      <w:bookmarkStart w:id="17" w:name="_Toc14335170"/>
      <w:bookmarkStart w:id="18" w:name="_Toc224827079"/>
      <w:r w:rsidRPr="00DB608E">
        <w:t>Abbreviations</w:t>
      </w:r>
      <w:bookmarkEnd w:id="17"/>
      <w:bookmarkEnd w:id="18"/>
    </w:p>
    <w:p w14:paraId="798C51FC" w14:textId="77777777" w:rsidR="00B65524" w:rsidRPr="00DB608E" w:rsidRDefault="00B65524" w:rsidP="00B65524">
      <w:pPr>
        <w:rPr>
          <w:b/>
        </w:rPr>
      </w:pPr>
    </w:p>
    <w:p w14:paraId="173237F2" w14:textId="77777777" w:rsidR="00B65524" w:rsidRPr="00DB608E" w:rsidRDefault="00B65524" w:rsidP="00152C3C">
      <w:pPr>
        <w:pStyle w:val="NoSpacing"/>
      </w:pPr>
      <w:r>
        <w:t>[DDS_STBIO1</w:t>
      </w:r>
      <w:r w:rsidRPr="00DB608E">
        <w:t>_0</w:t>
      </w:r>
      <w:r>
        <w:t>0</w:t>
      </w:r>
      <w:r w:rsidRPr="00DB608E">
        <w:t>3</w:t>
      </w:r>
      <w:r>
        <w:t>04</w:t>
      </w:r>
      <w:r w:rsidRPr="00DB608E">
        <w:t xml:space="preserve">] Comment </w:t>
      </w:r>
    </w:p>
    <w:p w14:paraId="7C98FB14" w14:textId="77777777" w:rsidR="00B65524" w:rsidRPr="00DB608E" w:rsidRDefault="00B65524" w:rsidP="00152C3C">
      <w:pPr>
        <w:pStyle w:val="NoSpacing"/>
      </w:pPr>
      <w:r w:rsidRPr="00DB608E">
        <w:t>The following abbreviations are used throughout this document:</w:t>
      </w:r>
    </w:p>
    <w:p w14:paraId="13E52900" w14:textId="77777777" w:rsidR="00B65524" w:rsidRPr="00DB608E" w:rsidRDefault="00B65524" w:rsidP="00B65524">
      <w:pPr>
        <w:rPr>
          <w:b/>
        </w:rPr>
      </w:pPr>
    </w:p>
    <w:p w14:paraId="5962ACDB" w14:textId="77777777" w:rsidR="00B65524" w:rsidRPr="00DB608E" w:rsidRDefault="00B65524" w:rsidP="00152C3C">
      <w:pPr>
        <w:pStyle w:val="NoSpacing"/>
      </w:pPr>
      <w:r>
        <w:t>[DDS_STBIO1</w:t>
      </w:r>
      <w:r w:rsidRPr="00DB608E">
        <w:t>_0</w:t>
      </w:r>
      <w:r>
        <w:t>006</w:t>
      </w:r>
      <w:r w:rsidRPr="00DB608E">
        <w:t xml:space="preserve">] Definition </w:t>
      </w:r>
    </w:p>
    <w:p w14:paraId="398E2ED1" w14:textId="77777777" w:rsidR="00B65524" w:rsidRPr="00DB608E" w:rsidRDefault="00B65524" w:rsidP="00B65524">
      <w:r w:rsidRPr="00DB608E">
        <w:t> </w:t>
      </w:r>
    </w:p>
    <w:tbl>
      <w:tblPr>
        <w:tblW w:w="8396" w:type="dxa"/>
        <w:tblCellSpacing w:w="0" w:type="dxa"/>
        <w:tblBorders>
          <w:top w:val="single" w:sz="4" w:space="0" w:color="000000"/>
          <w:left w:val="single" w:sz="4" w:space="0" w:color="000000"/>
          <w:bottom w:val="single" w:sz="4" w:space="0" w:color="000000"/>
          <w:right w:val="single" w:sz="4" w:space="0" w:color="000000"/>
        </w:tblBorders>
        <w:tblCellMar>
          <w:left w:w="0" w:type="dxa"/>
          <w:right w:w="0" w:type="dxa"/>
        </w:tblCellMar>
        <w:tblLook w:val="04A0" w:firstRow="1" w:lastRow="0" w:firstColumn="1" w:lastColumn="0" w:noHBand="0" w:noVBand="1"/>
      </w:tblPr>
      <w:tblGrid>
        <w:gridCol w:w="1820"/>
        <w:gridCol w:w="6576"/>
      </w:tblGrid>
      <w:tr w:rsidR="00B65524" w:rsidRPr="00DB608E" w14:paraId="0C50B4AB"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1EA6D8ED" w14:textId="77777777" w:rsidR="00B65524" w:rsidRPr="00DB608E" w:rsidRDefault="00B65524" w:rsidP="00A8692E">
            <w:r w:rsidRPr="00DB608E">
              <w:rPr>
                <w:b/>
              </w:rPr>
              <w:t>A</w:t>
            </w:r>
            <w:r w:rsidRPr="00DB608E">
              <w:t> </w:t>
            </w:r>
          </w:p>
        </w:tc>
        <w:tc>
          <w:tcPr>
            <w:tcW w:w="6576" w:type="dxa"/>
            <w:tcBorders>
              <w:top w:val="single" w:sz="4" w:space="0" w:color="000000"/>
              <w:left w:val="single" w:sz="4" w:space="0" w:color="000000"/>
              <w:bottom w:val="single" w:sz="4" w:space="0" w:color="000000"/>
              <w:right w:val="single" w:sz="4" w:space="0" w:color="000000"/>
            </w:tcBorders>
          </w:tcPr>
          <w:p w14:paraId="01DCBD24" w14:textId="77777777" w:rsidR="00B65524" w:rsidRPr="00DB608E" w:rsidRDefault="00B65524" w:rsidP="00A8692E">
            <w:r w:rsidRPr="00DB608E">
              <w:t xml:space="preserve">  </w:t>
            </w:r>
          </w:p>
        </w:tc>
      </w:tr>
      <w:tr w:rsidR="00B65524" w:rsidRPr="00DB608E" w14:paraId="272E2CD2"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0F2FCC82" w14:textId="77777777" w:rsidR="00B65524" w:rsidRPr="00DB608E" w:rsidRDefault="00B65524" w:rsidP="00A8692E">
            <w:r w:rsidRPr="00DB608E">
              <w:t>AGC </w:t>
            </w:r>
          </w:p>
        </w:tc>
        <w:tc>
          <w:tcPr>
            <w:tcW w:w="6576" w:type="dxa"/>
            <w:tcBorders>
              <w:top w:val="single" w:sz="4" w:space="0" w:color="000000"/>
              <w:left w:val="single" w:sz="4" w:space="0" w:color="000000"/>
              <w:bottom w:val="single" w:sz="4" w:space="0" w:color="000000"/>
              <w:right w:val="single" w:sz="4" w:space="0" w:color="000000"/>
            </w:tcBorders>
          </w:tcPr>
          <w:p w14:paraId="37C54D2B" w14:textId="77777777" w:rsidR="00B65524" w:rsidRPr="00DB608E" w:rsidRDefault="00B65524" w:rsidP="00A8692E">
            <w:r w:rsidRPr="00DB608E">
              <w:t>Automatic Gain Control </w:t>
            </w:r>
          </w:p>
        </w:tc>
      </w:tr>
      <w:tr w:rsidR="00B65524" w:rsidRPr="00DB608E" w14:paraId="2D22B4FD" w14:textId="77777777" w:rsidTr="00A8692E">
        <w:trPr>
          <w:trHeight w:val="588"/>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317A4D4E" w14:textId="77777777" w:rsidR="00B65524" w:rsidRPr="00DB608E" w:rsidRDefault="00B65524" w:rsidP="00A8692E">
            <w:r w:rsidRPr="00DB608E">
              <w:t>ASIL</w:t>
            </w:r>
          </w:p>
        </w:tc>
        <w:tc>
          <w:tcPr>
            <w:tcW w:w="6576" w:type="dxa"/>
            <w:tcBorders>
              <w:top w:val="single" w:sz="4" w:space="0" w:color="000000"/>
              <w:left w:val="single" w:sz="4" w:space="0" w:color="000000"/>
              <w:bottom w:val="single" w:sz="4" w:space="0" w:color="000000"/>
              <w:right w:val="single" w:sz="4" w:space="0" w:color="000000"/>
            </w:tcBorders>
          </w:tcPr>
          <w:p w14:paraId="3BF47B15" w14:textId="77777777" w:rsidR="00B65524" w:rsidRPr="00DB608E" w:rsidRDefault="00B65524" w:rsidP="00A8692E">
            <w:r w:rsidRPr="00DB608E">
              <w:t>Automotive Safety Integrity Level</w:t>
            </w:r>
          </w:p>
        </w:tc>
      </w:tr>
      <w:tr w:rsidR="00B65524" w:rsidRPr="00DB608E" w14:paraId="5BFFA595" w14:textId="77777777" w:rsidTr="00A8692E">
        <w:trPr>
          <w:trHeight w:val="588"/>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27861804" w14:textId="77777777" w:rsidR="00B65524" w:rsidRPr="00DB608E" w:rsidRDefault="00B65524" w:rsidP="00A8692E">
            <w:r w:rsidRPr="00DB608E">
              <w:lastRenderedPageBreak/>
              <w:t>ASIC </w:t>
            </w:r>
          </w:p>
        </w:tc>
        <w:tc>
          <w:tcPr>
            <w:tcW w:w="6576" w:type="dxa"/>
            <w:tcBorders>
              <w:top w:val="single" w:sz="4" w:space="0" w:color="000000"/>
              <w:left w:val="single" w:sz="4" w:space="0" w:color="000000"/>
              <w:bottom w:val="single" w:sz="4" w:space="0" w:color="000000"/>
              <w:right w:val="single" w:sz="4" w:space="0" w:color="000000"/>
            </w:tcBorders>
          </w:tcPr>
          <w:p w14:paraId="5E541D94" w14:textId="77777777" w:rsidR="00B65524" w:rsidRPr="00DB608E" w:rsidRDefault="00B65524" w:rsidP="00A8692E">
            <w:r w:rsidRPr="00DB608E">
              <w:t>Application Specific Intergrated Circuit </w:t>
            </w:r>
          </w:p>
        </w:tc>
      </w:tr>
      <w:tr w:rsidR="00B65524" w:rsidRPr="00DB608E" w14:paraId="5A5CDF7A"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798037C4" w14:textId="77777777" w:rsidR="00B65524" w:rsidRPr="00DB608E" w:rsidRDefault="00B65524" w:rsidP="00A8692E">
            <w:r w:rsidRPr="00DB608E">
              <w:rPr>
                <w:b/>
              </w:rPr>
              <w:t>B</w:t>
            </w:r>
            <w:r w:rsidRPr="00DB608E">
              <w:t> </w:t>
            </w:r>
          </w:p>
        </w:tc>
        <w:tc>
          <w:tcPr>
            <w:tcW w:w="6576" w:type="dxa"/>
            <w:tcBorders>
              <w:top w:val="single" w:sz="4" w:space="0" w:color="000000"/>
              <w:left w:val="single" w:sz="4" w:space="0" w:color="000000"/>
              <w:bottom w:val="single" w:sz="4" w:space="0" w:color="000000"/>
              <w:right w:val="single" w:sz="4" w:space="0" w:color="000000"/>
            </w:tcBorders>
          </w:tcPr>
          <w:p w14:paraId="46E856F5" w14:textId="77777777" w:rsidR="00B65524" w:rsidRPr="00DB608E" w:rsidRDefault="00B65524" w:rsidP="00A8692E">
            <w:r w:rsidRPr="00DB608E">
              <w:t>  </w:t>
            </w:r>
          </w:p>
        </w:tc>
      </w:tr>
      <w:tr w:rsidR="00B65524" w:rsidRPr="00DB608E" w14:paraId="13CB92D6"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37F6296E" w14:textId="77777777" w:rsidR="00B65524" w:rsidRPr="00DB608E" w:rsidRDefault="00B65524" w:rsidP="00A8692E">
            <w:r w:rsidRPr="00DB608E">
              <w:t>BIST </w:t>
            </w:r>
          </w:p>
        </w:tc>
        <w:tc>
          <w:tcPr>
            <w:tcW w:w="6576" w:type="dxa"/>
            <w:tcBorders>
              <w:top w:val="single" w:sz="4" w:space="0" w:color="000000"/>
              <w:left w:val="single" w:sz="4" w:space="0" w:color="000000"/>
              <w:bottom w:val="single" w:sz="4" w:space="0" w:color="000000"/>
              <w:right w:val="single" w:sz="4" w:space="0" w:color="000000"/>
            </w:tcBorders>
          </w:tcPr>
          <w:p w14:paraId="79A04031" w14:textId="23C5A2E0" w:rsidR="00B65524" w:rsidRPr="00DB608E" w:rsidRDefault="00B65524" w:rsidP="00A8692E">
            <w:r w:rsidRPr="00DB608E">
              <w:t>Built In Self Test </w:t>
            </w:r>
          </w:p>
        </w:tc>
      </w:tr>
      <w:tr w:rsidR="00B65524" w:rsidRPr="00DB608E" w14:paraId="15B6316A"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03CCD91D" w14:textId="77777777" w:rsidR="00B65524" w:rsidRPr="00DB608E" w:rsidRDefault="00B65524" w:rsidP="00A8692E">
            <w:r w:rsidRPr="00DB608E">
              <w:t>…</w:t>
            </w:r>
          </w:p>
        </w:tc>
        <w:tc>
          <w:tcPr>
            <w:tcW w:w="6576" w:type="dxa"/>
            <w:tcBorders>
              <w:top w:val="single" w:sz="4" w:space="0" w:color="000000"/>
              <w:left w:val="single" w:sz="4" w:space="0" w:color="000000"/>
              <w:bottom w:val="single" w:sz="4" w:space="0" w:color="000000"/>
              <w:right w:val="single" w:sz="4" w:space="0" w:color="000000"/>
            </w:tcBorders>
          </w:tcPr>
          <w:p w14:paraId="64B1D7F1" w14:textId="77777777" w:rsidR="00B65524" w:rsidRPr="00DB608E" w:rsidRDefault="00B65524" w:rsidP="00A8692E"/>
        </w:tc>
      </w:tr>
      <w:tr w:rsidR="00B65524" w:rsidRPr="00DB608E" w14:paraId="2EEF6B80"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09926276" w14:textId="77777777" w:rsidR="00B65524" w:rsidRPr="00DB608E" w:rsidRDefault="00B65524" w:rsidP="00A8692E">
            <w:pPr>
              <w:rPr>
                <w:b/>
              </w:rPr>
            </w:pPr>
            <w:r w:rsidRPr="00DB608E">
              <w:rPr>
                <w:b/>
              </w:rPr>
              <w:t>C</w:t>
            </w:r>
          </w:p>
        </w:tc>
        <w:tc>
          <w:tcPr>
            <w:tcW w:w="6576" w:type="dxa"/>
            <w:tcBorders>
              <w:top w:val="single" w:sz="4" w:space="0" w:color="000000"/>
              <w:left w:val="single" w:sz="4" w:space="0" w:color="000000"/>
              <w:bottom w:val="single" w:sz="4" w:space="0" w:color="000000"/>
              <w:right w:val="single" w:sz="4" w:space="0" w:color="000000"/>
            </w:tcBorders>
          </w:tcPr>
          <w:p w14:paraId="4FD81020" w14:textId="77777777" w:rsidR="00B65524" w:rsidRPr="00DB608E" w:rsidRDefault="00B65524" w:rsidP="00A8692E"/>
        </w:tc>
      </w:tr>
      <w:tr w:rsidR="00B65524" w:rsidRPr="00DB608E" w14:paraId="030ED3F6"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31FBD91B" w14:textId="77777777" w:rsidR="00B65524" w:rsidRPr="00DB608E" w:rsidRDefault="00B65524" w:rsidP="00A8692E">
            <w:r w:rsidRPr="00DB608E">
              <w:t>CRM</w:t>
            </w:r>
          </w:p>
        </w:tc>
        <w:tc>
          <w:tcPr>
            <w:tcW w:w="6576" w:type="dxa"/>
            <w:tcBorders>
              <w:top w:val="single" w:sz="4" w:space="0" w:color="000000"/>
              <w:left w:val="single" w:sz="4" w:space="0" w:color="000000"/>
              <w:bottom w:val="single" w:sz="4" w:space="0" w:color="000000"/>
              <w:right w:val="single" w:sz="4" w:space="0" w:color="000000"/>
            </w:tcBorders>
          </w:tcPr>
          <w:p w14:paraId="25C49EDA" w14:textId="77777777" w:rsidR="00B65524" w:rsidRPr="00DB608E" w:rsidRDefault="00B65524" w:rsidP="00A8692E">
            <w:r w:rsidRPr="00DB608E">
              <w:t>Clock and Reset Management</w:t>
            </w:r>
          </w:p>
        </w:tc>
      </w:tr>
      <w:tr w:rsidR="00B65524" w:rsidRPr="00DB608E" w14:paraId="39B17354"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6AE631C5" w14:textId="77777777" w:rsidR="00B65524" w:rsidRPr="00DB608E" w:rsidRDefault="00B65524" w:rsidP="00A8692E">
            <w:pPr>
              <w:rPr>
                <w:vertAlign w:val="superscript"/>
              </w:rPr>
            </w:pPr>
          </w:p>
        </w:tc>
        <w:tc>
          <w:tcPr>
            <w:tcW w:w="6576" w:type="dxa"/>
            <w:tcBorders>
              <w:top w:val="single" w:sz="4" w:space="0" w:color="000000"/>
              <w:left w:val="single" w:sz="4" w:space="0" w:color="000000"/>
              <w:bottom w:val="single" w:sz="4" w:space="0" w:color="000000"/>
              <w:right w:val="single" w:sz="4" w:space="0" w:color="000000"/>
            </w:tcBorders>
          </w:tcPr>
          <w:p w14:paraId="1C10559F" w14:textId="77777777" w:rsidR="00B65524" w:rsidRPr="00DB608E" w:rsidRDefault="00B65524" w:rsidP="00A8692E">
            <w:pPr>
              <w:rPr>
                <w:vertAlign w:val="superscript"/>
              </w:rPr>
            </w:pPr>
          </w:p>
        </w:tc>
      </w:tr>
      <w:tr w:rsidR="00B65524" w:rsidRPr="00DB608E" w14:paraId="3E794ACD"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67A22AB1" w14:textId="77777777" w:rsidR="00B65524" w:rsidRPr="00DB608E" w:rsidRDefault="00B65524" w:rsidP="00A8692E">
            <w:pPr>
              <w:rPr>
                <w:b/>
              </w:rPr>
            </w:pPr>
            <w:r w:rsidRPr="00DB608E">
              <w:rPr>
                <w:b/>
              </w:rPr>
              <w:t>F</w:t>
            </w:r>
          </w:p>
        </w:tc>
        <w:tc>
          <w:tcPr>
            <w:tcW w:w="6576" w:type="dxa"/>
            <w:tcBorders>
              <w:top w:val="single" w:sz="4" w:space="0" w:color="000000"/>
              <w:left w:val="single" w:sz="4" w:space="0" w:color="000000"/>
              <w:bottom w:val="single" w:sz="4" w:space="0" w:color="000000"/>
              <w:right w:val="single" w:sz="4" w:space="0" w:color="000000"/>
            </w:tcBorders>
          </w:tcPr>
          <w:p w14:paraId="534CA596" w14:textId="77777777" w:rsidR="00B65524" w:rsidRPr="00DB608E" w:rsidRDefault="00B65524" w:rsidP="00A8692E"/>
        </w:tc>
      </w:tr>
      <w:tr w:rsidR="00B65524" w:rsidRPr="00DB608E" w14:paraId="5E87DD10"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4E37761C" w14:textId="77777777" w:rsidR="00B65524" w:rsidRPr="00DB608E" w:rsidRDefault="00B65524" w:rsidP="00A8692E">
            <w:r w:rsidRPr="00DB608E">
              <w:rPr>
                <w:rFonts w:cs="Arial"/>
                <w:color w:val="000000"/>
              </w:rPr>
              <w:t>FMEA</w:t>
            </w:r>
            <w:r w:rsidRPr="00DB608E">
              <w:rPr>
                <w:rFonts w:cs="Arial"/>
              </w:rPr>
              <w:t> </w:t>
            </w:r>
          </w:p>
        </w:tc>
        <w:tc>
          <w:tcPr>
            <w:tcW w:w="6576" w:type="dxa"/>
            <w:tcBorders>
              <w:top w:val="single" w:sz="4" w:space="0" w:color="000000"/>
              <w:left w:val="single" w:sz="4" w:space="0" w:color="000000"/>
              <w:bottom w:val="single" w:sz="4" w:space="0" w:color="000000"/>
              <w:right w:val="single" w:sz="4" w:space="0" w:color="000000"/>
            </w:tcBorders>
          </w:tcPr>
          <w:p w14:paraId="40BAEFA1" w14:textId="77777777" w:rsidR="00B65524" w:rsidRPr="00DB608E" w:rsidRDefault="00B65524" w:rsidP="00A8692E">
            <w:r w:rsidRPr="00DB608E">
              <w:rPr>
                <w:rFonts w:cs="Arial"/>
                <w:color w:val="000000"/>
              </w:rPr>
              <w:t>Failure Mode and Effect Analysis</w:t>
            </w:r>
            <w:r w:rsidRPr="00DB608E">
              <w:rPr>
                <w:rFonts w:cs="Arial"/>
              </w:rPr>
              <w:t> </w:t>
            </w:r>
          </w:p>
        </w:tc>
      </w:tr>
      <w:tr w:rsidR="00B65524" w:rsidRPr="00DB608E" w14:paraId="2813A8D3"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1D388608" w14:textId="77777777" w:rsidR="00B65524" w:rsidRPr="00DB608E" w:rsidRDefault="00B65524" w:rsidP="00A8692E">
            <w:pPr>
              <w:rPr>
                <w:rFonts w:cs="Arial"/>
                <w:color w:val="000000"/>
              </w:rPr>
            </w:pPr>
            <w:r w:rsidRPr="00DB608E">
              <w:rPr>
                <w:rFonts w:cs="Arial"/>
                <w:color w:val="000000"/>
              </w:rPr>
              <w:t>FMEDA</w:t>
            </w:r>
            <w:r w:rsidRPr="00DB608E">
              <w:rPr>
                <w:rFonts w:cs="Arial"/>
              </w:rPr>
              <w:t> </w:t>
            </w:r>
          </w:p>
        </w:tc>
        <w:tc>
          <w:tcPr>
            <w:tcW w:w="6576" w:type="dxa"/>
            <w:tcBorders>
              <w:top w:val="single" w:sz="4" w:space="0" w:color="000000"/>
              <w:left w:val="single" w:sz="4" w:space="0" w:color="000000"/>
              <w:bottom w:val="single" w:sz="4" w:space="0" w:color="000000"/>
              <w:right w:val="single" w:sz="4" w:space="0" w:color="000000"/>
            </w:tcBorders>
          </w:tcPr>
          <w:p w14:paraId="1C7AA4DE" w14:textId="77777777" w:rsidR="00B65524" w:rsidRPr="00DB608E" w:rsidRDefault="00B65524" w:rsidP="00A8692E">
            <w:pPr>
              <w:rPr>
                <w:rFonts w:cs="Arial"/>
                <w:color w:val="000000"/>
              </w:rPr>
            </w:pPr>
            <w:r w:rsidRPr="00DB608E">
              <w:rPr>
                <w:rFonts w:cs="Arial"/>
                <w:color w:val="000000"/>
              </w:rPr>
              <w:t>Failure Mode, Effect and Diagnostic Analysis</w:t>
            </w:r>
            <w:r w:rsidRPr="00DB608E">
              <w:rPr>
                <w:rFonts w:cs="Arial"/>
              </w:rPr>
              <w:t> </w:t>
            </w:r>
          </w:p>
        </w:tc>
      </w:tr>
      <w:tr w:rsidR="00B65524" w:rsidRPr="00DB608E" w14:paraId="5193F5E2"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154067C5" w14:textId="77777777" w:rsidR="00B65524" w:rsidRPr="00DB608E" w:rsidRDefault="00B65524" w:rsidP="00A8692E">
            <w:pPr>
              <w:rPr>
                <w:rFonts w:cs="Arial"/>
                <w:color w:val="000000"/>
              </w:rPr>
            </w:pPr>
            <w:r w:rsidRPr="00DB608E">
              <w:rPr>
                <w:rFonts w:cs="Arial"/>
                <w:color w:val="000000"/>
              </w:rPr>
              <w:t>FSM</w:t>
            </w:r>
            <w:r w:rsidRPr="00DB608E">
              <w:rPr>
                <w:rFonts w:cs="Arial"/>
              </w:rPr>
              <w:t> </w:t>
            </w:r>
          </w:p>
        </w:tc>
        <w:tc>
          <w:tcPr>
            <w:tcW w:w="6576" w:type="dxa"/>
            <w:tcBorders>
              <w:top w:val="single" w:sz="4" w:space="0" w:color="000000"/>
              <w:left w:val="single" w:sz="4" w:space="0" w:color="000000"/>
              <w:bottom w:val="single" w:sz="4" w:space="0" w:color="000000"/>
              <w:right w:val="single" w:sz="4" w:space="0" w:color="000000"/>
            </w:tcBorders>
          </w:tcPr>
          <w:p w14:paraId="62D99E1F" w14:textId="77777777" w:rsidR="00B65524" w:rsidRPr="00DB608E" w:rsidRDefault="00B65524" w:rsidP="00A8692E">
            <w:pPr>
              <w:rPr>
                <w:rFonts w:cs="Arial"/>
                <w:color w:val="000000"/>
              </w:rPr>
            </w:pPr>
            <w:r w:rsidRPr="00DB608E">
              <w:rPr>
                <w:rFonts w:cs="Arial"/>
                <w:color w:val="000000"/>
              </w:rPr>
              <w:t>Functional Safety Management</w:t>
            </w:r>
            <w:r w:rsidRPr="00DB608E">
              <w:rPr>
                <w:rFonts w:cs="Arial"/>
              </w:rPr>
              <w:t> </w:t>
            </w:r>
          </w:p>
        </w:tc>
      </w:tr>
      <w:tr w:rsidR="00B65524" w:rsidRPr="00DB608E" w14:paraId="68413287"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344CCB26" w14:textId="77777777" w:rsidR="00B65524" w:rsidRPr="00DB608E" w:rsidRDefault="00B65524" w:rsidP="00A8692E">
            <w:pPr>
              <w:rPr>
                <w:rFonts w:cs="Arial"/>
                <w:color w:val="000000"/>
              </w:rPr>
            </w:pPr>
            <w:r w:rsidRPr="00DB608E">
              <w:rPr>
                <w:rFonts w:cs="Arial"/>
                <w:color w:val="000000"/>
              </w:rPr>
              <w:t>FTA</w:t>
            </w:r>
            <w:r w:rsidRPr="00DB608E">
              <w:rPr>
                <w:rFonts w:cs="Arial"/>
              </w:rPr>
              <w:t> </w:t>
            </w:r>
          </w:p>
        </w:tc>
        <w:tc>
          <w:tcPr>
            <w:tcW w:w="6576" w:type="dxa"/>
            <w:tcBorders>
              <w:top w:val="single" w:sz="4" w:space="0" w:color="000000"/>
              <w:left w:val="single" w:sz="4" w:space="0" w:color="000000"/>
              <w:bottom w:val="single" w:sz="4" w:space="0" w:color="000000"/>
              <w:right w:val="single" w:sz="4" w:space="0" w:color="000000"/>
            </w:tcBorders>
          </w:tcPr>
          <w:p w14:paraId="011A47CD" w14:textId="77777777" w:rsidR="00B65524" w:rsidRPr="00DB608E" w:rsidRDefault="00B65524" w:rsidP="00A8692E">
            <w:pPr>
              <w:rPr>
                <w:rFonts w:cs="Arial"/>
                <w:color w:val="000000"/>
              </w:rPr>
            </w:pPr>
            <w:r w:rsidRPr="00DB608E">
              <w:rPr>
                <w:rFonts w:cs="Arial"/>
                <w:color w:val="000000"/>
              </w:rPr>
              <w:t>Fault Tree Analysis</w:t>
            </w:r>
            <w:r w:rsidRPr="00DB608E">
              <w:rPr>
                <w:rFonts w:cs="Arial"/>
              </w:rPr>
              <w:t> </w:t>
            </w:r>
          </w:p>
        </w:tc>
      </w:tr>
      <w:tr w:rsidR="003F40A5" w:rsidRPr="00DB608E" w14:paraId="180E0E99"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1AF2BC06" w14:textId="715039CE" w:rsidR="003F40A5" w:rsidRPr="00DB608E" w:rsidRDefault="003F40A5" w:rsidP="00A8692E">
            <w:pPr>
              <w:rPr>
                <w:rFonts w:cs="Arial"/>
                <w:color w:val="000000"/>
              </w:rPr>
            </w:pPr>
            <w:r>
              <w:rPr>
                <w:rFonts w:cs="Arial"/>
                <w:color w:val="000000"/>
              </w:rPr>
              <w:t>CTRL</w:t>
            </w:r>
          </w:p>
        </w:tc>
        <w:tc>
          <w:tcPr>
            <w:tcW w:w="6576" w:type="dxa"/>
            <w:tcBorders>
              <w:top w:val="single" w:sz="4" w:space="0" w:color="000000"/>
              <w:left w:val="single" w:sz="4" w:space="0" w:color="000000"/>
              <w:bottom w:val="single" w:sz="4" w:space="0" w:color="000000"/>
              <w:right w:val="single" w:sz="4" w:space="0" w:color="000000"/>
            </w:tcBorders>
          </w:tcPr>
          <w:p w14:paraId="6D23F8D6" w14:textId="7EC19694" w:rsidR="003F40A5" w:rsidRPr="00DB608E" w:rsidRDefault="003F40A5" w:rsidP="00A8692E">
            <w:pPr>
              <w:rPr>
                <w:rFonts w:cs="Arial"/>
                <w:color w:val="000000"/>
              </w:rPr>
            </w:pPr>
            <w:r>
              <w:rPr>
                <w:rFonts w:cs="Arial"/>
                <w:color w:val="000000"/>
              </w:rPr>
              <w:t>Controller</w:t>
            </w:r>
          </w:p>
        </w:tc>
      </w:tr>
      <w:tr w:rsidR="00B65524" w:rsidRPr="00DB608E" w14:paraId="3FCB7699"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283C4195" w14:textId="77777777" w:rsidR="00B65524" w:rsidRPr="00DB608E" w:rsidRDefault="00B65524" w:rsidP="00A8692E">
            <w:pPr>
              <w:rPr>
                <w:rFonts w:cs="Arial"/>
                <w:color w:val="000000"/>
              </w:rPr>
            </w:pPr>
            <w:r w:rsidRPr="007A27B2">
              <w:t>PPG</w:t>
            </w:r>
          </w:p>
        </w:tc>
        <w:tc>
          <w:tcPr>
            <w:tcW w:w="6576" w:type="dxa"/>
            <w:tcBorders>
              <w:top w:val="single" w:sz="4" w:space="0" w:color="000000"/>
              <w:left w:val="single" w:sz="4" w:space="0" w:color="000000"/>
              <w:bottom w:val="single" w:sz="4" w:space="0" w:color="000000"/>
              <w:right w:val="single" w:sz="4" w:space="0" w:color="000000"/>
            </w:tcBorders>
          </w:tcPr>
          <w:p w14:paraId="2AACBC95" w14:textId="77777777" w:rsidR="00B65524" w:rsidRPr="00DB608E" w:rsidRDefault="00B65524" w:rsidP="00A8692E">
            <w:pPr>
              <w:rPr>
                <w:rFonts w:cs="Arial"/>
                <w:color w:val="000000"/>
              </w:rPr>
            </w:pPr>
            <w:r w:rsidRPr="007A27B2">
              <w:t>Photoplethysmography</w:t>
            </w:r>
          </w:p>
        </w:tc>
      </w:tr>
      <w:tr w:rsidR="00B65524" w:rsidRPr="00DB608E" w14:paraId="1F6E4452"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7B919695" w14:textId="77777777" w:rsidR="00B65524" w:rsidRPr="007A27B2" w:rsidRDefault="00B65524" w:rsidP="00A8692E">
            <w:r w:rsidRPr="007A27B2">
              <w:t>EDA</w:t>
            </w:r>
          </w:p>
        </w:tc>
        <w:tc>
          <w:tcPr>
            <w:tcW w:w="6576" w:type="dxa"/>
            <w:tcBorders>
              <w:top w:val="single" w:sz="4" w:space="0" w:color="000000"/>
              <w:left w:val="single" w:sz="4" w:space="0" w:color="000000"/>
              <w:bottom w:val="single" w:sz="4" w:space="0" w:color="000000"/>
              <w:right w:val="single" w:sz="4" w:space="0" w:color="000000"/>
            </w:tcBorders>
          </w:tcPr>
          <w:p w14:paraId="1B4ACB84" w14:textId="77777777" w:rsidR="00B65524" w:rsidRPr="007A27B2" w:rsidRDefault="00B65524" w:rsidP="00A8692E">
            <w:r w:rsidRPr="007A27B2">
              <w:t>Electro-Dermal Activity</w:t>
            </w:r>
          </w:p>
        </w:tc>
      </w:tr>
      <w:tr w:rsidR="00B65524" w:rsidRPr="00DB608E" w14:paraId="14FDAA84"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643FCE8F" w14:textId="77777777" w:rsidR="00B65524" w:rsidRPr="007A27B2" w:rsidRDefault="00B65524" w:rsidP="00A8692E">
            <w:r w:rsidRPr="007A27B2">
              <w:t>GSR</w:t>
            </w:r>
          </w:p>
        </w:tc>
        <w:tc>
          <w:tcPr>
            <w:tcW w:w="6576" w:type="dxa"/>
            <w:tcBorders>
              <w:top w:val="single" w:sz="4" w:space="0" w:color="000000"/>
              <w:left w:val="single" w:sz="4" w:space="0" w:color="000000"/>
              <w:bottom w:val="single" w:sz="4" w:space="0" w:color="000000"/>
              <w:right w:val="single" w:sz="4" w:space="0" w:color="000000"/>
            </w:tcBorders>
          </w:tcPr>
          <w:p w14:paraId="7EE43CCE" w14:textId="77777777" w:rsidR="00B65524" w:rsidRPr="007A27B2" w:rsidRDefault="00B65524" w:rsidP="00A8692E">
            <w:r w:rsidRPr="007A27B2">
              <w:t>Galvanic Skin Response</w:t>
            </w:r>
          </w:p>
        </w:tc>
      </w:tr>
      <w:tr w:rsidR="00483EB9" w:rsidRPr="00DB608E" w14:paraId="6F7D26F6" w14:textId="77777777" w:rsidTr="00A8692E">
        <w:trPr>
          <w:trHeight w:val="294"/>
          <w:tblCellSpacing w:w="0" w:type="dxa"/>
        </w:trPr>
        <w:tc>
          <w:tcPr>
            <w:tcW w:w="1820" w:type="dxa"/>
            <w:tcBorders>
              <w:top w:val="single" w:sz="4" w:space="0" w:color="000000"/>
              <w:left w:val="single" w:sz="4" w:space="0" w:color="000000"/>
              <w:bottom w:val="single" w:sz="4" w:space="0" w:color="000000"/>
              <w:right w:val="single" w:sz="4" w:space="0" w:color="000000"/>
            </w:tcBorders>
          </w:tcPr>
          <w:p w14:paraId="39E9A4EB" w14:textId="1B6C577F" w:rsidR="00483EB9" w:rsidRPr="007A27B2" w:rsidRDefault="00483EB9" w:rsidP="00A8692E">
            <w:r>
              <w:t>PMU</w:t>
            </w:r>
          </w:p>
        </w:tc>
        <w:tc>
          <w:tcPr>
            <w:tcW w:w="6576" w:type="dxa"/>
            <w:tcBorders>
              <w:top w:val="single" w:sz="4" w:space="0" w:color="000000"/>
              <w:left w:val="single" w:sz="4" w:space="0" w:color="000000"/>
              <w:bottom w:val="single" w:sz="4" w:space="0" w:color="000000"/>
              <w:right w:val="single" w:sz="4" w:space="0" w:color="000000"/>
            </w:tcBorders>
          </w:tcPr>
          <w:p w14:paraId="53689DDE" w14:textId="3F72D96B" w:rsidR="00483EB9" w:rsidRPr="007A27B2" w:rsidRDefault="00483EB9" w:rsidP="007D0A0B">
            <w:pPr>
              <w:keepNext/>
            </w:pPr>
            <w:r>
              <w:t xml:space="preserve">Power Management </w:t>
            </w:r>
            <w:r w:rsidR="007D6788">
              <w:t>Unit</w:t>
            </w:r>
          </w:p>
        </w:tc>
      </w:tr>
    </w:tbl>
    <w:p w14:paraId="7ECCE38C" w14:textId="299A2681" w:rsidR="007D0A0B" w:rsidRDefault="00ED2D01" w:rsidP="007D0A0B">
      <w:pPr>
        <w:pStyle w:val="Caption"/>
        <w:jc w:val="center"/>
      </w:pPr>
      <w:bookmarkStart w:id="19" w:name="_Toc210989340"/>
      <w:r>
        <w:t>Table</w:t>
      </w:r>
      <w:r w:rsidR="007D0A0B">
        <w:t xml:space="preserve"> </w:t>
      </w:r>
      <w:fldSimple w:instr=" SEQ Tableau \* ARABIC ">
        <w:r w:rsidR="00E27A95">
          <w:rPr>
            <w:noProof/>
          </w:rPr>
          <w:t>4</w:t>
        </w:r>
      </w:fldSimple>
      <w:r w:rsidR="007D0A0B">
        <w:t>: Abbreviations Table</w:t>
      </w:r>
      <w:bookmarkEnd w:id="19"/>
    </w:p>
    <w:p w14:paraId="62CF547D" w14:textId="77777777" w:rsidR="00B65524" w:rsidRPr="00DB608E" w:rsidRDefault="00B65524" w:rsidP="00B65524"/>
    <w:p w14:paraId="6B0F3B22" w14:textId="77777777" w:rsidR="00B66C85" w:rsidRDefault="00B66C85" w:rsidP="00152C3C">
      <w:pPr>
        <w:pStyle w:val="NoSpacing"/>
      </w:pPr>
    </w:p>
    <w:p w14:paraId="71C94FEA" w14:textId="77777777" w:rsidR="00B66C85" w:rsidRDefault="00B66C85" w:rsidP="00152C3C">
      <w:pPr>
        <w:pStyle w:val="NoSpacing"/>
      </w:pPr>
    </w:p>
    <w:p w14:paraId="04F1C343" w14:textId="77777777" w:rsidR="00B66C85" w:rsidRDefault="00B66C85" w:rsidP="00152C3C">
      <w:pPr>
        <w:pStyle w:val="NoSpacing"/>
      </w:pPr>
    </w:p>
    <w:p w14:paraId="2F56FB50" w14:textId="77777777" w:rsidR="00B66C85" w:rsidRDefault="00B66C85" w:rsidP="00152C3C">
      <w:pPr>
        <w:pStyle w:val="NoSpacing"/>
      </w:pPr>
    </w:p>
    <w:p w14:paraId="49542EF2" w14:textId="77777777" w:rsidR="00B66C85" w:rsidRDefault="00B66C85" w:rsidP="00152C3C">
      <w:pPr>
        <w:pStyle w:val="NoSpacing"/>
      </w:pPr>
    </w:p>
    <w:p w14:paraId="46E93160" w14:textId="36F3FD96" w:rsidR="00B65524" w:rsidRPr="00DB608E" w:rsidRDefault="00B65524" w:rsidP="00152C3C">
      <w:pPr>
        <w:pStyle w:val="NoSpacing"/>
      </w:pPr>
      <w:r>
        <w:t>[DDS_STBIO1</w:t>
      </w:r>
      <w:r w:rsidRPr="00DB608E">
        <w:t>_0</w:t>
      </w:r>
      <w:r>
        <w:t>007</w:t>
      </w:r>
      <w:r w:rsidRPr="00DB608E">
        <w:t>] Definition</w:t>
      </w:r>
    </w:p>
    <w:p w14:paraId="7B181447" w14:textId="77777777" w:rsidR="00B65524" w:rsidRPr="00DB608E" w:rsidRDefault="00B65524" w:rsidP="00B65524"/>
    <w:p w14:paraId="65CED0EA" w14:textId="77777777" w:rsidR="00B65524" w:rsidRPr="00DB608E" w:rsidRDefault="00B65524" w:rsidP="00152C3C">
      <w:pPr>
        <w:pStyle w:val="NoSpacing"/>
      </w:pPr>
      <w:r w:rsidRPr="00DB608E">
        <w:t>Category Convention:</w:t>
      </w:r>
    </w:p>
    <w:p w14:paraId="4A319B37" w14:textId="77777777" w:rsidR="00B65524" w:rsidRPr="00DB608E" w:rsidRDefault="00B65524" w:rsidP="00B65524"/>
    <w:tbl>
      <w:tblPr>
        <w:tblW w:w="9889" w:type="dxa"/>
        <w:tblInd w:w="-108" w:type="dxa"/>
        <w:tblBorders>
          <w:top w:val="nil"/>
          <w:left w:val="nil"/>
          <w:bottom w:val="nil"/>
          <w:right w:val="nil"/>
        </w:tblBorders>
        <w:tblLayout w:type="fixed"/>
        <w:tblLook w:val="0000" w:firstRow="0" w:lastRow="0" w:firstColumn="0" w:lastColumn="0" w:noHBand="0" w:noVBand="0"/>
      </w:tblPr>
      <w:tblGrid>
        <w:gridCol w:w="2760"/>
        <w:gridCol w:w="7129"/>
      </w:tblGrid>
      <w:tr w:rsidR="006E4876" w:rsidRPr="00DB608E" w14:paraId="6EC08182" w14:textId="77777777" w:rsidTr="00A8692E">
        <w:trPr>
          <w:trHeight w:val="669"/>
        </w:trPr>
        <w:tc>
          <w:tcPr>
            <w:tcW w:w="2760" w:type="dxa"/>
          </w:tcPr>
          <w:p w14:paraId="6C1C70A2" w14:textId="77777777" w:rsidR="00B65524" w:rsidRPr="00DB608E" w:rsidRDefault="00B65524" w:rsidP="00152C3C">
            <w:pPr>
              <w:pStyle w:val="NoSpacing"/>
            </w:pPr>
            <w:r w:rsidRPr="00DB608E">
              <w:t xml:space="preserve">Comment: </w:t>
            </w:r>
          </w:p>
        </w:tc>
        <w:tc>
          <w:tcPr>
            <w:tcW w:w="7129" w:type="dxa"/>
          </w:tcPr>
          <w:p w14:paraId="1A19E706" w14:textId="77777777" w:rsidR="00B65524" w:rsidRPr="00DB608E" w:rsidRDefault="00B65524" w:rsidP="00152C3C">
            <w:pPr>
              <w:pStyle w:val="NoSpacing"/>
            </w:pPr>
            <w:r w:rsidRPr="00DB608E">
              <w:t xml:space="preserve">This category denotes that the content of the object text is a general comment. For example, this may be an explanation why the requirement demands certain items when there would also be other possibilities. A comment should not be necessary to understand the related requirements. </w:t>
            </w:r>
          </w:p>
        </w:tc>
      </w:tr>
      <w:tr w:rsidR="006E4876" w:rsidRPr="00DB608E" w14:paraId="1385EA5E" w14:textId="77777777" w:rsidTr="00A8692E">
        <w:trPr>
          <w:trHeight w:val="783"/>
        </w:trPr>
        <w:tc>
          <w:tcPr>
            <w:tcW w:w="2760" w:type="dxa"/>
          </w:tcPr>
          <w:p w14:paraId="6A353822" w14:textId="77777777" w:rsidR="00B65524" w:rsidRPr="00DB608E" w:rsidRDefault="00B65524" w:rsidP="00152C3C">
            <w:pPr>
              <w:pStyle w:val="NoSpacing"/>
            </w:pPr>
            <w:r w:rsidRPr="00DB608E">
              <w:t xml:space="preserve">Definition: </w:t>
            </w:r>
          </w:p>
        </w:tc>
        <w:tc>
          <w:tcPr>
            <w:tcW w:w="7129" w:type="dxa"/>
          </w:tcPr>
          <w:p w14:paraId="16B75D60" w14:textId="77777777" w:rsidR="00B65524" w:rsidRPr="00DB608E" w:rsidRDefault="00B65524" w:rsidP="00152C3C">
            <w:pPr>
              <w:pStyle w:val="NoSpacing"/>
            </w:pPr>
            <w:r w:rsidRPr="00DB608E">
              <w:t xml:space="preserve">This category is used for the definition of terms, wordings, technical expressions etc. It is a documentation of design decisions and general instructions that belong to the document itself, e.g. owner of the document, structure of the document. It is needed to understand a related requirement. It is not linked to any test case. </w:t>
            </w:r>
          </w:p>
        </w:tc>
      </w:tr>
      <w:tr w:rsidR="006E4876" w:rsidRPr="00DB608E" w14:paraId="0248F62B" w14:textId="77777777" w:rsidTr="00A8692E">
        <w:trPr>
          <w:trHeight w:val="553"/>
        </w:trPr>
        <w:tc>
          <w:tcPr>
            <w:tcW w:w="2760" w:type="dxa"/>
          </w:tcPr>
          <w:p w14:paraId="137CDE5C" w14:textId="77777777" w:rsidR="00B65524" w:rsidRPr="00DB608E" w:rsidRDefault="00B65524" w:rsidP="00152C3C">
            <w:pPr>
              <w:pStyle w:val="NoSpacing"/>
            </w:pPr>
            <w:r w:rsidRPr="00DB608E">
              <w:t>Assumption</w:t>
            </w:r>
          </w:p>
        </w:tc>
        <w:tc>
          <w:tcPr>
            <w:tcW w:w="7129" w:type="dxa"/>
          </w:tcPr>
          <w:p w14:paraId="386B2A77" w14:textId="77777777" w:rsidR="00B65524" w:rsidRPr="00DB608E" w:rsidRDefault="00B65524" w:rsidP="00152C3C">
            <w:pPr>
              <w:pStyle w:val="NoSpacing"/>
            </w:pPr>
            <w:r w:rsidRPr="00DB608E">
              <w:t>This category is used for requirements this document provide upstream to another document, indicating what this IP/block/system needs to work properly.</w:t>
            </w:r>
          </w:p>
        </w:tc>
      </w:tr>
      <w:tr w:rsidR="006E4876" w:rsidRPr="00DB608E" w14:paraId="480B65BE" w14:textId="77777777" w:rsidTr="00A8692E">
        <w:trPr>
          <w:trHeight w:val="553"/>
        </w:trPr>
        <w:tc>
          <w:tcPr>
            <w:tcW w:w="2760" w:type="dxa"/>
          </w:tcPr>
          <w:p w14:paraId="4418886B" w14:textId="77777777" w:rsidR="00B65524" w:rsidRPr="00DB608E" w:rsidRDefault="00B65524" w:rsidP="00152C3C">
            <w:pPr>
              <w:pStyle w:val="NoSpacing"/>
            </w:pPr>
            <w:r w:rsidRPr="00DB608E">
              <w:t xml:space="preserve">Requirement: </w:t>
            </w:r>
          </w:p>
        </w:tc>
        <w:tc>
          <w:tcPr>
            <w:tcW w:w="7129" w:type="dxa"/>
          </w:tcPr>
          <w:p w14:paraId="7C363E92" w14:textId="77777777" w:rsidR="00B65524" w:rsidRPr="00DB608E" w:rsidRDefault="00B65524" w:rsidP="00152C3C">
            <w:pPr>
              <w:pStyle w:val="NoSpacing"/>
            </w:pPr>
            <w:r w:rsidRPr="00DB608E">
              <w:t xml:space="preserve">This category denotes a requirement that has to be implemented and verified. Accordingly, it is necessary to establish traces from the different requirement levels to the test cases for this category. </w:t>
            </w:r>
          </w:p>
        </w:tc>
      </w:tr>
    </w:tbl>
    <w:p w14:paraId="784B09DB" w14:textId="77777777" w:rsidR="00B65524" w:rsidRPr="00DB608E" w:rsidRDefault="00B65524" w:rsidP="00B65524"/>
    <w:p w14:paraId="71C5FC9C" w14:textId="77777777" w:rsidR="00B65524" w:rsidRDefault="00B65524" w:rsidP="00B65524">
      <w:pPr>
        <w:rPr>
          <w:rFonts w:asciiTheme="majorHAnsi" w:eastAsiaTheme="majorEastAsia" w:hAnsiTheme="majorHAnsi" w:cstheme="majorBidi"/>
          <w:color w:val="03234B" w:themeColor="text1"/>
          <w:sz w:val="32"/>
          <w:szCs w:val="32"/>
        </w:rPr>
      </w:pPr>
      <w:r>
        <w:br w:type="page"/>
      </w:r>
    </w:p>
    <w:p w14:paraId="5378D5CC" w14:textId="77777777" w:rsidR="00B65524" w:rsidRPr="00DB608E" w:rsidRDefault="00B65524" w:rsidP="00710BF4">
      <w:pPr>
        <w:pStyle w:val="Heading1"/>
      </w:pPr>
      <w:bookmarkStart w:id="20" w:name="_Toc224827080"/>
      <w:r>
        <w:lastRenderedPageBreak/>
        <w:t>STBIO1</w:t>
      </w:r>
      <w:r w:rsidRPr="00DB608E">
        <w:t xml:space="preserve"> toplevel overview</w:t>
      </w:r>
      <w:bookmarkEnd w:id="20"/>
    </w:p>
    <w:p w14:paraId="5DAEC6F4" w14:textId="2A011CF3" w:rsidR="00B65524" w:rsidRPr="007A27B2" w:rsidRDefault="00B65524" w:rsidP="00B65524">
      <w:r w:rsidRPr="007A27B2">
        <w:t xml:space="preserve">Aim of this document is to explain main features of the ASIC </w:t>
      </w:r>
      <w:r>
        <w:t>STBIO1</w:t>
      </w:r>
      <w:r w:rsidRPr="007A27B2">
        <w:t xml:space="preserve">, electronic interface of ECG, Bio-impedance, EDA and PPG (Photoplethysmography) embedded in a single die. </w:t>
      </w:r>
    </w:p>
    <w:p w14:paraId="1513624C" w14:textId="77777777" w:rsidR="00B65524" w:rsidRPr="007A27B2" w:rsidRDefault="00B65524" w:rsidP="00B65524"/>
    <w:p w14:paraId="64892980" w14:textId="7700B320" w:rsidR="008373EC" w:rsidRDefault="008373EC" w:rsidP="00152C3C">
      <w:pPr>
        <w:pStyle w:val="NoSpacing"/>
      </w:pPr>
      <w:r>
        <w:t>STBIO1 is an Analog Front End Device with embedded process capabilities.</w:t>
      </w:r>
    </w:p>
    <w:p w14:paraId="7D09FD25" w14:textId="21CD1629" w:rsidR="008373EC" w:rsidRDefault="008373EC" w:rsidP="00152C3C">
      <w:pPr>
        <w:pStyle w:val="NoSpacing"/>
      </w:pPr>
      <w:r>
        <w:t>STBIO1 collects and processes different types of Vital Signals:</w:t>
      </w:r>
    </w:p>
    <w:p w14:paraId="034178FE" w14:textId="77777777" w:rsidR="008373EC" w:rsidRPr="00AB0A91" w:rsidRDefault="008373EC" w:rsidP="00DA2CD3">
      <w:pPr>
        <w:pStyle w:val="NoSpacing"/>
        <w:numPr>
          <w:ilvl w:val="0"/>
          <w:numId w:val="66"/>
        </w:numPr>
      </w:pPr>
      <w:r w:rsidRPr="00AB0A91">
        <w:t>ECG</w:t>
      </w:r>
    </w:p>
    <w:p w14:paraId="01CB6831" w14:textId="77777777" w:rsidR="008373EC" w:rsidRPr="00AB0A91" w:rsidRDefault="008373EC" w:rsidP="00DA2CD3">
      <w:pPr>
        <w:pStyle w:val="NoSpacing"/>
        <w:numPr>
          <w:ilvl w:val="0"/>
          <w:numId w:val="66"/>
        </w:numPr>
      </w:pPr>
      <w:r w:rsidRPr="00AB0A91">
        <w:t>PPG</w:t>
      </w:r>
    </w:p>
    <w:p w14:paraId="7368D0F4" w14:textId="77777777" w:rsidR="008373EC" w:rsidRPr="00AB0A91" w:rsidRDefault="008373EC" w:rsidP="00DA2CD3">
      <w:pPr>
        <w:pStyle w:val="NoSpacing"/>
        <w:numPr>
          <w:ilvl w:val="0"/>
          <w:numId w:val="66"/>
        </w:numPr>
      </w:pPr>
      <w:r w:rsidRPr="00AB0A91">
        <w:t>BIA and GSR</w:t>
      </w:r>
    </w:p>
    <w:p w14:paraId="03250421" w14:textId="4F3C8082" w:rsidR="00B65524" w:rsidRPr="007A27B2" w:rsidRDefault="00B65524" w:rsidP="00B65524">
      <w:r w:rsidRPr="007A27B2">
        <w:t xml:space="preserve">The optical channel </w:t>
      </w:r>
      <w:r w:rsidR="008373EC">
        <w:t>(PPG)</w:t>
      </w:r>
      <w:r w:rsidRPr="007A27B2">
        <w:t xml:space="preserve"> is designed as an optical transceiver, stimulating up to eight LEDs and measuring the return signal on up to six separate cent inputs. The signal chain rejects signal offsets and corruption from asynchronous modulated interference, typically from ambient light, eliminating the need for optical filters or externally controlled dc cancellation circuitry.</w:t>
      </w:r>
    </w:p>
    <w:p w14:paraId="3E1C1891" w14:textId="146E1DB3" w:rsidR="00B65524" w:rsidRPr="007A27B2" w:rsidRDefault="00B65524" w:rsidP="00B65524">
      <w:r w:rsidRPr="007A27B2">
        <w:t>The ECG signal acquisition is designed to support low noise, diagnostic level measurement in the presence of a variety of interferers. The ECG signal chain has several complementary features supporting ECG measurement, such as driven reference for common-mode rejection and lead off detection to identify a fallen electrode.</w:t>
      </w:r>
    </w:p>
    <w:p w14:paraId="56E73D75" w14:textId="77777777" w:rsidR="00B65524" w:rsidRPr="007A27B2" w:rsidRDefault="00B65524" w:rsidP="00B65524">
      <w:r w:rsidRPr="007A27B2">
        <w:t>The BIA signal chain is designed for body impedance and human breathing measurements with a configurable excitation path and measurement path. BIA channel delivers both the real and the imaginary parts of the body and the breathing impedance.</w:t>
      </w:r>
    </w:p>
    <w:p w14:paraId="002D86A0" w14:textId="77777777" w:rsidR="00B65524" w:rsidRPr="007A27B2" w:rsidRDefault="00B65524" w:rsidP="00B65524">
      <w:r w:rsidRPr="007A27B2">
        <w:t>Finally, the last Electro-Dermal Activity (EDA), also called Galvanic Skin Response (GSR) refers to changes in sweat gland activity that are reflective of the intensity of our emotional state, otherwise known as emotional arousal.</w:t>
      </w:r>
    </w:p>
    <w:p w14:paraId="6D9268C9" w14:textId="075694CA" w:rsidR="00B65524" w:rsidRPr="007A27B2" w:rsidRDefault="00B65524" w:rsidP="00B65524">
      <w:r>
        <w:t>STBIO1</w:t>
      </w:r>
      <w:r w:rsidRPr="007A27B2">
        <w:t xml:space="preserve"> is optimized ultra-low-power hardware circuitry for real-time execution of the algorithms is a state-of-the-art feature for any personal electronics, from wearable accessories to high-end applications.</w:t>
      </w:r>
    </w:p>
    <w:p w14:paraId="24CADDDC" w14:textId="77777777" w:rsidR="00B65524" w:rsidRDefault="00B65524" w:rsidP="00B65524">
      <w:r w:rsidRPr="007A27B2">
        <w:t xml:space="preserve">The </w:t>
      </w:r>
      <w:r>
        <w:t>STBIO1</w:t>
      </w:r>
      <w:r w:rsidRPr="007A27B2">
        <w:t xml:space="preserve"> features an advanced digital engine, composed of multiple IPs able to reduce external host processing workload, reducing bus congestion, providing meta-data useful for final application, both in time and frequency domain. </w:t>
      </w:r>
    </w:p>
    <w:p w14:paraId="15AE05EF" w14:textId="77777777" w:rsidR="00B65524" w:rsidRDefault="00B65524" w:rsidP="00B65524">
      <w:r w:rsidRPr="007A27B2">
        <w:t xml:space="preserve">The main IPs actors in digital domain are: </w:t>
      </w:r>
    </w:p>
    <w:p w14:paraId="27B49760" w14:textId="77777777" w:rsidR="002A6DCC" w:rsidRPr="002A6DCC" w:rsidRDefault="00B65524" w:rsidP="00DA2CD3">
      <w:pPr>
        <w:pStyle w:val="ListParagraph"/>
        <w:numPr>
          <w:ilvl w:val="0"/>
          <w:numId w:val="3"/>
        </w:numPr>
        <w:rPr>
          <w:b/>
          <w:bCs/>
        </w:rPr>
      </w:pPr>
      <w:r w:rsidRPr="002A6DCC">
        <w:rPr>
          <w:b/>
          <w:bCs/>
        </w:rPr>
        <w:t>ADSP</w:t>
      </w:r>
      <w:r w:rsidR="008373EC">
        <w:t xml:space="preserve"> </w:t>
      </w:r>
    </w:p>
    <w:p w14:paraId="6190C4C5" w14:textId="71716ECD" w:rsidR="00B65524" w:rsidRPr="002A6DCC" w:rsidRDefault="00B65524" w:rsidP="00DA2CD3">
      <w:pPr>
        <w:pStyle w:val="ListParagraph"/>
        <w:numPr>
          <w:ilvl w:val="0"/>
          <w:numId w:val="3"/>
        </w:numPr>
        <w:rPr>
          <w:b/>
        </w:rPr>
      </w:pPr>
      <w:r w:rsidRPr="002A6DCC">
        <w:rPr>
          <w:b/>
        </w:rPr>
        <w:t>Sensor-Hub</w:t>
      </w:r>
    </w:p>
    <w:p w14:paraId="18C87915" w14:textId="45DAAED1" w:rsidR="00BE545A" w:rsidRDefault="00B65524" w:rsidP="00DA2CD3">
      <w:pPr>
        <w:pStyle w:val="ListParagraph"/>
        <w:numPr>
          <w:ilvl w:val="0"/>
          <w:numId w:val="66"/>
        </w:numPr>
        <w:spacing w:line="360" w:lineRule="auto"/>
        <w:jc w:val="both"/>
      </w:pPr>
      <w:r w:rsidRPr="002A6DCC">
        <w:rPr>
          <w:b/>
          <w:bCs/>
        </w:rPr>
        <w:t>ISPU</w:t>
      </w:r>
      <w:r w:rsidR="008B0831" w:rsidRPr="002A6DCC">
        <w:rPr>
          <w:b/>
          <w:bCs/>
        </w:rPr>
        <w:t xml:space="preserve"> </w:t>
      </w:r>
      <w:r w:rsidR="00614E7E" w:rsidRPr="007A27B2">
        <w:t>32-bit processor</w:t>
      </w:r>
      <w:r w:rsidR="00BE545A">
        <w:t xml:space="preserve"> </w:t>
      </w:r>
    </w:p>
    <w:p w14:paraId="2F72BC78" w14:textId="77777777" w:rsidR="00B65524" w:rsidRPr="007A27B2" w:rsidRDefault="00B65524" w:rsidP="00DA2CD3">
      <w:pPr>
        <w:pStyle w:val="ListParagraph"/>
        <w:numPr>
          <w:ilvl w:val="0"/>
          <w:numId w:val="3"/>
        </w:numPr>
      </w:pPr>
      <w:r w:rsidRPr="002A6DCC">
        <w:rPr>
          <w:b/>
        </w:rPr>
        <w:t>Smart FIFO</w:t>
      </w:r>
      <w:r w:rsidRPr="007A27B2">
        <w:t xml:space="preserve"> data collector</w:t>
      </w:r>
    </w:p>
    <w:p w14:paraId="5FB50748" w14:textId="77777777" w:rsidR="00B65524" w:rsidRDefault="00B65524" w:rsidP="00B65524"/>
    <w:p w14:paraId="3EE53E22" w14:textId="3469DB8C" w:rsidR="00B65524" w:rsidRPr="007A27B2" w:rsidRDefault="00B65524" w:rsidP="00B65524">
      <w:hyperlink w:anchor="_Reference" w:history="1">
        <w:r w:rsidRPr="00E05465">
          <w:rPr>
            <w:rStyle w:val="Hyperlink"/>
            <w:b/>
          </w:rPr>
          <w:t>ADSP</w:t>
        </w:r>
      </w:hyperlink>
      <w:r w:rsidRPr="007A27B2">
        <w:t xml:space="preserve"> is an embedded IP able to elaborate ultra-low-power custom DSP functions. The main purpose of ADSP is to reduce the computation workload on both </w:t>
      </w:r>
      <w:r w:rsidRPr="002A6DCC">
        <w:rPr>
          <w:b/>
        </w:rPr>
        <w:t>ISPU</w:t>
      </w:r>
      <w:r w:rsidRPr="007A27B2">
        <w:t xml:space="preserve"> and host processor, while saving power through the optimization of both hardware and algorithm.</w:t>
      </w:r>
    </w:p>
    <w:p w14:paraId="7B8D642E" w14:textId="77777777" w:rsidR="00B65524" w:rsidRDefault="00B65524" w:rsidP="00B65524"/>
    <w:p w14:paraId="7A494400" w14:textId="77B7242E" w:rsidR="00B65524" w:rsidRPr="007A27B2" w:rsidRDefault="00B65524" w:rsidP="00B65524">
      <w:r w:rsidRPr="002A6DCC">
        <w:rPr>
          <w:b/>
        </w:rPr>
        <w:t>Sensor hub IP</w:t>
      </w:r>
      <w:r w:rsidRPr="007A27B2">
        <w:t xml:space="preserve"> can read external sensors by means of an I2C master protocol, enabling data collection in </w:t>
      </w:r>
      <w:r w:rsidRPr="002A6DCC">
        <w:rPr>
          <w:b/>
        </w:rPr>
        <w:t>FIFO</w:t>
      </w:r>
      <w:r w:rsidRPr="007A27B2">
        <w:t xml:space="preserve"> and embedded elaboration also on external data domain. The data collected by sensor hub is accessible from the Advanced DSP and ISPU, for sensor fusion algorithm elaboration. </w:t>
      </w:r>
    </w:p>
    <w:p w14:paraId="67C2A79D" w14:textId="77777777" w:rsidR="00B65524" w:rsidRDefault="00B65524" w:rsidP="00B65524"/>
    <w:p w14:paraId="31A5165E" w14:textId="77777777" w:rsidR="00B65524" w:rsidRPr="007A27B2" w:rsidRDefault="00B65524" w:rsidP="00B65524">
      <w:r w:rsidRPr="007A27B2">
        <w:t xml:space="preserve">The advanced ISPU (32bit proprietary core) is an ultra-low-power, high-performance programmable core which can execute signal processing and AI algorithms in the edge. The </w:t>
      </w:r>
      <w:r w:rsidRPr="007A27B2">
        <w:lastRenderedPageBreak/>
        <w:t xml:space="preserve">main benefits of the ISPU are C programming and an enhanced ecosystem with libraries and 3rd party tools/IDE. ISPU has 32 Kbyte program RAM, 24 Kbyte Data RAM capability and Floating-point support. </w:t>
      </w:r>
    </w:p>
    <w:p w14:paraId="2557CFF1" w14:textId="77777777" w:rsidR="00B65524" w:rsidRDefault="00B65524" w:rsidP="00B65524">
      <w:r w:rsidRPr="007A27B2">
        <w:t xml:space="preserve">FIFO digital IPs oversees data collecting from multiple sources: internal and external data read by sensor hub, meta-data generated from both ADSP and ISPU. </w:t>
      </w:r>
    </w:p>
    <w:p w14:paraId="34D12871" w14:textId="77777777" w:rsidR="00B65524" w:rsidRDefault="00B65524" w:rsidP="00B65524">
      <w:r w:rsidRPr="007A27B2">
        <w:t>The internal and external data that can be collected in FIFO are</w:t>
      </w:r>
      <w:r>
        <w:t>:</w:t>
      </w:r>
    </w:p>
    <w:p w14:paraId="5709535D" w14:textId="77777777" w:rsidR="00B65524" w:rsidRPr="007A27B2" w:rsidRDefault="00B65524" w:rsidP="00DA2CD3">
      <w:pPr>
        <w:pStyle w:val="ListParagraph"/>
        <w:numPr>
          <w:ilvl w:val="0"/>
          <w:numId w:val="4"/>
        </w:numPr>
      </w:pPr>
      <w:r w:rsidRPr="007A27B2">
        <w:t>ECG</w:t>
      </w:r>
    </w:p>
    <w:p w14:paraId="1BCFE83C" w14:textId="77777777" w:rsidR="00B65524" w:rsidRPr="007A27B2" w:rsidRDefault="00B65524" w:rsidP="00DA2CD3">
      <w:pPr>
        <w:pStyle w:val="ListParagraph"/>
        <w:numPr>
          <w:ilvl w:val="0"/>
          <w:numId w:val="4"/>
        </w:numPr>
      </w:pPr>
      <w:r w:rsidRPr="007A27B2">
        <w:t>BIA</w:t>
      </w:r>
    </w:p>
    <w:p w14:paraId="120D0A49" w14:textId="77777777" w:rsidR="00B65524" w:rsidRPr="007A27B2" w:rsidRDefault="00B65524" w:rsidP="00DA2CD3">
      <w:pPr>
        <w:pStyle w:val="ListParagraph"/>
        <w:numPr>
          <w:ilvl w:val="0"/>
          <w:numId w:val="4"/>
        </w:numPr>
      </w:pPr>
      <w:r w:rsidRPr="007A27B2">
        <w:t>GSR &amp; 6 channels PPG</w:t>
      </w:r>
    </w:p>
    <w:p w14:paraId="195046BF" w14:textId="77777777" w:rsidR="00B65524" w:rsidRPr="007A27B2" w:rsidRDefault="00B65524" w:rsidP="00DA2CD3">
      <w:pPr>
        <w:pStyle w:val="ListParagraph"/>
        <w:numPr>
          <w:ilvl w:val="0"/>
          <w:numId w:val="4"/>
        </w:numPr>
      </w:pPr>
      <w:r w:rsidRPr="007A27B2">
        <w:t xml:space="preserve">up to 4 external sensors (expressed on 12 bytes each). </w:t>
      </w:r>
    </w:p>
    <w:p w14:paraId="769244AE" w14:textId="77777777" w:rsidR="00C63250" w:rsidRDefault="00C63250" w:rsidP="00C63250">
      <w:r>
        <w:t xml:space="preserve">All the data are stored inside a </w:t>
      </w:r>
      <w:r w:rsidRPr="00AB0A91">
        <w:rPr>
          <w:b/>
          <w:bCs/>
        </w:rPr>
        <w:t>Smart FIFO</w:t>
      </w:r>
      <w:r>
        <w:rPr>
          <w:b/>
          <w:bCs/>
        </w:rPr>
        <w:t xml:space="preserve"> </w:t>
      </w:r>
      <w:r>
        <w:t>that can be configured as:</w:t>
      </w:r>
    </w:p>
    <w:p w14:paraId="6461BE7F" w14:textId="77777777" w:rsidR="00C63250" w:rsidRDefault="00C63250" w:rsidP="00DA2CD3">
      <w:pPr>
        <w:pStyle w:val="ListParagraph"/>
        <w:numPr>
          <w:ilvl w:val="0"/>
          <w:numId w:val="68"/>
        </w:numPr>
      </w:pPr>
      <w:r w:rsidRPr="00AB0A91">
        <w:rPr>
          <w:b/>
          <w:bCs/>
          <w:i/>
          <w:iCs/>
        </w:rPr>
        <w:t>Unique FIFO</w:t>
      </w:r>
      <w:r>
        <w:t>: Classic FIFO, the First Data that is written inside the Memory is also the First that is read.</w:t>
      </w:r>
    </w:p>
    <w:p w14:paraId="14D5EE93" w14:textId="77777777" w:rsidR="00C63250" w:rsidRDefault="00C63250" w:rsidP="00DA2CD3">
      <w:pPr>
        <w:pStyle w:val="ListParagraph"/>
        <w:numPr>
          <w:ilvl w:val="0"/>
          <w:numId w:val="68"/>
        </w:numPr>
      </w:pPr>
      <w:r>
        <w:rPr>
          <w:b/>
          <w:bCs/>
          <w:i/>
          <w:iCs/>
        </w:rPr>
        <w:t>Multiple Fifo</w:t>
      </w:r>
      <w:r w:rsidRPr="00AB0A91">
        <w:t>:</w:t>
      </w:r>
      <w:r>
        <w:t xml:space="preserve"> The FIFO is split up to 6 Sub-FIFO (one for each Channels plus one for Sensor Hub and Elaboration results). The depth of each Sub-FIFO is configurable by regmap. Each Sub-FIFO behavior as a Classic FIFO.</w:t>
      </w:r>
    </w:p>
    <w:p w14:paraId="3E48F223" w14:textId="77777777" w:rsidR="00BD3663" w:rsidRDefault="00BD3663" w:rsidP="00BD3663"/>
    <w:p w14:paraId="74E38CF6" w14:textId="4B383B5F" w:rsidR="001B3139" w:rsidRPr="001B3139" w:rsidRDefault="001B3139" w:rsidP="00BD3663">
      <w:pPr>
        <w:rPr>
          <w:i/>
          <w:color w:val="3CB4E6" w:themeColor="accent3"/>
        </w:rPr>
      </w:pPr>
      <w:r w:rsidRPr="006D702D">
        <w:rPr>
          <w:rStyle w:val="STMacroReqChar"/>
        </w:rPr>
        <w:t>[DDS_STBIO1_</w:t>
      </w:r>
      <w:r w:rsidR="001656A5">
        <w:rPr>
          <w:rStyle w:val="STMacroReqChar"/>
        </w:rPr>
        <w:t>0101</w:t>
      </w:r>
      <w:r w:rsidRPr="006D702D">
        <w:rPr>
          <w:rStyle w:val="STMacroReqChar"/>
        </w:rPr>
        <w:t>] Definition</w:t>
      </w:r>
      <w:r>
        <w:rPr>
          <w:rStyle w:val="STMacroReqChar"/>
        </w:rPr>
        <w:t>:</w:t>
      </w:r>
    </w:p>
    <w:p w14:paraId="79C6CD03" w14:textId="5B2FED58" w:rsidR="00BD3663" w:rsidRDefault="00BD3663" w:rsidP="00BD3663">
      <w:r w:rsidRPr="56D41BB6">
        <w:t>To understand how STBIO1 works, is necessary to define some basic concepts:</w:t>
      </w:r>
    </w:p>
    <w:p w14:paraId="5AB3DDE8" w14:textId="43330B98" w:rsidR="00BD3663" w:rsidRDefault="00BD3663" w:rsidP="00DA2CD3">
      <w:pPr>
        <w:pStyle w:val="ListParagraph"/>
        <w:numPr>
          <w:ilvl w:val="0"/>
          <w:numId w:val="69"/>
        </w:numPr>
      </w:pPr>
      <w:r w:rsidRPr="56D41BB6">
        <w:rPr>
          <w:b/>
        </w:rPr>
        <w:t>TIME_SLOT</w:t>
      </w:r>
      <w:r w:rsidRPr="56D41BB6">
        <w:t xml:space="preserve">= represents the interval within measurements are performed. It can be configured by the regmap field TIME_SLOT_SELECTION and its range is from </w:t>
      </w:r>
      <w:r w:rsidR="00895F06">
        <w:t>40</w:t>
      </w:r>
      <w:r w:rsidRPr="56D41BB6">
        <w:t>9</w:t>
      </w:r>
      <w:r w:rsidR="00895F06">
        <w:t>6H</w:t>
      </w:r>
      <w:r w:rsidRPr="56D41BB6">
        <w:t xml:space="preserve">z to </w:t>
      </w:r>
      <w:r w:rsidR="00DA70A3">
        <w:t>64</w:t>
      </w:r>
      <w:r w:rsidRPr="56D41BB6">
        <w:t xml:space="preserve"> Hz. </w:t>
      </w:r>
    </w:p>
    <w:p w14:paraId="4154E3D3" w14:textId="77777777" w:rsidR="00BD3663" w:rsidRDefault="00BD3663" w:rsidP="00DA2CD3">
      <w:pPr>
        <w:pStyle w:val="ListParagraph"/>
        <w:numPr>
          <w:ilvl w:val="0"/>
          <w:numId w:val="69"/>
        </w:numPr>
      </w:pPr>
      <w:r w:rsidRPr="56D41BB6">
        <w:t>In each TIME_SLOT we can distinguish two phases:</w:t>
      </w:r>
    </w:p>
    <w:p w14:paraId="70B4E79F" w14:textId="77777777" w:rsidR="00BD3663" w:rsidRDefault="00BD3663" w:rsidP="00DA2CD3">
      <w:pPr>
        <w:pStyle w:val="ListParagraph"/>
        <w:numPr>
          <w:ilvl w:val="1"/>
          <w:numId w:val="69"/>
        </w:numPr>
      </w:pPr>
      <w:r w:rsidRPr="56D41BB6">
        <w:t>Operative: where all user configured measures are executed and ADSP and/or ISPU eventually runs its algorithms.</w:t>
      </w:r>
    </w:p>
    <w:p w14:paraId="6726B406" w14:textId="77777777" w:rsidR="00BD3663" w:rsidRDefault="00BD3663" w:rsidP="00DA2CD3">
      <w:pPr>
        <w:pStyle w:val="ListParagraph"/>
        <w:numPr>
          <w:ilvl w:val="1"/>
          <w:numId w:val="69"/>
        </w:numPr>
      </w:pPr>
      <w:r w:rsidRPr="56D41BB6">
        <w:t xml:space="preserve">Sleep: where measures are finished, eventually only ADSP and/or ISPU is terminating its algorithms and writing elaborated data in FIFO. </w:t>
      </w:r>
    </w:p>
    <w:p w14:paraId="52D52E5C" w14:textId="77777777" w:rsidR="00BD3663" w:rsidRDefault="00BD3663" w:rsidP="00BD3663">
      <w:pPr>
        <w:keepNext/>
        <w:jc w:val="center"/>
        <w:rPr>
          <w:noProof/>
        </w:rPr>
      </w:pPr>
    </w:p>
    <w:p w14:paraId="22CECDCD" w14:textId="77777777" w:rsidR="00A80291" w:rsidRDefault="00BD3663" w:rsidP="00A80291">
      <w:pPr>
        <w:keepNext/>
        <w:jc w:val="center"/>
      </w:pPr>
      <w:r>
        <w:rPr>
          <w:noProof/>
        </w:rPr>
        <w:drawing>
          <wp:inline distT="0" distB="0" distL="0" distR="0" wp14:anchorId="7E17541B" wp14:editId="36F87E76">
            <wp:extent cx="4675945" cy="1977390"/>
            <wp:effectExtent l="0" t="0" r="0" b="3810"/>
            <wp:docPr id="579976544" name="Picture 579976544" descr="A diagram of a time s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6544" name="Picture 579976544" descr="A diagram of a time slo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75945" cy="1977390"/>
                    </a:xfrm>
                    <a:prstGeom prst="rect">
                      <a:avLst/>
                    </a:prstGeom>
                  </pic:spPr>
                </pic:pic>
              </a:graphicData>
            </a:graphic>
          </wp:inline>
        </w:drawing>
      </w:r>
    </w:p>
    <w:p w14:paraId="576053A4" w14:textId="319F5114" w:rsidR="00BD3663" w:rsidRDefault="00A80291" w:rsidP="00A80291">
      <w:pPr>
        <w:pStyle w:val="Caption"/>
        <w:jc w:val="center"/>
      </w:pPr>
      <w:bookmarkStart w:id="21" w:name="_Toc210989371"/>
      <w:r>
        <w:t xml:space="preserve">Figure </w:t>
      </w:r>
      <w:fldSimple w:instr=" SEQ Figure \* ARABIC ">
        <w:r w:rsidR="00E27A95">
          <w:rPr>
            <w:noProof/>
          </w:rPr>
          <w:t>1</w:t>
        </w:r>
      </w:fldSimple>
      <w:r>
        <w:t>: Time Slot Definition</w:t>
      </w:r>
      <w:bookmarkEnd w:id="21"/>
    </w:p>
    <w:p w14:paraId="2BBD13AE" w14:textId="77777777" w:rsidR="00BD3663" w:rsidRDefault="00BD3663" w:rsidP="00BD3663"/>
    <w:p w14:paraId="0FA8D2B4" w14:textId="77777777" w:rsidR="00BD3663" w:rsidRPr="004C0037" w:rsidRDefault="00BD3663" w:rsidP="00152C3C">
      <w:pPr>
        <w:pStyle w:val="NoSpacing"/>
      </w:pPr>
      <w:r>
        <w:t>If all the selected operations do not end in a single Time Slot, an error shall be raised.</w:t>
      </w:r>
    </w:p>
    <w:p w14:paraId="5AA80AB9" w14:textId="77777777" w:rsidR="00BD3663" w:rsidRPr="00DC02D7" w:rsidRDefault="00BD3663" w:rsidP="00BD3663"/>
    <w:p w14:paraId="7BB0320C" w14:textId="77777777" w:rsidR="00BD3663" w:rsidRDefault="00BD3663" w:rsidP="00152C3C">
      <w:pPr>
        <w:pStyle w:val="NoSpacing"/>
        <w:rPr>
          <w:b/>
          <w:bCs/>
        </w:rPr>
      </w:pPr>
      <w:r>
        <w:t xml:space="preserve">The Time Slot is composed of different </w:t>
      </w:r>
      <w:r w:rsidRPr="0053086A">
        <w:rPr>
          <w:b/>
        </w:rPr>
        <w:t>Frame Slot</w:t>
      </w:r>
      <w:r>
        <w:t xml:space="preserve"> representing the time-interval of a single operation (for example, ECG)</w:t>
      </w:r>
      <w:r>
        <w:rPr>
          <w:b/>
          <w:bCs/>
        </w:rPr>
        <w:t>.</w:t>
      </w:r>
    </w:p>
    <w:p w14:paraId="317CE435" w14:textId="77777777" w:rsidR="00BD3663" w:rsidRDefault="00BD3663" w:rsidP="00152C3C">
      <w:pPr>
        <w:pStyle w:val="NoSpacing"/>
      </w:pPr>
    </w:p>
    <w:p w14:paraId="1F4B83D2" w14:textId="77777777" w:rsidR="00BD3663" w:rsidRDefault="00BD3663" w:rsidP="00152C3C">
      <w:pPr>
        <w:pStyle w:val="NoSpacing"/>
      </w:pPr>
      <w:r>
        <w:lastRenderedPageBreak/>
        <w:t xml:space="preserve">We also need to define the other 4 parameters: </w:t>
      </w:r>
      <w:r w:rsidRPr="009F44DD">
        <w:rPr>
          <w:b/>
          <w:bCs/>
        </w:rPr>
        <w:t>M</w:t>
      </w:r>
      <w:r w:rsidRPr="00E81EC4">
        <w:rPr>
          <w:b/>
          <w:bCs/>
        </w:rPr>
        <w:t>ecg</w:t>
      </w:r>
      <w:r w:rsidRPr="001C4443">
        <w:rPr>
          <w:b/>
          <w:bCs/>
        </w:rPr>
        <w:t xml:space="preserve">, </w:t>
      </w:r>
      <w:r>
        <w:rPr>
          <w:b/>
          <w:bCs/>
        </w:rPr>
        <w:t>M</w:t>
      </w:r>
      <w:r w:rsidRPr="001C4443">
        <w:rPr>
          <w:b/>
          <w:bCs/>
        </w:rPr>
        <w:t xml:space="preserve">bia, </w:t>
      </w:r>
      <w:r>
        <w:rPr>
          <w:b/>
          <w:bCs/>
        </w:rPr>
        <w:t>M</w:t>
      </w:r>
      <w:r w:rsidRPr="001C4443">
        <w:rPr>
          <w:b/>
          <w:bCs/>
        </w:rPr>
        <w:t xml:space="preserve">gsr </w:t>
      </w:r>
      <w:r w:rsidRPr="009F44DD">
        <w:t>and</w:t>
      </w:r>
      <w:r w:rsidRPr="001C4443">
        <w:rPr>
          <w:b/>
          <w:bCs/>
        </w:rPr>
        <w:t xml:space="preserve"> </w:t>
      </w:r>
      <w:r>
        <w:rPr>
          <w:b/>
          <w:bCs/>
        </w:rPr>
        <w:t>M</w:t>
      </w:r>
      <w:r w:rsidRPr="001C4443">
        <w:rPr>
          <w:b/>
          <w:bCs/>
        </w:rPr>
        <w:t>ppg</w:t>
      </w:r>
      <w:r>
        <w:rPr>
          <w:b/>
          <w:bCs/>
        </w:rPr>
        <w:t xml:space="preserve">, </w:t>
      </w:r>
      <w:r>
        <w:t xml:space="preserve">also called </w:t>
      </w:r>
      <w:r w:rsidRPr="00674C94">
        <w:rPr>
          <w:b/>
          <w:bCs/>
        </w:rPr>
        <w:t>Division Index</w:t>
      </w:r>
      <w:r>
        <w:t>.</w:t>
      </w:r>
    </w:p>
    <w:p w14:paraId="2F0CDC77" w14:textId="77777777" w:rsidR="00BD3663" w:rsidRDefault="00BD3663" w:rsidP="00152C3C">
      <w:pPr>
        <w:pStyle w:val="NoSpacing"/>
      </w:pPr>
      <w:r>
        <w:t xml:space="preserve">These parameters are used to define the </w:t>
      </w:r>
      <w:r w:rsidRPr="009F44DD">
        <w:rPr>
          <w:b/>
          <w:bCs/>
        </w:rPr>
        <w:t>Data Rate Interva</w:t>
      </w:r>
      <w:r>
        <w:t>l of a single Frame Slot.</w:t>
      </w:r>
    </w:p>
    <w:p w14:paraId="1B729E85" w14:textId="77777777" w:rsidR="00BD3663" w:rsidRDefault="00BD3663" w:rsidP="00BD3663"/>
    <w:p w14:paraId="17380D44" w14:textId="77777777" w:rsidR="00BD3663" w:rsidRPr="00A968D6" w:rsidRDefault="00001DAE" w:rsidP="00BD3663">
      <w:pPr>
        <w:jc w:val="center"/>
      </w:pPr>
      <m:oMathPara>
        <m:oMath>
          <m:r>
            <w:rPr>
              <w:rFonts w:ascii="Cambria Math" w:hAnsi="Cambria Math"/>
            </w:rPr>
            <m:t xml:space="preserve"> Rate Interval= </m:t>
          </m:r>
          <m:f>
            <m:fPr>
              <m:ctrlPr>
                <w:rPr>
                  <w:rFonts w:ascii="Cambria Math" w:hAnsi="Cambria Math"/>
                  <w:i/>
                </w:rPr>
              </m:ctrlPr>
            </m:fPr>
            <m:num>
              <m:r>
                <w:rPr>
                  <w:rFonts w:ascii="Cambria Math" w:hAnsi="Cambria Math"/>
                </w:rPr>
                <m:t>Time Slot</m:t>
              </m:r>
            </m:num>
            <m:den>
              <m:r>
                <w:rPr>
                  <w:rFonts w:ascii="Cambria Math" w:hAnsi="Cambria Math"/>
                </w:rPr>
                <m:t>Mx</m:t>
              </m:r>
            </m:den>
          </m:f>
        </m:oMath>
      </m:oMathPara>
    </w:p>
    <w:p w14:paraId="5C619EFA" w14:textId="77777777" w:rsidR="00BD3663" w:rsidRDefault="00BD3663" w:rsidP="00BD3663">
      <w:pPr>
        <w:rPr>
          <w:highlight w:val="yellow"/>
        </w:rPr>
      </w:pPr>
    </w:p>
    <w:p w14:paraId="281CBC48" w14:textId="77777777" w:rsidR="00BD3663" w:rsidRDefault="00BD3663" w:rsidP="00BD3663">
      <w:r w:rsidRPr="56D41BB6">
        <w:t>With x = ecg,ppg,bia and gsr.</w:t>
      </w:r>
    </w:p>
    <w:p w14:paraId="716FD95D" w14:textId="65F6282F" w:rsidR="00BD3663" w:rsidRDefault="00BD3663" w:rsidP="00BD3663">
      <w:r>
        <w:t>Depending on the value of the Mx parameters, a Time_Slot can be composed by one or more Frame Slot or none. In the last case, the device will remain in SLEEP_OPERATIVE (as described in the next paragraphs).</w:t>
      </w:r>
      <w:r w:rsidR="001B3139">
        <w:t xml:space="preserve"> [END]</w:t>
      </w:r>
    </w:p>
    <w:p w14:paraId="6AF2C25D" w14:textId="77777777" w:rsidR="00BD3663" w:rsidRDefault="00BD3663" w:rsidP="00BD3663"/>
    <w:p w14:paraId="19D77596" w14:textId="77777777" w:rsidR="00BD3663" w:rsidRDefault="00BD3663" w:rsidP="00BD3663"/>
    <w:p w14:paraId="7C89E7FE" w14:textId="77777777" w:rsidR="00B65524" w:rsidRDefault="00B65524" w:rsidP="00B65524"/>
    <w:p w14:paraId="5195F39C" w14:textId="77777777" w:rsidR="00B65524" w:rsidRPr="009443EB" w:rsidRDefault="00B65524" w:rsidP="00B65524">
      <w:pPr>
        <w:rPr>
          <w:color w:val="FF0000"/>
        </w:rPr>
      </w:pPr>
      <w:r w:rsidRPr="009443EB">
        <w:rPr>
          <w:color w:val="FF0000"/>
        </w:rPr>
        <w:t>STBIO1 die size is 3700μm x 4000μm including scribe line of 80um. Technology used is HCMOS9A (130nm)</w:t>
      </w:r>
    </w:p>
    <w:p w14:paraId="00AF76BA" w14:textId="77777777" w:rsidR="00B65524" w:rsidRPr="007A27B2" w:rsidRDefault="00B65524" w:rsidP="00B65524"/>
    <w:p w14:paraId="666A62E2" w14:textId="77777777" w:rsidR="00B65524" w:rsidRPr="009443EB" w:rsidRDefault="00B65524" w:rsidP="00B65524">
      <w:pPr>
        <w:rPr>
          <w:color w:val="FF0000"/>
        </w:rPr>
      </w:pPr>
      <w:r w:rsidRPr="009443EB">
        <w:rPr>
          <w:color w:val="FF0000"/>
        </w:rPr>
        <w:t>PDK_STM_HCMOS9A 11.8.b-03</w:t>
      </w:r>
    </w:p>
    <w:p w14:paraId="1A60637A" w14:textId="77777777" w:rsidR="00B65524" w:rsidRPr="009443EB" w:rsidRDefault="00B65524" w:rsidP="00B65524">
      <w:pPr>
        <w:rPr>
          <w:color w:val="FF0000"/>
        </w:rPr>
      </w:pPr>
      <w:r w:rsidRPr="009443EB">
        <w:rPr>
          <w:color w:val="FF0000"/>
        </w:rPr>
        <w:t>PDK_STM_PLUS 04.04-02</w:t>
      </w:r>
    </w:p>
    <w:p w14:paraId="7ED5096C" w14:textId="77777777" w:rsidR="00B65524" w:rsidRPr="009443EB" w:rsidRDefault="00B65524" w:rsidP="00B65524">
      <w:pPr>
        <w:rPr>
          <w:color w:val="FF0000"/>
        </w:rPr>
      </w:pPr>
    </w:p>
    <w:p w14:paraId="4DD766B9" w14:textId="77777777" w:rsidR="00B65524" w:rsidRDefault="00B65524" w:rsidP="00B65524"/>
    <w:p w14:paraId="5B8CB606" w14:textId="77777777" w:rsidR="00B65524" w:rsidRPr="00DB608E" w:rsidRDefault="00B65524" w:rsidP="00B65524"/>
    <w:p w14:paraId="402FF6D2" w14:textId="77777777" w:rsidR="00B65524" w:rsidRPr="00DB608E" w:rsidRDefault="00B65524" w:rsidP="00CA52AD">
      <w:pPr>
        <w:keepNext/>
        <w:jc w:val="center"/>
      </w:pPr>
      <w:r>
        <w:rPr>
          <w:noProof/>
        </w:rPr>
        <w:drawing>
          <wp:inline distT="0" distB="0" distL="0" distR="0" wp14:anchorId="12E27213" wp14:editId="143EFD80">
            <wp:extent cx="4360494" cy="2592422"/>
            <wp:effectExtent l="0" t="0" r="2540" b="0"/>
            <wp:docPr id="238170937" name="Picture 238170937" descr="A picture containing diagram, plan, technical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70937" name="Picture 238170937" descr="A picture containing diagram, plan, technical drawing, schematic&#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373567" cy="2600194"/>
                    </a:xfrm>
                    <a:prstGeom prst="rect">
                      <a:avLst/>
                    </a:prstGeom>
                  </pic:spPr>
                </pic:pic>
              </a:graphicData>
            </a:graphic>
          </wp:inline>
        </w:drawing>
      </w:r>
    </w:p>
    <w:p w14:paraId="631618F6" w14:textId="187D6642" w:rsidR="00CA52AD" w:rsidRDefault="00B65524" w:rsidP="00CA52AD">
      <w:pPr>
        <w:pStyle w:val="Caption"/>
        <w:jc w:val="center"/>
      </w:pPr>
      <w:bookmarkStart w:id="22" w:name="_Toc210989372"/>
      <w:r>
        <w:t xml:space="preserve">Figure </w:t>
      </w:r>
      <w:r>
        <w:fldChar w:fldCharType="begin"/>
      </w:r>
      <w:r w:rsidRPr="00DB608E">
        <w:rPr>
          <w:i w:val="0"/>
        </w:rPr>
        <w:instrText xml:space="preserve"> SEQ Figure \* ARABIC </w:instrText>
      </w:r>
      <w:r>
        <w:fldChar w:fldCharType="separate"/>
      </w:r>
      <w:r w:rsidR="00E27A95">
        <w:rPr>
          <w:i w:val="0"/>
          <w:noProof/>
        </w:rPr>
        <w:t>2</w:t>
      </w:r>
      <w:r>
        <w:fldChar w:fldCharType="end"/>
      </w:r>
      <w:r w:rsidR="00CA52AD">
        <w:t>: STBIO1 Device Scheme</w:t>
      </w:r>
      <w:bookmarkEnd w:id="22"/>
    </w:p>
    <w:p w14:paraId="6619799B" w14:textId="77777777" w:rsidR="00B65524" w:rsidRPr="00DB608E" w:rsidRDefault="00B65524" w:rsidP="00B65524"/>
    <w:p w14:paraId="1D9D79B5" w14:textId="77777777" w:rsidR="00116833" w:rsidRDefault="00116833" w:rsidP="00116833">
      <w:pPr>
        <w:keepNext/>
      </w:pPr>
      <w:r>
        <w:rPr>
          <w:noProof/>
        </w:rPr>
        <w:lastRenderedPageBreak/>
        <w:drawing>
          <wp:inline distT="0" distB="0" distL="0" distR="0" wp14:anchorId="2E7BD2B7" wp14:editId="08E7DC68">
            <wp:extent cx="6270986" cy="3531235"/>
            <wp:effectExtent l="0" t="0" r="0" b="0"/>
            <wp:docPr id="2006039809" name="Picture 2006039809"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39809" name="Picture 2006039809" descr="A diagram of a circuit boar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270986" cy="3531235"/>
                    </a:xfrm>
                    <a:prstGeom prst="rect">
                      <a:avLst/>
                    </a:prstGeom>
                    <a:noFill/>
                    <a:ln>
                      <a:noFill/>
                    </a:ln>
                  </pic:spPr>
                </pic:pic>
              </a:graphicData>
            </a:graphic>
          </wp:inline>
        </w:drawing>
      </w:r>
    </w:p>
    <w:p w14:paraId="7A5B2CCF" w14:textId="1D745E8F" w:rsidR="00B65524" w:rsidRPr="00DB608E" w:rsidRDefault="00116833" w:rsidP="00CA52AD">
      <w:pPr>
        <w:pStyle w:val="Caption"/>
        <w:jc w:val="center"/>
      </w:pPr>
      <w:bookmarkStart w:id="23" w:name="_Toc210989373"/>
      <w:r>
        <w:t xml:space="preserve">Figure </w:t>
      </w:r>
      <w:fldSimple w:instr=" SEQ Figure \* ARABIC ">
        <w:r w:rsidR="00E27A95">
          <w:rPr>
            <w:noProof/>
          </w:rPr>
          <w:t>3</w:t>
        </w:r>
      </w:fldSimple>
      <w:r>
        <w:t>: STBIO1 Reference Application</w:t>
      </w:r>
      <w:bookmarkEnd w:id="23"/>
    </w:p>
    <w:p w14:paraId="16D30AEC" w14:textId="77777777" w:rsidR="00B65524" w:rsidRDefault="00B65524" w:rsidP="00B65524">
      <w:pPr>
        <w:rPr>
          <w:rFonts w:asciiTheme="majorHAnsi" w:eastAsiaTheme="majorEastAsia" w:hAnsiTheme="majorHAnsi" w:cstheme="majorBidi"/>
          <w:color w:val="03234B" w:themeColor="text1"/>
          <w:sz w:val="32"/>
          <w:szCs w:val="32"/>
        </w:rPr>
      </w:pPr>
      <w:r>
        <w:br w:type="page"/>
      </w:r>
    </w:p>
    <w:p w14:paraId="3956ADD1" w14:textId="77777777" w:rsidR="00B65524" w:rsidRPr="00DB608E" w:rsidRDefault="00B65524" w:rsidP="00710BF4">
      <w:pPr>
        <w:pStyle w:val="Heading1"/>
      </w:pPr>
      <w:bookmarkStart w:id="24" w:name="_Toc224827081"/>
      <w:r w:rsidRPr="00DB608E">
        <w:lastRenderedPageBreak/>
        <w:t>Symbol</w:t>
      </w:r>
      <w:bookmarkEnd w:id="24"/>
    </w:p>
    <w:p w14:paraId="4D56F99A" w14:textId="77777777" w:rsidR="00B65524" w:rsidRPr="00DB608E" w:rsidRDefault="00B65524" w:rsidP="00152C3C">
      <w:pPr>
        <w:pStyle w:val="NoSpacing"/>
      </w:pPr>
      <w:r>
        <w:t>[DDS_STBIO1</w:t>
      </w:r>
      <w:r w:rsidRPr="00DB608E">
        <w:t>_0</w:t>
      </w:r>
      <w:r>
        <w:t>008</w:t>
      </w:r>
      <w:r w:rsidRPr="00DB608E">
        <w:t>] Definition</w:t>
      </w:r>
    </w:p>
    <w:p w14:paraId="1CB25826" w14:textId="77777777" w:rsidR="00B65524" w:rsidRPr="00DB608E" w:rsidRDefault="00B65524" w:rsidP="00B65524"/>
    <w:p w14:paraId="04B03115" w14:textId="09646EC0" w:rsidR="00CA52AD" w:rsidRDefault="00536371" w:rsidP="00CA52AD">
      <w:pPr>
        <w:keepNext/>
        <w:jc w:val="center"/>
      </w:pPr>
      <w:r w:rsidRPr="00536371">
        <w:rPr>
          <w:noProof/>
        </w:rPr>
        <w:drawing>
          <wp:inline distT="0" distB="0" distL="0" distR="0" wp14:anchorId="6CF96542" wp14:editId="60492E12">
            <wp:extent cx="5286617" cy="3318041"/>
            <wp:effectExtent l="0" t="0" r="0" b="0"/>
            <wp:docPr id="147" name="Picture 146" descr="A screenshot of a computer screen&#10;&#10;AI-generated content may be incorrect.">
              <a:extLst xmlns:a="http://schemas.openxmlformats.org/drawingml/2006/main">
                <a:ext uri="{FF2B5EF4-FFF2-40B4-BE49-F238E27FC236}">
                  <a16:creationId xmlns:a16="http://schemas.microsoft.com/office/drawing/2014/main" id="{E2DC2484-7E80-F3C1-7C0C-B24391C5C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6" descr="A screenshot of a computer screen&#10;&#10;AI-generated content may be incorrect.">
                      <a:extLst>
                        <a:ext uri="{FF2B5EF4-FFF2-40B4-BE49-F238E27FC236}">
                          <a16:creationId xmlns:a16="http://schemas.microsoft.com/office/drawing/2014/main" id="{E2DC2484-7E80-F3C1-7C0C-B24391C5C248}"/>
                        </a:ext>
                      </a:extLst>
                    </pic:cNvPr>
                    <pic:cNvPicPr>
                      <a:picLocks noChangeAspect="1"/>
                    </pic:cNvPicPr>
                  </pic:nvPicPr>
                  <pic:blipFill>
                    <a:blip r:embed="rId19"/>
                    <a:stretch>
                      <a:fillRect/>
                    </a:stretch>
                  </pic:blipFill>
                  <pic:spPr>
                    <a:xfrm>
                      <a:off x="0" y="0"/>
                      <a:ext cx="5286617" cy="3318041"/>
                    </a:xfrm>
                    <a:prstGeom prst="rect">
                      <a:avLst/>
                    </a:prstGeom>
                  </pic:spPr>
                </pic:pic>
              </a:graphicData>
            </a:graphic>
          </wp:inline>
        </w:drawing>
      </w:r>
    </w:p>
    <w:p w14:paraId="00EC5D0F" w14:textId="4604CFA8" w:rsidR="00B65524" w:rsidRPr="00DB608E" w:rsidRDefault="00CA52AD" w:rsidP="00CA52AD">
      <w:pPr>
        <w:pStyle w:val="Caption"/>
        <w:jc w:val="center"/>
      </w:pPr>
      <w:bookmarkStart w:id="25" w:name="_Toc210989374"/>
      <w:r>
        <w:t xml:space="preserve">Figure </w:t>
      </w:r>
      <w:fldSimple w:instr=" SEQ Figure \* ARABIC ">
        <w:r w:rsidR="00E27A95">
          <w:rPr>
            <w:noProof/>
          </w:rPr>
          <w:t>4</w:t>
        </w:r>
      </w:fldSimple>
      <w:r>
        <w:t>:</w:t>
      </w:r>
      <w:r w:rsidRPr="00DB608E">
        <w:rPr>
          <w:i w:val="0"/>
        </w:rPr>
        <w:t xml:space="preserve"> </w:t>
      </w:r>
      <w:r>
        <w:rPr>
          <w:i w:val="0"/>
        </w:rPr>
        <w:t>STBIO1</w:t>
      </w:r>
      <w:r w:rsidRPr="00E95676">
        <w:rPr>
          <w:i w:val="0"/>
        </w:rPr>
        <w:t xml:space="preserve"> - Ball out. TOP View (Ball side down)</w:t>
      </w:r>
      <w:bookmarkEnd w:id="25"/>
    </w:p>
    <w:p w14:paraId="462CB4BC" w14:textId="63AA6E3A" w:rsidR="00B65524" w:rsidRDefault="00B65524" w:rsidP="00B65524">
      <w:pPr>
        <w:rPr>
          <w:rFonts w:asciiTheme="majorHAnsi" w:eastAsiaTheme="majorEastAsia" w:hAnsiTheme="majorHAnsi" w:cstheme="majorBidi"/>
          <w:color w:val="03234B" w:themeColor="text1"/>
          <w:sz w:val="32"/>
          <w:szCs w:val="32"/>
        </w:rPr>
      </w:pPr>
    </w:p>
    <w:p w14:paraId="3C1E68E6" w14:textId="77777777" w:rsidR="00B65524" w:rsidRPr="00DB608E" w:rsidRDefault="00B65524" w:rsidP="00710BF4">
      <w:pPr>
        <w:pStyle w:val="Heading1"/>
      </w:pPr>
      <w:bookmarkStart w:id="26" w:name="_Toc224827082"/>
      <w:r w:rsidRPr="00DB608E">
        <w:t>I/O List</w:t>
      </w:r>
      <w:bookmarkEnd w:id="26"/>
    </w:p>
    <w:p w14:paraId="75AB248E" w14:textId="77777777" w:rsidR="00B65524" w:rsidRPr="00DB608E" w:rsidRDefault="00B65524" w:rsidP="00152C3C">
      <w:pPr>
        <w:pStyle w:val="NoSpacing"/>
      </w:pPr>
    </w:p>
    <w:p w14:paraId="41A65618" w14:textId="77777777" w:rsidR="00B65524" w:rsidRPr="00DB608E" w:rsidRDefault="00B65524" w:rsidP="00152C3C">
      <w:pPr>
        <w:pStyle w:val="NoSpacing"/>
      </w:pPr>
      <w:r>
        <w:t>[DDS_STBIO1</w:t>
      </w:r>
      <w:r w:rsidRPr="00DB608E">
        <w:t>_0</w:t>
      </w:r>
      <w:r>
        <w:t>009</w:t>
      </w:r>
      <w:r w:rsidRPr="00DB608E">
        <w:t>] Definition</w:t>
      </w:r>
    </w:p>
    <w:p w14:paraId="2541AFF6" w14:textId="77777777" w:rsidR="00B65524" w:rsidRPr="00DB608E" w:rsidRDefault="00B65524" w:rsidP="00B65524"/>
    <w:tbl>
      <w:tblPr>
        <w:tblStyle w:val="Dxtablestyle"/>
        <w:tblW w:w="10404" w:type="dxa"/>
        <w:tblLook w:val="04A0" w:firstRow="1" w:lastRow="0" w:firstColumn="1" w:lastColumn="0" w:noHBand="0" w:noVBand="1"/>
      </w:tblPr>
      <w:tblGrid>
        <w:gridCol w:w="1231"/>
        <w:gridCol w:w="2604"/>
        <w:gridCol w:w="3184"/>
        <w:gridCol w:w="1335"/>
        <w:gridCol w:w="2050"/>
      </w:tblGrid>
      <w:tr w:rsidR="00DD4C23" w:rsidRPr="00783ACC" w14:paraId="04568BF9" w14:textId="77777777" w:rsidTr="00A8692E">
        <w:trPr>
          <w:cnfStyle w:val="100000000000" w:firstRow="1" w:lastRow="0" w:firstColumn="0" w:lastColumn="0" w:oddVBand="0" w:evenVBand="0" w:oddHBand="0" w:evenHBand="0" w:firstRowFirstColumn="0" w:firstRowLastColumn="0" w:lastRowFirstColumn="0" w:lastRowLastColumn="0"/>
          <w:trHeight w:val="323"/>
          <w:tblHeader/>
        </w:trPr>
        <w:tc>
          <w:tcPr>
            <w:tcW w:w="0" w:type="dxa"/>
          </w:tcPr>
          <w:p w14:paraId="640830A7" w14:textId="77777777" w:rsidR="00B65524" w:rsidRPr="00783ACC" w:rsidRDefault="00B65524" w:rsidP="00A8692E">
            <w:pPr>
              <w:pStyle w:val="TableHead"/>
              <w:rPr>
                <w:rStyle w:val="Dxentry"/>
                <w:color w:val="auto"/>
              </w:rPr>
            </w:pPr>
            <w:r>
              <w:rPr>
                <w:rStyle w:val="Dxentry"/>
                <w:color w:val="auto"/>
              </w:rPr>
              <w:t>N</w:t>
            </w:r>
            <w:r>
              <w:rPr>
                <w:rStyle w:val="Dxentry"/>
              </w:rPr>
              <w:t>r.</w:t>
            </w:r>
          </w:p>
        </w:tc>
        <w:tc>
          <w:tcPr>
            <w:tcW w:w="0" w:type="dxa"/>
            <w:hideMark/>
          </w:tcPr>
          <w:p w14:paraId="293F7107" w14:textId="77777777" w:rsidR="00B65524" w:rsidRPr="00783ACC" w:rsidRDefault="00B65524" w:rsidP="00A8692E">
            <w:pPr>
              <w:pStyle w:val="TableHead"/>
              <w:rPr>
                <w:color w:val="auto"/>
              </w:rPr>
            </w:pPr>
            <w:r w:rsidRPr="00783ACC">
              <w:rPr>
                <w:rStyle w:val="Dxentry"/>
                <w:color w:val="auto"/>
              </w:rPr>
              <w:t>Name</w:t>
            </w:r>
          </w:p>
        </w:tc>
        <w:tc>
          <w:tcPr>
            <w:tcW w:w="0" w:type="dxa"/>
            <w:hideMark/>
          </w:tcPr>
          <w:p w14:paraId="01DFE4C6" w14:textId="77777777" w:rsidR="00B65524" w:rsidRPr="00783ACC" w:rsidRDefault="00B65524" w:rsidP="00A8692E">
            <w:pPr>
              <w:pStyle w:val="TableHead"/>
              <w:rPr>
                <w:color w:val="auto"/>
              </w:rPr>
            </w:pPr>
            <w:r w:rsidRPr="00783ACC">
              <w:rPr>
                <w:rStyle w:val="Dxentry"/>
                <w:color w:val="auto"/>
              </w:rPr>
              <w:t>Function</w:t>
            </w:r>
          </w:p>
        </w:tc>
        <w:tc>
          <w:tcPr>
            <w:tcW w:w="0" w:type="dxa"/>
            <w:hideMark/>
          </w:tcPr>
          <w:p w14:paraId="0558417F" w14:textId="77777777" w:rsidR="00B65524" w:rsidRPr="00783ACC" w:rsidRDefault="00B65524" w:rsidP="00A8692E">
            <w:pPr>
              <w:pStyle w:val="TableHead"/>
              <w:rPr>
                <w:rStyle w:val="Dxentry"/>
                <w:color w:val="auto"/>
              </w:rPr>
            </w:pPr>
            <w:r w:rsidRPr="00783ACC">
              <w:rPr>
                <w:rStyle w:val="Dxentry"/>
                <w:color w:val="auto"/>
              </w:rPr>
              <w:t>Pin No.</w:t>
            </w:r>
          </w:p>
        </w:tc>
        <w:tc>
          <w:tcPr>
            <w:tcW w:w="0" w:type="dxa"/>
            <w:hideMark/>
          </w:tcPr>
          <w:p w14:paraId="25D55625" w14:textId="77777777" w:rsidR="00B65524" w:rsidRPr="00783ACC" w:rsidRDefault="00B65524" w:rsidP="00A8692E">
            <w:pPr>
              <w:pStyle w:val="TableHead"/>
              <w:rPr>
                <w:color w:val="auto"/>
              </w:rPr>
            </w:pPr>
            <w:r w:rsidRPr="00783ACC">
              <w:rPr>
                <w:rStyle w:val="Dxentry"/>
                <w:color w:val="auto"/>
              </w:rPr>
              <w:t>Type</w:t>
            </w:r>
          </w:p>
        </w:tc>
      </w:tr>
      <w:tr w:rsidR="00F75123" w:rsidRPr="00783ACC" w14:paraId="4DAD05A4" w14:textId="77777777" w:rsidTr="00A8692E">
        <w:trPr>
          <w:trHeight w:val="546"/>
        </w:trPr>
        <w:tc>
          <w:tcPr>
            <w:tcW w:w="0" w:type="dxa"/>
          </w:tcPr>
          <w:p w14:paraId="07447F14" w14:textId="77777777" w:rsidR="00B65524" w:rsidRPr="00783ACC" w:rsidRDefault="00B65524" w:rsidP="00A8692E">
            <w:pPr>
              <w:pStyle w:val="TableNormal0"/>
              <w:rPr>
                <w:color w:val="auto"/>
              </w:rPr>
            </w:pPr>
            <w:r>
              <w:rPr>
                <w:color w:val="auto"/>
              </w:rPr>
              <w:t>1</w:t>
            </w:r>
          </w:p>
        </w:tc>
        <w:tc>
          <w:tcPr>
            <w:tcW w:w="0" w:type="dxa"/>
          </w:tcPr>
          <w:p w14:paraId="69CBD327" w14:textId="77777777" w:rsidR="00B65524" w:rsidRPr="00783ACC" w:rsidRDefault="00B65524" w:rsidP="00A8692E">
            <w:pPr>
              <w:pStyle w:val="TableNormal0"/>
              <w:rPr>
                <w:color w:val="auto"/>
              </w:rPr>
            </w:pPr>
            <w:r w:rsidRPr="00783ACC">
              <w:rPr>
                <w:color w:val="auto"/>
              </w:rPr>
              <w:t>AV1V8</w:t>
            </w:r>
          </w:p>
        </w:tc>
        <w:tc>
          <w:tcPr>
            <w:tcW w:w="0" w:type="dxa"/>
          </w:tcPr>
          <w:p w14:paraId="4B708028" w14:textId="77777777" w:rsidR="00B65524" w:rsidRPr="00783ACC" w:rsidRDefault="00B65524" w:rsidP="00A8692E">
            <w:pPr>
              <w:pStyle w:val="TableNormal0"/>
            </w:pPr>
            <w:r w:rsidRPr="00783ACC">
              <w:t>1.8 V Analog Power Supply</w:t>
            </w:r>
          </w:p>
        </w:tc>
        <w:tc>
          <w:tcPr>
            <w:tcW w:w="0" w:type="dxa"/>
          </w:tcPr>
          <w:p w14:paraId="35F15FCA" w14:textId="77777777" w:rsidR="00B65524" w:rsidRPr="00783ACC" w:rsidRDefault="00B65524" w:rsidP="00A8692E">
            <w:pPr>
              <w:pStyle w:val="TableNormal0"/>
              <w:jc w:val="center"/>
              <w:rPr>
                <w:color w:val="auto"/>
              </w:rPr>
            </w:pPr>
            <w:r w:rsidRPr="4EBD5C32">
              <w:rPr>
                <w:color w:val="auto"/>
              </w:rPr>
              <w:t>D5</w:t>
            </w:r>
          </w:p>
        </w:tc>
        <w:tc>
          <w:tcPr>
            <w:tcW w:w="0" w:type="dxa"/>
          </w:tcPr>
          <w:p w14:paraId="07F49962" w14:textId="77777777" w:rsidR="00B65524" w:rsidRPr="00783ACC" w:rsidRDefault="00B65524" w:rsidP="00A8692E">
            <w:pPr>
              <w:pStyle w:val="TableNormal0"/>
              <w:rPr>
                <w:color w:val="auto"/>
              </w:rPr>
            </w:pPr>
            <w:r w:rsidRPr="00783ACC">
              <w:rPr>
                <w:color w:val="auto"/>
              </w:rPr>
              <w:t>Power</w:t>
            </w:r>
          </w:p>
        </w:tc>
      </w:tr>
      <w:tr w:rsidR="00F75123" w:rsidRPr="00783ACC" w14:paraId="61C85A96" w14:textId="77777777" w:rsidTr="00A8692E">
        <w:trPr>
          <w:trHeight w:val="536"/>
        </w:trPr>
        <w:tc>
          <w:tcPr>
            <w:tcW w:w="0" w:type="dxa"/>
          </w:tcPr>
          <w:p w14:paraId="01BE3189" w14:textId="77777777" w:rsidR="00B65524" w:rsidRPr="00783ACC" w:rsidRDefault="00B65524" w:rsidP="00A8692E">
            <w:pPr>
              <w:pStyle w:val="TableNormal0"/>
              <w:rPr>
                <w:color w:val="auto"/>
              </w:rPr>
            </w:pPr>
            <w:r>
              <w:rPr>
                <w:color w:val="auto"/>
              </w:rPr>
              <w:t>2</w:t>
            </w:r>
          </w:p>
        </w:tc>
        <w:tc>
          <w:tcPr>
            <w:tcW w:w="0" w:type="dxa"/>
          </w:tcPr>
          <w:p w14:paraId="787EF6C9" w14:textId="77777777" w:rsidR="00B65524" w:rsidRPr="00783ACC" w:rsidRDefault="00B65524" w:rsidP="00A8692E">
            <w:pPr>
              <w:pStyle w:val="TableNormal0"/>
              <w:rPr>
                <w:color w:val="auto"/>
              </w:rPr>
            </w:pPr>
            <w:r w:rsidRPr="00783ACC">
              <w:rPr>
                <w:color w:val="auto"/>
              </w:rPr>
              <w:t>AV3V3</w:t>
            </w:r>
          </w:p>
        </w:tc>
        <w:tc>
          <w:tcPr>
            <w:tcW w:w="0" w:type="dxa"/>
          </w:tcPr>
          <w:p w14:paraId="39CE68B2" w14:textId="77777777" w:rsidR="00B65524" w:rsidRPr="00783ACC" w:rsidRDefault="00B65524" w:rsidP="00A8692E">
            <w:pPr>
              <w:pStyle w:val="TableNormal0"/>
            </w:pPr>
            <w:r w:rsidRPr="00783ACC">
              <w:t>3.3 V Analog Power Supply</w:t>
            </w:r>
          </w:p>
        </w:tc>
        <w:tc>
          <w:tcPr>
            <w:tcW w:w="0" w:type="dxa"/>
          </w:tcPr>
          <w:p w14:paraId="3E933FD1" w14:textId="77777777" w:rsidR="00B65524" w:rsidRPr="00783ACC" w:rsidRDefault="00B65524" w:rsidP="00A8692E">
            <w:pPr>
              <w:pStyle w:val="TableNormal0"/>
              <w:jc w:val="center"/>
              <w:rPr>
                <w:color w:val="auto"/>
              </w:rPr>
            </w:pPr>
            <w:r w:rsidRPr="00783ACC">
              <w:rPr>
                <w:color w:val="auto"/>
              </w:rPr>
              <w:t>D</w:t>
            </w:r>
            <w:r>
              <w:rPr>
                <w:color w:val="auto"/>
              </w:rPr>
              <w:t>4</w:t>
            </w:r>
          </w:p>
        </w:tc>
        <w:tc>
          <w:tcPr>
            <w:tcW w:w="0" w:type="dxa"/>
          </w:tcPr>
          <w:p w14:paraId="320415E2" w14:textId="77777777" w:rsidR="00B65524" w:rsidRPr="00783ACC" w:rsidRDefault="00B65524" w:rsidP="00A8692E">
            <w:pPr>
              <w:pStyle w:val="TableNormal0"/>
              <w:rPr>
                <w:color w:val="auto"/>
              </w:rPr>
            </w:pPr>
            <w:r w:rsidRPr="00783ACC">
              <w:rPr>
                <w:color w:val="auto"/>
              </w:rPr>
              <w:t>Power</w:t>
            </w:r>
          </w:p>
        </w:tc>
      </w:tr>
      <w:tr w:rsidR="00F75123" w:rsidRPr="00783ACC" w14:paraId="55A50B2E" w14:textId="77777777" w:rsidTr="00A8692E">
        <w:trPr>
          <w:trHeight w:val="333"/>
        </w:trPr>
        <w:tc>
          <w:tcPr>
            <w:tcW w:w="0" w:type="dxa"/>
          </w:tcPr>
          <w:p w14:paraId="5E482460" w14:textId="77777777" w:rsidR="00B65524" w:rsidRPr="00783ACC" w:rsidRDefault="00B65524" w:rsidP="00A8692E">
            <w:pPr>
              <w:pStyle w:val="TableNormal0"/>
              <w:rPr>
                <w:color w:val="auto"/>
              </w:rPr>
            </w:pPr>
            <w:r>
              <w:rPr>
                <w:color w:val="auto"/>
              </w:rPr>
              <w:t>3</w:t>
            </w:r>
          </w:p>
        </w:tc>
        <w:tc>
          <w:tcPr>
            <w:tcW w:w="0" w:type="dxa"/>
          </w:tcPr>
          <w:p w14:paraId="10A868B2" w14:textId="77777777" w:rsidR="00B65524" w:rsidRPr="00783ACC" w:rsidRDefault="00B65524" w:rsidP="00A8692E">
            <w:pPr>
              <w:pStyle w:val="TableNormal0"/>
              <w:rPr>
                <w:color w:val="auto"/>
              </w:rPr>
            </w:pPr>
            <w:r w:rsidRPr="00783ACC">
              <w:rPr>
                <w:color w:val="auto"/>
              </w:rPr>
              <w:t>AGND</w:t>
            </w:r>
          </w:p>
        </w:tc>
        <w:tc>
          <w:tcPr>
            <w:tcW w:w="0" w:type="dxa"/>
          </w:tcPr>
          <w:p w14:paraId="27C524C5" w14:textId="77777777" w:rsidR="00B65524" w:rsidRPr="00783ACC" w:rsidRDefault="00B65524" w:rsidP="00A8692E">
            <w:pPr>
              <w:pStyle w:val="TableNormal0"/>
              <w:rPr>
                <w:color w:val="auto"/>
              </w:rPr>
            </w:pPr>
            <w:r w:rsidRPr="00783ACC">
              <w:rPr>
                <w:color w:val="auto"/>
              </w:rPr>
              <w:t>Analog Ground</w:t>
            </w:r>
          </w:p>
        </w:tc>
        <w:tc>
          <w:tcPr>
            <w:tcW w:w="0" w:type="dxa"/>
          </w:tcPr>
          <w:p w14:paraId="51206492" w14:textId="77777777" w:rsidR="00B65524" w:rsidRPr="00783ACC" w:rsidRDefault="00B65524" w:rsidP="00A8692E">
            <w:pPr>
              <w:pStyle w:val="TableNormal0"/>
              <w:jc w:val="center"/>
              <w:rPr>
                <w:color w:val="auto"/>
              </w:rPr>
            </w:pPr>
            <w:r w:rsidRPr="4EBD5C32">
              <w:rPr>
                <w:color w:val="auto"/>
              </w:rPr>
              <w:t>D6</w:t>
            </w:r>
          </w:p>
        </w:tc>
        <w:tc>
          <w:tcPr>
            <w:tcW w:w="0" w:type="dxa"/>
          </w:tcPr>
          <w:p w14:paraId="62BF080F" w14:textId="77777777" w:rsidR="00B65524" w:rsidRPr="00783ACC" w:rsidRDefault="00B65524" w:rsidP="00A8692E">
            <w:pPr>
              <w:pStyle w:val="TableNormal0"/>
              <w:rPr>
                <w:color w:val="auto"/>
              </w:rPr>
            </w:pPr>
            <w:r w:rsidRPr="00783ACC">
              <w:rPr>
                <w:color w:val="auto"/>
              </w:rPr>
              <w:t>Power</w:t>
            </w:r>
          </w:p>
        </w:tc>
      </w:tr>
      <w:tr w:rsidR="00F75123" w:rsidRPr="00783ACC" w14:paraId="34215CDD" w14:textId="77777777" w:rsidTr="00A8692E">
        <w:trPr>
          <w:trHeight w:val="323"/>
        </w:trPr>
        <w:tc>
          <w:tcPr>
            <w:tcW w:w="0" w:type="dxa"/>
          </w:tcPr>
          <w:p w14:paraId="37AAB47C" w14:textId="77777777" w:rsidR="00B65524" w:rsidRPr="00783ACC" w:rsidRDefault="00B65524" w:rsidP="00A8692E">
            <w:pPr>
              <w:pStyle w:val="TableNormal0"/>
              <w:rPr>
                <w:color w:val="auto"/>
              </w:rPr>
            </w:pPr>
            <w:r>
              <w:rPr>
                <w:color w:val="auto"/>
              </w:rPr>
              <w:t>4</w:t>
            </w:r>
          </w:p>
        </w:tc>
        <w:tc>
          <w:tcPr>
            <w:tcW w:w="0" w:type="dxa"/>
          </w:tcPr>
          <w:p w14:paraId="2ADACB8B" w14:textId="77777777" w:rsidR="00B65524" w:rsidRPr="00783ACC" w:rsidRDefault="00B65524" w:rsidP="00A8692E">
            <w:pPr>
              <w:pStyle w:val="TableNormal0"/>
              <w:rPr>
                <w:color w:val="auto"/>
              </w:rPr>
            </w:pPr>
            <w:r w:rsidRPr="00783ACC">
              <w:rPr>
                <w:color w:val="auto"/>
              </w:rPr>
              <w:t>DVDD</w:t>
            </w:r>
          </w:p>
        </w:tc>
        <w:tc>
          <w:tcPr>
            <w:tcW w:w="0" w:type="dxa"/>
          </w:tcPr>
          <w:p w14:paraId="26BF6CD0" w14:textId="77777777" w:rsidR="00B65524" w:rsidRPr="00783ACC" w:rsidRDefault="00B65524" w:rsidP="00A8692E">
            <w:pPr>
              <w:pStyle w:val="TableNormal0"/>
              <w:rPr>
                <w:color w:val="auto"/>
              </w:rPr>
            </w:pPr>
            <w:r w:rsidRPr="00783ACC">
              <w:t>1.8 V Digital Power Supply</w:t>
            </w:r>
          </w:p>
        </w:tc>
        <w:tc>
          <w:tcPr>
            <w:tcW w:w="0" w:type="dxa"/>
          </w:tcPr>
          <w:p w14:paraId="18BE2ED2" w14:textId="77777777" w:rsidR="00B65524" w:rsidRPr="00783ACC" w:rsidRDefault="00B65524" w:rsidP="00A8692E">
            <w:pPr>
              <w:pStyle w:val="TableNormal0"/>
              <w:jc w:val="center"/>
              <w:rPr>
                <w:color w:val="auto"/>
              </w:rPr>
            </w:pPr>
            <w:r w:rsidRPr="4EBD5C32">
              <w:rPr>
                <w:color w:val="auto"/>
              </w:rPr>
              <w:t>A3</w:t>
            </w:r>
          </w:p>
        </w:tc>
        <w:tc>
          <w:tcPr>
            <w:tcW w:w="0" w:type="dxa"/>
          </w:tcPr>
          <w:p w14:paraId="5316FE29" w14:textId="77777777" w:rsidR="00B65524" w:rsidRPr="00783ACC" w:rsidRDefault="00B65524" w:rsidP="00A8692E">
            <w:pPr>
              <w:pStyle w:val="TableNormal0"/>
              <w:rPr>
                <w:color w:val="auto"/>
              </w:rPr>
            </w:pPr>
            <w:r w:rsidRPr="00783ACC">
              <w:rPr>
                <w:color w:val="auto"/>
              </w:rPr>
              <w:t>Power</w:t>
            </w:r>
          </w:p>
        </w:tc>
      </w:tr>
      <w:tr w:rsidR="00F75123" w:rsidRPr="00783ACC" w14:paraId="1246CA62" w14:textId="77777777" w:rsidTr="00A8692E">
        <w:trPr>
          <w:trHeight w:val="333"/>
        </w:trPr>
        <w:tc>
          <w:tcPr>
            <w:tcW w:w="0" w:type="dxa"/>
          </w:tcPr>
          <w:p w14:paraId="7EF44853" w14:textId="77777777" w:rsidR="00B65524" w:rsidRPr="00783ACC" w:rsidRDefault="00B65524" w:rsidP="00A8692E">
            <w:pPr>
              <w:pStyle w:val="TableNormal0"/>
              <w:rPr>
                <w:color w:val="auto"/>
              </w:rPr>
            </w:pPr>
            <w:r>
              <w:rPr>
                <w:color w:val="auto"/>
              </w:rPr>
              <w:t>5</w:t>
            </w:r>
          </w:p>
        </w:tc>
        <w:tc>
          <w:tcPr>
            <w:tcW w:w="0" w:type="dxa"/>
          </w:tcPr>
          <w:p w14:paraId="7C878146" w14:textId="77777777" w:rsidR="00B65524" w:rsidRPr="00783ACC" w:rsidRDefault="00B65524" w:rsidP="00A8692E">
            <w:pPr>
              <w:pStyle w:val="TableNormal0"/>
              <w:rPr>
                <w:color w:val="auto"/>
              </w:rPr>
            </w:pPr>
            <w:r w:rsidRPr="00783ACC">
              <w:rPr>
                <w:color w:val="auto"/>
              </w:rPr>
              <w:t>GNDD</w:t>
            </w:r>
          </w:p>
        </w:tc>
        <w:tc>
          <w:tcPr>
            <w:tcW w:w="0" w:type="dxa"/>
          </w:tcPr>
          <w:p w14:paraId="757754A3" w14:textId="77777777" w:rsidR="00B65524" w:rsidRPr="00783ACC" w:rsidRDefault="00B65524" w:rsidP="00A8692E">
            <w:pPr>
              <w:pStyle w:val="TableNormal0"/>
            </w:pPr>
            <w:r w:rsidRPr="00783ACC">
              <w:rPr>
                <w:color w:val="auto"/>
              </w:rPr>
              <w:t>Digital Ground</w:t>
            </w:r>
          </w:p>
        </w:tc>
        <w:tc>
          <w:tcPr>
            <w:tcW w:w="0" w:type="dxa"/>
          </w:tcPr>
          <w:p w14:paraId="7DF6D4F1" w14:textId="77777777" w:rsidR="00B65524" w:rsidRPr="00783ACC" w:rsidRDefault="00B65524" w:rsidP="00A8692E">
            <w:pPr>
              <w:pStyle w:val="TableNormal0"/>
              <w:jc w:val="center"/>
              <w:rPr>
                <w:color w:val="auto"/>
              </w:rPr>
            </w:pPr>
            <w:r w:rsidRPr="4EBD5C32">
              <w:rPr>
                <w:color w:val="auto"/>
              </w:rPr>
              <w:t>B3</w:t>
            </w:r>
          </w:p>
        </w:tc>
        <w:tc>
          <w:tcPr>
            <w:tcW w:w="0" w:type="dxa"/>
          </w:tcPr>
          <w:p w14:paraId="015418C4" w14:textId="77777777" w:rsidR="00B65524" w:rsidRPr="00783ACC" w:rsidRDefault="00B65524" w:rsidP="00A8692E">
            <w:pPr>
              <w:pStyle w:val="TableNormal0"/>
              <w:rPr>
                <w:color w:val="auto"/>
              </w:rPr>
            </w:pPr>
            <w:r w:rsidRPr="00783ACC">
              <w:rPr>
                <w:color w:val="auto"/>
              </w:rPr>
              <w:t>Power</w:t>
            </w:r>
          </w:p>
        </w:tc>
      </w:tr>
      <w:tr w:rsidR="00F75123" w:rsidRPr="00783ACC" w14:paraId="3C947DDD" w14:textId="77777777" w:rsidTr="00A8692E">
        <w:trPr>
          <w:trHeight w:val="333"/>
        </w:trPr>
        <w:tc>
          <w:tcPr>
            <w:tcW w:w="0" w:type="dxa"/>
          </w:tcPr>
          <w:p w14:paraId="40CEC767" w14:textId="77777777" w:rsidR="00B65524" w:rsidRPr="00783ACC" w:rsidRDefault="00B65524" w:rsidP="00A8692E">
            <w:pPr>
              <w:pStyle w:val="TableNormal0"/>
              <w:rPr>
                <w:color w:val="auto"/>
              </w:rPr>
            </w:pPr>
            <w:r>
              <w:rPr>
                <w:color w:val="auto"/>
              </w:rPr>
              <w:t>6</w:t>
            </w:r>
          </w:p>
        </w:tc>
        <w:tc>
          <w:tcPr>
            <w:tcW w:w="0" w:type="dxa"/>
          </w:tcPr>
          <w:p w14:paraId="57C4896E" w14:textId="77777777" w:rsidR="00B65524" w:rsidRPr="00783ACC" w:rsidRDefault="00B65524" w:rsidP="00A8692E">
            <w:pPr>
              <w:pStyle w:val="TableNormal0"/>
              <w:rPr>
                <w:color w:val="auto"/>
              </w:rPr>
            </w:pPr>
            <w:r w:rsidRPr="00783ACC">
              <w:rPr>
                <w:color w:val="auto"/>
              </w:rPr>
              <w:t>VDDIO</w:t>
            </w:r>
          </w:p>
        </w:tc>
        <w:tc>
          <w:tcPr>
            <w:tcW w:w="0" w:type="dxa"/>
          </w:tcPr>
          <w:p w14:paraId="29D91C60" w14:textId="77777777" w:rsidR="00B65524" w:rsidRPr="00783ACC" w:rsidRDefault="00B65524" w:rsidP="00A8692E">
            <w:pPr>
              <w:pStyle w:val="TableNormal0"/>
              <w:rPr>
                <w:color w:val="auto"/>
              </w:rPr>
            </w:pPr>
            <w:r w:rsidRPr="00783ACC">
              <w:t>I/O Power Supply.</w:t>
            </w:r>
          </w:p>
        </w:tc>
        <w:tc>
          <w:tcPr>
            <w:tcW w:w="0" w:type="dxa"/>
          </w:tcPr>
          <w:p w14:paraId="0922596F" w14:textId="77777777" w:rsidR="00B65524" w:rsidRPr="00783ACC" w:rsidRDefault="00B65524" w:rsidP="00A8692E">
            <w:pPr>
              <w:pStyle w:val="TableNormal0"/>
              <w:jc w:val="center"/>
              <w:rPr>
                <w:color w:val="auto"/>
              </w:rPr>
            </w:pPr>
            <w:r w:rsidRPr="4EBD5C32">
              <w:rPr>
                <w:color w:val="auto"/>
              </w:rPr>
              <w:t>A2</w:t>
            </w:r>
          </w:p>
        </w:tc>
        <w:tc>
          <w:tcPr>
            <w:tcW w:w="0" w:type="dxa"/>
          </w:tcPr>
          <w:p w14:paraId="05CDA08A" w14:textId="77777777" w:rsidR="00B65524" w:rsidRPr="00783ACC" w:rsidRDefault="00B65524" w:rsidP="00A8692E">
            <w:pPr>
              <w:pStyle w:val="TableNormal0"/>
              <w:rPr>
                <w:color w:val="auto"/>
              </w:rPr>
            </w:pPr>
            <w:r w:rsidRPr="00783ACC">
              <w:rPr>
                <w:color w:val="auto"/>
              </w:rPr>
              <w:t>Power</w:t>
            </w:r>
          </w:p>
        </w:tc>
      </w:tr>
      <w:tr w:rsidR="00F75123" w:rsidRPr="00783ACC" w14:paraId="5BA0E8C1" w14:textId="77777777" w:rsidTr="00A8692E">
        <w:trPr>
          <w:trHeight w:val="323"/>
        </w:trPr>
        <w:tc>
          <w:tcPr>
            <w:tcW w:w="0" w:type="dxa"/>
          </w:tcPr>
          <w:p w14:paraId="27AD55D0" w14:textId="77777777" w:rsidR="00B65524" w:rsidRPr="00783ACC" w:rsidRDefault="00B65524" w:rsidP="00A8692E">
            <w:pPr>
              <w:pStyle w:val="TableNormal0"/>
              <w:rPr>
                <w:color w:val="auto"/>
              </w:rPr>
            </w:pPr>
            <w:r>
              <w:rPr>
                <w:color w:val="auto"/>
              </w:rPr>
              <w:t>7</w:t>
            </w:r>
          </w:p>
        </w:tc>
        <w:tc>
          <w:tcPr>
            <w:tcW w:w="0" w:type="dxa"/>
          </w:tcPr>
          <w:p w14:paraId="3FC1CDD3" w14:textId="77777777" w:rsidR="00B65524" w:rsidRPr="00783ACC" w:rsidRDefault="00B65524" w:rsidP="00A8692E">
            <w:pPr>
              <w:pStyle w:val="TableNormal0"/>
              <w:rPr>
                <w:color w:val="auto"/>
              </w:rPr>
            </w:pPr>
            <w:r w:rsidRPr="00783ACC">
              <w:rPr>
                <w:color w:val="auto"/>
              </w:rPr>
              <w:t>GNDIO</w:t>
            </w:r>
          </w:p>
        </w:tc>
        <w:tc>
          <w:tcPr>
            <w:tcW w:w="0" w:type="dxa"/>
          </w:tcPr>
          <w:p w14:paraId="0901F983" w14:textId="77777777" w:rsidR="00B65524" w:rsidRPr="00783ACC" w:rsidRDefault="00B65524" w:rsidP="00A8692E">
            <w:pPr>
              <w:pStyle w:val="TableNormal0"/>
              <w:rPr>
                <w:color w:val="auto"/>
              </w:rPr>
            </w:pPr>
            <w:r w:rsidRPr="00783ACC">
              <w:rPr>
                <w:color w:val="auto"/>
              </w:rPr>
              <w:t>I/O Ground</w:t>
            </w:r>
          </w:p>
        </w:tc>
        <w:tc>
          <w:tcPr>
            <w:tcW w:w="0" w:type="dxa"/>
          </w:tcPr>
          <w:p w14:paraId="2BCDD29C" w14:textId="77777777" w:rsidR="00B65524" w:rsidRPr="00783ACC" w:rsidRDefault="00B65524" w:rsidP="00A8692E">
            <w:pPr>
              <w:pStyle w:val="TableNormal0"/>
              <w:jc w:val="center"/>
              <w:rPr>
                <w:color w:val="auto"/>
              </w:rPr>
            </w:pPr>
            <w:r w:rsidRPr="4EBD5C32">
              <w:rPr>
                <w:color w:val="auto"/>
              </w:rPr>
              <w:t>B2</w:t>
            </w:r>
          </w:p>
        </w:tc>
        <w:tc>
          <w:tcPr>
            <w:tcW w:w="0" w:type="dxa"/>
          </w:tcPr>
          <w:p w14:paraId="1215711C" w14:textId="77777777" w:rsidR="00B65524" w:rsidRPr="00783ACC" w:rsidRDefault="00B65524" w:rsidP="00A8692E">
            <w:pPr>
              <w:pStyle w:val="TableNormal0"/>
              <w:rPr>
                <w:color w:val="auto"/>
              </w:rPr>
            </w:pPr>
            <w:r w:rsidRPr="00783ACC">
              <w:rPr>
                <w:color w:val="auto"/>
              </w:rPr>
              <w:t>Power</w:t>
            </w:r>
          </w:p>
        </w:tc>
      </w:tr>
      <w:tr w:rsidR="00F75123" w:rsidRPr="00783ACC" w14:paraId="453F6604" w14:textId="77777777" w:rsidTr="00A8692E">
        <w:trPr>
          <w:trHeight w:val="323"/>
        </w:trPr>
        <w:tc>
          <w:tcPr>
            <w:tcW w:w="0" w:type="dxa"/>
          </w:tcPr>
          <w:p w14:paraId="470E2D0C" w14:textId="77777777" w:rsidR="00B65524" w:rsidRPr="00783ACC" w:rsidRDefault="00B65524" w:rsidP="00A8692E">
            <w:pPr>
              <w:pStyle w:val="TableNormal0"/>
              <w:rPr>
                <w:color w:val="auto"/>
              </w:rPr>
            </w:pPr>
            <w:r>
              <w:rPr>
                <w:color w:val="auto"/>
              </w:rPr>
              <w:t>8</w:t>
            </w:r>
          </w:p>
        </w:tc>
        <w:tc>
          <w:tcPr>
            <w:tcW w:w="0" w:type="dxa"/>
          </w:tcPr>
          <w:p w14:paraId="05E305A5" w14:textId="77777777" w:rsidR="00B65524" w:rsidRPr="00783ACC" w:rsidRDefault="00B65524" w:rsidP="00A8692E">
            <w:pPr>
              <w:pStyle w:val="TableNormal0"/>
              <w:rPr>
                <w:color w:val="auto"/>
              </w:rPr>
            </w:pPr>
            <w:r w:rsidRPr="00783ACC">
              <w:rPr>
                <w:color w:val="auto"/>
              </w:rPr>
              <w:t>LGND</w:t>
            </w:r>
          </w:p>
        </w:tc>
        <w:tc>
          <w:tcPr>
            <w:tcW w:w="0" w:type="dxa"/>
          </w:tcPr>
          <w:p w14:paraId="715C4E13" w14:textId="77777777" w:rsidR="00B65524" w:rsidRPr="00783ACC" w:rsidRDefault="00B65524" w:rsidP="00A8692E">
            <w:pPr>
              <w:pStyle w:val="TableNormal0"/>
            </w:pPr>
            <w:r w:rsidRPr="00783ACC">
              <w:rPr>
                <w:color w:val="auto"/>
              </w:rPr>
              <w:t>LED Ground</w:t>
            </w:r>
          </w:p>
        </w:tc>
        <w:tc>
          <w:tcPr>
            <w:tcW w:w="0" w:type="dxa"/>
          </w:tcPr>
          <w:p w14:paraId="7D2C2583" w14:textId="77777777" w:rsidR="00B65524" w:rsidRPr="00783ACC" w:rsidRDefault="00B65524" w:rsidP="00A8692E">
            <w:pPr>
              <w:pStyle w:val="TableNormal0"/>
              <w:jc w:val="center"/>
              <w:rPr>
                <w:color w:val="auto"/>
              </w:rPr>
            </w:pPr>
            <w:r w:rsidRPr="4EBD5C32">
              <w:rPr>
                <w:color w:val="auto"/>
              </w:rPr>
              <w:t>F2</w:t>
            </w:r>
          </w:p>
        </w:tc>
        <w:tc>
          <w:tcPr>
            <w:tcW w:w="0" w:type="dxa"/>
          </w:tcPr>
          <w:p w14:paraId="21A8011C" w14:textId="77777777" w:rsidR="00B65524" w:rsidRPr="00783ACC" w:rsidRDefault="00B65524" w:rsidP="00A8692E">
            <w:pPr>
              <w:pStyle w:val="TableNormal0"/>
              <w:rPr>
                <w:color w:val="auto"/>
              </w:rPr>
            </w:pPr>
            <w:r w:rsidRPr="00783ACC">
              <w:rPr>
                <w:color w:val="auto"/>
              </w:rPr>
              <w:t>Power</w:t>
            </w:r>
          </w:p>
        </w:tc>
      </w:tr>
      <w:tr w:rsidR="00F75123" w:rsidRPr="00783ACC" w14:paraId="2BA7B35D" w14:textId="77777777" w:rsidTr="00A8692E">
        <w:trPr>
          <w:trHeight w:val="333"/>
        </w:trPr>
        <w:tc>
          <w:tcPr>
            <w:tcW w:w="0" w:type="dxa"/>
          </w:tcPr>
          <w:p w14:paraId="2C396EF0" w14:textId="77777777" w:rsidR="00B65524" w:rsidRPr="00783ACC" w:rsidRDefault="00B65524" w:rsidP="00A8692E">
            <w:pPr>
              <w:pStyle w:val="TableNormal0"/>
              <w:rPr>
                <w:color w:val="auto"/>
              </w:rPr>
            </w:pPr>
            <w:r>
              <w:rPr>
                <w:color w:val="auto"/>
              </w:rPr>
              <w:t>9</w:t>
            </w:r>
          </w:p>
        </w:tc>
        <w:tc>
          <w:tcPr>
            <w:tcW w:w="0" w:type="dxa"/>
          </w:tcPr>
          <w:p w14:paraId="3261AB9B" w14:textId="77777777" w:rsidR="00B65524" w:rsidRPr="00783ACC" w:rsidRDefault="00B65524" w:rsidP="00A8692E">
            <w:pPr>
              <w:pStyle w:val="TableNormal0"/>
              <w:rPr>
                <w:color w:val="auto"/>
              </w:rPr>
            </w:pPr>
            <w:r w:rsidRPr="00783ACC">
              <w:rPr>
                <w:color w:val="auto"/>
              </w:rPr>
              <w:t>VREF</w:t>
            </w:r>
          </w:p>
        </w:tc>
        <w:tc>
          <w:tcPr>
            <w:tcW w:w="0" w:type="dxa"/>
          </w:tcPr>
          <w:p w14:paraId="6801188C" w14:textId="77777777" w:rsidR="00B65524" w:rsidRPr="00783ACC" w:rsidRDefault="00B65524" w:rsidP="00A8692E">
            <w:pPr>
              <w:pStyle w:val="TableNormal0"/>
              <w:rPr>
                <w:color w:val="auto"/>
              </w:rPr>
            </w:pPr>
            <w:r w:rsidRPr="00783ACC">
              <w:rPr>
                <w:color w:val="auto"/>
              </w:rPr>
              <w:t>Voltage Reference</w:t>
            </w:r>
          </w:p>
        </w:tc>
        <w:tc>
          <w:tcPr>
            <w:tcW w:w="0" w:type="dxa"/>
          </w:tcPr>
          <w:p w14:paraId="0D179864" w14:textId="77777777" w:rsidR="00B65524" w:rsidRPr="00783ACC" w:rsidRDefault="00B65524" w:rsidP="00A8692E">
            <w:pPr>
              <w:pStyle w:val="TableNormal0"/>
              <w:jc w:val="center"/>
              <w:rPr>
                <w:color w:val="auto"/>
              </w:rPr>
            </w:pPr>
            <w:r w:rsidRPr="4EBD5C32">
              <w:rPr>
                <w:color w:val="auto"/>
              </w:rPr>
              <w:t>D7</w:t>
            </w:r>
          </w:p>
        </w:tc>
        <w:tc>
          <w:tcPr>
            <w:tcW w:w="0" w:type="dxa"/>
          </w:tcPr>
          <w:p w14:paraId="5D3DEC86" w14:textId="77777777" w:rsidR="00B65524" w:rsidRPr="00783ACC" w:rsidRDefault="00B65524" w:rsidP="00A8692E">
            <w:pPr>
              <w:pStyle w:val="TableNormal0"/>
              <w:rPr>
                <w:color w:val="auto"/>
              </w:rPr>
            </w:pPr>
            <w:r w:rsidRPr="00783ACC">
              <w:rPr>
                <w:color w:val="auto"/>
              </w:rPr>
              <w:t>Analog</w:t>
            </w:r>
          </w:p>
        </w:tc>
      </w:tr>
      <w:tr w:rsidR="00F75123" w:rsidRPr="00783ACC" w14:paraId="786B3154" w14:textId="77777777" w:rsidTr="00A8692E">
        <w:trPr>
          <w:trHeight w:val="333"/>
        </w:trPr>
        <w:tc>
          <w:tcPr>
            <w:tcW w:w="0" w:type="dxa"/>
          </w:tcPr>
          <w:p w14:paraId="5B98B2BA" w14:textId="77777777" w:rsidR="00B65524" w:rsidRPr="00783ACC" w:rsidRDefault="00B65524" w:rsidP="00A8692E">
            <w:pPr>
              <w:pStyle w:val="TableNormal0"/>
              <w:rPr>
                <w:color w:val="auto"/>
              </w:rPr>
            </w:pPr>
            <w:r>
              <w:rPr>
                <w:color w:val="auto"/>
              </w:rPr>
              <w:t>10</w:t>
            </w:r>
          </w:p>
        </w:tc>
        <w:tc>
          <w:tcPr>
            <w:tcW w:w="0" w:type="dxa"/>
          </w:tcPr>
          <w:p w14:paraId="0C0D6F67" w14:textId="77777777" w:rsidR="00B65524" w:rsidRPr="00783ACC" w:rsidRDefault="00B65524" w:rsidP="00A8692E">
            <w:pPr>
              <w:pStyle w:val="TableNormal0"/>
              <w:rPr>
                <w:color w:val="auto"/>
              </w:rPr>
            </w:pPr>
            <w:r w:rsidRPr="00783ACC">
              <w:rPr>
                <w:color w:val="auto"/>
              </w:rPr>
              <w:t>PDIN</w:t>
            </w:r>
            <w:r>
              <w:rPr>
                <w:color w:val="auto"/>
              </w:rPr>
              <w:t>5N</w:t>
            </w:r>
          </w:p>
        </w:tc>
        <w:tc>
          <w:tcPr>
            <w:tcW w:w="0" w:type="dxa"/>
          </w:tcPr>
          <w:p w14:paraId="7A77701F" w14:textId="77777777" w:rsidR="00B65524" w:rsidRPr="00783ACC" w:rsidRDefault="00B65524" w:rsidP="00A8692E">
            <w:pPr>
              <w:pStyle w:val="TableNormal0"/>
              <w:rPr>
                <w:color w:val="auto"/>
              </w:rPr>
            </w:pPr>
            <w:r>
              <w:rPr>
                <w:color w:val="auto"/>
              </w:rPr>
              <w:t>Photodiode 5 N</w:t>
            </w:r>
          </w:p>
        </w:tc>
        <w:tc>
          <w:tcPr>
            <w:tcW w:w="0" w:type="dxa"/>
          </w:tcPr>
          <w:p w14:paraId="53154DD2" w14:textId="77777777" w:rsidR="00B65524" w:rsidRPr="00783ACC" w:rsidRDefault="00B65524" w:rsidP="00A8692E">
            <w:pPr>
              <w:pStyle w:val="TableNormal0"/>
              <w:jc w:val="center"/>
              <w:rPr>
                <w:color w:val="auto"/>
              </w:rPr>
            </w:pPr>
            <w:r w:rsidRPr="4EBD5C32">
              <w:rPr>
                <w:color w:val="auto"/>
              </w:rPr>
              <w:t>A7</w:t>
            </w:r>
          </w:p>
        </w:tc>
        <w:tc>
          <w:tcPr>
            <w:tcW w:w="0" w:type="dxa"/>
          </w:tcPr>
          <w:p w14:paraId="7357552A" w14:textId="77777777" w:rsidR="00B65524" w:rsidRPr="00783ACC" w:rsidRDefault="00B65524" w:rsidP="00A8692E">
            <w:pPr>
              <w:pStyle w:val="TableNormal0"/>
              <w:rPr>
                <w:color w:val="auto"/>
              </w:rPr>
            </w:pPr>
            <w:r w:rsidRPr="00783ACC">
              <w:rPr>
                <w:color w:val="auto"/>
              </w:rPr>
              <w:t>Analog</w:t>
            </w:r>
          </w:p>
        </w:tc>
      </w:tr>
      <w:tr w:rsidR="00F75123" w:rsidRPr="00783ACC" w14:paraId="472D94D4" w14:textId="77777777" w:rsidTr="00A8692E">
        <w:trPr>
          <w:trHeight w:val="333"/>
        </w:trPr>
        <w:tc>
          <w:tcPr>
            <w:tcW w:w="0" w:type="dxa"/>
          </w:tcPr>
          <w:p w14:paraId="43505422" w14:textId="77777777" w:rsidR="00B65524" w:rsidRPr="00783ACC" w:rsidRDefault="00B65524" w:rsidP="00A8692E">
            <w:pPr>
              <w:pStyle w:val="TableNormal0"/>
              <w:rPr>
                <w:color w:val="auto"/>
              </w:rPr>
            </w:pPr>
            <w:r>
              <w:rPr>
                <w:color w:val="auto"/>
              </w:rPr>
              <w:t>11</w:t>
            </w:r>
          </w:p>
        </w:tc>
        <w:tc>
          <w:tcPr>
            <w:tcW w:w="0" w:type="dxa"/>
          </w:tcPr>
          <w:p w14:paraId="7BB8767D" w14:textId="77777777" w:rsidR="00B65524" w:rsidRPr="00783ACC" w:rsidRDefault="00B65524" w:rsidP="00A8692E">
            <w:pPr>
              <w:pStyle w:val="TableNormal0"/>
              <w:rPr>
                <w:color w:val="auto"/>
              </w:rPr>
            </w:pPr>
            <w:r w:rsidRPr="00783ACC">
              <w:rPr>
                <w:color w:val="auto"/>
              </w:rPr>
              <w:t>PDIN</w:t>
            </w:r>
            <w:r>
              <w:rPr>
                <w:color w:val="auto"/>
              </w:rPr>
              <w:t>1P</w:t>
            </w:r>
          </w:p>
        </w:tc>
        <w:tc>
          <w:tcPr>
            <w:tcW w:w="0" w:type="dxa"/>
          </w:tcPr>
          <w:p w14:paraId="6EA686F4" w14:textId="77777777" w:rsidR="00B65524" w:rsidRPr="00783ACC" w:rsidRDefault="00B65524" w:rsidP="00A8692E">
            <w:pPr>
              <w:pStyle w:val="TableNormal0"/>
              <w:rPr>
                <w:color w:val="auto"/>
              </w:rPr>
            </w:pPr>
            <w:r>
              <w:rPr>
                <w:color w:val="auto"/>
              </w:rPr>
              <w:t>Photodiode 5 P</w:t>
            </w:r>
          </w:p>
        </w:tc>
        <w:tc>
          <w:tcPr>
            <w:tcW w:w="0" w:type="dxa"/>
          </w:tcPr>
          <w:p w14:paraId="05942E10" w14:textId="77777777" w:rsidR="00B65524" w:rsidRPr="00783ACC" w:rsidRDefault="00B65524" w:rsidP="00A8692E">
            <w:pPr>
              <w:pStyle w:val="TableNormal0"/>
              <w:jc w:val="center"/>
              <w:rPr>
                <w:color w:val="auto"/>
              </w:rPr>
            </w:pPr>
            <w:r w:rsidRPr="4EBD5C32">
              <w:rPr>
                <w:color w:val="auto"/>
              </w:rPr>
              <w:t>A6</w:t>
            </w:r>
          </w:p>
        </w:tc>
        <w:tc>
          <w:tcPr>
            <w:tcW w:w="0" w:type="dxa"/>
          </w:tcPr>
          <w:p w14:paraId="20B7D330" w14:textId="77777777" w:rsidR="00B65524" w:rsidRPr="00783ACC" w:rsidRDefault="00B65524" w:rsidP="00A8692E">
            <w:pPr>
              <w:pStyle w:val="TableNormal0"/>
              <w:rPr>
                <w:color w:val="auto"/>
              </w:rPr>
            </w:pPr>
            <w:r w:rsidRPr="00783ACC">
              <w:rPr>
                <w:color w:val="auto"/>
              </w:rPr>
              <w:t>Analog</w:t>
            </w:r>
          </w:p>
        </w:tc>
      </w:tr>
      <w:tr w:rsidR="00F75123" w:rsidRPr="00783ACC" w14:paraId="002B247B" w14:textId="77777777" w:rsidTr="00A8692E">
        <w:trPr>
          <w:trHeight w:val="323"/>
        </w:trPr>
        <w:tc>
          <w:tcPr>
            <w:tcW w:w="0" w:type="dxa"/>
          </w:tcPr>
          <w:p w14:paraId="3AB3724A" w14:textId="77777777" w:rsidR="00B65524" w:rsidRPr="00783ACC" w:rsidRDefault="00B65524" w:rsidP="00A8692E">
            <w:pPr>
              <w:pStyle w:val="TableNormal0"/>
              <w:rPr>
                <w:color w:val="auto"/>
              </w:rPr>
            </w:pPr>
            <w:r>
              <w:rPr>
                <w:color w:val="auto"/>
              </w:rPr>
              <w:t>12</w:t>
            </w:r>
          </w:p>
        </w:tc>
        <w:tc>
          <w:tcPr>
            <w:tcW w:w="0" w:type="dxa"/>
          </w:tcPr>
          <w:p w14:paraId="11346298" w14:textId="77777777" w:rsidR="00B65524" w:rsidRPr="00783ACC" w:rsidRDefault="00B65524" w:rsidP="00A8692E">
            <w:pPr>
              <w:pStyle w:val="TableNormal0"/>
              <w:rPr>
                <w:color w:val="auto"/>
              </w:rPr>
            </w:pPr>
            <w:r w:rsidRPr="00783ACC">
              <w:rPr>
                <w:color w:val="auto"/>
              </w:rPr>
              <w:t>PDIN</w:t>
            </w:r>
            <w:r>
              <w:rPr>
                <w:color w:val="auto"/>
              </w:rPr>
              <w:t>6N</w:t>
            </w:r>
          </w:p>
        </w:tc>
        <w:tc>
          <w:tcPr>
            <w:tcW w:w="0" w:type="dxa"/>
          </w:tcPr>
          <w:p w14:paraId="21B70F4D" w14:textId="77777777" w:rsidR="00B65524" w:rsidRPr="00783ACC" w:rsidRDefault="00B65524" w:rsidP="00A8692E">
            <w:pPr>
              <w:pStyle w:val="TableNormal0"/>
            </w:pPr>
            <w:r>
              <w:rPr>
                <w:color w:val="auto"/>
              </w:rPr>
              <w:t>Photodiode 6 N</w:t>
            </w:r>
          </w:p>
        </w:tc>
        <w:tc>
          <w:tcPr>
            <w:tcW w:w="0" w:type="dxa"/>
          </w:tcPr>
          <w:p w14:paraId="06D2CBA7" w14:textId="77777777" w:rsidR="00B65524" w:rsidRPr="00783ACC" w:rsidRDefault="00B65524" w:rsidP="00A8692E">
            <w:pPr>
              <w:pStyle w:val="TableNormal0"/>
              <w:jc w:val="center"/>
              <w:rPr>
                <w:color w:val="auto"/>
              </w:rPr>
            </w:pPr>
            <w:r w:rsidRPr="4EBD5C32">
              <w:rPr>
                <w:color w:val="auto"/>
              </w:rPr>
              <w:t>A5</w:t>
            </w:r>
          </w:p>
        </w:tc>
        <w:tc>
          <w:tcPr>
            <w:tcW w:w="0" w:type="dxa"/>
          </w:tcPr>
          <w:p w14:paraId="5FDB6E81" w14:textId="77777777" w:rsidR="00B65524" w:rsidRPr="00783ACC" w:rsidRDefault="00B65524" w:rsidP="00A8692E">
            <w:pPr>
              <w:pStyle w:val="TableNormal0"/>
              <w:rPr>
                <w:color w:val="auto"/>
              </w:rPr>
            </w:pPr>
            <w:r w:rsidRPr="00783ACC">
              <w:rPr>
                <w:color w:val="auto"/>
              </w:rPr>
              <w:t>Analog</w:t>
            </w:r>
          </w:p>
        </w:tc>
      </w:tr>
      <w:tr w:rsidR="00F75123" w:rsidRPr="00783ACC" w14:paraId="421C4AB7" w14:textId="77777777" w:rsidTr="00A8692E">
        <w:trPr>
          <w:trHeight w:val="333"/>
        </w:trPr>
        <w:tc>
          <w:tcPr>
            <w:tcW w:w="0" w:type="dxa"/>
          </w:tcPr>
          <w:p w14:paraId="12233F74" w14:textId="77777777" w:rsidR="00B65524" w:rsidRPr="00783ACC" w:rsidRDefault="00B65524" w:rsidP="00A8692E">
            <w:pPr>
              <w:pStyle w:val="TableNormal0"/>
              <w:rPr>
                <w:color w:val="auto"/>
              </w:rPr>
            </w:pPr>
            <w:r>
              <w:rPr>
                <w:color w:val="auto"/>
              </w:rPr>
              <w:lastRenderedPageBreak/>
              <w:t>13</w:t>
            </w:r>
          </w:p>
        </w:tc>
        <w:tc>
          <w:tcPr>
            <w:tcW w:w="0" w:type="dxa"/>
          </w:tcPr>
          <w:p w14:paraId="6D460487" w14:textId="77777777" w:rsidR="00B65524" w:rsidRPr="00783ACC" w:rsidRDefault="00B65524" w:rsidP="00A8692E">
            <w:pPr>
              <w:pStyle w:val="TableNormal0"/>
              <w:rPr>
                <w:color w:val="auto"/>
              </w:rPr>
            </w:pPr>
            <w:r w:rsidRPr="00783ACC">
              <w:rPr>
                <w:color w:val="auto"/>
              </w:rPr>
              <w:t>PDIN</w:t>
            </w:r>
            <w:r>
              <w:rPr>
                <w:color w:val="auto"/>
              </w:rPr>
              <w:t>6P</w:t>
            </w:r>
          </w:p>
        </w:tc>
        <w:tc>
          <w:tcPr>
            <w:tcW w:w="0" w:type="dxa"/>
          </w:tcPr>
          <w:p w14:paraId="3228B0E0" w14:textId="77777777" w:rsidR="00B65524" w:rsidRPr="00783ACC" w:rsidRDefault="00B65524" w:rsidP="00A8692E">
            <w:pPr>
              <w:pStyle w:val="TableNormal0"/>
            </w:pPr>
            <w:r>
              <w:rPr>
                <w:color w:val="auto"/>
              </w:rPr>
              <w:t>Photodiode 6 P</w:t>
            </w:r>
          </w:p>
        </w:tc>
        <w:tc>
          <w:tcPr>
            <w:tcW w:w="0" w:type="dxa"/>
          </w:tcPr>
          <w:p w14:paraId="5E165AC3" w14:textId="77777777" w:rsidR="00B65524" w:rsidRPr="00783ACC" w:rsidRDefault="00B65524" w:rsidP="00A8692E">
            <w:pPr>
              <w:pStyle w:val="TableNormal0"/>
              <w:jc w:val="center"/>
              <w:rPr>
                <w:color w:val="auto"/>
              </w:rPr>
            </w:pPr>
            <w:r>
              <w:rPr>
                <w:color w:val="auto"/>
              </w:rPr>
              <w:t>A4</w:t>
            </w:r>
          </w:p>
        </w:tc>
        <w:tc>
          <w:tcPr>
            <w:tcW w:w="0" w:type="dxa"/>
          </w:tcPr>
          <w:p w14:paraId="1AA4DF6E" w14:textId="77777777" w:rsidR="00B65524" w:rsidRPr="00783ACC" w:rsidRDefault="00B65524" w:rsidP="00A8692E">
            <w:pPr>
              <w:pStyle w:val="TableNormal0"/>
              <w:rPr>
                <w:color w:val="auto"/>
              </w:rPr>
            </w:pPr>
            <w:r w:rsidRPr="00783ACC">
              <w:rPr>
                <w:color w:val="auto"/>
              </w:rPr>
              <w:t>Analog</w:t>
            </w:r>
          </w:p>
        </w:tc>
      </w:tr>
      <w:tr w:rsidR="00F75123" w:rsidRPr="00783ACC" w14:paraId="4402273A" w14:textId="77777777" w:rsidTr="00A8692E">
        <w:trPr>
          <w:trHeight w:val="333"/>
        </w:trPr>
        <w:tc>
          <w:tcPr>
            <w:tcW w:w="0" w:type="dxa"/>
          </w:tcPr>
          <w:p w14:paraId="526B1A75" w14:textId="77777777" w:rsidR="00B65524" w:rsidRPr="00783ACC" w:rsidRDefault="00B65524" w:rsidP="00A8692E">
            <w:pPr>
              <w:pStyle w:val="TableNormal0"/>
              <w:rPr>
                <w:color w:val="auto"/>
              </w:rPr>
            </w:pPr>
            <w:r>
              <w:rPr>
                <w:color w:val="auto"/>
              </w:rPr>
              <w:t>14</w:t>
            </w:r>
          </w:p>
        </w:tc>
        <w:tc>
          <w:tcPr>
            <w:tcW w:w="0" w:type="dxa"/>
          </w:tcPr>
          <w:p w14:paraId="71E2DB62" w14:textId="77777777" w:rsidR="00B65524" w:rsidRPr="00783ACC" w:rsidRDefault="00B65524" w:rsidP="00A8692E">
            <w:pPr>
              <w:pStyle w:val="TableNormal0"/>
              <w:rPr>
                <w:color w:val="auto"/>
              </w:rPr>
            </w:pPr>
            <w:r w:rsidRPr="00783ACC">
              <w:rPr>
                <w:color w:val="auto"/>
              </w:rPr>
              <w:t>PDIN</w:t>
            </w:r>
            <w:r>
              <w:rPr>
                <w:color w:val="auto"/>
              </w:rPr>
              <w:t>3N</w:t>
            </w:r>
          </w:p>
        </w:tc>
        <w:tc>
          <w:tcPr>
            <w:tcW w:w="0" w:type="dxa"/>
          </w:tcPr>
          <w:p w14:paraId="2707397C" w14:textId="77777777" w:rsidR="00B65524" w:rsidRPr="00783ACC" w:rsidRDefault="00B65524" w:rsidP="00A8692E">
            <w:pPr>
              <w:pStyle w:val="TableNormal0"/>
            </w:pPr>
            <w:r>
              <w:rPr>
                <w:color w:val="auto"/>
              </w:rPr>
              <w:t>Photodiode 3 N</w:t>
            </w:r>
          </w:p>
        </w:tc>
        <w:tc>
          <w:tcPr>
            <w:tcW w:w="0" w:type="dxa"/>
          </w:tcPr>
          <w:p w14:paraId="5B351FB0" w14:textId="77777777" w:rsidR="00B65524" w:rsidRPr="00783ACC" w:rsidRDefault="00B65524" w:rsidP="00A8692E">
            <w:pPr>
              <w:pStyle w:val="TableNormal0"/>
              <w:jc w:val="center"/>
              <w:rPr>
                <w:color w:val="auto"/>
              </w:rPr>
            </w:pPr>
            <w:r w:rsidRPr="4EBD5C32">
              <w:rPr>
                <w:color w:val="auto"/>
              </w:rPr>
              <w:t>B7</w:t>
            </w:r>
          </w:p>
        </w:tc>
        <w:tc>
          <w:tcPr>
            <w:tcW w:w="0" w:type="dxa"/>
          </w:tcPr>
          <w:p w14:paraId="200D9462" w14:textId="77777777" w:rsidR="00B65524" w:rsidRPr="00783ACC" w:rsidRDefault="00B65524" w:rsidP="00A8692E">
            <w:pPr>
              <w:pStyle w:val="TableNormal0"/>
              <w:rPr>
                <w:color w:val="auto"/>
              </w:rPr>
            </w:pPr>
            <w:r w:rsidRPr="00783ACC">
              <w:rPr>
                <w:color w:val="auto"/>
              </w:rPr>
              <w:t>Analog</w:t>
            </w:r>
          </w:p>
        </w:tc>
      </w:tr>
      <w:tr w:rsidR="00F75123" w:rsidRPr="00783ACC" w14:paraId="43569982" w14:textId="77777777" w:rsidTr="00A8692E">
        <w:trPr>
          <w:trHeight w:val="323"/>
        </w:trPr>
        <w:tc>
          <w:tcPr>
            <w:tcW w:w="0" w:type="dxa"/>
          </w:tcPr>
          <w:p w14:paraId="21A7BBAE" w14:textId="77777777" w:rsidR="00B65524" w:rsidRPr="00783ACC" w:rsidRDefault="00B65524" w:rsidP="00A8692E">
            <w:pPr>
              <w:pStyle w:val="TableNormal0"/>
              <w:rPr>
                <w:color w:val="auto"/>
              </w:rPr>
            </w:pPr>
            <w:r>
              <w:rPr>
                <w:color w:val="auto"/>
              </w:rPr>
              <w:t>15</w:t>
            </w:r>
          </w:p>
        </w:tc>
        <w:tc>
          <w:tcPr>
            <w:tcW w:w="0" w:type="dxa"/>
          </w:tcPr>
          <w:p w14:paraId="3AD7D35C" w14:textId="77777777" w:rsidR="00B65524" w:rsidRPr="00783ACC" w:rsidRDefault="00B65524" w:rsidP="00A8692E">
            <w:pPr>
              <w:pStyle w:val="TableNormal0"/>
              <w:rPr>
                <w:color w:val="auto"/>
              </w:rPr>
            </w:pPr>
            <w:r w:rsidRPr="00783ACC">
              <w:rPr>
                <w:color w:val="auto"/>
              </w:rPr>
              <w:t>PDIN</w:t>
            </w:r>
            <w:r>
              <w:rPr>
                <w:color w:val="auto"/>
              </w:rPr>
              <w:t>3P</w:t>
            </w:r>
          </w:p>
        </w:tc>
        <w:tc>
          <w:tcPr>
            <w:tcW w:w="0" w:type="dxa"/>
          </w:tcPr>
          <w:p w14:paraId="04D43F66" w14:textId="77777777" w:rsidR="00B65524" w:rsidRPr="00783ACC" w:rsidRDefault="00B65524" w:rsidP="00A8692E">
            <w:pPr>
              <w:pStyle w:val="TableNormal0"/>
            </w:pPr>
            <w:r>
              <w:rPr>
                <w:color w:val="auto"/>
              </w:rPr>
              <w:t>Photodiode 3 P</w:t>
            </w:r>
          </w:p>
        </w:tc>
        <w:tc>
          <w:tcPr>
            <w:tcW w:w="0" w:type="dxa"/>
          </w:tcPr>
          <w:p w14:paraId="5D90F0C3" w14:textId="77777777" w:rsidR="00B65524" w:rsidRPr="00783ACC" w:rsidRDefault="00B65524" w:rsidP="00A8692E">
            <w:pPr>
              <w:pStyle w:val="TableNormal0"/>
              <w:jc w:val="center"/>
              <w:rPr>
                <w:color w:val="auto"/>
              </w:rPr>
            </w:pPr>
            <w:r w:rsidRPr="4EBD5C32">
              <w:rPr>
                <w:color w:val="auto"/>
              </w:rPr>
              <w:t>B6</w:t>
            </w:r>
          </w:p>
        </w:tc>
        <w:tc>
          <w:tcPr>
            <w:tcW w:w="0" w:type="dxa"/>
          </w:tcPr>
          <w:p w14:paraId="1C715856" w14:textId="77777777" w:rsidR="00B65524" w:rsidRPr="00783ACC" w:rsidRDefault="00B65524" w:rsidP="00A8692E">
            <w:pPr>
              <w:pStyle w:val="TableNormal0"/>
              <w:rPr>
                <w:color w:val="auto"/>
              </w:rPr>
            </w:pPr>
            <w:r w:rsidRPr="00783ACC">
              <w:rPr>
                <w:color w:val="auto"/>
              </w:rPr>
              <w:t>Analog</w:t>
            </w:r>
          </w:p>
        </w:tc>
      </w:tr>
      <w:tr w:rsidR="00F75123" w:rsidRPr="00783ACC" w14:paraId="17CCDEA9" w14:textId="77777777" w:rsidTr="00A8692E">
        <w:trPr>
          <w:trHeight w:val="333"/>
        </w:trPr>
        <w:tc>
          <w:tcPr>
            <w:tcW w:w="0" w:type="dxa"/>
          </w:tcPr>
          <w:p w14:paraId="6C4BE7E4" w14:textId="77777777" w:rsidR="00B65524" w:rsidRPr="00783ACC" w:rsidRDefault="00B65524" w:rsidP="00A8692E">
            <w:pPr>
              <w:pStyle w:val="TableNormal0"/>
              <w:rPr>
                <w:color w:val="auto"/>
              </w:rPr>
            </w:pPr>
            <w:r>
              <w:rPr>
                <w:color w:val="auto"/>
              </w:rPr>
              <w:t>16</w:t>
            </w:r>
          </w:p>
        </w:tc>
        <w:tc>
          <w:tcPr>
            <w:tcW w:w="0" w:type="dxa"/>
          </w:tcPr>
          <w:p w14:paraId="370C0399" w14:textId="77777777" w:rsidR="00B65524" w:rsidRPr="00783ACC" w:rsidRDefault="00B65524" w:rsidP="00A8692E">
            <w:pPr>
              <w:pStyle w:val="TableNormal0"/>
              <w:rPr>
                <w:color w:val="auto"/>
              </w:rPr>
            </w:pPr>
            <w:r w:rsidRPr="00783ACC">
              <w:rPr>
                <w:color w:val="auto"/>
              </w:rPr>
              <w:t>PDIN</w:t>
            </w:r>
            <w:r>
              <w:rPr>
                <w:color w:val="auto"/>
              </w:rPr>
              <w:t>4N</w:t>
            </w:r>
          </w:p>
        </w:tc>
        <w:tc>
          <w:tcPr>
            <w:tcW w:w="0" w:type="dxa"/>
          </w:tcPr>
          <w:p w14:paraId="62F2E277" w14:textId="77777777" w:rsidR="00B65524" w:rsidRPr="00783ACC" w:rsidRDefault="00B65524" w:rsidP="00A8692E">
            <w:pPr>
              <w:pStyle w:val="TableNormal0"/>
            </w:pPr>
            <w:r>
              <w:rPr>
                <w:color w:val="auto"/>
              </w:rPr>
              <w:t>Photodiode 4 N</w:t>
            </w:r>
          </w:p>
        </w:tc>
        <w:tc>
          <w:tcPr>
            <w:tcW w:w="0" w:type="dxa"/>
          </w:tcPr>
          <w:p w14:paraId="1AE6DFED" w14:textId="77777777" w:rsidR="00B65524" w:rsidRPr="00783ACC" w:rsidRDefault="00B65524" w:rsidP="00A8692E">
            <w:pPr>
              <w:pStyle w:val="TableNormal0"/>
              <w:jc w:val="center"/>
              <w:rPr>
                <w:color w:val="auto"/>
              </w:rPr>
            </w:pPr>
            <w:r w:rsidRPr="4EBD5C32">
              <w:rPr>
                <w:color w:val="auto"/>
              </w:rPr>
              <w:t>B5</w:t>
            </w:r>
          </w:p>
        </w:tc>
        <w:tc>
          <w:tcPr>
            <w:tcW w:w="0" w:type="dxa"/>
          </w:tcPr>
          <w:p w14:paraId="262941C5" w14:textId="77777777" w:rsidR="00B65524" w:rsidRPr="00783ACC" w:rsidRDefault="00B65524" w:rsidP="00A8692E">
            <w:pPr>
              <w:pStyle w:val="TableNormal0"/>
              <w:rPr>
                <w:color w:val="auto"/>
              </w:rPr>
            </w:pPr>
            <w:r w:rsidRPr="00783ACC">
              <w:rPr>
                <w:color w:val="auto"/>
              </w:rPr>
              <w:t>Analog</w:t>
            </w:r>
          </w:p>
        </w:tc>
      </w:tr>
      <w:tr w:rsidR="00F75123" w:rsidRPr="00783ACC" w14:paraId="2EC63115" w14:textId="77777777" w:rsidTr="00A8692E">
        <w:trPr>
          <w:trHeight w:val="546"/>
        </w:trPr>
        <w:tc>
          <w:tcPr>
            <w:tcW w:w="0" w:type="dxa"/>
          </w:tcPr>
          <w:p w14:paraId="2986C6CC" w14:textId="77777777" w:rsidR="00B65524" w:rsidRPr="00783ACC" w:rsidRDefault="00B65524" w:rsidP="00A8692E">
            <w:pPr>
              <w:pStyle w:val="TableNormal0"/>
              <w:rPr>
                <w:color w:val="auto"/>
              </w:rPr>
            </w:pPr>
            <w:r>
              <w:rPr>
                <w:color w:val="auto"/>
              </w:rPr>
              <w:t>17</w:t>
            </w:r>
          </w:p>
        </w:tc>
        <w:tc>
          <w:tcPr>
            <w:tcW w:w="0" w:type="dxa"/>
          </w:tcPr>
          <w:p w14:paraId="32854BF0" w14:textId="77777777" w:rsidR="00B65524" w:rsidRPr="00783ACC" w:rsidRDefault="00B65524" w:rsidP="00A8692E">
            <w:pPr>
              <w:pStyle w:val="TableNormal0"/>
              <w:rPr>
                <w:color w:val="auto"/>
              </w:rPr>
            </w:pPr>
            <w:r w:rsidRPr="00783ACC">
              <w:rPr>
                <w:color w:val="auto"/>
              </w:rPr>
              <w:t>PDIN</w:t>
            </w:r>
            <w:r>
              <w:rPr>
                <w:color w:val="auto"/>
              </w:rPr>
              <w:t>4P</w:t>
            </w:r>
          </w:p>
        </w:tc>
        <w:tc>
          <w:tcPr>
            <w:tcW w:w="0" w:type="dxa"/>
          </w:tcPr>
          <w:p w14:paraId="3EBF0922" w14:textId="77777777" w:rsidR="00B65524" w:rsidRPr="00783ACC" w:rsidRDefault="00B65524" w:rsidP="00A8692E">
            <w:pPr>
              <w:pStyle w:val="TableNormal0"/>
            </w:pPr>
            <w:r>
              <w:rPr>
                <w:color w:val="auto"/>
              </w:rPr>
              <w:t>Photodiode 4 P</w:t>
            </w:r>
          </w:p>
        </w:tc>
        <w:tc>
          <w:tcPr>
            <w:tcW w:w="0" w:type="dxa"/>
          </w:tcPr>
          <w:p w14:paraId="41CE3A1D" w14:textId="77777777" w:rsidR="00B65524" w:rsidRPr="00783ACC" w:rsidRDefault="00B65524" w:rsidP="00A8692E">
            <w:pPr>
              <w:pStyle w:val="TableNormal0"/>
              <w:jc w:val="center"/>
              <w:rPr>
                <w:color w:val="auto"/>
              </w:rPr>
            </w:pPr>
            <w:r>
              <w:rPr>
                <w:color w:val="auto"/>
              </w:rPr>
              <w:t>B4</w:t>
            </w:r>
          </w:p>
        </w:tc>
        <w:tc>
          <w:tcPr>
            <w:tcW w:w="0" w:type="dxa"/>
          </w:tcPr>
          <w:p w14:paraId="1F983F6E" w14:textId="77777777" w:rsidR="00B65524" w:rsidRPr="00783ACC" w:rsidRDefault="00B65524" w:rsidP="00A8692E">
            <w:pPr>
              <w:pStyle w:val="TableNormal0"/>
              <w:rPr>
                <w:color w:val="auto"/>
              </w:rPr>
            </w:pPr>
            <w:r w:rsidRPr="00783ACC">
              <w:rPr>
                <w:color w:val="auto"/>
              </w:rPr>
              <w:t>Analog</w:t>
            </w:r>
          </w:p>
        </w:tc>
      </w:tr>
      <w:tr w:rsidR="00F75123" w:rsidRPr="00783ACC" w14:paraId="12C33E40" w14:textId="77777777" w:rsidTr="00A8692E">
        <w:trPr>
          <w:trHeight w:val="323"/>
        </w:trPr>
        <w:tc>
          <w:tcPr>
            <w:tcW w:w="0" w:type="dxa"/>
          </w:tcPr>
          <w:p w14:paraId="0455CF78" w14:textId="77777777" w:rsidR="00B65524" w:rsidRPr="00783ACC" w:rsidRDefault="00B65524" w:rsidP="00A8692E">
            <w:pPr>
              <w:pStyle w:val="TableNormal0"/>
              <w:rPr>
                <w:color w:val="auto"/>
              </w:rPr>
            </w:pPr>
            <w:r>
              <w:rPr>
                <w:color w:val="auto"/>
              </w:rPr>
              <w:t>18</w:t>
            </w:r>
          </w:p>
        </w:tc>
        <w:tc>
          <w:tcPr>
            <w:tcW w:w="0" w:type="dxa"/>
          </w:tcPr>
          <w:p w14:paraId="6B04E417" w14:textId="77777777" w:rsidR="00B65524" w:rsidRPr="00783ACC" w:rsidRDefault="00B65524" w:rsidP="00A8692E">
            <w:pPr>
              <w:pStyle w:val="TableNormal0"/>
              <w:rPr>
                <w:color w:val="auto"/>
              </w:rPr>
            </w:pPr>
            <w:r w:rsidRPr="00783ACC">
              <w:rPr>
                <w:color w:val="auto"/>
              </w:rPr>
              <w:t>PDIN</w:t>
            </w:r>
            <w:r>
              <w:rPr>
                <w:color w:val="auto"/>
              </w:rPr>
              <w:t>2P</w:t>
            </w:r>
          </w:p>
        </w:tc>
        <w:tc>
          <w:tcPr>
            <w:tcW w:w="0" w:type="dxa"/>
          </w:tcPr>
          <w:p w14:paraId="35AF3AB8" w14:textId="77777777" w:rsidR="00B65524" w:rsidRPr="00783ACC" w:rsidRDefault="00B65524" w:rsidP="00A8692E">
            <w:pPr>
              <w:pStyle w:val="TableNormal0"/>
            </w:pPr>
            <w:r>
              <w:rPr>
                <w:color w:val="auto"/>
              </w:rPr>
              <w:t>Photodiode 2 P</w:t>
            </w:r>
          </w:p>
        </w:tc>
        <w:tc>
          <w:tcPr>
            <w:tcW w:w="0" w:type="dxa"/>
          </w:tcPr>
          <w:p w14:paraId="1E6C8222" w14:textId="77777777" w:rsidR="00B65524" w:rsidRPr="00783ACC" w:rsidRDefault="00B65524" w:rsidP="00A8692E">
            <w:pPr>
              <w:pStyle w:val="TableNormal0"/>
              <w:jc w:val="center"/>
              <w:rPr>
                <w:color w:val="auto"/>
              </w:rPr>
            </w:pPr>
            <w:r>
              <w:rPr>
                <w:color w:val="auto"/>
              </w:rPr>
              <w:t>C4</w:t>
            </w:r>
          </w:p>
        </w:tc>
        <w:tc>
          <w:tcPr>
            <w:tcW w:w="0" w:type="dxa"/>
          </w:tcPr>
          <w:p w14:paraId="43C90B4C" w14:textId="77777777" w:rsidR="00B65524" w:rsidRPr="00783ACC" w:rsidRDefault="00B65524" w:rsidP="00A8692E">
            <w:pPr>
              <w:pStyle w:val="TableNormal0"/>
              <w:rPr>
                <w:color w:val="auto"/>
              </w:rPr>
            </w:pPr>
            <w:r w:rsidRPr="00783ACC">
              <w:rPr>
                <w:color w:val="auto"/>
              </w:rPr>
              <w:t>Analog</w:t>
            </w:r>
          </w:p>
        </w:tc>
      </w:tr>
      <w:tr w:rsidR="00F75123" w:rsidRPr="00783ACC" w14:paraId="37B2632F" w14:textId="77777777" w:rsidTr="00A8692E">
        <w:trPr>
          <w:trHeight w:val="546"/>
        </w:trPr>
        <w:tc>
          <w:tcPr>
            <w:tcW w:w="0" w:type="dxa"/>
          </w:tcPr>
          <w:p w14:paraId="6737D658" w14:textId="77777777" w:rsidR="00B65524" w:rsidRPr="00783ACC" w:rsidRDefault="00B65524" w:rsidP="00A8692E">
            <w:pPr>
              <w:pStyle w:val="TableNormal0"/>
              <w:rPr>
                <w:color w:val="auto"/>
              </w:rPr>
            </w:pPr>
            <w:r>
              <w:rPr>
                <w:color w:val="auto"/>
              </w:rPr>
              <w:t>19</w:t>
            </w:r>
          </w:p>
        </w:tc>
        <w:tc>
          <w:tcPr>
            <w:tcW w:w="0" w:type="dxa"/>
          </w:tcPr>
          <w:p w14:paraId="6426D78A" w14:textId="77777777" w:rsidR="00B65524" w:rsidRPr="00783ACC" w:rsidRDefault="00B65524" w:rsidP="00A8692E">
            <w:pPr>
              <w:pStyle w:val="TableNormal0"/>
            </w:pPr>
            <w:r w:rsidRPr="00783ACC">
              <w:rPr>
                <w:color w:val="auto"/>
              </w:rPr>
              <w:t>PDIN</w:t>
            </w:r>
            <w:r>
              <w:rPr>
                <w:color w:val="auto"/>
              </w:rPr>
              <w:t>2N</w:t>
            </w:r>
          </w:p>
        </w:tc>
        <w:tc>
          <w:tcPr>
            <w:tcW w:w="0" w:type="dxa"/>
          </w:tcPr>
          <w:p w14:paraId="4127C6B6" w14:textId="77777777" w:rsidR="00B65524" w:rsidRPr="00783ACC" w:rsidRDefault="00B65524" w:rsidP="00A8692E">
            <w:pPr>
              <w:pStyle w:val="TableNormal0"/>
              <w:rPr>
                <w:color w:val="auto"/>
              </w:rPr>
            </w:pPr>
            <w:r>
              <w:rPr>
                <w:color w:val="auto"/>
              </w:rPr>
              <w:t>Photodiode 2 N</w:t>
            </w:r>
          </w:p>
        </w:tc>
        <w:tc>
          <w:tcPr>
            <w:tcW w:w="0" w:type="dxa"/>
          </w:tcPr>
          <w:p w14:paraId="2DFF1E71" w14:textId="77777777" w:rsidR="00B65524" w:rsidRPr="00783ACC" w:rsidRDefault="00B65524" w:rsidP="00A8692E">
            <w:pPr>
              <w:pStyle w:val="TableNormal0"/>
              <w:jc w:val="center"/>
            </w:pPr>
            <w:r w:rsidRPr="4EBD5C32">
              <w:rPr>
                <w:color w:val="auto"/>
              </w:rPr>
              <w:t>C5</w:t>
            </w:r>
          </w:p>
        </w:tc>
        <w:tc>
          <w:tcPr>
            <w:tcW w:w="0" w:type="dxa"/>
          </w:tcPr>
          <w:p w14:paraId="2F3FA53A" w14:textId="77777777" w:rsidR="00B65524" w:rsidRPr="00783ACC" w:rsidRDefault="00B65524" w:rsidP="00A8692E">
            <w:pPr>
              <w:pStyle w:val="TableNormal0"/>
              <w:rPr>
                <w:color w:val="auto"/>
              </w:rPr>
            </w:pPr>
            <w:r w:rsidRPr="00783ACC">
              <w:rPr>
                <w:color w:val="auto"/>
              </w:rPr>
              <w:t>Analog</w:t>
            </w:r>
          </w:p>
        </w:tc>
      </w:tr>
      <w:tr w:rsidR="00F75123" w:rsidRPr="00783ACC" w14:paraId="043BBF08" w14:textId="77777777" w:rsidTr="00A8692E">
        <w:trPr>
          <w:trHeight w:val="323"/>
        </w:trPr>
        <w:tc>
          <w:tcPr>
            <w:tcW w:w="0" w:type="dxa"/>
          </w:tcPr>
          <w:p w14:paraId="5193D5FE" w14:textId="77777777" w:rsidR="00B65524" w:rsidRPr="00783ACC" w:rsidRDefault="00B65524" w:rsidP="00A8692E">
            <w:pPr>
              <w:pStyle w:val="TableNormal0"/>
              <w:rPr>
                <w:color w:val="auto"/>
              </w:rPr>
            </w:pPr>
            <w:r>
              <w:rPr>
                <w:color w:val="auto"/>
              </w:rPr>
              <w:t>20</w:t>
            </w:r>
          </w:p>
        </w:tc>
        <w:tc>
          <w:tcPr>
            <w:tcW w:w="0" w:type="dxa"/>
          </w:tcPr>
          <w:p w14:paraId="2F855BE6" w14:textId="77777777" w:rsidR="00B65524" w:rsidRPr="00783ACC" w:rsidRDefault="00B65524" w:rsidP="00A8692E">
            <w:pPr>
              <w:pStyle w:val="TableNormal0"/>
            </w:pPr>
            <w:r w:rsidRPr="00783ACC">
              <w:rPr>
                <w:color w:val="auto"/>
              </w:rPr>
              <w:t>PDIN</w:t>
            </w:r>
            <w:r>
              <w:rPr>
                <w:color w:val="auto"/>
              </w:rPr>
              <w:t>1P</w:t>
            </w:r>
          </w:p>
        </w:tc>
        <w:tc>
          <w:tcPr>
            <w:tcW w:w="0" w:type="dxa"/>
          </w:tcPr>
          <w:p w14:paraId="2A234C3D" w14:textId="77777777" w:rsidR="00B65524" w:rsidRPr="00783ACC" w:rsidRDefault="00B65524" w:rsidP="00A8692E">
            <w:pPr>
              <w:pStyle w:val="TableNormal0"/>
              <w:rPr>
                <w:color w:val="auto"/>
              </w:rPr>
            </w:pPr>
            <w:r>
              <w:rPr>
                <w:color w:val="auto"/>
              </w:rPr>
              <w:t>Photodiode 1 P</w:t>
            </w:r>
          </w:p>
        </w:tc>
        <w:tc>
          <w:tcPr>
            <w:tcW w:w="0" w:type="dxa"/>
          </w:tcPr>
          <w:p w14:paraId="27309727" w14:textId="77777777" w:rsidR="00B65524" w:rsidRPr="00783ACC" w:rsidRDefault="00B65524" w:rsidP="00A8692E">
            <w:pPr>
              <w:pStyle w:val="TableNormal0"/>
              <w:jc w:val="center"/>
            </w:pPr>
            <w:r w:rsidRPr="4EBD5C32">
              <w:rPr>
                <w:color w:val="auto"/>
              </w:rPr>
              <w:t>C6</w:t>
            </w:r>
          </w:p>
        </w:tc>
        <w:tc>
          <w:tcPr>
            <w:tcW w:w="0" w:type="dxa"/>
          </w:tcPr>
          <w:p w14:paraId="0E238897" w14:textId="77777777" w:rsidR="00B65524" w:rsidRPr="00783ACC" w:rsidRDefault="00B65524" w:rsidP="00A8692E">
            <w:pPr>
              <w:pStyle w:val="TableNormal0"/>
              <w:rPr>
                <w:color w:val="auto"/>
              </w:rPr>
            </w:pPr>
            <w:r w:rsidRPr="00783ACC">
              <w:rPr>
                <w:color w:val="auto"/>
              </w:rPr>
              <w:t>Analog</w:t>
            </w:r>
          </w:p>
        </w:tc>
      </w:tr>
      <w:tr w:rsidR="00F75123" w:rsidRPr="00783ACC" w14:paraId="2E78E86F" w14:textId="77777777" w:rsidTr="00A8692E">
        <w:trPr>
          <w:trHeight w:val="333"/>
        </w:trPr>
        <w:tc>
          <w:tcPr>
            <w:tcW w:w="0" w:type="dxa"/>
          </w:tcPr>
          <w:p w14:paraId="031C55E6" w14:textId="77777777" w:rsidR="00B65524" w:rsidRPr="00783ACC" w:rsidRDefault="00B65524" w:rsidP="00A8692E">
            <w:pPr>
              <w:pStyle w:val="TableNormal0"/>
              <w:rPr>
                <w:color w:val="auto"/>
              </w:rPr>
            </w:pPr>
            <w:r>
              <w:rPr>
                <w:color w:val="auto"/>
              </w:rPr>
              <w:t>21</w:t>
            </w:r>
          </w:p>
        </w:tc>
        <w:tc>
          <w:tcPr>
            <w:tcW w:w="0" w:type="dxa"/>
          </w:tcPr>
          <w:p w14:paraId="711810AC" w14:textId="77777777" w:rsidR="00B65524" w:rsidRPr="00783ACC" w:rsidRDefault="00B65524" w:rsidP="00A8692E">
            <w:pPr>
              <w:pStyle w:val="TableNormal0"/>
            </w:pPr>
            <w:r w:rsidRPr="00783ACC">
              <w:rPr>
                <w:color w:val="auto"/>
              </w:rPr>
              <w:t>PDIN</w:t>
            </w:r>
            <w:r>
              <w:rPr>
                <w:color w:val="auto"/>
              </w:rPr>
              <w:t>1N</w:t>
            </w:r>
          </w:p>
        </w:tc>
        <w:tc>
          <w:tcPr>
            <w:tcW w:w="0" w:type="dxa"/>
          </w:tcPr>
          <w:p w14:paraId="43449890" w14:textId="77777777" w:rsidR="00B65524" w:rsidRPr="00783ACC" w:rsidRDefault="00B65524" w:rsidP="00A8692E">
            <w:pPr>
              <w:pStyle w:val="TableNormal0"/>
              <w:rPr>
                <w:color w:val="auto"/>
              </w:rPr>
            </w:pPr>
            <w:r>
              <w:rPr>
                <w:color w:val="auto"/>
              </w:rPr>
              <w:t>Photodiode 1 N</w:t>
            </w:r>
          </w:p>
        </w:tc>
        <w:tc>
          <w:tcPr>
            <w:tcW w:w="0" w:type="dxa"/>
          </w:tcPr>
          <w:p w14:paraId="399DA374" w14:textId="77777777" w:rsidR="00B65524" w:rsidRPr="00783ACC" w:rsidRDefault="00B65524" w:rsidP="00A8692E">
            <w:pPr>
              <w:pStyle w:val="TableNormal0"/>
              <w:jc w:val="center"/>
            </w:pPr>
            <w:r w:rsidRPr="4EBD5C32">
              <w:rPr>
                <w:color w:val="auto"/>
              </w:rPr>
              <w:t>C7</w:t>
            </w:r>
          </w:p>
        </w:tc>
        <w:tc>
          <w:tcPr>
            <w:tcW w:w="0" w:type="dxa"/>
          </w:tcPr>
          <w:p w14:paraId="6F947C7E" w14:textId="77777777" w:rsidR="00B65524" w:rsidRPr="00783ACC" w:rsidRDefault="00B65524" w:rsidP="00A8692E">
            <w:pPr>
              <w:pStyle w:val="TableNormal0"/>
              <w:rPr>
                <w:color w:val="auto"/>
              </w:rPr>
            </w:pPr>
            <w:r w:rsidRPr="00783ACC">
              <w:rPr>
                <w:color w:val="auto"/>
              </w:rPr>
              <w:t>Analog</w:t>
            </w:r>
          </w:p>
        </w:tc>
      </w:tr>
      <w:tr w:rsidR="00F75123" w:rsidRPr="00783ACC" w14:paraId="06461D37" w14:textId="77777777" w:rsidTr="00A8692E">
        <w:trPr>
          <w:trHeight w:val="333"/>
        </w:trPr>
        <w:tc>
          <w:tcPr>
            <w:tcW w:w="0" w:type="dxa"/>
          </w:tcPr>
          <w:p w14:paraId="6F79AB22" w14:textId="77777777" w:rsidR="00B65524" w:rsidRPr="00783ACC" w:rsidRDefault="00B65524" w:rsidP="00A8692E">
            <w:pPr>
              <w:pStyle w:val="TableNormal0"/>
              <w:rPr>
                <w:color w:val="auto"/>
              </w:rPr>
            </w:pPr>
            <w:r>
              <w:rPr>
                <w:color w:val="auto"/>
              </w:rPr>
              <w:t>22</w:t>
            </w:r>
          </w:p>
        </w:tc>
        <w:tc>
          <w:tcPr>
            <w:tcW w:w="0" w:type="dxa"/>
          </w:tcPr>
          <w:p w14:paraId="29A73C20" w14:textId="77777777" w:rsidR="00B65524" w:rsidRPr="00783ACC" w:rsidRDefault="00B65524" w:rsidP="00A8692E">
            <w:pPr>
              <w:pStyle w:val="TableNormal0"/>
            </w:pPr>
            <w:r w:rsidRPr="00783ACC">
              <w:rPr>
                <w:color w:val="auto"/>
              </w:rPr>
              <w:t>LED1</w:t>
            </w:r>
          </w:p>
        </w:tc>
        <w:tc>
          <w:tcPr>
            <w:tcW w:w="0" w:type="dxa"/>
          </w:tcPr>
          <w:p w14:paraId="0FBA6C5F" w14:textId="77777777" w:rsidR="00B65524" w:rsidRPr="00783ACC" w:rsidRDefault="00B65524" w:rsidP="00A8692E">
            <w:pPr>
              <w:pStyle w:val="TableNormal0"/>
              <w:rPr>
                <w:color w:val="auto"/>
              </w:rPr>
            </w:pPr>
            <w:r w:rsidRPr="00783ACC">
              <w:rPr>
                <w:color w:val="auto"/>
              </w:rPr>
              <w:t>LED driver 1</w:t>
            </w:r>
          </w:p>
        </w:tc>
        <w:tc>
          <w:tcPr>
            <w:tcW w:w="0" w:type="dxa"/>
          </w:tcPr>
          <w:p w14:paraId="7DDC3CB1" w14:textId="77777777" w:rsidR="00B65524" w:rsidRPr="00783ACC" w:rsidRDefault="00B65524" w:rsidP="00A8692E">
            <w:pPr>
              <w:pStyle w:val="TableNormal0"/>
              <w:jc w:val="center"/>
              <w:rPr>
                <w:color w:val="auto"/>
              </w:rPr>
            </w:pPr>
            <w:r w:rsidRPr="4EBD5C32">
              <w:rPr>
                <w:color w:val="auto"/>
              </w:rPr>
              <w:t>G3</w:t>
            </w:r>
          </w:p>
        </w:tc>
        <w:tc>
          <w:tcPr>
            <w:tcW w:w="0" w:type="dxa"/>
          </w:tcPr>
          <w:p w14:paraId="05115DBF" w14:textId="77777777" w:rsidR="00B65524" w:rsidRPr="00783ACC" w:rsidRDefault="00B65524" w:rsidP="00A8692E">
            <w:pPr>
              <w:pStyle w:val="TableNormal0"/>
              <w:rPr>
                <w:color w:val="auto"/>
              </w:rPr>
            </w:pPr>
            <w:r w:rsidRPr="00783ACC">
              <w:rPr>
                <w:color w:val="auto"/>
              </w:rPr>
              <w:t>Analog</w:t>
            </w:r>
          </w:p>
        </w:tc>
      </w:tr>
      <w:tr w:rsidR="00F75123" w:rsidRPr="00783ACC" w14:paraId="7C95D39B" w14:textId="77777777" w:rsidTr="00A8692E">
        <w:trPr>
          <w:trHeight w:val="333"/>
        </w:trPr>
        <w:tc>
          <w:tcPr>
            <w:tcW w:w="0" w:type="dxa"/>
          </w:tcPr>
          <w:p w14:paraId="4ADB7CA1" w14:textId="77777777" w:rsidR="00B65524" w:rsidRPr="00783ACC" w:rsidRDefault="00B65524" w:rsidP="00A8692E">
            <w:pPr>
              <w:pStyle w:val="TableNormal0"/>
              <w:rPr>
                <w:color w:val="auto"/>
              </w:rPr>
            </w:pPr>
            <w:r>
              <w:rPr>
                <w:color w:val="auto"/>
              </w:rPr>
              <w:t>23</w:t>
            </w:r>
          </w:p>
        </w:tc>
        <w:tc>
          <w:tcPr>
            <w:tcW w:w="0" w:type="dxa"/>
          </w:tcPr>
          <w:p w14:paraId="6149086C" w14:textId="77777777" w:rsidR="00B65524" w:rsidRPr="00783ACC" w:rsidRDefault="00B65524" w:rsidP="00A8692E">
            <w:pPr>
              <w:pStyle w:val="TableNormal0"/>
            </w:pPr>
            <w:r w:rsidRPr="00783ACC">
              <w:rPr>
                <w:color w:val="auto"/>
              </w:rPr>
              <w:t>LED2</w:t>
            </w:r>
          </w:p>
        </w:tc>
        <w:tc>
          <w:tcPr>
            <w:tcW w:w="0" w:type="dxa"/>
          </w:tcPr>
          <w:p w14:paraId="49D51291" w14:textId="77777777" w:rsidR="00B65524" w:rsidRPr="00783ACC" w:rsidRDefault="00B65524" w:rsidP="00A8692E">
            <w:pPr>
              <w:pStyle w:val="TableNormal0"/>
              <w:rPr>
                <w:color w:val="auto"/>
              </w:rPr>
            </w:pPr>
            <w:r w:rsidRPr="00783ACC">
              <w:rPr>
                <w:color w:val="auto"/>
              </w:rPr>
              <w:t>LED driver 2</w:t>
            </w:r>
          </w:p>
        </w:tc>
        <w:tc>
          <w:tcPr>
            <w:tcW w:w="0" w:type="dxa"/>
          </w:tcPr>
          <w:p w14:paraId="0E361DC5" w14:textId="77777777" w:rsidR="00B65524" w:rsidRPr="00783ACC" w:rsidRDefault="00B65524" w:rsidP="00A8692E">
            <w:pPr>
              <w:pStyle w:val="TableNormal0"/>
              <w:jc w:val="center"/>
              <w:rPr>
                <w:color w:val="auto"/>
              </w:rPr>
            </w:pPr>
            <w:r w:rsidRPr="4EBD5C32">
              <w:rPr>
                <w:color w:val="auto"/>
              </w:rPr>
              <w:t>G2</w:t>
            </w:r>
          </w:p>
        </w:tc>
        <w:tc>
          <w:tcPr>
            <w:tcW w:w="0" w:type="dxa"/>
          </w:tcPr>
          <w:p w14:paraId="4D20C0EB" w14:textId="77777777" w:rsidR="00B65524" w:rsidRPr="00783ACC" w:rsidRDefault="00B65524" w:rsidP="00A8692E">
            <w:pPr>
              <w:pStyle w:val="TableNormal0"/>
              <w:rPr>
                <w:color w:val="auto"/>
              </w:rPr>
            </w:pPr>
            <w:r w:rsidRPr="00783ACC">
              <w:rPr>
                <w:color w:val="auto"/>
              </w:rPr>
              <w:t>Analog</w:t>
            </w:r>
          </w:p>
        </w:tc>
      </w:tr>
      <w:tr w:rsidR="00F75123" w:rsidRPr="00783ACC" w14:paraId="39580A33" w14:textId="77777777" w:rsidTr="00A8692E">
        <w:trPr>
          <w:trHeight w:val="333"/>
        </w:trPr>
        <w:tc>
          <w:tcPr>
            <w:tcW w:w="0" w:type="dxa"/>
          </w:tcPr>
          <w:p w14:paraId="1AE3D227" w14:textId="77777777" w:rsidR="00B65524" w:rsidRPr="00783ACC" w:rsidRDefault="00B65524" w:rsidP="00A8692E">
            <w:pPr>
              <w:pStyle w:val="TableNormal0"/>
              <w:rPr>
                <w:color w:val="auto"/>
              </w:rPr>
            </w:pPr>
            <w:r>
              <w:rPr>
                <w:color w:val="auto"/>
              </w:rPr>
              <w:t>24</w:t>
            </w:r>
          </w:p>
        </w:tc>
        <w:tc>
          <w:tcPr>
            <w:tcW w:w="0" w:type="dxa"/>
          </w:tcPr>
          <w:p w14:paraId="3101EAED" w14:textId="77777777" w:rsidR="00B65524" w:rsidRPr="00783ACC" w:rsidRDefault="00B65524" w:rsidP="00A8692E">
            <w:pPr>
              <w:pStyle w:val="TableNormal0"/>
            </w:pPr>
            <w:r w:rsidRPr="00783ACC">
              <w:rPr>
                <w:color w:val="auto"/>
              </w:rPr>
              <w:t>LED3</w:t>
            </w:r>
          </w:p>
        </w:tc>
        <w:tc>
          <w:tcPr>
            <w:tcW w:w="0" w:type="dxa"/>
          </w:tcPr>
          <w:p w14:paraId="319E47E3" w14:textId="77777777" w:rsidR="00B65524" w:rsidRPr="00783ACC" w:rsidRDefault="00B65524" w:rsidP="00A8692E">
            <w:pPr>
              <w:pStyle w:val="TableNormal0"/>
              <w:rPr>
                <w:color w:val="auto"/>
              </w:rPr>
            </w:pPr>
            <w:r w:rsidRPr="00783ACC">
              <w:rPr>
                <w:color w:val="auto"/>
              </w:rPr>
              <w:t>LED driver 3</w:t>
            </w:r>
          </w:p>
        </w:tc>
        <w:tc>
          <w:tcPr>
            <w:tcW w:w="0" w:type="dxa"/>
          </w:tcPr>
          <w:p w14:paraId="20389560" w14:textId="77777777" w:rsidR="00B65524" w:rsidRPr="00783ACC" w:rsidRDefault="00B65524" w:rsidP="00A8692E">
            <w:pPr>
              <w:pStyle w:val="TableNormal0"/>
              <w:jc w:val="center"/>
              <w:rPr>
                <w:color w:val="auto"/>
              </w:rPr>
            </w:pPr>
            <w:r w:rsidRPr="4EBD5C32">
              <w:rPr>
                <w:color w:val="auto"/>
              </w:rPr>
              <w:t>G1</w:t>
            </w:r>
          </w:p>
        </w:tc>
        <w:tc>
          <w:tcPr>
            <w:tcW w:w="0" w:type="dxa"/>
          </w:tcPr>
          <w:p w14:paraId="35C74969" w14:textId="77777777" w:rsidR="00B65524" w:rsidRPr="00783ACC" w:rsidRDefault="00B65524" w:rsidP="00A8692E">
            <w:pPr>
              <w:pStyle w:val="TableNormal0"/>
              <w:rPr>
                <w:color w:val="auto"/>
              </w:rPr>
            </w:pPr>
            <w:r w:rsidRPr="00783ACC">
              <w:rPr>
                <w:color w:val="auto"/>
              </w:rPr>
              <w:t>Analog</w:t>
            </w:r>
          </w:p>
        </w:tc>
      </w:tr>
      <w:tr w:rsidR="00F75123" w:rsidRPr="00783ACC" w14:paraId="547CDB4A" w14:textId="77777777" w:rsidTr="00A8692E">
        <w:trPr>
          <w:trHeight w:val="333"/>
        </w:trPr>
        <w:tc>
          <w:tcPr>
            <w:tcW w:w="0" w:type="dxa"/>
          </w:tcPr>
          <w:p w14:paraId="018C2431" w14:textId="77777777" w:rsidR="00B65524" w:rsidRPr="00783ACC" w:rsidRDefault="00B65524" w:rsidP="00A8692E">
            <w:pPr>
              <w:pStyle w:val="TableNormal0"/>
              <w:rPr>
                <w:color w:val="auto"/>
              </w:rPr>
            </w:pPr>
            <w:r>
              <w:rPr>
                <w:color w:val="auto"/>
              </w:rPr>
              <w:t>25</w:t>
            </w:r>
          </w:p>
        </w:tc>
        <w:tc>
          <w:tcPr>
            <w:tcW w:w="0" w:type="dxa"/>
          </w:tcPr>
          <w:p w14:paraId="78552139" w14:textId="77777777" w:rsidR="00B65524" w:rsidRPr="00783ACC" w:rsidRDefault="00B65524" w:rsidP="00A8692E">
            <w:pPr>
              <w:pStyle w:val="TableNormal0"/>
              <w:rPr>
                <w:color w:val="auto"/>
              </w:rPr>
            </w:pPr>
            <w:r w:rsidRPr="00783ACC">
              <w:rPr>
                <w:color w:val="auto"/>
              </w:rPr>
              <w:t>LED4</w:t>
            </w:r>
          </w:p>
        </w:tc>
        <w:tc>
          <w:tcPr>
            <w:tcW w:w="0" w:type="dxa"/>
          </w:tcPr>
          <w:p w14:paraId="74E8751A" w14:textId="77777777" w:rsidR="00B65524" w:rsidRPr="00783ACC" w:rsidRDefault="00B65524" w:rsidP="00A8692E">
            <w:pPr>
              <w:pStyle w:val="TableNormal0"/>
              <w:rPr>
                <w:color w:val="auto"/>
              </w:rPr>
            </w:pPr>
            <w:r w:rsidRPr="00783ACC">
              <w:rPr>
                <w:color w:val="auto"/>
              </w:rPr>
              <w:t>LED driver 4</w:t>
            </w:r>
          </w:p>
        </w:tc>
        <w:tc>
          <w:tcPr>
            <w:tcW w:w="0" w:type="dxa"/>
          </w:tcPr>
          <w:p w14:paraId="14E15352" w14:textId="77777777" w:rsidR="00B65524" w:rsidRPr="00783ACC" w:rsidRDefault="00B65524" w:rsidP="00A8692E">
            <w:pPr>
              <w:pStyle w:val="TableNormal0"/>
              <w:jc w:val="center"/>
              <w:rPr>
                <w:color w:val="auto"/>
              </w:rPr>
            </w:pPr>
            <w:r w:rsidRPr="4EBD5C32">
              <w:rPr>
                <w:color w:val="auto"/>
              </w:rPr>
              <w:t>F1</w:t>
            </w:r>
          </w:p>
        </w:tc>
        <w:tc>
          <w:tcPr>
            <w:tcW w:w="0" w:type="dxa"/>
          </w:tcPr>
          <w:p w14:paraId="2346216B" w14:textId="77777777" w:rsidR="00B65524" w:rsidRPr="00783ACC" w:rsidRDefault="00B65524" w:rsidP="00A8692E">
            <w:pPr>
              <w:pStyle w:val="TableNormal0"/>
              <w:rPr>
                <w:color w:val="auto"/>
              </w:rPr>
            </w:pPr>
            <w:r w:rsidRPr="00783ACC">
              <w:rPr>
                <w:color w:val="auto"/>
              </w:rPr>
              <w:t>Analog</w:t>
            </w:r>
          </w:p>
        </w:tc>
      </w:tr>
      <w:tr w:rsidR="00F75123" w:rsidRPr="00783ACC" w14:paraId="458E77E8" w14:textId="77777777" w:rsidTr="00A8692E">
        <w:trPr>
          <w:trHeight w:val="333"/>
        </w:trPr>
        <w:tc>
          <w:tcPr>
            <w:tcW w:w="0" w:type="dxa"/>
          </w:tcPr>
          <w:p w14:paraId="54F5826B" w14:textId="77777777" w:rsidR="00B65524" w:rsidRPr="00783ACC" w:rsidRDefault="00B65524" w:rsidP="00A8692E">
            <w:pPr>
              <w:pStyle w:val="TableNormal0"/>
              <w:rPr>
                <w:color w:val="auto"/>
              </w:rPr>
            </w:pPr>
            <w:r>
              <w:rPr>
                <w:color w:val="auto"/>
              </w:rPr>
              <w:t>26</w:t>
            </w:r>
          </w:p>
        </w:tc>
        <w:tc>
          <w:tcPr>
            <w:tcW w:w="0" w:type="dxa"/>
          </w:tcPr>
          <w:p w14:paraId="69992939" w14:textId="77777777" w:rsidR="00B65524" w:rsidRPr="00783ACC" w:rsidRDefault="00B65524" w:rsidP="00A8692E">
            <w:pPr>
              <w:pStyle w:val="TableNormal0"/>
              <w:rPr>
                <w:color w:val="auto"/>
              </w:rPr>
            </w:pPr>
            <w:r w:rsidRPr="00783ACC">
              <w:rPr>
                <w:color w:val="auto"/>
              </w:rPr>
              <w:t>LED5</w:t>
            </w:r>
          </w:p>
        </w:tc>
        <w:tc>
          <w:tcPr>
            <w:tcW w:w="0" w:type="dxa"/>
          </w:tcPr>
          <w:p w14:paraId="33CF4E31" w14:textId="77777777" w:rsidR="00B65524" w:rsidRPr="00783ACC" w:rsidRDefault="00B65524" w:rsidP="00A8692E">
            <w:pPr>
              <w:pStyle w:val="TableNormal0"/>
              <w:rPr>
                <w:color w:val="auto"/>
              </w:rPr>
            </w:pPr>
            <w:r w:rsidRPr="00783ACC">
              <w:rPr>
                <w:color w:val="auto"/>
              </w:rPr>
              <w:t>LED driver 5</w:t>
            </w:r>
          </w:p>
        </w:tc>
        <w:tc>
          <w:tcPr>
            <w:tcW w:w="0" w:type="dxa"/>
          </w:tcPr>
          <w:p w14:paraId="32F78984" w14:textId="77777777" w:rsidR="00B65524" w:rsidRPr="00783ACC" w:rsidRDefault="00B65524" w:rsidP="00A8692E">
            <w:pPr>
              <w:pStyle w:val="TableNormal0"/>
              <w:jc w:val="center"/>
              <w:rPr>
                <w:color w:val="auto"/>
              </w:rPr>
            </w:pPr>
            <w:r w:rsidRPr="4EBD5C32">
              <w:rPr>
                <w:color w:val="auto"/>
              </w:rPr>
              <w:t>F3</w:t>
            </w:r>
          </w:p>
        </w:tc>
        <w:tc>
          <w:tcPr>
            <w:tcW w:w="0" w:type="dxa"/>
          </w:tcPr>
          <w:p w14:paraId="5D634D04" w14:textId="77777777" w:rsidR="00B65524" w:rsidRPr="00783ACC" w:rsidRDefault="00B65524" w:rsidP="00A8692E">
            <w:pPr>
              <w:pStyle w:val="TableNormal0"/>
              <w:rPr>
                <w:color w:val="auto"/>
              </w:rPr>
            </w:pPr>
            <w:r w:rsidRPr="00783ACC">
              <w:rPr>
                <w:color w:val="auto"/>
              </w:rPr>
              <w:t>Analog</w:t>
            </w:r>
          </w:p>
        </w:tc>
      </w:tr>
      <w:tr w:rsidR="00F75123" w:rsidRPr="00783ACC" w14:paraId="3B3FE396" w14:textId="77777777" w:rsidTr="00A8692E">
        <w:trPr>
          <w:trHeight w:val="333"/>
        </w:trPr>
        <w:tc>
          <w:tcPr>
            <w:tcW w:w="0" w:type="dxa"/>
          </w:tcPr>
          <w:p w14:paraId="059AD6E0" w14:textId="77777777" w:rsidR="00B65524" w:rsidRPr="00783ACC" w:rsidRDefault="00B65524" w:rsidP="00A8692E">
            <w:pPr>
              <w:pStyle w:val="TableNormal0"/>
              <w:rPr>
                <w:color w:val="auto"/>
              </w:rPr>
            </w:pPr>
            <w:r>
              <w:rPr>
                <w:color w:val="auto"/>
              </w:rPr>
              <w:t>27</w:t>
            </w:r>
          </w:p>
        </w:tc>
        <w:tc>
          <w:tcPr>
            <w:tcW w:w="0" w:type="dxa"/>
          </w:tcPr>
          <w:p w14:paraId="20320FD1" w14:textId="77777777" w:rsidR="00B65524" w:rsidRPr="00783ACC" w:rsidRDefault="00B65524" w:rsidP="00A8692E">
            <w:pPr>
              <w:pStyle w:val="TableNormal0"/>
              <w:rPr>
                <w:color w:val="auto"/>
              </w:rPr>
            </w:pPr>
            <w:r w:rsidRPr="00783ACC">
              <w:rPr>
                <w:color w:val="auto"/>
              </w:rPr>
              <w:t>LED6</w:t>
            </w:r>
          </w:p>
        </w:tc>
        <w:tc>
          <w:tcPr>
            <w:tcW w:w="0" w:type="dxa"/>
          </w:tcPr>
          <w:p w14:paraId="3B95807F" w14:textId="77777777" w:rsidR="00B65524" w:rsidRPr="00783ACC" w:rsidRDefault="00B65524" w:rsidP="00A8692E">
            <w:pPr>
              <w:pStyle w:val="TableNormal0"/>
              <w:rPr>
                <w:color w:val="auto"/>
              </w:rPr>
            </w:pPr>
            <w:r w:rsidRPr="00783ACC">
              <w:rPr>
                <w:color w:val="auto"/>
              </w:rPr>
              <w:t>LED driver 6</w:t>
            </w:r>
          </w:p>
        </w:tc>
        <w:tc>
          <w:tcPr>
            <w:tcW w:w="0" w:type="dxa"/>
          </w:tcPr>
          <w:p w14:paraId="716F4B1F" w14:textId="77777777" w:rsidR="00B65524" w:rsidRPr="00783ACC" w:rsidRDefault="00B65524" w:rsidP="00A8692E">
            <w:pPr>
              <w:pStyle w:val="TableNormal0"/>
              <w:jc w:val="center"/>
              <w:rPr>
                <w:color w:val="auto"/>
              </w:rPr>
            </w:pPr>
            <w:r w:rsidRPr="4EBD5C32">
              <w:rPr>
                <w:color w:val="auto"/>
              </w:rPr>
              <w:t>E1</w:t>
            </w:r>
          </w:p>
        </w:tc>
        <w:tc>
          <w:tcPr>
            <w:tcW w:w="0" w:type="dxa"/>
          </w:tcPr>
          <w:p w14:paraId="55A1CCF0" w14:textId="77777777" w:rsidR="00B65524" w:rsidRPr="00783ACC" w:rsidRDefault="00B65524" w:rsidP="00A8692E">
            <w:pPr>
              <w:pStyle w:val="TableNormal0"/>
              <w:rPr>
                <w:color w:val="auto"/>
              </w:rPr>
            </w:pPr>
            <w:r w:rsidRPr="00783ACC">
              <w:rPr>
                <w:color w:val="auto"/>
              </w:rPr>
              <w:t>Analog</w:t>
            </w:r>
          </w:p>
        </w:tc>
      </w:tr>
      <w:tr w:rsidR="00F75123" w:rsidRPr="00783ACC" w14:paraId="0A1355EF" w14:textId="77777777" w:rsidTr="00A8692E">
        <w:trPr>
          <w:trHeight w:val="333"/>
        </w:trPr>
        <w:tc>
          <w:tcPr>
            <w:tcW w:w="0" w:type="dxa"/>
          </w:tcPr>
          <w:p w14:paraId="1D0AC783" w14:textId="77777777" w:rsidR="00B65524" w:rsidRPr="00783ACC" w:rsidRDefault="00B65524" w:rsidP="00A8692E">
            <w:pPr>
              <w:pStyle w:val="TableNormal0"/>
              <w:rPr>
                <w:color w:val="auto"/>
              </w:rPr>
            </w:pPr>
            <w:r>
              <w:rPr>
                <w:color w:val="auto"/>
              </w:rPr>
              <w:t>28</w:t>
            </w:r>
          </w:p>
        </w:tc>
        <w:tc>
          <w:tcPr>
            <w:tcW w:w="0" w:type="dxa"/>
          </w:tcPr>
          <w:p w14:paraId="4194B426" w14:textId="77777777" w:rsidR="00B65524" w:rsidRPr="00783ACC" w:rsidRDefault="00B65524" w:rsidP="00A8692E">
            <w:pPr>
              <w:pStyle w:val="TableNormal0"/>
              <w:rPr>
                <w:color w:val="auto"/>
              </w:rPr>
            </w:pPr>
            <w:r w:rsidRPr="00783ACC">
              <w:rPr>
                <w:color w:val="auto"/>
              </w:rPr>
              <w:t>LED7</w:t>
            </w:r>
          </w:p>
        </w:tc>
        <w:tc>
          <w:tcPr>
            <w:tcW w:w="0" w:type="dxa"/>
          </w:tcPr>
          <w:p w14:paraId="00CFDB31" w14:textId="77777777" w:rsidR="00B65524" w:rsidRPr="00783ACC" w:rsidRDefault="00B65524" w:rsidP="00A8692E">
            <w:pPr>
              <w:pStyle w:val="TableNormal0"/>
              <w:rPr>
                <w:color w:val="auto"/>
              </w:rPr>
            </w:pPr>
            <w:r w:rsidRPr="00783ACC">
              <w:rPr>
                <w:color w:val="auto"/>
              </w:rPr>
              <w:t>LED driver 7</w:t>
            </w:r>
          </w:p>
        </w:tc>
        <w:tc>
          <w:tcPr>
            <w:tcW w:w="0" w:type="dxa"/>
          </w:tcPr>
          <w:p w14:paraId="4118A1EB" w14:textId="77777777" w:rsidR="00B65524" w:rsidRPr="00783ACC" w:rsidRDefault="00B65524" w:rsidP="00A8692E">
            <w:pPr>
              <w:pStyle w:val="TableNormal0"/>
              <w:jc w:val="center"/>
              <w:rPr>
                <w:color w:val="auto"/>
              </w:rPr>
            </w:pPr>
            <w:r w:rsidRPr="4EBD5C32">
              <w:rPr>
                <w:color w:val="auto"/>
              </w:rPr>
              <w:t>E2</w:t>
            </w:r>
          </w:p>
        </w:tc>
        <w:tc>
          <w:tcPr>
            <w:tcW w:w="0" w:type="dxa"/>
          </w:tcPr>
          <w:p w14:paraId="69089A46" w14:textId="77777777" w:rsidR="00B65524" w:rsidRPr="00783ACC" w:rsidRDefault="00B65524" w:rsidP="00A8692E">
            <w:pPr>
              <w:pStyle w:val="TableNormal0"/>
              <w:rPr>
                <w:color w:val="auto"/>
              </w:rPr>
            </w:pPr>
            <w:r w:rsidRPr="00783ACC">
              <w:rPr>
                <w:color w:val="auto"/>
              </w:rPr>
              <w:t>Analog</w:t>
            </w:r>
          </w:p>
        </w:tc>
      </w:tr>
      <w:tr w:rsidR="00F75123" w:rsidRPr="00783ACC" w14:paraId="20C91A17" w14:textId="77777777" w:rsidTr="00A8692E">
        <w:trPr>
          <w:trHeight w:val="333"/>
        </w:trPr>
        <w:tc>
          <w:tcPr>
            <w:tcW w:w="0" w:type="dxa"/>
          </w:tcPr>
          <w:p w14:paraId="22D477E2" w14:textId="77777777" w:rsidR="00B65524" w:rsidRPr="00783ACC" w:rsidRDefault="00B65524" w:rsidP="00A8692E">
            <w:pPr>
              <w:pStyle w:val="TableNormal0"/>
              <w:rPr>
                <w:color w:val="auto"/>
              </w:rPr>
            </w:pPr>
            <w:r>
              <w:rPr>
                <w:color w:val="auto"/>
              </w:rPr>
              <w:t>29</w:t>
            </w:r>
          </w:p>
        </w:tc>
        <w:tc>
          <w:tcPr>
            <w:tcW w:w="0" w:type="dxa"/>
          </w:tcPr>
          <w:p w14:paraId="4C07EC92" w14:textId="77777777" w:rsidR="00B65524" w:rsidRPr="00783ACC" w:rsidRDefault="00B65524" w:rsidP="00A8692E">
            <w:pPr>
              <w:pStyle w:val="TableNormal0"/>
              <w:rPr>
                <w:color w:val="auto"/>
              </w:rPr>
            </w:pPr>
            <w:r w:rsidRPr="00783ACC">
              <w:rPr>
                <w:color w:val="auto"/>
              </w:rPr>
              <w:t>LED8</w:t>
            </w:r>
          </w:p>
        </w:tc>
        <w:tc>
          <w:tcPr>
            <w:tcW w:w="0" w:type="dxa"/>
          </w:tcPr>
          <w:p w14:paraId="670B8437" w14:textId="77777777" w:rsidR="00B65524" w:rsidRPr="00783ACC" w:rsidRDefault="00B65524" w:rsidP="00A8692E">
            <w:pPr>
              <w:pStyle w:val="TableNormal0"/>
              <w:rPr>
                <w:color w:val="auto"/>
              </w:rPr>
            </w:pPr>
            <w:r w:rsidRPr="00783ACC">
              <w:rPr>
                <w:color w:val="auto"/>
              </w:rPr>
              <w:t>LED driver 8</w:t>
            </w:r>
          </w:p>
        </w:tc>
        <w:tc>
          <w:tcPr>
            <w:tcW w:w="0" w:type="dxa"/>
          </w:tcPr>
          <w:p w14:paraId="3FDC1064" w14:textId="77777777" w:rsidR="00B65524" w:rsidRPr="00783ACC" w:rsidRDefault="00B65524" w:rsidP="00A8692E">
            <w:pPr>
              <w:pStyle w:val="TableNormal0"/>
              <w:jc w:val="center"/>
              <w:rPr>
                <w:color w:val="auto"/>
              </w:rPr>
            </w:pPr>
            <w:r w:rsidRPr="4EBD5C32">
              <w:rPr>
                <w:color w:val="auto"/>
              </w:rPr>
              <w:t>E3</w:t>
            </w:r>
          </w:p>
        </w:tc>
        <w:tc>
          <w:tcPr>
            <w:tcW w:w="0" w:type="dxa"/>
          </w:tcPr>
          <w:p w14:paraId="786DA112" w14:textId="77777777" w:rsidR="00B65524" w:rsidRPr="00783ACC" w:rsidRDefault="00B65524" w:rsidP="00A8692E">
            <w:pPr>
              <w:pStyle w:val="TableNormal0"/>
              <w:rPr>
                <w:color w:val="auto"/>
              </w:rPr>
            </w:pPr>
            <w:r w:rsidRPr="00783ACC">
              <w:rPr>
                <w:color w:val="auto"/>
              </w:rPr>
              <w:t>Analog</w:t>
            </w:r>
          </w:p>
        </w:tc>
      </w:tr>
      <w:tr w:rsidR="00F75123" w:rsidRPr="00783ACC" w14:paraId="189F14DE" w14:textId="77777777" w:rsidTr="00A8692E">
        <w:trPr>
          <w:trHeight w:val="333"/>
        </w:trPr>
        <w:tc>
          <w:tcPr>
            <w:tcW w:w="0" w:type="dxa"/>
          </w:tcPr>
          <w:p w14:paraId="5DFAA338" w14:textId="77777777" w:rsidR="00B65524" w:rsidRPr="00783ACC" w:rsidRDefault="00B65524" w:rsidP="00A8692E">
            <w:pPr>
              <w:pStyle w:val="TableNormal0"/>
              <w:rPr>
                <w:color w:val="auto"/>
              </w:rPr>
            </w:pPr>
            <w:r>
              <w:rPr>
                <w:color w:val="auto"/>
              </w:rPr>
              <w:t>30</w:t>
            </w:r>
          </w:p>
        </w:tc>
        <w:tc>
          <w:tcPr>
            <w:tcW w:w="0" w:type="dxa"/>
          </w:tcPr>
          <w:p w14:paraId="73548464" w14:textId="77777777" w:rsidR="00B65524" w:rsidRPr="00783ACC" w:rsidRDefault="00B65524" w:rsidP="00A8692E">
            <w:pPr>
              <w:pStyle w:val="TableNormal0"/>
              <w:rPr>
                <w:color w:val="auto"/>
              </w:rPr>
            </w:pPr>
            <w:r w:rsidRPr="00783ACC">
              <w:rPr>
                <w:color w:val="auto"/>
              </w:rPr>
              <w:t>ECGIP</w:t>
            </w:r>
          </w:p>
        </w:tc>
        <w:tc>
          <w:tcPr>
            <w:tcW w:w="0" w:type="dxa"/>
          </w:tcPr>
          <w:p w14:paraId="0C67E37F" w14:textId="77777777" w:rsidR="00B65524" w:rsidRPr="00783ACC" w:rsidRDefault="00B65524" w:rsidP="00A8692E">
            <w:pPr>
              <w:pStyle w:val="TableNormal0"/>
              <w:rPr>
                <w:color w:val="auto"/>
              </w:rPr>
            </w:pPr>
            <w:r w:rsidRPr="00783ACC">
              <w:rPr>
                <w:color w:val="auto"/>
              </w:rPr>
              <w:t>ECG Positive Input</w:t>
            </w:r>
          </w:p>
        </w:tc>
        <w:tc>
          <w:tcPr>
            <w:tcW w:w="0" w:type="dxa"/>
          </w:tcPr>
          <w:p w14:paraId="088F39A9" w14:textId="77777777" w:rsidR="00B65524" w:rsidRPr="00783ACC" w:rsidRDefault="00B65524" w:rsidP="00A8692E">
            <w:pPr>
              <w:pStyle w:val="TableNormal0"/>
              <w:jc w:val="center"/>
              <w:rPr>
                <w:color w:val="auto"/>
              </w:rPr>
            </w:pPr>
            <w:r w:rsidRPr="4EBD5C32">
              <w:rPr>
                <w:color w:val="auto"/>
              </w:rPr>
              <w:t>E7</w:t>
            </w:r>
          </w:p>
        </w:tc>
        <w:tc>
          <w:tcPr>
            <w:tcW w:w="0" w:type="dxa"/>
          </w:tcPr>
          <w:p w14:paraId="79A3B68C" w14:textId="77777777" w:rsidR="00B65524" w:rsidRPr="00783ACC" w:rsidRDefault="00B65524" w:rsidP="00A8692E">
            <w:pPr>
              <w:pStyle w:val="TableNormal0"/>
              <w:rPr>
                <w:color w:val="auto"/>
              </w:rPr>
            </w:pPr>
            <w:r w:rsidRPr="00783ACC">
              <w:rPr>
                <w:color w:val="auto"/>
              </w:rPr>
              <w:t>Analog</w:t>
            </w:r>
          </w:p>
        </w:tc>
      </w:tr>
      <w:tr w:rsidR="00F75123" w:rsidRPr="00783ACC" w14:paraId="78E5B523" w14:textId="77777777" w:rsidTr="00A8692E">
        <w:trPr>
          <w:trHeight w:val="333"/>
        </w:trPr>
        <w:tc>
          <w:tcPr>
            <w:tcW w:w="0" w:type="dxa"/>
          </w:tcPr>
          <w:p w14:paraId="29F053CE" w14:textId="77777777" w:rsidR="00B65524" w:rsidRPr="00783ACC" w:rsidRDefault="00B65524" w:rsidP="00A8692E">
            <w:pPr>
              <w:pStyle w:val="TableNormal0"/>
              <w:rPr>
                <w:color w:val="auto"/>
              </w:rPr>
            </w:pPr>
            <w:r>
              <w:rPr>
                <w:color w:val="auto"/>
              </w:rPr>
              <w:t>31</w:t>
            </w:r>
          </w:p>
        </w:tc>
        <w:tc>
          <w:tcPr>
            <w:tcW w:w="0" w:type="dxa"/>
          </w:tcPr>
          <w:p w14:paraId="03CBC06F" w14:textId="77777777" w:rsidR="00B65524" w:rsidRPr="00783ACC" w:rsidRDefault="00B65524" w:rsidP="00A8692E">
            <w:pPr>
              <w:pStyle w:val="TableNormal0"/>
              <w:rPr>
                <w:color w:val="auto"/>
              </w:rPr>
            </w:pPr>
            <w:r w:rsidRPr="00783ACC">
              <w:rPr>
                <w:color w:val="auto"/>
              </w:rPr>
              <w:t>ECGIN</w:t>
            </w:r>
          </w:p>
        </w:tc>
        <w:tc>
          <w:tcPr>
            <w:tcW w:w="0" w:type="dxa"/>
          </w:tcPr>
          <w:p w14:paraId="3AA21773" w14:textId="77777777" w:rsidR="00B65524" w:rsidRPr="00783ACC" w:rsidRDefault="00B65524" w:rsidP="00A8692E">
            <w:pPr>
              <w:pStyle w:val="TableNormal0"/>
              <w:rPr>
                <w:color w:val="auto"/>
              </w:rPr>
            </w:pPr>
            <w:r w:rsidRPr="00783ACC">
              <w:rPr>
                <w:color w:val="auto"/>
              </w:rPr>
              <w:t>ECG Negative Input</w:t>
            </w:r>
          </w:p>
        </w:tc>
        <w:tc>
          <w:tcPr>
            <w:tcW w:w="0" w:type="dxa"/>
          </w:tcPr>
          <w:p w14:paraId="776A684C" w14:textId="77777777" w:rsidR="00B65524" w:rsidRPr="00783ACC" w:rsidRDefault="00B65524" w:rsidP="00A8692E">
            <w:pPr>
              <w:pStyle w:val="TableNormal0"/>
              <w:jc w:val="center"/>
              <w:rPr>
                <w:color w:val="auto"/>
              </w:rPr>
            </w:pPr>
            <w:r w:rsidRPr="4EBD5C32">
              <w:rPr>
                <w:color w:val="auto"/>
              </w:rPr>
              <w:t>E6</w:t>
            </w:r>
          </w:p>
        </w:tc>
        <w:tc>
          <w:tcPr>
            <w:tcW w:w="0" w:type="dxa"/>
          </w:tcPr>
          <w:p w14:paraId="48301D6D" w14:textId="77777777" w:rsidR="00B65524" w:rsidRPr="00783ACC" w:rsidRDefault="00B65524" w:rsidP="00A8692E">
            <w:pPr>
              <w:pStyle w:val="TableNormal0"/>
              <w:rPr>
                <w:color w:val="auto"/>
              </w:rPr>
            </w:pPr>
            <w:r w:rsidRPr="00783ACC">
              <w:rPr>
                <w:color w:val="auto"/>
              </w:rPr>
              <w:t>Analog</w:t>
            </w:r>
          </w:p>
        </w:tc>
      </w:tr>
      <w:tr w:rsidR="00F75123" w:rsidRPr="00783ACC" w14:paraId="17FDB321" w14:textId="77777777" w:rsidTr="00A8692E">
        <w:trPr>
          <w:trHeight w:val="333"/>
        </w:trPr>
        <w:tc>
          <w:tcPr>
            <w:tcW w:w="0" w:type="dxa"/>
          </w:tcPr>
          <w:p w14:paraId="1F62F80D" w14:textId="77777777" w:rsidR="00B65524" w:rsidRPr="00783ACC" w:rsidRDefault="00B65524" w:rsidP="00A8692E">
            <w:pPr>
              <w:pStyle w:val="TableNormal0"/>
              <w:rPr>
                <w:color w:val="auto"/>
              </w:rPr>
            </w:pPr>
            <w:r>
              <w:rPr>
                <w:color w:val="auto"/>
              </w:rPr>
              <w:t>32</w:t>
            </w:r>
          </w:p>
        </w:tc>
        <w:tc>
          <w:tcPr>
            <w:tcW w:w="0" w:type="dxa"/>
          </w:tcPr>
          <w:p w14:paraId="32D2D9C6" w14:textId="77777777" w:rsidR="00B65524" w:rsidRPr="00783ACC" w:rsidRDefault="00B65524" w:rsidP="00A8692E">
            <w:pPr>
              <w:pStyle w:val="TableNormal0"/>
              <w:rPr>
                <w:color w:val="auto"/>
              </w:rPr>
            </w:pPr>
            <w:r w:rsidRPr="00783ACC">
              <w:rPr>
                <w:color w:val="auto"/>
              </w:rPr>
              <w:t>RLD</w:t>
            </w:r>
          </w:p>
        </w:tc>
        <w:tc>
          <w:tcPr>
            <w:tcW w:w="0" w:type="dxa"/>
          </w:tcPr>
          <w:p w14:paraId="5DF94C9B" w14:textId="77777777" w:rsidR="00B65524" w:rsidRPr="00783ACC" w:rsidRDefault="00B65524" w:rsidP="00A8692E">
            <w:pPr>
              <w:pStyle w:val="TableNormal0"/>
              <w:rPr>
                <w:color w:val="auto"/>
              </w:rPr>
            </w:pPr>
            <w:r w:rsidRPr="00783ACC">
              <w:rPr>
                <w:color w:val="auto"/>
              </w:rPr>
              <w:t>Right LEG Driver</w:t>
            </w:r>
          </w:p>
        </w:tc>
        <w:tc>
          <w:tcPr>
            <w:tcW w:w="0" w:type="dxa"/>
          </w:tcPr>
          <w:p w14:paraId="3FFCC1AE" w14:textId="77777777" w:rsidR="00B65524" w:rsidRPr="00783ACC" w:rsidRDefault="00B65524" w:rsidP="00A8692E">
            <w:pPr>
              <w:pStyle w:val="TableNormal0"/>
              <w:jc w:val="center"/>
              <w:rPr>
                <w:color w:val="auto"/>
              </w:rPr>
            </w:pPr>
            <w:r w:rsidRPr="4EBD5C32">
              <w:rPr>
                <w:color w:val="auto"/>
              </w:rPr>
              <w:t>E5</w:t>
            </w:r>
          </w:p>
        </w:tc>
        <w:tc>
          <w:tcPr>
            <w:tcW w:w="0" w:type="dxa"/>
          </w:tcPr>
          <w:p w14:paraId="5E9F1536" w14:textId="77777777" w:rsidR="00B65524" w:rsidRPr="00783ACC" w:rsidRDefault="00B65524" w:rsidP="00A8692E">
            <w:pPr>
              <w:pStyle w:val="TableNormal0"/>
              <w:rPr>
                <w:color w:val="auto"/>
              </w:rPr>
            </w:pPr>
            <w:r w:rsidRPr="00783ACC">
              <w:rPr>
                <w:color w:val="auto"/>
              </w:rPr>
              <w:t>Analog</w:t>
            </w:r>
          </w:p>
        </w:tc>
      </w:tr>
      <w:tr w:rsidR="00F75123" w:rsidRPr="00783ACC" w14:paraId="0001F939" w14:textId="77777777" w:rsidTr="00A8692E">
        <w:trPr>
          <w:trHeight w:val="333"/>
        </w:trPr>
        <w:tc>
          <w:tcPr>
            <w:tcW w:w="0" w:type="dxa"/>
          </w:tcPr>
          <w:p w14:paraId="7ACDABC9" w14:textId="77777777" w:rsidR="00B65524" w:rsidRPr="00783ACC" w:rsidRDefault="00B65524" w:rsidP="00A8692E">
            <w:pPr>
              <w:pStyle w:val="TableNormal0"/>
              <w:rPr>
                <w:color w:val="auto"/>
              </w:rPr>
            </w:pPr>
            <w:r>
              <w:rPr>
                <w:color w:val="auto"/>
              </w:rPr>
              <w:t>33</w:t>
            </w:r>
          </w:p>
        </w:tc>
        <w:tc>
          <w:tcPr>
            <w:tcW w:w="0" w:type="dxa"/>
          </w:tcPr>
          <w:p w14:paraId="3F444411" w14:textId="77777777" w:rsidR="00B65524" w:rsidRPr="00783ACC" w:rsidRDefault="00B65524" w:rsidP="00A8692E">
            <w:pPr>
              <w:pStyle w:val="TableNormal0"/>
              <w:rPr>
                <w:color w:val="auto"/>
              </w:rPr>
            </w:pPr>
            <w:r w:rsidRPr="00783ACC">
              <w:rPr>
                <w:color w:val="auto"/>
              </w:rPr>
              <w:t>IMPIP</w:t>
            </w:r>
          </w:p>
        </w:tc>
        <w:tc>
          <w:tcPr>
            <w:tcW w:w="0" w:type="dxa"/>
          </w:tcPr>
          <w:p w14:paraId="38F4185E" w14:textId="77777777" w:rsidR="00B65524" w:rsidRPr="00783ACC" w:rsidRDefault="00B65524" w:rsidP="00A8692E">
            <w:pPr>
              <w:pStyle w:val="TableNormal0"/>
              <w:rPr>
                <w:color w:val="auto"/>
              </w:rPr>
            </w:pPr>
            <w:r w:rsidRPr="00783ACC">
              <w:rPr>
                <w:color w:val="auto"/>
              </w:rPr>
              <w:t>BIA Positive Input</w:t>
            </w:r>
          </w:p>
        </w:tc>
        <w:tc>
          <w:tcPr>
            <w:tcW w:w="0" w:type="dxa"/>
          </w:tcPr>
          <w:p w14:paraId="07579FF9" w14:textId="77777777" w:rsidR="00B65524" w:rsidRPr="00783ACC" w:rsidRDefault="00B65524" w:rsidP="00A8692E">
            <w:pPr>
              <w:pStyle w:val="TableNormal0"/>
              <w:jc w:val="center"/>
              <w:rPr>
                <w:color w:val="auto"/>
              </w:rPr>
            </w:pPr>
            <w:r w:rsidRPr="4EBD5C32">
              <w:rPr>
                <w:color w:val="auto"/>
              </w:rPr>
              <w:t>F7</w:t>
            </w:r>
          </w:p>
        </w:tc>
        <w:tc>
          <w:tcPr>
            <w:tcW w:w="0" w:type="dxa"/>
          </w:tcPr>
          <w:p w14:paraId="47A0D46B" w14:textId="77777777" w:rsidR="00B65524" w:rsidRPr="00783ACC" w:rsidRDefault="00B65524" w:rsidP="00A8692E">
            <w:pPr>
              <w:pStyle w:val="TableNormal0"/>
              <w:rPr>
                <w:color w:val="auto"/>
              </w:rPr>
            </w:pPr>
            <w:r w:rsidRPr="00783ACC">
              <w:rPr>
                <w:color w:val="auto"/>
              </w:rPr>
              <w:t>Analog</w:t>
            </w:r>
          </w:p>
        </w:tc>
      </w:tr>
      <w:tr w:rsidR="00F75123" w:rsidRPr="00783ACC" w14:paraId="3F2FCBAF" w14:textId="77777777" w:rsidTr="00A8692E">
        <w:trPr>
          <w:trHeight w:val="333"/>
        </w:trPr>
        <w:tc>
          <w:tcPr>
            <w:tcW w:w="0" w:type="dxa"/>
          </w:tcPr>
          <w:p w14:paraId="66C2A5D8" w14:textId="77777777" w:rsidR="00B65524" w:rsidRPr="00783ACC" w:rsidRDefault="00B65524" w:rsidP="00A8692E">
            <w:pPr>
              <w:pStyle w:val="TableNormal0"/>
              <w:rPr>
                <w:color w:val="auto"/>
              </w:rPr>
            </w:pPr>
            <w:r>
              <w:rPr>
                <w:color w:val="auto"/>
              </w:rPr>
              <w:t>34</w:t>
            </w:r>
          </w:p>
        </w:tc>
        <w:tc>
          <w:tcPr>
            <w:tcW w:w="0" w:type="dxa"/>
          </w:tcPr>
          <w:p w14:paraId="54613AC4" w14:textId="77777777" w:rsidR="00B65524" w:rsidRPr="00783ACC" w:rsidRDefault="00B65524" w:rsidP="00A8692E">
            <w:pPr>
              <w:pStyle w:val="TableNormal0"/>
              <w:rPr>
                <w:color w:val="auto"/>
              </w:rPr>
            </w:pPr>
            <w:r w:rsidRPr="00783ACC">
              <w:rPr>
                <w:color w:val="auto"/>
              </w:rPr>
              <w:t>IMPIN</w:t>
            </w:r>
          </w:p>
        </w:tc>
        <w:tc>
          <w:tcPr>
            <w:tcW w:w="0" w:type="dxa"/>
          </w:tcPr>
          <w:p w14:paraId="31185D1A" w14:textId="77777777" w:rsidR="00B65524" w:rsidRPr="00783ACC" w:rsidRDefault="00B65524" w:rsidP="00A8692E">
            <w:pPr>
              <w:pStyle w:val="TableNormal0"/>
              <w:rPr>
                <w:color w:val="auto"/>
              </w:rPr>
            </w:pPr>
            <w:r w:rsidRPr="00783ACC">
              <w:rPr>
                <w:color w:val="auto"/>
              </w:rPr>
              <w:t>BIA Negative Input</w:t>
            </w:r>
          </w:p>
        </w:tc>
        <w:tc>
          <w:tcPr>
            <w:tcW w:w="0" w:type="dxa"/>
          </w:tcPr>
          <w:p w14:paraId="0EB87781" w14:textId="77777777" w:rsidR="00B65524" w:rsidRPr="00783ACC" w:rsidRDefault="00B65524" w:rsidP="00A8692E">
            <w:pPr>
              <w:pStyle w:val="TableNormal0"/>
              <w:jc w:val="center"/>
              <w:rPr>
                <w:color w:val="auto"/>
              </w:rPr>
            </w:pPr>
            <w:r w:rsidRPr="4EBD5C32">
              <w:rPr>
                <w:color w:val="auto"/>
              </w:rPr>
              <w:t>F6</w:t>
            </w:r>
          </w:p>
        </w:tc>
        <w:tc>
          <w:tcPr>
            <w:tcW w:w="0" w:type="dxa"/>
          </w:tcPr>
          <w:p w14:paraId="55CD4729" w14:textId="77777777" w:rsidR="00B65524" w:rsidRPr="00783ACC" w:rsidRDefault="00B65524" w:rsidP="00A8692E">
            <w:pPr>
              <w:pStyle w:val="TableNormal0"/>
              <w:rPr>
                <w:color w:val="auto"/>
              </w:rPr>
            </w:pPr>
            <w:r w:rsidRPr="00783ACC">
              <w:rPr>
                <w:color w:val="auto"/>
              </w:rPr>
              <w:t>Analog</w:t>
            </w:r>
          </w:p>
        </w:tc>
      </w:tr>
      <w:tr w:rsidR="00F75123" w:rsidRPr="00783ACC" w14:paraId="4A2DFF9F" w14:textId="77777777" w:rsidTr="00A8692E">
        <w:trPr>
          <w:trHeight w:val="333"/>
        </w:trPr>
        <w:tc>
          <w:tcPr>
            <w:tcW w:w="0" w:type="dxa"/>
          </w:tcPr>
          <w:p w14:paraId="27A5BF9C" w14:textId="77777777" w:rsidR="00B65524" w:rsidRDefault="00B65524" w:rsidP="00A8692E">
            <w:pPr>
              <w:pStyle w:val="TableNormal0"/>
              <w:rPr>
                <w:color w:val="auto"/>
              </w:rPr>
            </w:pPr>
            <w:r>
              <w:rPr>
                <w:color w:val="auto"/>
              </w:rPr>
              <w:t>35</w:t>
            </w:r>
          </w:p>
        </w:tc>
        <w:tc>
          <w:tcPr>
            <w:tcW w:w="0" w:type="dxa"/>
          </w:tcPr>
          <w:p w14:paraId="1CB47EA5" w14:textId="77777777" w:rsidR="00B65524" w:rsidRPr="00783ACC" w:rsidRDefault="00B65524" w:rsidP="00A8692E">
            <w:pPr>
              <w:pStyle w:val="TableNormal0"/>
              <w:rPr>
                <w:color w:val="auto"/>
              </w:rPr>
            </w:pPr>
            <w:r>
              <w:rPr>
                <w:color w:val="auto"/>
              </w:rPr>
              <w:t>GSRP</w:t>
            </w:r>
          </w:p>
        </w:tc>
        <w:tc>
          <w:tcPr>
            <w:tcW w:w="0" w:type="dxa"/>
          </w:tcPr>
          <w:p w14:paraId="536B318B" w14:textId="77777777" w:rsidR="00B65524" w:rsidRPr="00783ACC" w:rsidRDefault="00B65524" w:rsidP="00A8692E">
            <w:pPr>
              <w:pStyle w:val="TableNormal0"/>
            </w:pPr>
            <w:r>
              <w:t>GSR Positive Input</w:t>
            </w:r>
          </w:p>
        </w:tc>
        <w:tc>
          <w:tcPr>
            <w:tcW w:w="0" w:type="dxa"/>
          </w:tcPr>
          <w:p w14:paraId="525884C6" w14:textId="77777777" w:rsidR="00B65524" w:rsidRPr="00783ACC" w:rsidRDefault="00B65524" w:rsidP="00A8692E">
            <w:pPr>
              <w:pStyle w:val="TableNormal0"/>
              <w:jc w:val="center"/>
              <w:rPr>
                <w:color w:val="auto"/>
              </w:rPr>
            </w:pPr>
            <w:r w:rsidRPr="4EBD5C32">
              <w:rPr>
                <w:color w:val="auto"/>
              </w:rPr>
              <w:t>G7</w:t>
            </w:r>
          </w:p>
        </w:tc>
        <w:tc>
          <w:tcPr>
            <w:tcW w:w="0" w:type="dxa"/>
          </w:tcPr>
          <w:p w14:paraId="28EA939F" w14:textId="77777777" w:rsidR="00B65524" w:rsidRPr="00783ACC" w:rsidRDefault="00B65524" w:rsidP="00A8692E">
            <w:pPr>
              <w:pStyle w:val="TableNormal0"/>
              <w:rPr>
                <w:color w:val="auto"/>
              </w:rPr>
            </w:pPr>
            <w:r>
              <w:rPr>
                <w:color w:val="auto"/>
              </w:rPr>
              <w:t>Analog</w:t>
            </w:r>
          </w:p>
        </w:tc>
      </w:tr>
      <w:tr w:rsidR="00F75123" w:rsidRPr="00783ACC" w14:paraId="2860000A" w14:textId="77777777" w:rsidTr="00A8692E">
        <w:trPr>
          <w:trHeight w:val="333"/>
        </w:trPr>
        <w:tc>
          <w:tcPr>
            <w:tcW w:w="0" w:type="dxa"/>
          </w:tcPr>
          <w:p w14:paraId="61B44DD4" w14:textId="77777777" w:rsidR="00B65524" w:rsidRDefault="00B65524" w:rsidP="00A8692E">
            <w:pPr>
              <w:pStyle w:val="TableNormal0"/>
              <w:rPr>
                <w:color w:val="auto"/>
              </w:rPr>
            </w:pPr>
            <w:r>
              <w:rPr>
                <w:color w:val="auto"/>
              </w:rPr>
              <w:t>36</w:t>
            </w:r>
          </w:p>
        </w:tc>
        <w:tc>
          <w:tcPr>
            <w:tcW w:w="0" w:type="dxa"/>
          </w:tcPr>
          <w:p w14:paraId="5D1A9A67" w14:textId="77777777" w:rsidR="00B65524" w:rsidRPr="00783ACC" w:rsidRDefault="00B65524" w:rsidP="00A8692E">
            <w:pPr>
              <w:pStyle w:val="TableNormal0"/>
              <w:rPr>
                <w:color w:val="auto"/>
              </w:rPr>
            </w:pPr>
            <w:r>
              <w:rPr>
                <w:color w:val="auto"/>
              </w:rPr>
              <w:t>GSRN</w:t>
            </w:r>
          </w:p>
        </w:tc>
        <w:tc>
          <w:tcPr>
            <w:tcW w:w="0" w:type="dxa"/>
          </w:tcPr>
          <w:p w14:paraId="60A239D5" w14:textId="77777777" w:rsidR="00B65524" w:rsidRPr="00783ACC" w:rsidRDefault="00B65524" w:rsidP="00A8692E">
            <w:pPr>
              <w:pStyle w:val="TableNormal0"/>
            </w:pPr>
            <w:r>
              <w:t>GSR Negative Input</w:t>
            </w:r>
          </w:p>
        </w:tc>
        <w:tc>
          <w:tcPr>
            <w:tcW w:w="0" w:type="dxa"/>
          </w:tcPr>
          <w:p w14:paraId="4A91871B" w14:textId="77777777" w:rsidR="00B65524" w:rsidRPr="00783ACC" w:rsidRDefault="00B65524" w:rsidP="00A8692E">
            <w:pPr>
              <w:pStyle w:val="TableNormal0"/>
              <w:jc w:val="center"/>
              <w:rPr>
                <w:color w:val="auto"/>
              </w:rPr>
            </w:pPr>
            <w:r w:rsidRPr="4EBD5C32">
              <w:rPr>
                <w:color w:val="auto"/>
              </w:rPr>
              <w:t>G6</w:t>
            </w:r>
          </w:p>
        </w:tc>
        <w:tc>
          <w:tcPr>
            <w:tcW w:w="0" w:type="dxa"/>
          </w:tcPr>
          <w:p w14:paraId="4BF8F1C5" w14:textId="77777777" w:rsidR="00B65524" w:rsidRPr="00783ACC" w:rsidRDefault="00B65524" w:rsidP="00A8692E">
            <w:pPr>
              <w:pStyle w:val="TableNormal0"/>
              <w:rPr>
                <w:color w:val="auto"/>
              </w:rPr>
            </w:pPr>
            <w:r>
              <w:rPr>
                <w:color w:val="auto"/>
              </w:rPr>
              <w:t>Analog</w:t>
            </w:r>
          </w:p>
        </w:tc>
      </w:tr>
      <w:tr w:rsidR="00F75123" w:rsidRPr="00783ACC" w14:paraId="368A46DF" w14:textId="77777777" w:rsidTr="00A8692E">
        <w:trPr>
          <w:trHeight w:val="333"/>
        </w:trPr>
        <w:tc>
          <w:tcPr>
            <w:tcW w:w="0" w:type="dxa"/>
          </w:tcPr>
          <w:p w14:paraId="05EE4193" w14:textId="77777777" w:rsidR="00B65524" w:rsidRPr="00783ACC" w:rsidRDefault="00B65524" w:rsidP="00A8692E">
            <w:pPr>
              <w:pStyle w:val="TableNormal0"/>
              <w:rPr>
                <w:color w:val="auto"/>
              </w:rPr>
            </w:pPr>
            <w:r>
              <w:rPr>
                <w:color w:val="auto"/>
              </w:rPr>
              <w:t>37</w:t>
            </w:r>
          </w:p>
        </w:tc>
        <w:tc>
          <w:tcPr>
            <w:tcW w:w="0" w:type="dxa"/>
          </w:tcPr>
          <w:p w14:paraId="205651E3" w14:textId="77777777" w:rsidR="00B65524" w:rsidRPr="00783ACC" w:rsidRDefault="00B65524" w:rsidP="00A8692E">
            <w:pPr>
              <w:pStyle w:val="TableNormal0"/>
              <w:rPr>
                <w:color w:val="auto"/>
              </w:rPr>
            </w:pPr>
            <w:r w:rsidRPr="00783ACC">
              <w:rPr>
                <w:color w:val="auto"/>
              </w:rPr>
              <w:t>CIP</w:t>
            </w:r>
          </w:p>
        </w:tc>
        <w:tc>
          <w:tcPr>
            <w:tcW w:w="0" w:type="dxa"/>
          </w:tcPr>
          <w:p w14:paraId="2A902EC2" w14:textId="77777777" w:rsidR="00B65524" w:rsidRPr="00783ACC" w:rsidRDefault="00B65524" w:rsidP="00A8692E">
            <w:pPr>
              <w:pStyle w:val="TableNormal0"/>
              <w:rPr>
                <w:color w:val="auto"/>
              </w:rPr>
            </w:pPr>
            <w:r w:rsidRPr="00783ACC">
              <w:t>BIA Injection Positive Output.</w:t>
            </w:r>
          </w:p>
        </w:tc>
        <w:tc>
          <w:tcPr>
            <w:tcW w:w="0" w:type="dxa"/>
          </w:tcPr>
          <w:p w14:paraId="785E9247" w14:textId="77777777" w:rsidR="00B65524" w:rsidRPr="00783ACC" w:rsidRDefault="00B65524" w:rsidP="00A8692E">
            <w:pPr>
              <w:pStyle w:val="TableNormal0"/>
              <w:jc w:val="center"/>
              <w:rPr>
                <w:color w:val="auto"/>
              </w:rPr>
            </w:pPr>
            <w:r w:rsidRPr="4EBD5C32">
              <w:rPr>
                <w:color w:val="auto"/>
              </w:rPr>
              <w:t>G5</w:t>
            </w:r>
          </w:p>
        </w:tc>
        <w:tc>
          <w:tcPr>
            <w:tcW w:w="0" w:type="dxa"/>
          </w:tcPr>
          <w:p w14:paraId="5F1EAAC6" w14:textId="77777777" w:rsidR="00B65524" w:rsidRPr="00783ACC" w:rsidRDefault="00B65524" w:rsidP="00A8692E">
            <w:pPr>
              <w:pStyle w:val="TableNormal0"/>
              <w:rPr>
                <w:color w:val="auto"/>
              </w:rPr>
            </w:pPr>
            <w:r w:rsidRPr="00783ACC">
              <w:rPr>
                <w:color w:val="auto"/>
              </w:rPr>
              <w:t>Analog</w:t>
            </w:r>
          </w:p>
        </w:tc>
      </w:tr>
      <w:tr w:rsidR="00F75123" w:rsidRPr="00783ACC" w14:paraId="4B96D2B9" w14:textId="77777777" w:rsidTr="00A8692E">
        <w:trPr>
          <w:trHeight w:val="333"/>
        </w:trPr>
        <w:tc>
          <w:tcPr>
            <w:tcW w:w="0" w:type="dxa"/>
          </w:tcPr>
          <w:p w14:paraId="71CDA3CA" w14:textId="77777777" w:rsidR="00B65524" w:rsidRPr="00783ACC" w:rsidRDefault="00B65524" w:rsidP="00A8692E">
            <w:pPr>
              <w:pStyle w:val="TableNormal0"/>
              <w:rPr>
                <w:color w:val="auto"/>
              </w:rPr>
            </w:pPr>
            <w:r>
              <w:rPr>
                <w:color w:val="auto"/>
              </w:rPr>
              <w:t>38</w:t>
            </w:r>
          </w:p>
        </w:tc>
        <w:tc>
          <w:tcPr>
            <w:tcW w:w="0" w:type="dxa"/>
          </w:tcPr>
          <w:p w14:paraId="791160DC" w14:textId="77777777" w:rsidR="00B65524" w:rsidRPr="00783ACC" w:rsidRDefault="00B65524" w:rsidP="00A8692E">
            <w:pPr>
              <w:pStyle w:val="TableNormal0"/>
              <w:rPr>
                <w:color w:val="auto"/>
              </w:rPr>
            </w:pPr>
            <w:r w:rsidRPr="00783ACC">
              <w:rPr>
                <w:color w:val="auto"/>
              </w:rPr>
              <w:t>CIN</w:t>
            </w:r>
          </w:p>
        </w:tc>
        <w:tc>
          <w:tcPr>
            <w:tcW w:w="0" w:type="dxa"/>
          </w:tcPr>
          <w:p w14:paraId="2ABDC817" w14:textId="77777777" w:rsidR="00B65524" w:rsidRPr="00783ACC" w:rsidRDefault="00B65524" w:rsidP="00A8692E">
            <w:pPr>
              <w:pStyle w:val="TableNormal0"/>
              <w:rPr>
                <w:color w:val="auto"/>
              </w:rPr>
            </w:pPr>
            <w:r w:rsidRPr="00783ACC">
              <w:t>BIA Injection Negative Output.</w:t>
            </w:r>
          </w:p>
        </w:tc>
        <w:tc>
          <w:tcPr>
            <w:tcW w:w="0" w:type="dxa"/>
          </w:tcPr>
          <w:p w14:paraId="4DB1F10C" w14:textId="77777777" w:rsidR="00B65524" w:rsidRPr="00783ACC" w:rsidRDefault="00B65524" w:rsidP="00A8692E">
            <w:pPr>
              <w:pStyle w:val="TableNormal0"/>
              <w:jc w:val="center"/>
              <w:rPr>
                <w:color w:val="auto"/>
              </w:rPr>
            </w:pPr>
            <w:r w:rsidRPr="4EBD5C32">
              <w:rPr>
                <w:color w:val="auto"/>
              </w:rPr>
              <w:t>F</w:t>
            </w:r>
          </w:p>
        </w:tc>
        <w:tc>
          <w:tcPr>
            <w:tcW w:w="0" w:type="dxa"/>
          </w:tcPr>
          <w:p w14:paraId="3E793945" w14:textId="77777777" w:rsidR="00B65524" w:rsidRPr="00783ACC" w:rsidRDefault="00B65524" w:rsidP="00A8692E">
            <w:pPr>
              <w:pStyle w:val="TableNormal0"/>
              <w:rPr>
                <w:color w:val="auto"/>
              </w:rPr>
            </w:pPr>
            <w:r w:rsidRPr="00783ACC">
              <w:rPr>
                <w:color w:val="auto"/>
              </w:rPr>
              <w:t>Analog</w:t>
            </w:r>
          </w:p>
        </w:tc>
      </w:tr>
      <w:tr w:rsidR="00F75123" w:rsidRPr="00783ACC" w14:paraId="68702490" w14:textId="77777777" w:rsidTr="00A8692E">
        <w:trPr>
          <w:trHeight w:val="333"/>
        </w:trPr>
        <w:tc>
          <w:tcPr>
            <w:tcW w:w="0" w:type="dxa"/>
          </w:tcPr>
          <w:p w14:paraId="741EE80F" w14:textId="77777777" w:rsidR="00B65524" w:rsidRPr="00783ACC" w:rsidRDefault="00B65524" w:rsidP="00A8692E">
            <w:pPr>
              <w:pStyle w:val="TableNormal0"/>
              <w:rPr>
                <w:color w:val="auto"/>
              </w:rPr>
            </w:pPr>
            <w:r>
              <w:rPr>
                <w:color w:val="auto"/>
              </w:rPr>
              <w:t>39</w:t>
            </w:r>
          </w:p>
        </w:tc>
        <w:tc>
          <w:tcPr>
            <w:tcW w:w="0" w:type="dxa"/>
          </w:tcPr>
          <w:p w14:paraId="60B97405" w14:textId="412C53EE" w:rsidR="00B65524" w:rsidRPr="00783ACC" w:rsidRDefault="00536371" w:rsidP="00A8692E">
            <w:pPr>
              <w:pStyle w:val="TableNormal0"/>
              <w:rPr>
                <w:color w:val="auto"/>
              </w:rPr>
            </w:pPr>
            <w:r>
              <w:rPr>
                <w:color w:val="auto"/>
              </w:rPr>
              <w:t>GPIO3</w:t>
            </w:r>
          </w:p>
        </w:tc>
        <w:tc>
          <w:tcPr>
            <w:tcW w:w="0" w:type="dxa"/>
          </w:tcPr>
          <w:p w14:paraId="45A4C54C" w14:textId="58130164" w:rsidR="00B65524" w:rsidRPr="00BA5F2E" w:rsidRDefault="00536371" w:rsidP="00A8692E">
            <w:pPr>
              <w:pStyle w:val="TableNormal0"/>
            </w:pPr>
            <w:r w:rsidRPr="00F818EC">
              <w:t xml:space="preserve">General-Purpose Input/Output </w:t>
            </w:r>
            <w:r>
              <w:t>3</w:t>
            </w:r>
          </w:p>
        </w:tc>
        <w:tc>
          <w:tcPr>
            <w:tcW w:w="0" w:type="dxa"/>
          </w:tcPr>
          <w:p w14:paraId="5D31DA83" w14:textId="77777777" w:rsidR="00B65524" w:rsidRPr="00783ACC" w:rsidRDefault="00B65524" w:rsidP="00A8692E">
            <w:pPr>
              <w:pStyle w:val="TableNormal0"/>
              <w:jc w:val="center"/>
              <w:rPr>
                <w:color w:val="auto"/>
              </w:rPr>
            </w:pPr>
            <w:r>
              <w:rPr>
                <w:color w:val="auto"/>
              </w:rPr>
              <w:t>G4</w:t>
            </w:r>
          </w:p>
        </w:tc>
        <w:tc>
          <w:tcPr>
            <w:tcW w:w="0" w:type="dxa"/>
          </w:tcPr>
          <w:p w14:paraId="5C98AEA0" w14:textId="77777777" w:rsidR="00B65524" w:rsidRPr="00783ACC" w:rsidRDefault="00B65524" w:rsidP="00A8692E">
            <w:pPr>
              <w:pStyle w:val="TableNormal0"/>
              <w:rPr>
                <w:color w:val="auto"/>
              </w:rPr>
            </w:pPr>
            <w:r w:rsidRPr="00783ACC">
              <w:rPr>
                <w:color w:val="auto"/>
              </w:rPr>
              <w:t>Analog</w:t>
            </w:r>
          </w:p>
        </w:tc>
      </w:tr>
      <w:tr w:rsidR="00F75123" w:rsidRPr="00783ACC" w14:paraId="15F62834" w14:textId="77777777" w:rsidTr="00A8692E">
        <w:trPr>
          <w:trHeight w:val="333"/>
        </w:trPr>
        <w:tc>
          <w:tcPr>
            <w:tcW w:w="0" w:type="dxa"/>
          </w:tcPr>
          <w:p w14:paraId="31378C7E" w14:textId="77777777" w:rsidR="00B65524" w:rsidRPr="00783ACC" w:rsidRDefault="00B65524" w:rsidP="00A8692E">
            <w:pPr>
              <w:pStyle w:val="TableNormal0"/>
              <w:rPr>
                <w:color w:val="auto"/>
              </w:rPr>
            </w:pPr>
            <w:r>
              <w:rPr>
                <w:color w:val="auto"/>
              </w:rPr>
              <w:t>40</w:t>
            </w:r>
          </w:p>
        </w:tc>
        <w:tc>
          <w:tcPr>
            <w:tcW w:w="0" w:type="dxa"/>
          </w:tcPr>
          <w:p w14:paraId="3B1591FE" w14:textId="1EDE24F0" w:rsidR="00B65524" w:rsidRPr="00783ACC" w:rsidRDefault="00536371" w:rsidP="00A8692E">
            <w:pPr>
              <w:pStyle w:val="TableNormal0"/>
              <w:rPr>
                <w:color w:val="auto"/>
              </w:rPr>
            </w:pPr>
            <w:r>
              <w:rPr>
                <w:color w:val="auto"/>
              </w:rPr>
              <w:t>GPIO4</w:t>
            </w:r>
          </w:p>
        </w:tc>
        <w:tc>
          <w:tcPr>
            <w:tcW w:w="0" w:type="dxa"/>
          </w:tcPr>
          <w:p w14:paraId="458E9D68" w14:textId="50134B44" w:rsidR="00B65524" w:rsidRPr="00BA5F2E" w:rsidRDefault="00536371" w:rsidP="00A8692E">
            <w:pPr>
              <w:pStyle w:val="TableNormal0"/>
            </w:pPr>
            <w:r w:rsidRPr="00F818EC">
              <w:t xml:space="preserve">General-Purpose Input/Output </w:t>
            </w:r>
            <w:r>
              <w:t>4</w:t>
            </w:r>
          </w:p>
        </w:tc>
        <w:tc>
          <w:tcPr>
            <w:tcW w:w="0" w:type="dxa"/>
          </w:tcPr>
          <w:p w14:paraId="0B397A59" w14:textId="77777777" w:rsidR="00B65524" w:rsidRPr="00783ACC" w:rsidRDefault="00B65524" w:rsidP="00A8692E">
            <w:pPr>
              <w:pStyle w:val="TableNormal0"/>
              <w:jc w:val="center"/>
              <w:rPr>
                <w:color w:val="auto"/>
              </w:rPr>
            </w:pPr>
            <w:r>
              <w:rPr>
                <w:color w:val="auto"/>
              </w:rPr>
              <w:t>F4</w:t>
            </w:r>
          </w:p>
        </w:tc>
        <w:tc>
          <w:tcPr>
            <w:tcW w:w="0" w:type="dxa"/>
          </w:tcPr>
          <w:p w14:paraId="37175A76" w14:textId="77777777" w:rsidR="00B65524" w:rsidRPr="00783ACC" w:rsidRDefault="00B65524" w:rsidP="00A8692E">
            <w:pPr>
              <w:pStyle w:val="TableNormal0"/>
              <w:rPr>
                <w:color w:val="auto"/>
              </w:rPr>
            </w:pPr>
            <w:r w:rsidRPr="00783ACC">
              <w:rPr>
                <w:color w:val="auto"/>
              </w:rPr>
              <w:t>Analog</w:t>
            </w:r>
          </w:p>
        </w:tc>
      </w:tr>
      <w:tr w:rsidR="00F75123" w:rsidRPr="00783ACC" w14:paraId="5B956DC5" w14:textId="77777777" w:rsidTr="00A8692E">
        <w:trPr>
          <w:trHeight w:val="343"/>
        </w:trPr>
        <w:tc>
          <w:tcPr>
            <w:tcW w:w="0" w:type="dxa"/>
          </w:tcPr>
          <w:p w14:paraId="1F71035F" w14:textId="77777777" w:rsidR="00B65524" w:rsidRPr="00783ACC" w:rsidRDefault="00B65524" w:rsidP="00A8692E">
            <w:pPr>
              <w:pStyle w:val="TableNormal0"/>
              <w:rPr>
                <w:color w:val="auto"/>
              </w:rPr>
            </w:pPr>
            <w:r>
              <w:rPr>
                <w:color w:val="auto"/>
              </w:rPr>
              <w:t>41</w:t>
            </w:r>
          </w:p>
        </w:tc>
        <w:tc>
          <w:tcPr>
            <w:tcW w:w="0" w:type="dxa"/>
          </w:tcPr>
          <w:p w14:paraId="4D9B1AFE" w14:textId="77777777" w:rsidR="00B65524" w:rsidRPr="00783ACC" w:rsidRDefault="00B65524" w:rsidP="00A8692E">
            <w:pPr>
              <w:pStyle w:val="TableNormal0"/>
              <w:rPr>
                <w:color w:val="auto"/>
              </w:rPr>
            </w:pPr>
            <w:r w:rsidRPr="00783ACC">
              <w:rPr>
                <w:color w:val="auto"/>
              </w:rPr>
              <w:t>SCLK</w:t>
            </w:r>
          </w:p>
        </w:tc>
        <w:tc>
          <w:tcPr>
            <w:tcW w:w="0" w:type="dxa"/>
          </w:tcPr>
          <w:p w14:paraId="5267670D" w14:textId="77777777" w:rsidR="00B65524" w:rsidRPr="00783ACC" w:rsidRDefault="00B65524" w:rsidP="00A8692E">
            <w:pPr>
              <w:pStyle w:val="TableNormal0"/>
            </w:pPr>
            <w:r w:rsidRPr="00783ACC">
              <w:rPr>
                <w:color w:val="auto"/>
              </w:rPr>
              <w:t>SPI Clock INPUT</w:t>
            </w:r>
          </w:p>
        </w:tc>
        <w:tc>
          <w:tcPr>
            <w:tcW w:w="0" w:type="dxa"/>
          </w:tcPr>
          <w:p w14:paraId="63E94353" w14:textId="77777777" w:rsidR="00B65524" w:rsidRPr="00783ACC" w:rsidRDefault="00B65524" w:rsidP="00A8692E">
            <w:pPr>
              <w:pStyle w:val="TableNormal0"/>
              <w:jc w:val="center"/>
              <w:rPr>
                <w:color w:val="auto"/>
              </w:rPr>
            </w:pPr>
            <w:r w:rsidRPr="4EBD5C32">
              <w:rPr>
                <w:color w:val="auto"/>
              </w:rPr>
              <w:t>A1</w:t>
            </w:r>
          </w:p>
        </w:tc>
        <w:tc>
          <w:tcPr>
            <w:tcW w:w="0" w:type="dxa"/>
          </w:tcPr>
          <w:p w14:paraId="06C8ACAF" w14:textId="77777777" w:rsidR="00B65524" w:rsidRPr="00783ACC" w:rsidRDefault="00B65524" w:rsidP="00A8692E">
            <w:pPr>
              <w:pStyle w:val="TableNormal0"/>
              <w:rPr>
                <w:color w:val="auto"/>
              </w:rPr>
            </w:pPr>
            <w:r w:rsidRPr="00783ACC">
              <w:rPr>
                <w:color w:val="auto"/>
              </w:rPr>
              <w:t>Digital</w:t>
            </w:r>
          </w:p>
        </w:tc>
      </w:tr>
      <w:tr w:rsidR="00F75123" w:rsidRPr="00783ACC" w14:paraId="3CA1243F" w14:textId="77777777" w:rsidTr="00A8692E">
        <w:trPr>
          <w:trHeight w:val="333"/>
        </w:trPr>
        <w:tc>
          <w:tcPr>
            <w:tcW w:w="0" w:type="dxa"/>
          </w:tcPr>
          <w:p w14:paraId="0EA10140" w14:textId="77777777" w:rsidR="00B65524" w:rsidRDefault="00B65524" w:rsidP="00A8692E">
            <w:pPr>
              <w:pStyle w:val="TableNormal0"/>
              <w:rPr>
                <w:color w:val="auto"/>
              </w:rPr>
            </w:pPr>
            <w:r>
              <w:rPr>
                <w:color w:val="auto"/>
              </w:rPr>
              <w:t>42</w:t>
            </w:r>
          </w:p>
        </w:tc>
        <w:tc>
          <w:tcPr>
            <w:tcW w:w="0" w:type="dxa"/>
          </w:tcPr>
          <w:p w14:paraId="51B9B031" w14:textId="77777777" w:rsidR="00B65524" w:rsidRDefault="00B65524" w:rsidP="00A8692E">
            <w:pPr>
              <w:pStyle w:val="TableNormal0"/>
              <w:rPr>
                <w:color w:val="auto"/>
              </w:rPr>
            </w:pPr>
            <w:r>
              <w:rPr>
                <w:color w:val="auto"/>
              </w:rPr>
              <w:t>CLKext</w:t>
            </w:r>
          </w:p>
        </w:tc>
        <w:tc>
          <w:tcPr>
            <w:tcW w:w="0" w:type="dxa"/>
          </w:tcPr>
          <w:p w14:paraId="5BA92DA1" w14:textId="77777777" w:rsidR="00B65524" w:rsidRPr="00783ACC" w:rsidRDefault="00B65524" w:rsidP="00A8692E">
            <w:pPr>
              <w:pStyle w:val="TableNormal0"/>
              <w:rPr>
                <w:color w:val="auto"/>
              </w:rPr>
            </w:pPr>
            <w:r>
              <w:rPr>
                <w:color w:val="auto"/>
              </w:rPr>
              <w:t>External Clock</w:t>
            </w:r>
          </w:p>
        </w:tc>
        <w:tc>
          <w:tcPr>
            <w:tcW w:w="0" w:type="dxa"/>
          </w:tcPr>
          <w:p w14:paraId="04484D90" w14:textId="77777777" w:rsidR="00B65524" w:rsidRPr="00783ACC" w:rsidRDefault="00B65524" w:rsidP="00A8692E">
            <w:pPr>
              <w:pStyle w:val="TableNormal0"/>
              <w:jc w:val="center"/>
              <w:rPr>
                <w:color w:val="auto"/>
              </w:rPr>
            </w:pPr>
            <w:r w:rsidRPr="4EBD5C32">
              <w:rPr>
                <w:color w:val="auto"/>
              </w:rPr>
              <w:t>C2</w:t>
            </w:r>
          </w:p>
        </w:tc>
        <w:tc>
          <w:tcPr>
            <w:tcW w:w="0" w:type="dxa"/>
          </w:tcPr>
          <w:p w14:paraId="64D43925" w14:textId="77777777" w:rsidR="00B65524" w:rsidRPr="00783ACC" w:rsidRDefault="00B65524" w:rsidP="00A8692E">
            <w:pPr>
              <w:pStyle w:val="TableNormal0"/>
              <w:rPr>
                <w:color w:val="auto"/>
              </w:rPr>
            </w:pPr>
            <w:r>
              <w:rPr>
                <w:color w:val="auto"/>
              </w:rPr>
              <w:t>Digital</w:t>
            </w:r>
          </w:p>
        </w:tc>
      </w:tr>
      <w:tr w:rsidR="00F75123" w:rsidRPr="00783ACC" w14:paraId="7618EDD1" w14:textId="77777777" w:rsidTr="00A8692E">
        <w:trPr>
          <w:trHeight w:val="333"/>
        </w:trPr>
        <w:tc>
          <w:tcPr>
            <w:tcW w:w="0" w:type="dxa"/>
          </w:tcPr>
          <w:p w14:paraId="0CF85CA2" w14:textId="77777777" w:rsidR="00B65524" w:rsidRPr="00783ACC" w:rsidRDefault="00B65524" w:rsidP="00A8692E">
            <w:pPr>
              <w:pStyle w:val="TableNormal0"/>
              <w:rPr>
                <w:color w:val="auto"/>
              </w:rPr>
            </w:pPr>
            <w:r>
              <w:rPr>
                <w:color w:val="auto"/>
              </w:rPr>
              <w:t>43</w:t>
            </w:r>
          </w:p>
        </w:tc>
        <w:tc>
          <w:tcPr>
            <w:tcW w:w="0" w:type="dxa"/>
          </w:tcPr>
          <w:p w14:paraId="2F065ADD" w14:textId="77777777" w:rsidR="00B65524" w:rsidRPr="00116DB8" w:rsidRDefault="00B65524" w:rsidP="00A8692E">
            <w:pPr>
              <w:pStyle w:val="TableNormal0"/>
              <w:rPr>
                <w:color w:val="auto"/>
                <w:lang w:val="it-IT"/>
              </w:rPr>
            </w:pPr>
            <w:r>
              <w:rPr>
                <w:color w:val="auto"/>
              </w:rPr>
              <w:t>SDA_SDI</w:t>
            </w:r>
          </w:p>
        </w:tc>
        <w:tc>
          <w:tcPr>
            <w:tcW w:w="0" w:type="dxa"/>
          </w:tcPr>
          <w:p w14:paraId="21D8A9FA" w14:textId="77777777" w:rsidR="00B65524" w:rsidRPr="00795FCF" w:rsidRDefault="00B65524" w:rsidP="00A8692E">
            <w:pPr>
              <w:pStyle w:val="TableNormal0"/>
              <w:rPr>
                <w:color w:val="auto"/>
                <w:lang w:val="it-IT"/>
              </w:rPr>
            </w:pPr>
            <w:r w:rsidRPr="00110634">
              <w:rPr>
                <w:rStyle w:val="Dxentry"/>
                <w:rFonts w:eastAsia="Times New Roman" w:cs="Helvetica"/>
                <w:color w:val="000000"/>
                <w:w w:val="0"/>
                <w:szCs w:val="18"/>
                <w:lang w:val="it-IT"/>
              </w:rPr>
              <w:t>I2C / SPI serial data line</w:t>
            </w:r>
          </w:p>
        </w:tc>
        <w:tc>
          <w:tcPr>
            <w:tcW w:w="0" w:type="dxa"/>
          </w:tcPr>
          <w:p w14:paraId="0FFD9F8F" w14:textId="77777777" w:rsidR="00B65524" w:rsidRPr="00783ACC" w:rsidRDefault="00B65524" w:rsidP="00A8692E">
            <w:pPr>
              <w:pStyle w:val="TableNormal0"/>
              <w:jc w:val="center"/>
              <w:rPr>
                <w:color w:val="auto"/>
              </w:rPr>
            </w:pPr>
            <w:r w:rsidRPr="4EBD5C32">
              <w:rPr>
                <w:color w:val="auto"/>
              </w:rPr>
              <w:t>B1</w:t>
            </w:r>
          </w:p>
        </w:tc>
        <w:tc>
          <w:tcPr>
            <w:tcW w:w="0" w:type="dxa"/>
          </w:tcPr>
          <w:p w14:paraId="0FDEEC39" w14:textId="77777777" w:rsidR="00B65524" w:rsidRPr="00783ACC" w:rsidRDefault="00B65524" w:rsidP="00A8692E">
            <w:pPr>
              <w:pStyle w:val="TableNormal0"/>
              <w:rPr>
                <w:color w:val="auto"/>
              </w:rPr>
            </w:pPr>
            <w:r w:rsidRPr="00783ACC">
              <w:rPr>
                <w:color w:val="auto"/>
              </w:rPr>
              <w:t>Digital</w:t>
            </w:r>
          </w:p>
        </w:tc>
      </w:tr>
      <w:tr w:rsidR="00F75123" w:rsidRPr="00783ACC" w14:paraId="21F330AD" w14:textId="77777777" w:rsidTr="00A8692E">
        <w:trPr>
          <w:trHeight w:val="333"/>
        </w:trPr>
        <w:tc>
          <w:tcPr>
            <w:tcW w:w="0" w:type="dxa"/>
          </w:tcPr>
          <w:p w14:paraId="35686416" w14:textId="77777777" w:rsidR="00B65524" w:rsidRPr="00783ACC" w:rsidRDefault="00B65524" w:rsidP="00A8692E">
            <w:pPr>
              <w:pStyle w:val="TableNormal0"/>
              <w:rPr>
                <w:color w:val="auto"/>
              </w:rPr>
            </w:pPr>
            <w:r>
              <w:rPr>
                <w:color w:val="auto"/>
              </w:rPr>
              <w:t>44</w:t>
            </w:r>
          </w:p>
        </w:tc>
        <w:tc>
          <w:tcPr>
            <w:tcW w:w="0" w:type="dxa"/>
          </w:tcPr>
          <w:p w14:paraId="00D46EE5" w14:textId="77777777" w:rsidR="00B65524" w:rsidRPr="00783ACC" w:rsidRDefault="00B65524" w:rsidP="00A8692E">
            <w:pPr>
              <w:pStyle w:val="TableNormal0"/>
              <w:rPr>
                <w:color w:val="auto"/>
              </w:rPr>
            </w:pPr>
            <w:r>
              <w:rPr>
                <w:color w:val="auto"/>
              </w:rPr>
              <w:t>SH_SDA</w:t>
            </w:r>
          </w:p>
        </w:tc>
        <w:tc>
          <w:tcPr>
            <w:tcW w:w="0" w:type="dxa"/>
          </w:tcPr>
          <w:p w14:paraId="70AF04EE" w14:textId="77777777" w:rsidR="00B65524" w:rsidRPr="00783ACC" w:rsidRDefault="00B65524" w:rsidP="00A8692E">
            <w:pPr>
              <w:pStyle w:val="TableNormal0"/>
              <w:rPr>
                <w:color w:val="auto"/>
              </w:rPr>
            </w:pPr>
            <w:r>
              <w:t>Sensor Hub Data</w:t>
            </w:r>
          </w:p>
        </w:tc>
        <w:tc>
          <w:tcPr>
            <w:tcW w:w="0" w:type="dxa"/>
          </w:tcPr>
          <w:p w14:paraId="055D1215" w14:textId="77777777" w:rsidR="00B65524" w:rsidRPr="00783ACC" w:rsidRDefault="00B65524" w:rsidP="00A8692E">
            <w:pPr>
              <w:pStyle w:val="TableNormal0"/>
              <w:jc w:val="center"/>
              <w:rPr>
                <w:color w:val="auto"/>
              </w:rPr>
            </w:pPr>
            <w:r w:rsidRPr="4EBD5C32">
              <w:rPr>
                <w:color w:val="auto"/>
              </w:rPr>
              <w:t>D1</w:t>
            </w:r>
          </w:p>
        </w:tc>
        <w:tc>
          <w:tcPr>
            <w:tcW w:w="0" w:type="dxa"/>
          </w:tcPr>
          <w:p w14:paraId="5E8B52C5" w14:textId="77777777" w:rsidR="00B65524" w:rsidRPr="00783ACC" w:rsidRDefault="00B65524" w:rsidP="00A8692E">
            <w:pPr>
              <w:pStyle w:val="TableNormal0"/>
              <w:rPr>
                <w:color w:val="auto"/>
              </w:rPr>
            </w:pPr>
            <w:r w:rsidRPr="00783ACC">
              <w:rPr>
                <w:color w:val="auto"/>
              </w:rPr>
              <w:t>Digital</w:t>
            </w:r>
          </w:p>
        </w:tc>
      </w:tr>
      <w:tr w:rsidR="00F75123" w:rsidRPr="00783ACC" w14:paraId="141B6263" w14:textId="77777777" w:rsidTr="00A8692E">
        <w:trPr>
          <w:trHeight w:val="333"/>
        </w:trPr>
        <w:tc>
          <w:tcPr>
            <w:tcW w:w="0" w:type="dxa"/>
          </w:tcPr>
          <w:p w14:paraId="099F1FEA" w14:textId="77777777" w:rsidR="00B65524" w:rsidRPr="00783ACC" w:rsidRDefault="00B65524" w:rsidP="00A8692E">
            <w:pPr>
              <w:pStyle w:val="TableNormal0"/>
              <w:rPr>
                <w:color w:val="auto"/>
              </w:rPr>
            </w:pPr>
            <w:r>
              <w:rPr>
                <w:color w:val="auto"/>
              </w:rPr>
              <w:t>45</w:t>
            </w:r>
          </w:p>
        </w:tc>
        <w:tc>
          <w:tcPr>
            <w:tcW w:w="0" w:type="dxa"/>
          </w:tcPr>
          <w:p w14:paraId="3897F6ED" w14:textId="77777777" w:rsidR="00B65524" w:rsidRPr="00783ACC" w:rsidRDefault="00B65524" w:rsidP="00A8692E">
            <w:pPr>
              <w:pStyle w:val="TableNormal0"/>
              <w:rPr>
                <w:color w:val="auto"/>
              </w:rPr>
            </w:pPr>
            <w:r w:rsidRPr="00783ACC">
              <w:rPr>
                <w:color w:val="auto"/>
              </w:rPr>
              <w:t>CS</w:t>
            </w:r>
          </w:p>
        </w:tc>
        <w:tc>
          <w:tcPr>
            <w:tcW w:w="0" w:type="dxa"/>
          </w:tcPr>
          <w:p w14:paraId="38E8AE4D" w14:textId="77777777" w:rsidR="00B65524" w:rsidRPr="00783ACC" w:rsidRDefault="00B65524" w:rsidP="00A8692E">
            <w:pPr>
              <w:pStyle w:val="TableNormal0"/>
              <w:rPr>
                <w:color w:val="auto"/>
              </w:rPr>
            </w:pPr>
            <w:r>
              <w:rPr>
                <w:color w:val="auto"/>
              </w:rPr>
              <w:t>Chip Select</w:t>
            </w:r>
          </w:p>
        </w:tc>
        <w:tc>
          <w:tcPr>
            <w:tcW w:w="0" w:type="dxa"/>
          </w:tcPr>
          <w:p w14:paraId="51738F65" w14:textId="77777777" w:rsidR="00B65524" w:rsidRPr="00783ACC" w:rsidRDefault="00B65524" w:rsidP="00A8692E">
            <w:pPr>
              <w:pStyle w:val="TableNormal0"/>
              <w:jc w:val="center"/>
              <w:rPr>
                <w:color w:val="auto"/>
              </w:rPr>
            </w:pPr>
            <w:r w:rsidRPr="4EBD5C32">
              <w:rPr>
                <w:color w:val="auto"/>
              </w:rPr>
              <w:t>C1</w:t>
            </w:r>
          </w:p>
        </w:tc>
        <w:tc>
          <w:tcPr>
            <w:tcW w:w="0" w:type="dxa"/>
          </w:tcPr>
          <w:p w14:paraId="59510436" w14:textId="77777777" w:rsidR="00B65524" w:rsidRPr="00783ACC" w:rsidRDefault="00B65524" w:rsidP="00A8692E">
            <w:pPr>
              <w:pStyle w:val="TableNormal0"/>
            </w:pPr>
            <w:r w:rsidRPr="00783ACC">
              <w:rPr>
                <w:color w:val="auto"/>
              </w:rPr>
              <w:t>Digital</w:t>
            </w:r>
          </w:p>
        </w:tc>
      </w:tr>
      <w:tr w:rsidR="00F75123" w:rsidRPr="00783ACC" w14:paraId="20653A57" w14:textId="77777777" w:rsidTr="00A8692E">
        <w:trPr>
          <w:trHeight w:val="333"/>
        </w:trPr>
        <w:tc>
          <w:tcPr>
            <w:tcW w:w="0" w:type="dxa"/>
          </w:tcPr>
          <w:p w14:paraId="799A307A" w14:textId="77777777" w:rsidR="00B65524" w:rsidRDefault="00B65524" w:rsidP="00A8692E">
            <w:pPr>
              <w:pStyle w:val="TableNormal0"/>
              <w:rPr>
                <w:color w:val="auto"/>
              </w:rPr>
            </w:pPr>
            <w:r>
              <w:rPr>
                <w:color w:val="auto"/>
              </w:rPr>
              <w:t>46</w:t>
            </w:r>
          </w:p>
        </w:tc>
        <w:tc>
          <w:tcPr>
            <w:tcW w:w="0" w:type="dxa"/>
          </w:tcPr>
          <w:p w14:paraId="2B42A139" w14:textId="77777777" w:rsidR="00B65524" w:rsidRPr="00783ACC" w:rsidRDefault="00B65524" w:rsidP="00A8692E">
            <w:pPr>
              <w:pStyle w:val="TableNormal0"/>
              <w:rPr>
                <w:color w:val="auto"/>
              </w:rPr>
            </w:pPr>
            <w:r>
              <w:rPr>
                <w:color w:val="auto"/>
              </w:rPr>
              <w:t>SH_CK</w:t>
            </w:r>
          </w:p>
        </w:tc>
        <w:tc>
          <w:tcPr>
            <w:tcW w:w="0" w:type="dxa"/>
          </w:tcPr>
          <w:p w14:paraId="362FC693" w14:textId="77777777" w:rsidR="00B65524" w:rsidRPr="00783ACC" w:rsidRDefault="00B65524" w:rsidP="00A8692E">
            <w:pPr>
              <w:pStyle w:val="TableNormal0"/>
            </w:pPr>
            <w:r>
              <w:t>Sensor Hub Clock</w:t>
            </w:r>
          </w:p>
        </w:tc>
        <w:tc>
          <w:tcPr>
            <w:tcW w:w="0" w:type="dxa"/>
          </w:tcPr>
          <w:p w14:paraId="61E1B816" w14:textId="77777777" w:rsidR="00B65524" w:rsidRDefault="00B65524" w:rsidP="00A8692E">
            <w:pPr>
              <w:pStyle w:val="TableNormal0"/>
              <w:jc w:val="center"/>
              <w:rPr>
                <w:color w:val="auto"/>
              </w:rPr>
            </w:pPr>
            <w:r w:rsidRPr="4EBD5C32">
              <w:rPr>
                <w:color w:val="auto"/>
              </w:rPr>
              <w:t>C3</w:t>
            </w:r>
          </w:p>
        </w:tc>
        <w:tc>
          <w:tcPr>
            <w:tcW w:w="0" w:type="dxa"/>
          </w:tcPr>
          <w:p w14:paraId="2B601729" w14:textId="77777777" w:rsidR="00B65524" w:rsidRPr="00783ACC" w:rsidRDefault="00B65524" w:rsidP="00A8692E">
            <w:pPr>
              <w:pStyle w:val="TableNormal0"/>
              <w:rPr>
                <w:color w:val="auto"/>
              </w:rPr>
            </w:pPr>
          </w:p>
        </w:tc>
      </w:tr>
      <w:tr w:rsidR="00F75123" w:rsidRPr="00783ACC" w14:paraId="2A570AE4" w14:textId="77777777" w:rsidTr="00A8692E">
        <w:trPr>
          <w:trHeight w:val="333"/>
        </w:trPr>
        <w:tc>
          <w:tcPr>
            <w:tcW w:w="0" w:type="dxa"/>
          </w:tcPr>
          <w:p w14:paraId="667BE927" w14:textId="77777777" w:rsidR="00B65524" w:rsidRPr="00783ACC" w:rsidRDefault="00B65524" w:rsidP="00A8692E">
            <w:pPr>
              <w:pStyle w:val="TableNormal0"/>
              <w:rPr>
                <w:color w:val="auto"/>
              </w:rPr>
            </w:pPr>
            <w:r>
              <w:rPr>
                <w:color w:val="auto"/>
              </w:rPr>
              <w:t>47</w:t>
            </w:r>
          </w:p>
        </w:tc>
        <w:tc>
          <w:tcPr>
            <w:tcW w:w="0" w:type="dxa"/>
          </w:tcPr>
          <w:p w14:paraId="3AAC7D4C" w14:textId="77777777" w:rsidR="00B65524" w:rsidRPr="00783ACC" w:rsidRDefault="00B65524" w:rsidP="00A8692E">
            <w:pPr>
              <w:pStyle w:val="TableNormal0"/>
              <w:rPr>
                <w:color w:val="auto"/>
              </w:rPr>
            </w:pPr>
            <w:r w:rsidRPr="00783ACC">
              <w:rPr>
                <w:color w:val="auto"/>
              </w:rPr>
              <w:t>GPIO</w:t>
            </w:r>
            <w:r>
              <w:rPr>
                <w:color w:val="auto"/>
              </w:rPr>
              <w:t>0</w:t>
            </w:r>
          </w:p>
        </w:tc>
        <w:tc>
          <w:tcPr>
            <w:tcW w:w="0" w:type="dxa"/>
          </w:tcPr>
          <w:p w14:paraId="064F9751" w14:textId="77777777" w:rsidR="00B65524" w:rsidRPr="00F818EC" w:rsidRDefault="00B65524" w:rsidP="00A8692E">
            <w:pPr>
              <w:pStyle w:val="TableNormal0"/>
            </w:pPr>
            <w:r w:rsidRPr="00F818EC">
              <w:t xml:space="preserve">General-Purpose Input/Output </w:t>
            </w:r>
            <w:r>
              <w:t>0</w:t>
            </w:r>
          </w:p>
        </w:tc>
        <w:tc>
          <w:tcPr>
            <w:tcW w:w="0" w:type="dxa"/>
          </w:tcPr>
          <w:p w14:paraId="366CB593" w14:textId="77777777" w:rsidR="00B65524" w:rsidRPr="00783ACC" w:rsidRDefault="00B65524" w:rsidP="00A8692E">
            <w:pPr>
              <w:pStyle w:val="TableNormal0"/>
              <w:jc w:val="center"/>
              <w:rPr>
                <w:color w:val="auto"/>
              </w:rPr>
            </w:pPr>
            <w:r w:rsidRPr="4EBD5C32">
              <w:rPr>
                <w:color w:val="auto"/>
              </w:rPr>
              <w:t>D2</w:t>
            </w:r>
          </w:p>
        </w:tc>
        <w:tc>
          <w:tcPr>
            <w:tcW w:w="0" w:type="dxa"/>
          </w:tcPr>
          <w:p w14:paraId="037E9642" w14:textId="77777777" w:rsidR="00B65524" w:rsidRPr="00783ACC" w:rsidRDefault="00B65524" w:rsidP="00A8692E">
            <w:pPr>
              <w:pStyle w:val="TableNormal0"/>
            </w:pPr>
            <w:r w:rsidRPr="00783ACC">
              <w:rPr>
                <w:color w:val="auto"/>
              </w:rPr>
              <w:t>Digital</w:t>
            </w:r>
          </w:p>
        </w:tc>
      </w:tr>
      <w:tr w:rsidR="00F75123" w:rsidRPr="00783ACC" w14:paraId="5A98992E" w14:textId="77777777" w:rsidTr="00A8692E">
        <w:trPr>
          <w:trHeight w:val="333"/>
        </w:trPr>
        <w:tc>
          <w:tcPr>
            <w:tcW w:w="0" w:type="dxa"/>
          </w:tcPr>
          <w:p w14:paraId="6849870C" w14:textId="77777777" w:rsidR="00B65524" w:rsidRPr="00783ACC" w:rsidRDefault="00B65524" w:rsidP="00A8692E">
            <w:pPr>
              <w:pStyle w:val="TableNormal0"/>
              <w:rPr>
                <w:color w:val="auto"/>
              </w:rPr>
            </w:pPr>
            <w:r>
              <w:rPr>
                <w:color w:val="auto"/>
              </w:rPr>
              <w:t>48</w:t>
            </w:r>
          </w:p>
        </w:tc>
        <w:tc>
          <w:tcPr>
            <w:tcW w:w="0" w:type="dxa"/>
          </w:tcPr>
          <w:p w14:paraId="67CEB65E" w14:textId="77777777" w:rsidR="00B65524" w:rsidRPr="00783ACC" w:rsidRDefault="00B65524" w:rsidP="00A8692E">
            <w:pPr>
              <w:pStyle w:val="TableNormal0"/>
              <w:rPr>
                <w:color w:val="auto"/>
              </w:rPr>
            </w:pPr>
            <w:r w:rsidRPr="00783ACC">
              <w:rPr>
                <w:color w:val="auto"/>
              </w:rPr>
              <w:t>GPIO</w:t>
            </w:r>
            <w:r>
              <w:rPr>
                <w:color w:val="auto"/>
              </w:rPr>
              <w:t>1</w:t>
            </w:r>
          </w:p>
        </w:tc>
        <w:tc>
          <w:tcPr>
            <w:tcW w:w="0" w:type="dxa"/>
          </w:tcPr>
          <w:p w14:paraId="00371A48" w14:textId="77777777" w:rsidR="00B65524" w:rsidRPr="00F818EC" w:rsidRDefault="00B65524" w:rsidP="00A8692E">
            <w:pPr>
              <w:pStyle w:val="TableNormal0"/>
            </w:pPr>
            <w:r w:rsidRPr="00F818EC">
              <w:t xml:space="preserve">General-Purpose Input/Output </w:t>
            </w:r>
            <w:r>
              <w:t>1</w:t>
            </w:r>
          </w:p>
        </w:tc>
        <w:tc>
          <w:tcPr>
            <w:tcW w:w="0" w:type="dxa"/>
          </w:tcPr>
          <w:p w14:paraId="5CF7DF5F" w14:textId="77777777" w:rsidR="00B65524" w:rsidRPr="00783ACC" w:rsidRDefault="00B65524" w:rsidP="00A8692E">
            <w:pPr>
              <w:pStyle w:val="TableNormal0"/>
              <w:jc w:val="center"/>
              <w:rPr>
                <w:color w:val="auto"/>
              </w:rPr>
            </w:pPr>
            <w:r w:rsidRPr="4EBD5C32">
              <w:rPr>
                <w:color w:val="auto"/>
              </w:rPr>
              <w:t>D3</w:t>
            </w:r>
          </w:p>
        </w:tc>
        <w:tc>
          <w:tcPr>
            <w:tcW w:w="0" w:type="dxa"/>
          </w:tcPr>
          <w:p w14:paraId="2C412797" w14:textId="77777777" w:rsidR="00B65524" w:rsidRPr="00783ACC" w:rsidRDefault="00B65524" w:rsidP="00A8692E">
            <w:pPr>
              <w:pStyle w:val="TableNormal0"/>
            </w:pPr>
            <w:r w:rsidRPr="00783ACC">
              <w:rPr>
                <w:color w:val="auto"/>
              </w:rPr>
              <w:t>Digital</w:t>
            </w:r>
          </w:p>
        </w:tc>
      </w:tr>
      <w:tr w:rsidR="00F75123" w:rsidRPr="00783ACC" w14:paraId="2E4C7CE9" w14:textId="77777777" w:rsidTr="00A8692E">
        <w:trPr>
          <w:trHeight w:val="333"/>
        </w:trPr>
        <w:tc>
          <w:tcPr>
            <w:tcW w:w="0" w:type="dxa"/>
          </w:tcPr>
          <w:p w14:paraId="2B3964EF" w14:textId="77777777" w:rsidR="00B65524" w:rsidRPr="00783ACC" w:rsidRDefault="00B65524" w:rsidP="00A8692E">
            <w:pPr>
              <w:pStyle w:val="TableNormal0"/>
              <w:rPr>
                <w:color w:val="auto"/>
              </w:rPr>
            </w:pPr>
            <w:r>
              <w:rPr>
                <w:color w:val="auto"/>
              </w:rPr>
              <w:t>49</w:t>
            </w:r>
          </w:p>
        </w:tc>
        <w:tc>
          <w:tcPr>
            <w:tcW w:w="0" w:type="dxa"/>
          </w:tcPr>
          <w:p w14:paraId="53E1FBE4" w14:textId="77777777" w:rsidR="00B65524" w:rsidRPr="00783ACC" w:rsidRDefault="00B65524" w:rsidP="00A8692E">
            <w:pPr>
              <w:pStyle w:val="TableNormal0"/>
              <w:rPr>
                <w:color w:val="auto"/>
              </w:rPr>
            </w:pPr>
            <w:r w:rsidRPr="00783ACC">
              <w:rPr>
                <w:color w:val="auto"/>
              </w:rPr>
              <w:t>GPIO</w:t>
            </w:r>
            <w:r>
              <w:rPr>
                <w:color w:val="auto"/>
              </w:rPr>
              <w:t>2</w:t>
            </w:r>
          </w:p>
        </w:tc>
        <w:tc>
          <w:tcPr>
            <w:tcW w:w="0" w:type="dxa"/>
          </w:tcPr>
          <w:p w14:paraId="1F893638" w14:textId="77777777" w:rsidR="00B65524" w:rsidRPr="00783ACC" w:rsidRDefault="00B65524" w:rsidP="00A8692E">
            <w:pPr>
              <w:pStyle w:val="TableNormal0"/>
            </w:pPr>
            <w:r w:rsidRPr="00F818EC">
              <w:t xml:space="preserve">General-Purpose Input/Output </w:t>
            </w:r>
            <w:r>
              <w:t>2</w:t>
            </w:r>
          </w:p>
        </w:tc>
        <w:tc>
          <w:tcPr>
            <w:tcW w:w="0" w:type="dxa"/>
          </w:tcPr>
          <w:p w14:paraId="6DF1B465" w14:textId="77777777" w:rsidR="00B65524" w:rsidRPr="00783ACC" w:rsidRDefault="00B65524" w:rsidP="00A8692E">
            <w:pPr>
              <w:pStyle w:val="TableNormal0"/>
              <w:jc w:val="center"/>
              <w:rPr>
                <w:color w:val="auto"/>
              </w:rPr>
            </w:pPr>
            <w:r>
              <w:rPr>
                <w:color w:val="auto"/>
              </w:rPr>
              <w:t>E4</w:t>
            </w:r>
          </w:p>
        </w:tc>
        <w:tc>
          <w:tcPr>
            <w:tcW w:w="0" w:type="dxa"/>
          </w:tcPr>
          <w:p w14:paraId="6CA26D6A" w14:textId="77777777" w:rsidR="00B65524" w:rsidRPr="00783ACC" w:rsidRDefault="00B65524" w:rsidP="00CA52AD">
            <w:pPr>
              <w:pStyle w:val="TableNormal0"/>
              <w:keepNext/>
            </w:pPr>
            <w:r>
              <w:t>Digital</w:t>
            </w:r>
          </w:p>
        </w:tc>
      </w:tr>
    </w:tbl>
    <w:p w14:paraId="205F434B" w14:textId="533E983E" w:rsidR="00B65524" w:rsidRPr="00CA52AD" w:rsidRDefault="00ED2D01" w:rsidP="00CA52AD">
      <w:pPr>
        <w:pStyle w:val="Caption"/>
        <w:jc w:val="center"/>
      </w:pPr>
      <w:bookmarkStart w:id="27" w:name="_Toc210989341"/>
      <w:r>
        <w:lastRenderedPageBreak/>
        <w:t>Table</w:t>
      </w:r>
      <w:r w:rsidR="00CA52AD">
        <w:t xml:space="preserve"> </w:t>
      </w:r>
      <w:fldSimple w:instr=" SEQ Tableau \* ARABIC ">
        <w:r w:rsidR="00E27A95">
          <w:rPr>
            <w:noProof/>
          </w:rPr>
          <w:t>5</w:t>
        </w:r>
      </w:fldSimple>
      <w:r w:rsidR="00CA52AD">
        <w:t>:</w:t>
      </w:r>
      <w:r w:rsidR="00B65524">
        <w:t xml:space="preserve"> I/O List</w:t>
      </w:r>
      <w:bookmarkEnd w:id="27"/>
    </w:p>
    <w:p w14:paraId="60EAEE39" w14:textId="2F7397B9" w:rsidR="00C768E8" w:rsidRDefault="00C768E8" w:rsidP="00710BF4">
      <w:pPr>
        <w:pStyle w:val="Heading1"/>
      </w:pPr>
      <w:bookmarkStart w:id="28" w:name="_Toc224827083"/>
      <w:r>
        <w:t>STBIO1: Functional Modes</w:t>
      </w:r>
      <w:bookmarkEnd w:id="28"/>
    </w:p>
    <w:p w14:paraId="79AE20D7" w14:textId="685F4D05" w:rsidR="00BD4AA7" w:rsidRPr="00BD4AA7" w:rsidRDefault="00BD4AA7" w:rsidP="00BD4AA7">
      <w:pPr>
        <w:rPr>
          <w:lang w:val="en-US"/>
        </w:rPr>
      </w:pPr>
      <w:r>
        <w:rPr>
          <w:lang w:val="en-US"/>
        </w:rPr>
        <w:t>Different measurement flow can be distinguished according to the operative mode set by the user:</w:t>
      </w:r>
    </w:p>
    <w:p w14:paraId="7D0DE03A" w14:textId="72BE9DF9" w:rsidR="00BD4AA7" w:rsidRDefault="00C768E8" w:rsidP="00BD4AA7">
      <w:pPr>
        <w:pStyle w:val="Heading20"/>
      </w:pPr>
      <w:bookmarkStart w:id="29" w:name="_Toc224827084"/>
      <w:r>
        <w:t>Data Storage Mode</w:t>
      </w:r>
      <w:bookmarkEnd w:id="29"/>
    </w:p>
    <w:p w14:paraId="68558EBC" w14:textId="2C9E7ECE" w:rsidR="00BD4AA7" w:rsidRDefault="00BD4AA7" w:rsidP="00BD4AA7">
      <w:pPr>
        <w:pStyle w:val="ListParagraph"/>
        <w:numPr>
          <w:ilvl w:val="0"/>
          <w:numId w:val="83"/>
        </w:numPr>
        <w:rPr>
          <w:lang w:val="en-US"/>
        </w:rPr>
      </w:pPr>
      <w:r>
        <w:rPr>
          <w:lang w:val="en-US"/>
        </w:rPr>
        <w:t>Set DS_SEL bit in Device_Config_Channel</w:t>
      </w:r>
      <w:r w:rsidR="00E835C0">
        <w:rPr>
          <w:lang w:val="en-US"/>
        </w:rPr>
        <w:t xml:space="preserve"> register</w:t>
      </w:r>
      <w:r>
        <w:rPr>
          <w:lang w:val="en-US"/>
        </w:rPr>
        <w:t xml:space="preserve"> to 1</w:t>
      </w:r>
      <w:r w:rsidR="002A33D9">
        <w:rPr>
          <w:lang w:val="en-US"/>
        </w:rPr>
        <w:t xml:space="preserve"> and PPG_ELAB to 0 in General_Parameters_PPG</w:t>
      </w:r>
      <w:r>
        <w:rPr>
          <w:lang w:val="en-US"/>
        </w:rPr>
        <w:t xml:space="preserve"> </w:t>
      </w:r>
    </w:p>
    <w:p w14:paraId="738DEF3A" w14:textId="77464E53" w:rsidR="00BD4AA7" w:rsidRPr="00BD4AA7" w:rsidRDefault="00BD4AA7" w:rsidP="00BD4AA7">
      <w:pPr>
        <w:pStyle w:val="ListParagraph"/>
        <w:numPr>
          <w:ilvl w:val="1"/>
          <w:numId w:val="83"/>
        </w:numPr>
        <w:rPr>
          <w:lang w:val="en-US"/>
        </w:rPr>
      </w:pPr>
      <w:r>
        <w:rPr>
          <w:lang w:val="en-US"/>
        </w:rPr>
        <w:t>This will cut the communication between Main Controller and ADSP</w:t>
      </w:r>
    </w:p>
    <w:p w14:paraId="69AFDAF2" w14:textId="6E78F10C" w:rsidR="00BD4AA7" w:rsidRPr="00BD4AA7" w:rsidRDefault="00BD4AA7" w:rsidP="00BD4AA7">
      <w:pPr>
        <w:pStyle w:val="ListParagraph"/>
        <w:numPr>
          <w:ilvl w:val="0"/>
          <w:numId w:val="82"/>
        </w:numPr>
        <w:rPr>
          <w:lang w:val="en-US"/>
        </w:rPr>
      </w:pPr>
      <w:r w:rsidRPr="00BD4AA7">
        <w:rPr>
          <w:lang w:val="en-US"/>
        </w:rPr>
        <w:t xml:space="preserve">Analog control Interface samples ECG and BIA signals from ADC, average and stores data sampled in appropriate in FIFO. </w:t>
      </w:r>
    </w:p>
    <w:p w14:paraId="1A6F6CFA" w14:textId="42E4A9AB" w:rsidR="00BD4AA7" w:rsidRPr="00BD4AA7" w:rsidRDefault="00BD4AA7" w:rsidP="00BD4AA7">
      <w:pPr>
        <w:pStyle w:val="ListParagraph"/>
        <w:numPr>
          <w:ilvl w:val="0"/>
          <w:numId w:val="82"/>
        </w:numPr>
        <w:rPr>
          <w:lang w:val="en-US"/>
        </w:rPr>
      </w:pPr>
      <w:r w:rsidRPr="00BD4AA7">
        <w:rPr>
          <w:lang w:val="en-US"/>
        </w:rPr>
        <w:t xml:space="preserve">Analog control Interface samples GSR signal from ADC and stores GSR data raw in FIFO. </w:t>
      </w:r>
    </w:p>
    <w:p w14:paraId="3FB47E59" w14:textId="079E08D6" w:rsidR="00BD4AA7" w:rsidRPr="00BD4AA7" w:rsidRDefault="00BD4AA7" w:rsidP="00BD4AA7">
      <w:pPr>
        <w:pStyle w:val="ListParagraph"/>
        <w:numPr>
          <w:ilvl w:val="0"/>
          <w:numId w:val="82"/>
        </w:numPr>
        <w:rPr>
          <w:lang w:val="en-US"/>
        </w:rPr>
      </w:pPr>
      <w:r w:rsidRPr="00BD4AA7">
        <w:rPr>
          <w:lang w:val="en-US"/>
        </w:rPr>
        <w:t xml:space="preserve">Analog control Interface samples PPG signal from ADC, average (according to the user's configuration) and stores data in FIFO. </w:t>
      </w:r>
    </w:p>
    <w:p w14:paraId="0A5FF9C5" w14:textId="594DECE5" w:rsidR="00BD4AA7" w:rsidRPr="00BD4AA7" w:rsidRDefault="00BD4AA7" w:rsidP="00BD4AA7">
      <w:pPr>
        <w:pStyle w:val="ListParagraph"/>
        <w:numPr>
          <w:ilvl w:val="0"/>
          <w:numId w:val="82"/>
        </w:numPr>
        <w:rPr>
          <w:lang w:val="en-US"/>
        </w:rPr>
      </w:pPr>
      <w:r w:rsidRPr="00BD4AA7">
        <w:rPr>
          <w:lang w:val="en-US"/>
        </w:rPr>
        <w:t xml:space="preserve">Raw data are always available in FIFO after stored. (Except when FIFO FULL occurs) </w:t>
      </w:r>
    </w:p>
    <w:p w14:paraId="3672D598" w14:textId="77777777" w:rsidR="00BD4AA7" w:rsidRDefault="00BD4AA7" w:rsidP="00BD4AA7">
      <w:pPr>
        <w:ind w:left="360"/>
        <w:rPr>
          <w:lang w:val="en-US"/>
        </w:rPr>
      </w:pPr>
    </w:p>
    <w:p w14:paraId="6F37892C" w14:textId="7B2A3D65" w:rsidR="00BD4AA7" w:rsidRDefault="00BD4AA7" w:rsidP="00BD4AA7">
      <w:pPr>
        <w:ind w:left="360"/>
        <w:rPr>
          <w:lang w:val="en-US"/>
        </w:rPr>
      </w:pPr>
      <w:r w:rsidRPr="00BD4AA7">
        <w:rPr>
          <w:lang w:val="en-US"/>
        </w:rPr>
        <w:t xml:space="preserve">In this mode, the ADSP is turned off, but it’s possible to </w:t>
      </w:r>
      <w:r w:rsidR="002A33D9" w:rsidRPr="00BD4AA7">
        <w:rPr>
          <w:lang w:val="en-US"/>
        </w:rPr>
        <w:t>turn on</w:t>
      </w:r>
      <w:r w:rsidRPr="00BD4AA7">
        <w:rPr>
          <w:lang w:val="en-US"/>
        </w:rPr>
        <w:t xml:space="preserve"> the ISPU before the start of a measurement Cycle. In this case, the ISPU shall read the data from FIFO</w:t>
      </w:r>
      <w:r>
        <w:rPr>
          <w:lang w:val="en-US"/>
        </w:rPr>
        <w:t xml:space="preserve"> and can communicate with the ADSP.</w:t>
      </w:r>
    </w:p>
    <w:p w14:paraId="78853107" w14:textId="77777777" w:rsidR="00BD4AA7" w:rsidRDefault="00BD4AA7" w:rsidP="00BD4AA7">
      <w:pPr>
        <w:ind w:left="360"/>
        <w:rPr>
          <w:lang w:val="en-US"/>
        </w:rPr>
      </w:pPr>
    </w:p>
    <w:p w14:paraId="09B826F8" w14:textId="6B63BF68" w:rsidR="00BD4AA7" w:rsidRDefault="00BD4AA7" w:rsidP="00BD4AA7">
      <w:pPr>
        <w:pStyle w:val="Heading20"/>
      </w:pPr>
      <w:bookmarkStart w:id="30" w:name="_Toc224827085"/>
      <w:r>
        <w:t>Normal Mode</w:t>
      </w:r>
      <w:bookmarkEnd w:id="30"/>
    </w:p>
    <w:p w14:paraId="26DB50EA" w14:textId="49871A40" w:rsidR="00BD4AA7" w:rsidRDefault="00BD4AA7" w:rsidP="00BD4AA7">
      <w:pPr>
        <w:pStyle w:val="ListParagraph"/>
        <w:numPr>
          <w:ilvl w:val="0"/>
          <w:numId w:val="83"/>
        </w:numPr>
        <w:rPr>
          <w:lang w:val="en-US"/>
        </w:rPr>
      </w:pPr>
      <w:r>
        <w:rPr>
          <w:lang w:val="en-US"/>
        </w:rPr>
        <w:t xml:space="preserve">Set DS_SEL bit in Device_Config_Channel </w:t>
      </w:r>
      <w:r w:rsidR="00E835C0">
        <w:rPr>
          <w:lang w:val="en-US"/>
        </w:rPr>
        <w:t xml:space="preserve">register </w:t>
      </w:r>
      <w:r>
        <w:rPr>
          <w:lang w:val="en-US"/>
        </w:rPr>
        <w:t>to 0</w:t>
      </w:r>
    </w:p>
    <w:p w14:paraId="2512DAD1" w14:textId="3D17BFFB" w:rsidR="00BD4AA7" w:rsidRDefault="00BD4AA7" w:rsidP="00BD4AA7">
      <w:pPr>
        <w:pStyle w:val="ListParagraph"/>
        <w:numPr>
          <w:ilvl w:val="1"/>
          <w:numId w:val="83"/>
        </w:numPr>
        <w:rPr>
          <w:lang w:val="en-US"/>
        </w:rPr>
      </w:pPr>
      <w:r w:rsidRPr="00BD4AA7">
        <w:rPr>
          <w:lang w:val="en-US"/>
        </w:rPr>
        <w:t>Set PPG_E</w:t>
      </w:r>
      <w:r w:rsidR="002A33D9">
        <w:rPr>
          <w:lang w:val="en-US"/>
        </w:rPr>
        <w:t>LAB</w:t>
      </w:r>
      <w:r w:rsidRPr="00BD4AA7">
        <w:rPr>
          <w:lang w:val="en-US"/>
        </w:rPr>
        <w:t xml:space="preserve"> to 1 </w:t>
      </w:r>
      <w:r w:rsidR="002A33D9" w:rsidRPr="00BD4AA7">
        <w:rPr>
          <w:lang w:val="en-US"/>
        </w:rPr>
        <w:t>if</w:t>
      </w:r>
      <w:r w:rsidR="002A33D9">
        <w:rPr>
          <w:lang w:val="en-US"/>
        </w:rPr>
        <w:t xml:space="preserve"> also</w:t>
      </w:r>
      <w:r w:rsidRPr="00BD4AA7">
        <w:rPr>
          <w:lang w:val="en-US"/>
        </w:rPr>
        <w:t xml:space="preserve"> PPG data shall be elaborated by the ADSP</w:t>
      </w:r>
    </w:p>
    <w:p w14:paraId="05615C50" w14:textId="0728838A" w:rsidR="00BD4AA7" w:rsidRPr="00BD4AA7" w:rsidRDefault="00BD4AA7" w:rsidP="00BD4AA7">
      <w:pPr>
        <w:pStyle w:val="ListParagraph"/>
        <w:numPr>
          <w:ilvl w:val="0"/>
          <w:numId w:val="83"/>
        </w:numPr>
        <w:rPr>
          <w:lang w:val="en-US"/>
        </w:rPr>
      </w:pPr>
      <w:r w:rsidRPr="00BD4AA7">
        <w:rPr>
          <w:lang w:val="en-US"/>
        </w:rPr>
        <w:t xml:space="preserve">Analog control Interface samples </w:t>
      </w:r>
      <w:r w:rsidR="002A33D9">
        <w:rPr>
          <w:lang w:val="en-US"/>
        </w:rPr>
        <w:t>of ECG, BIA or GSR</w:t>
      </w:r>
      <w:r w:rsidRPr="00BD4AA7">
        <w:rPr>
          <w:lang w:val="en-US"/>
        </w:rPr>
        <w:t xml:space="preserve"> from ADC, average and stores data sampled in appropriate registers (SYSTEM REGISTERS</w:t>
      </w:r>
      <w:r w:rsidR="002A33D9">
        <w:rPr>
          <w:lang w:val="en-US"/>
        </w:rPr>
        <w:t xml:space="preserve"> from 0x007C to 0x0094</w:t>
      </w:r>
      <w:r w:rsidRPr="00BD4AA7">
        <w:rPr>
          <w:lang w:val="en-US"/>
        </w:rPr>
        <w:t>) accessible by ADSP</w:t>
      </w:r>
      <w:r w:rsidR="002A33D9">
        <w:rPr>
          <w:lang w:val="en-US"/>
        </w:rPr>
        <w:t xml:space="preserve"> and other AHB Master</w:t>
      </w:r>
      <w:r w:rsidRPr="00BD4AA7">
        <w:rPr>
          <w:lang w:val="en-US"/>
        </w:rPr>
        <w:t xml:space="preserve">. </w:t>
      </w:r>
    </w:p>
    <w:p w14:paraId="5A1B3CE0" w14:textId="77777777" w:rsidR="00BD4AA7" w:rsidRPr="00BD4AA7" w:rsidRDefault="00BD4AA7" w:rsidP="00BD4AA7">
      <w:pPr>
        <w:pStyle w:val="ListParagraph"/>
        <w:numPr>
          <w:ilvl w:val="0"/>
          <w:numId w:val="83"/>
        </w:numPr>
        <w:rPr>
          <w:lang w:val="en-US"/>
        </w:rPr>
      </w:pPr>
      <w:r w:rsidRPr="00BD4AA7">
        <w:rPr>
          <w:lang w:val="en-US"/>
        </w:rPr>
        <w:t xml:space="preserve">Analog control Interface samples PPG signal from ADC, average (according to the user's configuration) and stores data in FIFO. </w:t>
      </w:r>
    </w:p>
    <w:p w14:paraId="0356C9AF" w14:textId="77777777" w:rsidR="002A33D9" w:rsidRDefault="00BD4AA7" w:rsidP="002A33D9">
      <w:pPr>
        <w:pStyle w:val="ListParagraph"/>
        <w:numPr>
          <w:ilvl w:val="0"/>
          <w:numId w:val="83"/>
        </w:numPr>
        <w:rPr>
          <w:lang w:val="en-US"/>
        </w:rPr>
      </w:pPr>
      <w:r w:rsidRPr="00BD4AA7">
        <w:rPr>
          <w:lang w:val="en-US"/>
        </w:rPr>
        <w:t>EC</w:t>
      </w:r>
      <w:r w:rsidR="002A33D9">
        <w:rPr>
          <w:lang w:val="en-US"/>
        </w:rPr>
        <w:t xml:space="preserve">G, </w:t>
      </w:r>
      <w:r w:rsidRPr="00BD4AA7">
        <w:rPr>
          <w:lang w:val="en-US"/>
        </w:rPr>
        <w:t>BIA</w:t>
      </w:r>
      <w:r w:rsidR="002A33D9">
        <w:rPr>
          <w:lang w:val="en-US"/>
        </w:rPr>
        <w:t xml:space="preserve"> or GSR</w:t>
      </w:r>
      <w:r w:rsidRPr="00BD4AA7">
        <w:rPr>
          <w:lang w:val="en-US"/>
        </w:rPr>
        <w:t xml:space="preserve"> data raw in SYSTEM REGISTERS are processed by ADSP.</w:t>
      </w:r>
    </w:p>
    <w:p w14:paraId="61FB3DA9" w14:textId="2840B310" w:rsidR="00BD4AA7" w:rsidRPr="002A33D9" w:rsidRDefault="002A33D9" w:rsidP="002A33D9">
      <w:pPr>
        <w:pStyle w:val="ListParagraph"/>
        <w:numPr>
          <w:ilvl w:val="1"/>
          <w:numId w:val="83"/>
        </w:numPr>
        <w:rPr>
          <w:lang w:val="en-US"/>
        </w:rPr>
      </w:pPr>
      <w:r>
        <w:rPr>
          <w:lang w:val="en-US"/>
        </w:rPr>
        <w:t>If PPG_ELAB is set to 1</w:t>
      </w:r>
      <w:r w:rsidR="00411B40">
        <w:rPr>
          <w:lang w:val="en-US"/>
        </w:rPr>
        <w:t>, ADSP Shall read PPG Raw Data Directly from FIFO</w:t>
      </w:r>
      <w:r w:rsidR="00BD4AA7" w:rsidRPr="002A33D9">
        <w:rPr>
          <w:lang w:val="en-US"/>
        </w:rPr>
        <w:t xml:space="preserve"> </w:t>
      </w:r>
    </w:p>
    <w:p w14:paraId="34AF51E2" w14:textId="3AD24773" w:rsidR="00BD4AA7" w:rsidRDefault="00BD4AA7" w:rsidP="002A33D9">
      <w:pPr>
        <w:pStyle w:val="ListParagraph"/>
        <w:numPr>
          <w:ilvl w:val="0"/>
          <w:numId w:val="83"/>
        </w:numPr>
        <w:rPr>
          <w:lang w:val="en-US"/>
        </w:rPr>
      </w:pPr>
      <w:r w:rsidRPr="00BD4AA7">
        <w:rPr>
          <w:lang w:val="en-US"/>
        </w:rPr>
        <w:t xml:space="preserve">Finished processing phase ADSP stores elaborated data in FIFO. </w:t>
      </w:r>
    </w:p>
    <w:p w14:paraId="1112BF88" w14:textId="77777777" w:rsidR="002A33D9" w:rsidRDefault="002A33D9" w:rsidP="002A33D9">
      <w:pPr>
        <w:rPr>
          <w:lang w:val="en-US"/>
        </w:rPr>
      </w:pPr>
    </w:p>
    <w:p w14:paraId="4093C6BF" w14:textId="2927E305" w:rsidR="002A33D9" w:rsidRPr="002A33D9" w:rsidRDefault="002A33D9" w:rsidP="002A33D9">
      <w:pPr>
        <w:rPr>
          <w:lang w:val="en-US"/>
        </w:rPr>
      </w:pPr>
      <w:r>
        <w:rPr>
          <w:lang w:val="en-US"/>
        </w:rPr>
        <w:t>In this mode is possible to turn on the ISPU to work with raw data and/or ADSP elaborated Data.</w:t>
      </w:r>
    </w:p>
    <w:p w14:paraId="01A54E65" w14:textId="490F0977" w:rsidR="00B65524" w:rsidRPr="00DB608E" w:rsidRDefault="00B65524" w:rsidP="00710BF4">
      <w:pPr>
        <w:pStyle w:val="Heading1"/>
      </w:pPr>
      <w:bookmarkStart w:id="31" w:name="_Toc224827086"/>
      <w:r w:rsidRPr="008562D8">
        <w:t>Digital Architecture Overview</w:t>
      </w:r>
      <w:bookmarkEnd w:id="31"/>
    </w:p>
    <w:p w14:paraId="3DBD2A5F" w14:textId="77777777" w:rsidR="00B65524" w:rsidRDefault="00B65524" w:rsidP="00B65524"/>
    <w:p w14:paraId="00ED14B8" w14:textId="77777777" w:rsidR="00B65524" w:rsidRDefault="00B65524" w:rsidP="00B65524">
      <w:pPr>
        <w:keepNext/>
      </w:pPr>
      <w:r>
        <w:rPr>
          <w:noProof/>
        </w:rPr>
        <w:lastRenderedPageBreak/>
        <w:drawing>
          <wp:inline distT="0" distB="0" distL="0" distR="0" wp14:anchorId="432896C2" wp14:editId="103AE8B7">
            <wp:extent cx="5994400" cy="3002187"/>
            <wp:effectExtent l="0" t="0" r="6350" b="8255"/>
            <wp:docPr id="565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94400" cy="3002187"/>
                    </a:xfrm>
                    <a:prstGeom prst="rect">
                      <a:avLst/>
                    </a:prstGeom>
                  </pic:spPr>
                </pic:pic>
              </a:graphicData>
            </a:graphic>
          </wp:inline>
        </w:drawing>
      </w:r>
    </w:p>
    <w:p w14:paraId="0E8E5E6A" w14:textId="6995A281" w:rsidR="00CA52AD" w:rsidRDefault="00B65524" w:rsidP="00893B20">
      <w:pPr>
        <w:pStyle w:val="Caption"/>
        <w:jc w:val="center"/>
      </w:pPr>
      <w:bookmarkStart w:id="32" w:name="_Toc210989375"/>
      <w:r>
        <w:t xml:space="preserve">Figure </w:t>
      </w:r>
      <w:fldSimple w:instr=" SEQ Figure \* ARABIC ">
        <w:r w:rsidR="00E27A95">
          <w:rPr>
            <w:noProof/>
          </w:rPr>
          <w:t>5</w:t>
        </w:r>
      </w:fldSimple>
      <w:r w:rsidR="00893B20">
        <w:t>: STBIO1 Digital Engine</w:t>
      </w:r>
      <w:bookmarkEnd w:id="32"/>
    </w:p>
    <w:p w14:paraId="106BC34C" w14:textId="618B684D" w:rsidR="00B65524" w:rsidRPr="00DB608E" w:rsidRDefault="00810240" w:rsidP="00710BF4">
      <w:pPr>
        <w:pStyle w:val="Heading20"/>
      </w:pPr>
      <w:bookmarkStart w:id="33" w:name="_Toc224827087"/>
      <w:bookmarkStart w:id="34" w:name="_Ref135415919"/>
      <w:bookmarkStart w:id="35" w:name="_Toc151453561"/>
      <w:r>
        <w:t xml:space="preserve">TOP </w:t>
      </w:r>
      <w:r w:rsidR="00B65524">
        <w:t>Pinout List</w:t>
      </w:r>
      <w:bookmarkEnd w:id="33"/>
    </w:p>
    <w:tbl>
      <w:tblPr>
        <w:tblStyle w:val="TableGrid"/>
        <w:tblW w:w="11250" w:type="dxa"/>
        <w:jc w:val="center"/>
        <w:tblLayout w:type="fixed"/>
        <w:tblLook w:val="04A0" w:firstRow="1" w:lastRow="0" w:firstColumn="1" w:lastColumn="0" w:noHBand="0" w:noVBand="1"/>
      </w:tblPr>
      <w:tblGrid>
        <w:gridCol w:w="2834"/>
        <w:gridCol w:w="1070"/>
        <w:gridCol w:w="1075"/>
        <w:gridCol w:w="1075"/>
        <w:gridCol w:w="1075"/>
        <w:gridCol w:w="3067"/>
        <w:gridCol w:w="1054"/>
      </w:tblGrid>
      <w:tr w:rsidR="00102FDC" w:rsidRPr="00102FDC" w14:paraId="03E15125" w14:textId="77777777" w:rsidTr="00102FDC">
        <w:trPr>
          <w:gridAfter w:val="1"/>
          <w:wAfter w:w="1175" w:type="dxa"/>
          <w:jc w:val="center"/>
        </w:trPr>
        <w:tc>
          <w:tcPr>
            <w:tcW w:w="3145" w:type="dxa"/>
            <w:hideMark/>
          </w:tcPr>
          <w:p w14:paraId="3EEB888C" w14:textId="77777777" w:rsidR="00267D0A" w:rsidRPr="00102FDC" w:rsidRDefault="00267D0A">
            <w:pPr>
              <w:spacing w:after="240"/>
              <w:jc w:val="center"/>
              <w:rPr>
                <w:rFonts w:ascii="Segoe UI" w:eastAsia="Times New Roman" w:hAnsi="Segoe UI" w:cs="Segoe UI"/>
                <w:b/>
                <w:bCs/>
                <w:color w:val="auto"/>
              </w:rPr>
            </w:pPr>
            <w:r w:rsidRPr="00102FDC">
              <w:rPr>
                <w:rFonts w:ascii="Segoe UI" w:eastAsia="Times New Roman" w:hAnsi="Segoe UI" w:cs="Segoe UI"/>
                <w:b/>
                <w:bCs/>
                <w:color w:val="auto"/>
              </w:rPr>
              <w:t>Port name</w:t>
            </w:r>
          </w:p>
        </w:tc>
        <w:tc>
          <w:tcPr>
            <w:tcW w:w="1170" w:type="dxa"/>
            <w:hideMark/>
          </w:tcPr>
          <w:p w14:paraId="6CE23C06" w14:textId="77777777" w:rsidR="00267D0A" w:rsidRPr="00102FDC" w:rsidRDefault="00267D0A">
            <w:pPr>
              <w:spacing w:after="240"/>
              <w:jc w:val="center"/>
              <w:rPr>
                <w:rFonts w:ascii="Segoe UI" w:eastAsia="Times New Roman" w:hAnsi="Segoe UI" w:cs="Segoe UI"/>
                <w:b/>
                <w:bCs/>
                <w:color w:val="auto"/>
              </w:rPr>
            </w:pPr>
            <w:r w:rsidRPr="00102FDC">
              <w:rPr>
                <w:rFonts w:ascii="Segoe UI" w:eastAsia="Times New Roman" w:hAnsi="Segoe UI" w:cs="Segoe UI"/>
                <w:b/>
                <w:bCs/>
                <w:color w:val="auto"/>
              </w:rPr>
              <w:t>Direction</w:t>
            </w:r>
          </w:p>
        </w:tc>
        <w:tc>
          <w:tcPr>
            <w:tcW w:w="1175" w:type="dxa"/>
          </w:tcPr>
          <w:p w14:paraId="2A1967B4" w14:textId="521158D7" w:rsidR="00267D0A" w:rsidRPr="00102FDC" w:rsidRDefault="0036189C">
            <w:pPr>
              <w:spacing w:after="240"/>
              <w:jc w:val="center"/>
              <w:rPr>
                <w:rFonts w:ascii="Segoe UI" w:eastAsia="Times New Roman" w:hAnsi="Segoe UI" w:cs="Segoe UI"/>
                <w:b/>
                <w:bCs/>
                <w:color w:val="auto"/>
              </w:rPr>
            </w:pPr>
            <w:r w:rsidRPr="00102FDC">
              <w:rPr>
                <w:rFonts w:ascii="Segoe UI" w:eastAsia="Times New Roman" w:hAnsi="Segoe UI" w:cs="Segoe UI"/>
                <w:b/>
                <w:bCs/>
                <w:color w:val="auto"/>
              </w:rPr>
              <w:t>POR State of Signal</w:t>
            </w:r>
          </w:p>
        </w:tc>
        <w:tc>
          <w:tcPr>
            <w:tcW w:w="1175" w:type="dxa"/>
            <w:hideMark/>
          </w:tcPr>
          <w:p w14:paraId="3E2591DD" w14:textId="65708E8B" w:rsidR="00267D0A" w:rsidRPr="00102FDC" w:rsidRDefault="00267D0A">
            <w:pPr>
              <w:spacing w:after="240"/>
              <w:jc w:val="center"/>
              <w:rPr>
                <w:rFonts w:ascii="Segoe UI" w:eastAsia="Times New Roman" w:hAnsi="Segoe UI" w:cs="Segoe UI"/>
                <w:b/>
                <w:bCs/>
                <w:color w:val="auto"/>
              </w:rPr>
            </w:pPr>
            <w:r w:rsidRPr="00102FDC">
              <w:rPr>
                <w:rFonts w:ascii="Segoe UI" w:eastAsia="Times New Roman" w:hAnsi="Segoe UI" w:cs="Segoe UI"/>
                <w:b/>
                <w:bCs/>
                <w:color w:val="auto"/>
              </w:rPr>
              <w:t>Type</w:t>
            </w:r>
          </w:p>
        </w:tc>
        <w:tc>
          <w:tcPr>
            <w:tcW w:w="4585" w:type="dxa"/>
            <w:gridSpan w:val="2"/>
            <w:hideMark/>
          </w:tcPr>
          <w:p w14:paraId="4259A37A" w14:textId="77777777" w:rsidR="00267D0A" w:rsidRPr="00102FDC" w:rsidRDefault="00267D0A">
            <w:pPr>
              <w:spacing w:after="240"/>
              <w:jc w:val="center"/>
              <w:rPr>
                <w:rFonts w:ascii="Segoe UI" w:eastAsia="Times New Roman" w:hAnsi="Segoe UI" w:cs="Segoe UI"/>
                <w:b/>
                <w:bCs/>
                <w:color w:val="auto"/>
              </w:rPr>
            </w:pPr>
            <w:r w:rsidRPr="00102FDC">
              <w:rPr>
                <w:rFonts w:ascii="Segoe UI" w:eastAsia="Times New Roman" w:hAnsi="Segoe UI" w:cs="Segoe UI"/>
                <w:b/>
                <w:bCs/>
                <w:color w:val="auto"/>
              </w:rPr>
              <w:t>Description</w:t>
            </w:r>
          </w:p>
        </w:tc>
      </w:tr>
      <w:tr w:rsidR="00102FDC" w:rsidRPr="00102FDC" w14:paraId="0F2558B4" w14:textId="77777777" w:rsidTr="00102FDC">
        <w:trPr>
          <w:jc w:val="center"/>
        </w:trPr>
        <w:tc>
          <w:tcPr>
            <w:tcW w:w="3145" w:type="dxa"/>
            <w:hideMark/>
          </w:tcPr>
          <w:p w14:paraId="75F2B967"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i_comp_rx_out</w:t>
            </w:r>
          </w:p>
        </w:tc>
        <w:tc>
          <w:tcPr>
            <w:tcW w:w="1170" w:type="dxa"/>
            <w:gridSpan w:val="2"/>
            <w:hideMark/>
          </w:tcPr>
          <w:p w14:paraId="7BBF90C3"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27C0C914" w14:textId="132E4453"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F217BDA" w14:textId="55A4A0FC"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2995381"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to u_main_controller_top, Description: "Inserire LS</w:t>
            </w:r>
          </w:p>
        </w:tc>
      </w:tr>
      <w:tr w:rsidR="00102FDC" w:rsidRPr="00102FDC" w14:paraId="122EF0E8" w14:textId="77777777" w:rsidTr="00102FDC">
        <w:trPr>
          <w:jc w:val="center"/>
        </w:trPr>
        <w:tc>
          <w:tcPr>
            <w:tcW w:w="3145" w:type="dxa"/>
            <w:hideMark/>
          </w:tcPr>
          <w:p w14:paraId="26C8A6E4"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o_BIDAC</w:t>
            </w:r>
          </w:p>
        </w:tc>
        <w:tc>
          <w:tcPr>
            <w:tcW w:w="1170" w:type="dxa"/>
            <w:gridSpan w:val="2"/>
            <w:hideMark/>
          </w:tcPr>
          <w:p w14:paraId="7AB746D3"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0C4FF16" w14:textId="70FFE3B0"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64251039" w14:textId="7000262A"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[11:0]</w:t>
            </w:r>
          </w:p>
        </w:tc>
        <w:tc>
          <w:tcPr>
            <w:tcW w:w="4585" w:type="dxa"/>
            <w:gridSpan w:val="2"/>
            <w:hideMark/>
          </w:tcPr>
          <w:p w14:paraId="7CEC5968"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A20EE86" w14:textId="77777777" w:rsidTr="00102FDC">
        <w:trPr>
          <w:jc w:val="center"/>
        </w:trPr>
        <w:tc>
          <w:tcPr>
            <w:tcW w:w="3145" w:type="dxa"/>
          </w:tcPr>
          <w:p w14:paraId="7BB3714C" w14:textId="15D309B8"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o_BDC_PPG</w:t>
            </w:r>
          </w:p>
        </w:tc>
        <w:tc>
          <w:tcPr>
            <w:tcW w:w="1170" w:type="dxa"/>
            <w:gridSpan w:val="2"/>
          </w:tcPr>
          <w:p w14:paraId="2E0E6EF1" w14:textId="1CE55E66"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E60C06D" w14:textId="23CED857"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tcPr>
          <w:p w14:paraId="7AC2D09D" w14:textId="4F850D6C"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tcPr>
          <w:p w14:paraId="1ECA18AA" w14:textId="5C2B1093"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F74E4A6" w14:textId="77777777" w:rsidTr="00102FDC">
        <w:trPr>
          <w:jc w:val="center"/>
        </w:trPr>
        <w:tc>
          <w:tcPr>
            <w:tcW w:w="3145" w:type="dxa"/>
            <w:hideMark/>
          </w:tcPr>
          <w:p w14:paraId="2DDCAD27"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o_BTIA_gain</w:t>
            </w:r>
          </w:p>
        </w:tc>
        <w:tc>
          <w:tcPr>
            <w:tcW w:w="1170" w:type="dxa"/>
            <w:gridSpan w:val="2"/>
            <w:hideMark/>
          </w:tcPr>
          <w:p w14:paraId="05EB85D7"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D75E33D" w14:textId="514E4FC1"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77A4653" w14:textId="36C9F983"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68E8A0FC"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89168ED" w14:textId="77777777" w:rsidTr="00102FDC">
        <w:trPr>
          <w:jc w:val="center"/>
        </w:trPr>
        <w:tc>
          <w:tcPr>
            <w:tcW w:w="3145" w:type="dxa"/>
            <w:hideMark/>
          </w:tcPr>
          <w:p w14:paraId="02748CE0"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o_PD_PGA</w:t>
            </w:r>
          </w:p>
        </w:tc>
        <w:tc>
          <w:tcPr>
            <w:tcW w:w="1170" w:type="dxa"/>
            <w:gridSpan w:val="2"/>
            <w:hideMark/>
          </w:tcPr>
          <w:p w14:paraId="4C4D1550"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4129D57" w14:textId="44568A43"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443770C9" w14:textId="7B8979CD"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DEEADE2"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20E9027" w14:textId="77777777" w:rsidTr="00102FDC">
        <w:trPr>
          <w:jc w:val="center"/>
        </w:trPr>
        <w:tc>
          <w:tcPr>
            <w:tcW w:w="3145" w:type="dxa"/>
            <w:hideMark/>
          </w:tcPr>
          <w:p w14:paraId="2D734449"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o_PD_IDAC</w:t>
            </w:r>
          </w:p>
        </w:tc>
        <w:tc>
          <w:tcPr>
            <w:tcW w:w="1170" w:type="dxa"/>
            <w:gridSpan w:val="2"/>
            <w:hideMark/>
          </w:tcPr>
          <w:p w14:paraId="3A0F657C"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9E99DB2" w14:textId="4702FC70"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7BB50C07" w14:textId="431AE5AB"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B9B5B68"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CEFF1AE" w14:textId="77777777" w:rsidTr="00102FDC">
        <w:trPr>
          <w:jc w:val="center"/>
        </w:trPr>
        <w:tc>
          <w:tcPr>
            <w:tcW w:w="3145" w:type="dxa"/>
            <w:hideMark/>
          </w:tcPr>
          <w:p w14:paraId="43BD0D3F"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o_PD_TIA</w:t>
            </w:r>
          </w:p>
        </w:tc>
        <w:tc>
          <w:tcPr>
            <w:tcW w:w="1170" w:type="dxa"/>
            <w:gridSpan w:val="2"/>
            <w:hideMark/>
          </w:tcPr>
          <w:p w14:paraId="46B20500"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EB35D1C" w14:textId="589B3532"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3676A60B" w14:textId="6E4F2E62"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0CCD40F"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F953DFC" w14:textId="77777777" w:rsidTr="00102FDC">
        <w:trPr>
          <w:jc w:val="center"/>
        </w:trPr>
        <w:tc>
          <w:tcPr>
            <w:tcW w:w="3145" w:type="dxa"/>
            <w:hideMark/>
          </w:tcPr>
          <w:p w14:paraId="2C177CD3"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o_comp_rx_ck</w:t>
            </w:r>
          </w:p>
        </w:tc>
        <w:tc>
          <w:tcPr>
            <w:tcW w:w="1170" w:type="dxa"/>
            <w:gridSpan w:val="2"/>
            <w:hideMark/>
          </w:tcPr>
          <w:p w14:paraId="1C1C7D13"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034510B" w14:textId="55549734" w:rsidR="00680171" w:rsidRPr="00102FDC" w:rsidRDefault="00680171" w:rsidP="0068017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BF71441" w14:textId="27B61AF1"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0D0A6A1"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1A589AF" w14:textId="77777777" w:rsidTr="00102FDC">
        <w:trPr>
          <w:gridAfter w:val="1"/>
          <w:wAfter w:w="1175" w:type="dxa"/>
          <w:jc w:val="center"/>
        </w:trPr>
        <w:tc>
          <w:tcPr>
            <w:tcW w:w="3145" w:type="dxa"/>
            <w:hideMark/>
          </w:tcPr>
          <w:p w14:paraId="1B77E209"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BT_IDAC_N</w:t>
            </w:r>
          </w:p>
        </w:tc>
        <w:tc>
          <w:tcPr>
            <w:tcW w:w="1170" w:type="dxa"/>
            <w:hideMark/>
          </w:tcPr>
          <w:p w14:paraId="612745EA"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5D42A6A" w14:textId="29399024" w:rsidR="00680171" w:rsidRPr="00102FDC" w:rsidRDefault="00680171" w:rsidP="00680171">
            <w:pPr>
              <w:spacing w:after="240"/>
              <w:rPr>
                <w:rFonts w:ascii="Segoe UI" w:eastAsia="Times New Roman" w:hAnsi="Segoe UI" w:cs="Segoe UI"/>
                <w:color w:val="auto"/>
              </w:rPr>
            </w:pPr>
            <w:r w:rsidRPr="00102FDC">
              <w:rPr>
                <w:rFonts w:ascii="Aptos Narrow" w:hAnsi="Aptos Narrow"/>
                <w:color w:val="auto"/>
              </w:rPr>
              <w:t>0</w:t>
            </w:r>
          </w:p>
        </w:tc>
        <w:tc>
          <w:tcPr>
            <w:tcW w:w="1175" w:type="dxa"/>
            <w:hideMark/>
          </w:tcPr>
          <w:p w14:paraId="3AB20942" w14:textId="771398A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5B1A0E5A"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0B7B671" w14:textId="77777777" w:rsidTr="00102FDC">
        <w:trPr>
          <w:jc w:val="center"/>
        </w:trPr>
        <w:tc>
          <w:tcPr>
            <w:tcW w:w="3145" w:type="dxa"/>
            <w:hideMark/>
          </w:tcPr>
          <w:p w14:paraId="169FC323"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lastRenderedPageBreak/>
              <w:t>BT_IDAC_P</w:t>
            </w:r>
          </w:p>
        </w:tc>
        <w:tc>
          <w:tcPr>
            <w:tcW w:w="1170" w:type="dxa"/>
            <w:gridSpan w:val="2"/>
            <w:hideMark/>
          </w:tcPr>
          <w:p w14:paraId="0A0DD0E9"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060102B" w14:textId="205B7E49" w:rsidR="00680171" w:rsidRPr="00102FDC" w:rsidRDefault="00680171" w:rsidP="00680171">
            <w:pPr>
              <w:spacing w:after="240"/>
              <w:rPr>
                <w:rFonts w:ascii="Segoe UI" w:eastAsia="Times New Roman" w:hAnsi="Segoe UI" w:cs="Segoe UI"/>
                <w:color w:val="auto"/>
              </w:rPr>
            </w:pPr>
            <w:r w:rsidRPr="00102FDC">
              <w:rPr>
                <w:rFonts w:ascii="Aptos Narrow" w:hAnsi="Aptos Narrow"/>
                <w:color w:val="auto"/>
              </w:rPr>
              <w:t>0</w:t>
            </w:r>
          </w:p>
        </w:tc>
        <w:tc>
          <w:tcPr>
            <w:tcW w:w="1175" w:type="dxa"/>
            <w:hideMark/>
          </w:tcPr>
          <w:p w14:paraId="4F144127" w14:textId="2268FA89"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[9:0]</w:t>
            </w:r>
          </w:p>
        </w:tc>
        <w:tc>
          <w:tcPr>
            <w:tcW w:w="4585" w:type="dxa"/>
            <w:gridSpan w:val="2"/>
            <w:hideMark/>
          </w:tcPr>
          <w:p w14:paraId="57144C15"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0E1197F" w14:textId="77777777" w:rsidTr="00102FDC">
        <w:trPr>
          <w:jc w:val="center"/>
        </w:trPr>
        <w:tc>
          <w:tcPr>
            <w:tcW w:w="3145" w:type="dxa"/>
            <w:hideMark/>
          </w:tcPr>
          <w:p w14:paraId="62DEEDB5"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o_b_cap_idac</w:t>
            </w:r>
          </w:p>
        </w:tc>
        <w:tc>
          <w:tcPr>
            <w:tcW w:w="1170" w:type="dxa"/>
            <w:gridSpan w:val="2"/>
            <w:hideMark/>
          </w:tcPr>
          <w:p w14:paraId="1D521EBC"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5F44785" w14:textId="71087BC0" w:rsidR="00680171" w:rsidRPr="00102FDC" w:rsidRDefault="00680171" w:rsidP="0068017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271CDF0" w14:textId="31F3EDBD"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12F66082"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IDAC Filter Cap</w:t>
            </w:r>
          </w:p>
        </w:tc>
      </w:tr>
      <w:tr w:rsidR="00102FDC" w:rsidRPr="00102FDC" w14:paraId="3060642D" w14:textId="77777777" w:rsidTr="00102FDC">
        <w:trPr>
          <w:jc w:val="center"/>
        </w:trPr>
        <w:tc>
          <w:tcPr>
            <w:tcW w:w="3145" w:type="dxa"/>
            <w:hideMark/>
          </w:tcPr>
          <w:p w14:paraId="269BCE71"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o_rx_ch_frame</w:t>
            </w:r>
          </w:p>
        </w:tc>
        <w:tc>
          <w:tcPr>
            <w:tcW w:w="1170" w:type="dxa"/>
            <w:gridSpan w:val="2"/>
            <w:hideMark/>
          </w:tcPr>
          <w:p w14:paraId="424B8C75"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5F4AD0D" w14:textId="6D806EA8" w:rsidR="00680171" w:rsidRPr="00102FDC" w:rsidRDefault="00680171" w:rsidP="0068017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67584250" w14:textId="1BCDEC73"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3FF4E0C9"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BMUX_Selection</w:t>
            </w:r>
          </w:p>
        </w:tc>
      </w:tr>
      <w:tr w:rsidR="00102FDC" w:rsidRPr="00102FDC" w14:paraId="5DA93F8C" w14:textId="77777777" w:rsidTr="00102FDC">
        <w:trPr>
          <w:jc w:val="center"/>
        </w:trPr>
        <w:tc>
          <w:tcPr>
            <w:tcW w:w="3145" w:type="dxa"/>
            <w:hideMark/>
          </w:tcPr>
          <w:p w14:paraId="7CEFCE10"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DIS_LOOP_TIA</w:t>
            </w:r>
          </w:p>
        </w:tc>
        <w:tc>
          <w:tcPr>
            <w:tcW w:w="1170" w:type="dxa"/>
            <w:gridSpan w:val="2"/>
            <w:hideMark/>
          </w:tcPr>
          <w:p w14:paraId="16C1331A"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DAF769E" w14:textId="7322113F" w:rsidR="00680171" w:rsidRPr="00102FDC" w:rsidRDefault="00680171" w:rsidP="0068017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CD22685" w14:textId="5B79E0BC"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51C6706" w14:textId="77777777" w:rsidR="00680171" w:rsidRPr="00102FDC" w:rsidRDefault="00680171" w:rsidP="0068017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Disable TIA loop</w:t>
            </w:r>
          </w:p>
        </w:tc>
      </w:tr>
      <w:tr w:rsidR="00102FDC" w:rsidRPr="00102FDC" w14:paraId="550DC850" w14:textId="77777777" w:rsidTr="00102FDC">
        <w:trPr>
          <w:gridAfter w:val="1"/>
          <w:wAfter w:w="1175" w:type="dxa"/>
          <w:jc w:val="center"/>
        </w:trPr>
        <w:tc>
          <w:tcPr>
            <w:tcW w:w="3145" w:type="dxa"/>
            <w:hideMark/>
          </w:tcPr>
          <w:p w14:paraId="40F7CD2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T_RX_GPIO1</w:t>
            </w:r>
          </w:p>
        </w:tc>
        <w:tc>
          <w:tcPr>
            <w:tcW w:w="1170" w:type="dxa"/>
            <w:hideMark/>
          </w:tcPr>
          <w:p w14:paraId="7D853A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B478F1A" w14:textId="5C8B36B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B2A3C25" w14:textId="2AD93EB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1E52442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TEST RX signal on</w:t>
            </w:r>
          </w:p>
        </w:tc>
      </w:tr>
      <w:tr w:rsidR="00102FDC" w:rsidRPr="00102FDC" w14:paraId="551FC21B" w14:textId="77777777" w:rsidTr="00102FDC">
        <w:trPr>
          <w:jc w:val="center"/>
        </w:trPr>
        <w:tc>
          <w:tcPr>
            <w:tcW w:w="3145" w:type="dxa"/>
            <w:hideMark/>
          </w:tcPr>
          <w:p w14:paraId="0CCA82B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T_RX_GPIO2</w:t>
            </w:r>
          </w:p>
        </w:tc>
        <w:tc>
          <w:tcPr>
            <w:tcW w:w="1170" w:type="dxa"/>
            <w:gridSpan w:val="2"/>
            <w:hideMark/>
          </w:tcPr>
          <w:p w14:paraId="5005CEF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35E3111" w14:textId="03691D2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9E2D3AC" w14:textId="3F41336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5DDF287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TEST RX signal on</w:t>
            </w:r>
          </w:p>
        </w:tc>
      </w:tr>
      <w:tr w:rsidR="00102FDC" w:rsidRPr="00102FDC" w14:paraId="5D510F95" w14:textId="77777777" w:rsidTr="00102FDC">
        <w:trPr>
          <w:jc w:val="center"/>
        </w:trPr>
        <w:tc>
          <w:tcPr>
            <w:tcW w:w="3145" w:type="dxa"/>
            <w:hideMark/>
          </w:tcPr>
          <w:p w14:paraId="3E66691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TM_SEL_1V8</w:t>
            </w:r>
          </w:p>
        </w:tc>
        <w:tc>
          <w:tcPr>
            <w:tcW w:w="1170" w:type="dxa"/>
            <w:gridSpan w:val="2"/>
            <w:hideMark/>
          </w:tcPr>
          <w:p w14:paraId="79DA64A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BB4D353" w14:textId="7290E4F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A55526F" w14:textId="5540A2D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648437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Force PGA input</w:t>
            </w:r>
          </w:p>
        </w:tc>
      </w:tr>
      <w:tr w:rsidR="00102FDC" w:rsidRPr="00102FDC" w14:paraId="5ECB13DD" w14:textId="77777777" w:rsidTr="00102FDC">
        <w:trPr>
          <w:jc w:val="center"/>
        </w:trPr>
        <w:tc>
          <w:tcPr>
            <w:tcW w:w="3145" w:type="dxa"/>
            <w:hideMark/>
          </w:tcPr>
          <w:p w14:paraId="09CFC1C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o_en_tx_1V2</w:t>
            </w:r>
          </w:p>
        </w:tc>
        <w:tc>
          <w:tcPr>
            <w:tcW w:w="1170" w:type="dxa"/>
            <w:gridSpan w:val="2"/>
            <w:hideMark/>
          </w:tcPr>
          <w:p w14:paraId="024A232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D8C30BA" w14:textId="3BABE817"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13233B3" w14:textId="5A03597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2DF6594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1D38530" w14:textId="77777777" w:rsidTr="00102FDC">
        <w:trPr>
          <w:jc w:val="center"/>
        </w:trPr>
        <w:tc>
          <w:tcPr>
            <w:tcW w:w="3145" w:type="dxa"/>
            <w:hideMark/>
          </w:tcPr>
          <w:p w14:paraId="2FC5EBC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o_tx1_outlab_sel_frame_x_1V2</w:t>
            </w:r>
          </w:p>
        </w:tc>
        <w:tc>
          <w:tcPr>
            <w:tcW w:w="1170" w:type="dxa"/>
            <w:gridSpan w:val="2"/>
            <w:hideMark/>
          </w:tcPr>
          <w:p w14:paraId="56F36A7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EFC4750" w14:textId="4CF37B9E"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53474485" w14:textId="1D9818C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01C897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53E176E" w14:textId="77777777" w:rsidTr="00102FDC">
        <w:trPr>
          <w:jc w:val="center"/>
        </w:trPr>
        <w:tc>
          <w:tcPr>
            <w:tcW w:w="3145" w:type="dxa"/>
            <w:hideMark/>
          </w:tcPr>
          <w:p w14:paraId="7AA930D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o_tx2_outlab_sel_frame_x_1V2</w:t>
            </w:r>
          </w:p>
        </w:tc>
        <w:tc>
          <w:tcPr>
            <w:tcW w:w="1170" w:type="dxa"/>
            <w:gridSpan w:val="2"/>
            <w:hideMark/>
          </w:tcPr>
          <w:p w14:paraId="47C2AC7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39E5709" w14:textId="33DA3E41"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25F8330" w14:textId="173266C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5388B1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BAF58B0" w14:textId="77777777" w:rsidTr="00102FDC">
        <w:trPr>
          <w:jc w:val="center"/>
        </w:trPr>
        <w:tc>
          <w:tcPr>
            <w:tcW w:w="3145" w:type="dxa"/>
            <w:hideMark/>
          </w:tcPr>
          <w:p w14:paraId="0A1591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o_tx3_outlab_sel_frame_x_1V2</w:t>
            </w:r>
          </w:p>
        </w:tc>
        <w:tc>
          <w:tcPr>
            <w:tcW w:w="1170" w:type="dxa"/>
            <w:gridSpan w:val="2"/>
            <w:hideMark/>
          </w:tcPr>
          <w:p w14:paraId="787AF03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6E17901" w14:textId="569325FE"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F5DD089" w14:textId="1DEA76E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D15E2E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1FD4139" w14:textId="77777777" w:rsidTr="00102FDC">
        <w:trPr>
          <w:jc w:val="center"/>
        </w:trPr>
        <w:tc>
          <w:tcPr>
            <w:tcW w:w="3145" w:type="dxa"/>
            <w:hideMark/>
          </w:tcPr>
          <w:p w14:paraId="10EA59F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o_tx4_outlab_sel_frame_x_1V2</w:t>
            </w:r>
          </w:p>
        </w:tc>
        <w:tc>
          <w:tcPr>
            <w:tcW w:w="1170" w:type="dxa"/>
            <w:gridSpan w:val="2"/>
            <w:hideMark/>
          </w:tcPr>
          <w:p w14:paraId="09892BB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D61735E" w14:textId="66256E11"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6E5F2262" w14:textId="562A3C8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2B7030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9145C35" w14:textId="77777777" w:rsidTr="00102FDC">
        <w:trPr>
          <w:jc w:val="center"/>
        </w:trPr>
        <w:tc>
          <w:tcPr>
            <w:tcW w:w="3145" w:type="dxa"/>
            <w:hideMark/>
          </w:tcPr>
          <w:p w14:paraId="7BBBFB5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o_tx_preset_1V2</w:t>
            </w:r>
          </w:p>
        </w:tc>
        <w:tc>
          <w:tcPr>
            <w:tcW w:w="1170" w:type="dxa"/>
            <w:gridSpan w:val="2"/>
            <w:hideMark/>
          </w:tcPr>
          <w:p w14:paraId="75A5944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2738B99" w14:textId="44FC787D"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6C35CAF1" w14:textId="0AD0AC6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6B7827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E219A90" w14:textId="77777777" w:rsidTr="00102FDC">
        <w:trPr>
          <w:jc w:val="center"/>
        </w:trPr>
        <w:tc>
          <w:tcPr>
            <w:tcW w:w="3145" w:type="dxa"/>
            <w:hideMark/>
          </w:tcPr>
          <w:p w14:paraId="0D221C5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BtrimIREF_TX_1V2</w:t>
            </w:r>
          </w:p>
        </w:tc>
        <w:tc>
          <w:tcPr>
            <w:tcW w:w="1170" w:type="dxa"/>
            <w:gridSpan w:val="2"/>
            <w:hideMark/>
          </w:tcPr>
          <w:p w14:paraId="70A6338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32A419C" w14:textId="24A725F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314DBC0" w14:textId="53FE059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423F36A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TX Ramp Current</w:t>
            </w:r>
          </w:p>
        </w:tc>
      </w:tr>
      <w:tr w:rsidR="00102FDC" w:rsidRPr="00102FDC" w14:paraId="6F0D55AC" w14:textId="77777777" w:rsidTr="00102FDC">
        <w:trPr>
          <w:gridAfter w:val="1"/>
          <w:wAfter w:w="1175" w:type="dxa"/>
          <w:jc w:val="center"/>
        </w:trPr>
        <w:tc>
          <w:tcPr>
            <w:tcW w:w="3145" w:type="dxa"/>
            <w:hideMark/>
          </w:tcPr>
          <w:p w14:paraId="3A3348A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DFT_SEL_1V2</w:t>
            </w:r>
          </w:p>
        </w:tc>
        <w:tc>
          <w:tcPr>
            <w:tcW w:w="1170" w:type="dxa"/>
            <w:hideMark/>
          </w:tcPr>
          <w:p w14:paraId="5C75F27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BC8D210" w14:textId="3B68EE7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3E2F4D4" w14:textId="3D30FF8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4D734B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VFEED_1V2 Monitor</w:t>
            </w:r>
          </w:p>
        </w:tc>
      </w:tr>
      <w:tr w:rsidR="00102FDC" w:rsidRPr="00102FDC" w14:paraId="7AE60C54" w14:textId="77777777" w:rsidTr="00102FDC">
        <w:trPr>
          <w:jc w:val="center"/>
        </w:trPr>
        <w:tc>
          <w:tcPr>
            <w:tcW w:w="3145" w:type="dxa"/>
            <w:hideMark/>
          </w:tcPr>
          <w:p w14:paraId="6D9C8C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o_curr_sel_tx_frame_x_1V2</w:t>
            </w:r>
          </w:p>
        </w:tc>
        <w:tc>
          <w:tcPr>
            <w:tcW w:w="1170" w:type="dxa"/>
            <w:gridSpan w:val="2"/>
            <w:hideMark/>
          </w:tcPr>
          <w:p w14:paraId="29C66B8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8BDBAEC" w14:textId="439134B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C18FFD3" w14:textId="14A63EA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261B284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Selezione corrente</w:t>
            </w:r>
          </w:p>
        </w:tc>
      </w:tr>
      <w:tr w:rsidR="00102FDC" w:rsidRPr="00102FDC" w14:paraId="522171F6" w14:textId="77777777" w:rsidTr="00102FDC">
        <w:trPr>
          <w:jc w:val="center"/>
        </w:trPr>
        <w:tc>
          <w:tcPr>
            <w:tcW w:w="3145" w:type="dxa"/>
            <w:hideMark/>
          </w:tcPr>
          <w:p w14:paraId="6673E41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o_Txi_RAMP_1V2</w:t>
            </w:r>
          </w:p>
        </w:tc>
        <w:tc>
          <w:tcPr>
            <w:tcW w:w="1170" w:type="dxa"/>
            <w:gridSpan w:val="2"/>
            <w:hideMark/>
          </w:tcPr>
          <w:p w14:paraId="0702C7B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57DC1D5" w14:textId="34A0BA2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0B54EAB" w14:textId="167B5BC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1697A1A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B_RAMP_1V2&lt;3:0&gt;</w:t>
            </w:r>
          </w:p>
        </w:tc>
      </w:tr>
      <w:tr w:rsidR="00102FDC" w:rsidRPr="00102FDC" w14:paraId="2C5457D1" w14:textId="77777777" w:rsidTr="00102FDC">
        <w:trPr>
          <w:jc w:val="center"/>
        </w:trPr>
        <w:tc>
          <w:tcPr>
            <w:tcW w:w="3145" w:type="dxa"/>
            <w:hideMark/>
          </w:tcPr>
          <w:p w14:paraId="681DD29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o_ck_chop_imp</w:t>
            </w:r>
          </w:p>
        </w:tc>
        <w:tc>
          <w:tcPr>
            <w:tcW w:w="1170" w:type="dxa"/>
            <w:gridSpan w:val="2"/>
            <w:hideMark/>
          </w:tcPr>
          <w:p w14:paraId="5B24DE1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6794F28" w14:textId="1513652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069267F" w14:textId="33F7DA2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CF69F9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9070172" w14:textId="77777777" w:rsidTr="00102FDC">
        <w:trPr>
          <w:jc w:val="center"/>
        </w:trPr>
        <w:tc>
          <w:tcPr>
            <w:tcW w:w="3145" w:type="dxa"/>
            <w:hideMark/>
          </w:tcPr>
          <w:p w14:paraId="3AB9B41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o_ck_hc2_10k</w:t>
            </w:r>
          </w:p>
        </w:tc>
        <w:tc>
          <w:tcPr>
            <w:tcW w:w="1170" w:type="dxa"/>
            <w:gridSpan w:val="2"/>
            <w:hideMark/>
          </w:tcPr>
          <w:p w14:paraId="013F5F1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4764C00" w14:textId="241C7F55"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72F51FC" w14:textId="1A99419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D693AF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9528A12" w14:textId="77777777" w:rsidTr="00102FDC">
        <w:trPr>
          <w:jc w:val="center"/>
        </w:trPr>
        <w:tc>
          <w:tcPr>
            <w:tcW w:w="3145" w:type="dxa"/>
            <w:hideMark/>
          </w:tcPr>
          <w:p w14:paraId="1CCF60C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o_ck_m</w:t>
            </w:r>
          </w:p>
        </w:tc>
        <w:tc>
          <w:tcPr>
            <w:tcW w:w="1170" w:type="dxa"/>
            <w:gridSpan w:val="2"/>
            <w:hideMark/>
          </w:tcPr>
          <w:p w14:paraId="5AC0C7E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A117C93" w14:textId="744DA483"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0C29ED3" w14:textId="0CC76F9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553C25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inserito new bit</w:t>
            </w:r>
          </w:p>
        </w:tc>
      </w:tr>
      <w:tr w:rsidR="00102FDC" w:rsidRPr="00102FDC" w14:paraId="3EC5E87A" w14:textId="77777777" w:rsidTr="00102FDC">
        <w:trPr>
          <w:jc w:val="center"/>
        </w:trPr>
        <w:tc>
          <w:tcPr>
            <w:tcW w:w="3145" w:type="dxa"/>
            <w:hideMark/>
          </w:tcPr>
          <w:p w14:paraId="1E87BCE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o_ck_p</w:t>
            </w:r>
          </w:p>
        </w:tc>
        <w:tc>
          <w:tcPr>
            <w:tcW w:w="1170" w:type="dxa"/>
            <w:gridSpan w:val="2"/>
            <w:hideMark/>
          </w:tcPr>
          <w:p w14:paraId="586737D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87D4A21" w14:textId="61AD1E1D"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AD552D4" w14:textId="2CAD896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4D732D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inserito new bit</w:t>
            </w:r>
          </w:p>
        </w:tc>
      </w:tr>
      <w:tr w:rsidR="00102FDC" w:rsidRPr="00102FDC" w14:paraId="32640645" w14:textId="77777777" w:rsidTr="00102FDC">
        <w:trPr>
          <w:jc w:val="center"/>
        </w:trPr>
        <w:tc>
          <w:tcPr>
            <w:tcW w:w="3145" w:type="dxa"/>
            <w:hideMark/>
          </w:tcPr>
          <w:p w14:paraId="497454A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o_ck_q</w:t>
            </w:r>
          </w:p>
        </w:tc>
        <w:tc>
          <w:tcPr>
            <w:tcW w:w="1170" w:type="dxa"/>
            <w:gridSpan w:val="2"/>
            <w:hideMark/>
          </w:tcPr>
          <w:p w14:paraId="0EE07DB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869B07C" w14:textId="4969275C"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55427572" w14:textId="275664E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1A06C3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inserito new bit</w:t>
            </w:r>
          </w:p>
        </w:tc>
      </w:tr>
      <w:tr w:rsidR="00102FDC" w:rsidRPr="00102FDC" w14:paraId="47174641" w14:textId="77777777" w:rsidTr="00102FDC">
        <w:trPr>
          <w:jc w:val="center"/>
        </w:trPr>
        <w:tc>
          <w:tcPr>
            <w:tcW w:w="3145" w:type="dxa"/>
            <w:hideMark/>
          </w:tcPr>
          <w:p w14:paraId="425156D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o_short_on</w:t>
            </w:r>
          </w:p>
        </w:tc>
        <w:tc>
          <w:tcPr>
            <w:tcW w:w="1170" w:type="dxa"/>
            <w:gridSpan w:val="2"/>
            <w:hideMark/>
          </w:tcPr>
          <w:p w14:paraId="457C49E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C3C7BC4" w14:textId="6217D2AE"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C2CACD7" w14:textId="6FD1BC9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8EF803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(codex 1417523</w:t>
            </w:r>
          </w:p>
        </w:tc>
      </w:tr>
      <w:tr w:rsidR="00102FDC" w:rsidRPr="00102FDC" w14:paraId="2971289D" w14:textId="77777777" w:rsidTr="00102FDC">
        <w:trPr>
          <w:jc w:val="center"/>
        </w:trPr>
        <w:tc>
          <w:tcPr>
            <w:tcW w:w="3145" w:type="dxa"/>
            <w:hideMark/>
          </w:tcPr>
          <w:p w14:paraId="62EEF7E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o_resh_on</w:t>
            </w:r>
          </w:p>
        </w:tc>
        <w:tc>
          <w:tcPr>
            <w:tcW w:w="1170" w:type="dxa"/>
            <w:gridSpan w:val="2"/>
            <w:hideMark/>
          </w:tcPr>
          <w:p w14:paraId="04A8BC3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0272B39" w14:textId="46FA4A62"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58499ABE" w14:textId="477B4C3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AC2422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(codex 1417523</w:t>
            </w:r>
          </w:p>
        </w:tc>
      </w:tr>
      <w:tr w:rsidR="00102FDC" w:rsidRPr="00102FDC" w14:paraId="34A54C6B" w14:textId="77777777" w:rsidTr="00102FDC">
        <w:trPr>
          <w:jc w:val="center"/>
        </w:trPr>
        <w:tc>
          <w:tcPr>
            <w:tcW w:w="3145" w:type="dxa"/>
            <w:hideMark/>
          </w:tcPr>
          <w:p w14:paraId="752FE35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o_resl_on</w:t>
            </w:r>
          </w:p>
        </w:tc>
        <w:tc>
          <w:tcPr>
            <w:tcW w:w="1170" w:type="dxa"/>
            <w:gridSpan w:val="2"/>
            <w:hideMark/>
          </w:tcPr>
          <w:p w14:paraId="4930F49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9F9F176" w14:textId="0B045E0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62528D6" w14:textId="4D16AD0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A9C98F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(codex 1417523</w:t>
            </w:r>
          </w:p>
        </w:tc>
      </w:tr>
      <w:tr w:rsidR="00102FDC" w:rsidRPr="00102FDC" w14:paraId="15AB74B0" w14:textId="77777777" w:rsidTr="00102FDC">
        <w:trPr>
          <w:jc w:val="center"/>
        </w:trPr>
        <w:tc>
          <w:tcPr>
            <w:tcW w:w="3145" w:type="dxa"/>
            <w:hideMark/>
          </w:tcPr>
          <w:p w14:paraId="4471750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o_pd_hc2</w:t>
            </w:r>
          </w:p>
        </w:tc>
        <w:tc>
          <w:tcPr>
            <w:tcW w:w="1170" w:type="dxa"/>
            <w:gridSpan w:val="2"/>
            <w:hideMark/>
          </w:tcPr>
          <w:p w14:paraId="4FA40E7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97C0BF1" w14:textId="426E2EB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63CC0BE0" w14:textId="041234B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5F07B0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B553A36" w14:textId="77777777" w:rsidTr="00102FDC">
        <w:trPr>
          <w:jc w:val="center"/>
        </w:trPr>
        <w:tc>
          <w:tcPr>
            <w:tcW w:w="3145" w:type="dxa"/>
            <w:hideMark/>
          </w:tcPr>
          <w:p w14:paraId="6DA8349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o_pd_imp</w:t>
            </w:r>
          </w:p>
        </w:tc>
        <w:tc>
          <w:tcPr>
            <w:tcW w:w="1170" w:type="dxa"/>
            <w:gridSpan w:val="2"/>
            <w:hideMark/>
          </w:tcPr>
          <w:p w14:paraId="68F5741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97B7558" w14:textId="02B24B2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2B739942" w14:textId="0AEFB83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CCB38F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295F95E" w14:textId="77777777" w:rsidTr="00102FDC">
        <w:trPr>
          <w:jc w:val="center"/>
        </w:trPr>
        <w:tc>
          <w:tcPr>
            <w:tcW w:w="3145" w:type="dxa"/>
            <w:hideMark/>
          </w:tcPr>
          <w:p w14:paraId="3FA72BB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o_rst_hc2</w:t>
            </w:r>
          </w:p>
        </w:tc>
        <w:tc>
          <w:tcPr>
            <w:tcW w:w="1170" w:type="dxa"/>
            <w:gridSpan w:val="2"/>
            <w:hideMark/>
          </w:tcPr>
          <w:p w14:paraId="0B440B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B0AD115" w14:textId="4DA0CADD"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C82C406" w14:textId="283C440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FA6F1C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F8F6819" w14:textId="77777777" w:rsidTr="00102FDC">
        <w:trPr>
          <w:jc w:val="center"/>
        </w:trPr>
        <w:tc>
          <w:tcPr>
            <w:tcW w:w="3145" w:type="dxa"/>
            <w:hideMark/>
          </w:tcPr>
          <w:p w14:paraId="5E8C6D1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o_rst_imp</w:t>
            </w:r>
          </w:p>
        </w:tc>
        <w:tc>
          <w:tcPr>
            <w:tcW w:w="1170" w:type="dxa"/>
            <w:gridSpan w:val="2"/>
            <w:hideMark/>
          </w:tcPr>
          <w:p w14:paraId="4C41819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BFFEA14" w14:textId="0253E5E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8164CB7" w14:textId="3461838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A89B27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3DD09B9" w14:textId="77777777" w:rsidTr="00102FDC">
        <w:trPr>
          <w:jc w:val="center"/>
        </w:trPr>
        <w:tc>
          <w:tcPr>
            <w:tcW w:w="3145" w:type="dxa"/>
            <w:hideMark/>
          </w:tcPr>
          <w:p w14:paraId="6B99791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o_rsti_hc2</w:t>
            </w:r>
          </w:p>
        </w:tc>
        <w:tc>
          <w:tcPr>
            <w:tcW w:w="1170" w:type="dxa"/>
            <w:gridSpan w:val="2"/>
            <w:hideMark/>
          </w:tcPr>
          <w:p w14:paraId="79C885C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97602B8" w14:textId="67A7B75B"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CC13CAC" w14:textId="53972BB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C41656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5E3FE24" w14:textId="77777777" w:rsidTr="00102FDC">
        <w:trPr>
          <w:jc w:val="center"/>
        </w:trPr>
        <w:tc>
          <w:tcPr>
            <w:tcW w:w="3145" w:type="dxa"/>
            <w:hideMark/>
          </w:tcPr>
          <w:p w14:paraId="41CAD31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o_rsti_imp</w:t>
            </w:r>
          </w:p>
        </w:tc>
        <w:tc>
          <w:tcPr>
            <w:tcW w:w="1170" w:type="dxa"/>
            <w:gridSpan w:val="2"/>
            <w:hideMark/>
          </w:tcPr>
          <w:p w14:paraId="1D115E9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371B8E3" w14:textId="283216F3"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E65BD83" w14:textId="25A91AB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024267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B9384FE" w14:textId="77777777" w:rsidTr="00102FDC">
        <w:trPr>
          <w:jc w:val="center"/>
        </w:trPr>
        <w:tc>
          <w:tcPr>
            <w:tcW w:w="3145" w:type="dxa"/>
            <w:hideMark/>
          </w:tcPr>
          <w:p w14:paraId="7699884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o_su_hc2</w:t>
            </w:r>
          </w:p>
        </w:tc>
        <w:tc>
          <w:tcPr>
            <w:tcW w:w="1170" w:type="dxa"/>
            <w:gridSpan w:val="2"/>
            <w:hideMark/>
          </w:tcPr>
          <w:p w14:paraId="7B0E573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891D6BD" w14:textId="24A739A7"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035058A" w14:textId="3FC8E1F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D22654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A1F0534" w14:textId="77777777" w:rsidTr="00102FDC">
        <w:trPr>
          <w:jc w:val="center"/>
        </w:trPr>
        <w:tc>
          <w:tcPr>
            <w:tcW w:w="3145" w:type="dxa"/>
            <w:hideMark/>
          </w:tcPr>
          <w:p w14:paraId="1561F35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o_sug_imp</w:t>
            </w:r>
          </w:p>
        </w:tc>
        <w:tc>
          <w:tcPr>
            <w:tcW w:w="1170" w:type="dxa"/>
            <w:gridSpan w:val="2"/>
            <w:hideMark/>
          </w:tcPr>
          <w:p w14:paraId="69C04BC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A27CB32" w14:textId="3E5B792F"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1272972" w14:textId="287CE34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66DB75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209AAE8" w14:textId="77777777" w:rsidTr="00102FDC">
        <w:trPr>
          <w:jc w:val="center"/>
        </w:trPr>
        <w:tc>
          <w:tcPr>
            <w:tcW w:w="3145" w:type="dxa"/>
            <w:hideMark/>
          </w:tcPr>
          <w:p w14:paraId="7317871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i_ADC_EOC</w:t>
            </w:r>
          </w:p>
        </w:tc>
        <w:tc>
          <w:tcPr>
            <w:tcW w:w="1170" w:type="dxa"/>
            <w:gridSpan w:val="2"/>
            <w:hideMark/>
          </w:tcPr>
          <w:p w14:paraId="68A73A9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122EF9E7" w14:textId="5644DEC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280027B" w14:textId="69C052A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3EC0F0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u_main_controller_top/u_pad_mux</w:t>
            </w:r>
          </w:p>
        </w:tc>
      </w:tr>
      <w:tr w:rsidR="00102FDC" w:rsidRPr="00102FDC" w14:paraId="31510386" w14:textId="77777777" w:rsidTr="00102FDC">
        <w:trPr>
          <w:jc w:val="center"/>
        </w:trPr>
        <w:tc>
          <w:tcPr>
            <w:tcW w:w="3145" w:type="dxa"/>
            <w:hideMark/>
          </w:tcPr>
          <w:p w14:paraId="47EE499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i_data_ADC_out</w:t>
            </w:r>
          </w:p>
        </w:tc>
        <w:tc>
          <w:tcPr>
            <w:tcW w:w="1170" w:type="dxa"/>
            <w:gridSpan w:val="2"/>
            <w:hideMark/>
          </w:tcPr>
          <w:p w14:paraId="1B891D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6139E81B" w14:textId="2B238F4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64B7E20" w14:textId="31D8B23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[15:0]</w:t>
            </w:r>
          </w:p>
        </w:tc>
        <w:tc>
          <w:tcPr>
            <w:tcW w:w="4585" w:type="dxa"/>
            <w:gridSpan w:val="2"/>
            <w:hideMark/>
          </w:tcPr>
          <w:p w14:paraId="49327F7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u_main_controller_top/u_pad_mux</w:t>
            </w:r>
          </w:p>
        </w:tc>
      </w:tr>
      <w:tr w:rsidR="00102FDC" w:rsidRPr="00102FDC" w14:paraId="615425FE" w14:textId="77777777" w:rsidTr="00102FDC">
        <w:trPr>
          <w:jc w:val="center"/>
        </w:trPr>
        <w:tc>
          <w:tcPr>
            <w:tcW w:w="3145" w:type="dxa"/>
            <w:hideMark/>
          </w:tcPr>
          <w:p w14:paraId="0C00F8D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o_adc_mux_bio_channel</w:t>
            </w:r>
          </w:p>
        </w:tc>
        <w:tc>
          <w:tcPr>
            <w:tcW w:w="1170" w:type="dxa"/>
            <w:gridSpan w:val="2"/>
            <w:hideMark/>
          </w:tcPr>
          <w:p w14:paraId="1C57C6D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BC4EEB3" w14:textId="0E3C4A7F"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6E742BC6" w14:textId="09242C5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79C04CE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2D5F055" w14:textId="77777777" w:rsidTr="00102FDC">
        <w:trPr>
          <w:jc w:val="center"/>
        </w:trPr>
        <w:tc>
          <w:tcPr>
            <w:tcW w:w="3145" w:type="dxa"/>
            <w:hideMark/>
          </w:tcPr>
          <w:p w14:paraId="744271E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o_adc_mux_sel</w:t>
            </w:r>
          </w:p>
        </w:tc>
        <w:tc>
          <w:tcPr>
            <w:tcW w:w="1170" w:type="dxa"/>
            <w:gridSpan w:val="2"/>
            <w:hideMark/>
          </w:tcPr>
          <w:p w14:paraId="341811E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0578C2F" w14:textId="3A02AA5A"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A733E8F" w14:textId="05C70D5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233A8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8BF3435" w14:textId="77777777" w:rsidTr="00102FDC">
        <w:trPr>
          <w:jc w:val="center"/>
        </w:trPr>
        <w:tc>
          <w:tcPr>
            <w:tcW w:w="3145" w:type="dxa"/>
            <w:hideMark/>
          </w:tcPr>
          <w:p w14:paraId="0471AED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o_gsr_curr_on</w:t>
            </w:r>
          </w:p>
        </w:tc>
        <w:tc>
          <w:tcPr>
            <w:tcW w:w="1170" w:type="dxa"/>
            <w:gridSpan w:val="2"/>
            <w:hideMark/>
          </w:tcPr>
          <w:p w14:paraId="184C5BC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0B656B3" w14:textId="134E0BBA"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4697839" w14:textId="08625DD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D35EC8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4ADD0DD" w14:textId="77777777" w:rsidTr="00102FDC">
        <w:trPr>
          <w:jc w:val="center"/>
        </w:trPr>
        <w:tc>
          <w:tcPr>
            <w:tcW w:w="3145" w:type="dxa"/>
            <w:hideMark/>
          </w:tcPr>
          <w:p w14:paraId="1A42AE3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o_gsr_on</w:t>
            </w:r>
          </w:p>
        </w:tc>
        <w:tc>
          <w:tcPr>
            <w:tcW w:w="1170" w:type="dxa"/>
            <w:gridSpan w:val="2"/>
            <w:hideMark/>
          </w:tcPr>
          <w:p w14:paraId="0B217EF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6C7CAA8" w14:textId="3424878F"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F0FC808" w14:textId="35C4B7B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B79A4A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A5E7DC4" w14:textId="77777777" w:rsidTr="00102FDC">
        <w:trPr>
          <w:jc w:val="center"/>
        </w:trPr>
        <w:tc>
          <w:tcPr>
            <w:tcW w:w="3145" w:type="dxa"/>
            <w:hideMark/>
          </w:tcPr>
          <w:p w14:paraId="5B328B5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o_ADC_en</w:t>
            </w:r>
          </w:p>
        </w:tc>
        <w:tc>
          <w:tcPr>
            <w:tcW w:w="1170" w:type="dxa"/>
            <w:gridSpan w:val="2"/>
            <w:hideMark/>
          </w:tcPr>
          <w:p w14:paraId="3D189FB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6F09DEA" w14:textId="78713A22"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4B4D74B" w14:textId="245FB6B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8B45CF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64F67A7" w14:textId="77777777" w:rsidTr="00102FDC">
        <w:trPr>
          <w:jc w:val="center"/>
        </w:trPr>
        <w:tc>
          <w:tcPr>
            <w:tcW w:w="3145" w:type="dxa"/>
            <w:hideMark/>
          </w:tcPr>
          <w:p w14:paraId="360B977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o_ADC_start</w:t>
            </w:r>
          </w:p>
        </w:tc>
        <w:tc>
          <w:tcPr>
            <w:tcW w:w="1170" w:type="dxa"/>
            <w:gridSpan w:val="2"/>
            <w:hideMark/>
          </w:tcPr>
          <w:p w14:paraId="75BF03E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E507A8B" w14:textId="2AD02B9B"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C0593ED" w14:textId="797CA84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D08D13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BAC5D04" w14:textId="77777777" w:rsidTr="00102FDC">
        <w:trPr>
          <w:jc w:val="center"/>
        </w:trPr>
        <w:tc>
          <w:tcPr>
            <w:tcW w:w="3145" w:type="dxa"/>
            <w:hideMark/>
          </w:tcPr>
          <w:p w14:paraId="7F48336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o_adc_error_cap8_1V2</w:t>
            </w:r>
          </w:p>
        </w:tc>
        <w:tc>
          <w:tcPr>
            <w:tcW w:w="1170" w:type="dxa"/>
            <w:gridSpan w:val="2"/>
            <w:hideMark/>
          </w:tcPr>
          <w:p w14:paraId="0FE7F58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965638C" w14:textId="0F259987"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50C39F26" w14:textId="38D473A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7BBD63D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F800970" w14:textId="77777777" w:rsidTr="00102FDC">
        <w:trPr>
          <w:jc w:val="center"/>
        </w:trPr>
        <w:tc>
          <w:tcPr>
            <w:tcW w:w="3145" w:type="dxa"/>
            <w:hideMark/>
          </w:tcPr>
          <w:p w14:paraId="0E792C9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o_adc_error_cap7_1V2</w:t>
            </w:r>
          </w:p>
        </w:tc>
        <w:tc>
          <w:tcPr>
            <w:tcW w:w="1170" w:type="dxa"/>
            <w:gridSpan w:val="2"/>
            <w:hideMark/>
          </w:tcPr>
          <w:p w14:paraId="59AF361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81C5227" w14:textId="307F76B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1BA65B9" w14:textId="28CCE93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56DD36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18EFB5A" w14:textId="77777777" w:rsidTr="00102FDC">
        <w:trPr>
          <w:jc w:val="center"/>
        </w:trPr>
        <w:tc>
          <w:tcPr>
            <w:tcW w:w="3145" w:type="dxa"/>
            <w:hideMark/>
          </w:tcPr>
          <w:p w14:paraId="6DF6F81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o_adc_error_cap6_1V2</w:t>
            </w:r>
          </w:p>
        </w:tc>
        <w:tc>
          <w:tcPr>
            <w:tcW w:w="1170" w:type="dxa"/>
            <w:gridSpan w:val="2"/>
            <w:hideMark/>
          </w:tcPr>
          <w:p w14:paraId="36983B2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55EA2A1" w14:textId="24F9CD1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9216AC9" w14:textId="606E5FD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620A55E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001BB95" w14:textId="77777777" w:rsidTr="00102FDC">
        <w:trPr>
          <w:jc w:val="center"/>
        </w:trPr>
        <w:tc>
          <w:tcPr>
            <w:tcW w:w="3145" w:type="dxa"/>
            <w:hideMark/>
          </w:tcPr>
          <w:p w14:paraId="254D838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o_adc_error_cap5_1V2</w:t>
            </w:r>
          </w:p>
        </w:tc>
        <w:tc>
          <w:tcPr>
            <w:tcW w:w="1170" w:type="dxa"/>
            <w:gridSpan w:val="2"/>
            <w:hideMark/>
          </w:tcPr>
          <w:p w14:paraId="29BB0DE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3A98EF1" w14:textId="1E3E460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8125F65" w14:textId="0ED1049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43E269C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8B64FBD" w14:textId="77777777" w:rsidTr="00102FDC">
        <w:trPr>
          <w:jc w:val="center"/>
        </w:trPr>
        <w:tc>
          <w:tcPr>
            <w:tcW w:w="3145" w:type="dxa"/>
            <w:hideMark/>
          </w:tcPr>
          <w:p w14:paraId="3D86225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o_adc_error_cap4_1V2</w:t>
            </w:r>
          </w:p>
        </w:tc>
        <w:tc>
          <w:tcPr>
            <w:tcW w:w="1170" w:type="dxa"/>
            <w:gridSpan w:val="2"/>
            <w:hideMark/>
          </w:tcPr>
          <w:p w14:paraId="5DE11E7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566A271" w14:textId="5610228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205A2BB9" w14:textId="48B791F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3E4C1B0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0473C00" w14:textId="77777777" w:rsidTr="00102FDC">
        <w:trPr>
          <w:jc w:val="center"/>
        </w:trPr>
        <w:tc>
          <w:tcPr>
            <w:tcW w:w="3145" w:type="dxa"/>
            <w:hideMark/>
          </w:tcPr>
          <w:p w14:paraId="551DB7D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o_adc_error_cap3_1V2</w:t>
            </w:r>
          </w:p>
        </w:tc>
        <w:tc>
          <w:tcPr>
            <w:tcW w:w="1170" w:type="dxa"/>
            <w:gridSpan w:val="2"/>
            <w:hideMark/>
          </w:tcPr>
          <w:p w14:paraId="7023679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76EE0C0" w14:textId="4409552F"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949B837" w14:textId="3A486C4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3C2CDDD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BB6EEB0" w14:textId="77777777" w:rsidTr="00102FDC">
        <w:trPr>
          <w:jc w:val="center"/>
        </w:trPr>
        <w:tc>
          <w:tcPr>
            <w:tcW w:w="3145" w:type="dxa"/>
            <w:hideMark/>
          </w:tcPr>
          <w:p w14:paraId="67D59CF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o_adc_error_cap2_1V2</w:t>
            </w:r>
          </w:p>
        </w:tc>
        <w:tc>
          <w:tcPr>
            <w:tcW w:w="1170" w:type="dxa"/>
            <w:gridSpan w:val="2"/>
            <w:hideMark/>
          </w:tcPr>
          <w:p w14:paraId="08F4CA0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C255EE5" w14:textId="3515B222"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1F7AE96" w14:textId="0CEFF20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05F178E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514B690" w14:textId="77777777" w:rsidTr="00102FDC">
        <w:trPr>
          <w:jc w:val="center"/>
        </w:trPr>
        <w:tc>
          <w:tcPr>
            <w:tcW w:w="3145" w:type="dxa"/>
            <w:hideMark/>
          </w:tcPr>
          <w:p w14:paraId="53EF8A1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o_adc_error_cap1_1V2</w:t>
            </w:r>
          </w:p>
        </w:tc>
        <w:tc>
          <w:tcPr>
            <w:tcW w:w="1170" w:type="dxa"/>
            <w:gridSpan w:val="2"/>
            <w:hideMark/>
          </w:tcPr>
          <w:p w14:paraId="2791580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67CDC67" w14:textId="1C5F95D3"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DEA6C1F" w14:textId="0F73BF4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75428C7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7738DB7" w14:textId="77777777" w:rsidTr="00102FDC">
        <w:trPr>
          <w:jc w:val="center"/>
        </w:trPr>
        <w:tc>
          <w:tcPr>
            <w:tcW w:w="3145" w:type="dxa"/>
            <w:hideMark/>
          </w:tcPr>
          <w:p w14:paraId="56AC5E4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o_adc_error_cap0_1V2</w:t>
            </w:r>
          </w:p>
        </w:tc>
        <w:tc>
          <w:tcPr>
            <w:tcW w:w="1170" w:type="dxa"/>
            <w:gridSpan w:val="2"/>
            <w:hideMark/>
          </w:tcPr>
          <w:p w14:paraId="2DAA54F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BB01883" w14:textId="1A03807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A8B3D68" w14:textId="2D5B1E8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[6:0]</w:t>
            </w:r>
          </w:p>
        </w:tc>
        <w:tc>
          <w:tcPr>
            <w:tcW w:w="4585" w:type="dxa"/>
            <w:gridSpan w:val="2"/>
            <w:hideMark/>
          </w:tcPr>
          <w:p w14:paraId="4ABFB44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C0E18C5" w14:textId="77777777" w:rsidTr="00102FDC">
        <w:trPr>
          <w:jc w:val="center"/>
        </w:trPr>
        <w:tc>
          <w:tcPr>
            <w:tcW w:w="3145" w:type="dxa"/>
            <w:hideMark/>
          </w:tcPr>
          <w:p w14:paraId="6710665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o_pd_cm_buf</w:t>
            </w:r>
          </w:p>
        </w:tc>
        <w:tc>
          <w:tcPr>
            <w:tcW w:w="1170" w:type="dxa"/>
            <w:gridSpan w:val="2"/>
            <w:hideMark/>
          </w:tcPr>
          <w:p w14:paraId="7B34098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16709D1" w14:textId="39BB5785"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165E50AB" w14:textId="1138F6F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B4974A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FE23567" w14:textId="77777777" w:rsidTr="00102FDC">
        <w:trPr>
          <w:jc w:val="center"/>
        </w:trPr>
        <w:tc>
          <w:tcPr>
            <w:tcW w:w="3145" w:type="dxa"/>
            <w:hideMark/>
          </w:tcPr>
          <w:p w14:paraId="13D9041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o_pd_rld</w:t>
            </w:r>
          </w:p>
        </w:tc>
        <w:tc>
          <w:tcPr>
            <w:tcW w:w="1170" w:type="dxa"/>
            <w:gridSpan w:val="2"/>
            <w:hideMark/>
          </w:tcPr>
          <w:p w14:paraId="077E23D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8A7F1C0" w14:textId="061DEF53"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0D30FDBE" w14:textId="77216EE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B831C5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8FE2F8B" w14:textId="77777777" w:rsidTr="00102FDC">
        <w:trPr>
          <w:jc w:val="center"/>
        </w:trPr>
        <w:tc>
          <w:tcPr>
            <w:tcW w:w="3145" w:type="dxa"/>
            <w:hideMark/>
          </w:tcPr>
          <w:p w14:paraId="0427926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o_pd_avg1</w:t>
            </w:r>
          </w:p>
        </w:tc>
        <w:tc>
          <w:tcPr>
            <w:tcW w:w="1170" w:type="dxa"/>
            <w:gridSpan w:val="2"/>
            <w:hideMark/>
          </w:tcPr>
          <w:p w14:paraId="7D2929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56EA465" w14:textId="4573075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2F2BEAC7" w14:textId="63C270C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2DAA52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E999708" w14:textId="77777777" w:rsidTr="00102FDC">
        <w:trPr>
          <w:jc w:val="center"/>
        </w:trPr>
        <w:tc>
          <w:tcPr>
            <w:tcW w:w="3145" w:type="dxa"/>
            <w:hideMark/>
          </w:tcPr>
          <w:p w14:paraId="2A72BCB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o_pd_avg2</w:t>
            </w:r>
          </w:p>
        </w:tc>
        <w:tc>
          <w:tcPr>
            <w:tcW w:w="1170" w:type="dxa"/>
            <w:gridSpan w:val="2"/>
            <w:hideMark/>
          </w:tcPr>
          <w:p w14:paraId="0EBD99F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2799FC4" w14:textId="68ED5351"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1AC7322E" w14:textId="4A4920B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6DCC5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0E84632" w14:textId="77777777" w:rsidTr="00102FDC">
        <w:trPr>
          <w:jc w:val="center"/>
        </w:trPr>
        <w:tc>
          <w:tcPr>
            <w:tcW w:w="3145" w:type="dxa"/>
            <w:hideMark/>
          </w:tcPr>
          <w:p w14:paraId="2543E56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POR1V2_1V2</w:t>
            </w:r>
          </w:p>
        </w:tc>
        <w:tc>
          <w:tcPr>
            <w:tcW w:w="1170" w:type="dxa"/>
            <w:gridSpan w:val="2"/>
            <w:hideMark/>
          </w:tcPr>
          <w:p w14:paraId="38C5401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603BEDCC" w14:textId="5C0EF5E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237B23B" w14:textId="16DE10E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DBD440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06DFD260" w14:textId="77777777" w:rsidTr="00102FDC">
        <w:trPr>
          <w:jc w:val="center"/>
        </w:trPr>
        <w:tc>
          <w:tcPr>
            <w:tcW w:w="3145" w:type="dxa"/>
            <w:hideMark/>
          </w:tcPr>
          <w:p w14:paraId="79D9C1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clk_16m</w:t>
            </w:r>
          </w:p>
        </w:tc>
        <w:tc>
          <w:tcPr>
            <w:tcW w:w="1170" w:type="dxa"/>
            <w:gridSpan w:val="2"/>
            <w:hideMark/>
          </w:tcPr>
          <w:p w14:paraId="31EA0D6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74241BA5" w14:textId="3446B1F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B112CF6" w14:textId="50E173C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CF6E5E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05EEC0FE" w14:textId="77777777" w:rsidTr="00102FDC">
        <w:trPr>
          <w:jc w:val="center"/>
        </w:trPr>
        <w:tc>
          <w:tcPr>
            <w:tcW w:w="3145" w:type="dxa"/>
            <w:hideMark/>
          </w:tcPr>
          <w:p w14:paraId="53966A7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clk_64k</w:t>
            </w:r>
          </w:p>
        </w:tc>
        <w:tc>
          <w:tcPr>
            <w:tcW w:w="1170" w:type="dxa"/>
            <w:gridSpan w:val="2"/>
            <w:hideMark/>
          </w:tcPr>
          <w:p w14:paraId="4C7F3CE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3227239" w14:textId="17260A81"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8507CC7" w14:textId="4346832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2CFB8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2207A4CE" w14:textId="77777777" w:rsidTr="00102FDC">
        <w:trPr>
          <w:jc w:val="center"/>
        </w:trPr>
        <w:tc>
          <w:tcPr>
            <w:tcW w:w="3145" w:type="dxa"/>
            <w:hideMark/>
          </w:tcPr>
          <w:p w14:paraId="336E88B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START_CLK_16M</w:t>
            </w:r>
          </w:p>
        </w:tc>
        <w:tc>
          <w:tcPr>
            <w:tcW w:w="1170" w:type="dxa"/>
            <w:gridSpan w:val="2"/>
            <w:hideMark/>
          </w:tcPr>
          <w:p w14:paraId="327EE5E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CF2E494" w14:textId="296DAC10"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9460B68" w14:textId="097C9F2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F307BB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613960CD" w14:textId="77777777" w:rsidTr="00102FDC">
        <w:trPr>
          <w:jc w:val="center"/>
        </w:trPr>
        <w:tc>
          <w:tcPr>
            <w:tcW w:w="3145" w:type="dxa"/>
            <w:hideMark/>
          </w:tcPr>
          <w:p w14:paraId="1A4A2D9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o_DIS_RC_VIREF</w:t>
            </w:r>
          </w:p>
        </w:tc>
        <w:tc>
          <w:tcPr>
            <w:tcW w:w="1170" w:type="dxa"/>
            <w:gridSpan w:val="2"/>
            <w:hideMark/>
          </w:tcPr>
          <w:p w14:paraId="2AC3703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E1E4FC4" w14:textId="6F6EBA4D"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26B3D115" w14:textId="39D7928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B68DED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F57D7A3" w14:textId="77777777" w:rsidTr="00102FDC">
        <w:trPr>
          <w:jc w:val="center"/>
        </w:trPr>
        <w:tc>
          <w:tcPr>
            <w:tcW w:w="3145" w:type="dxa"/>
            <w:hideMark/>
          </w:tcPr>
          <w:p w14:paraId="714386F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o_EN_LDO1V8</w:t>
            </w:r>
          </w:p>
        </w:tc>
        <w:tc>
          <w:tcPr>
            <w:tcW w:w="1170" w:type="dxa"/>
            <w:gridSpan w:val="2"/>
            <w:hideMark/>
          </w:tcPr>
          <w:p w14:paraId="469E950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546A3A6" w14:textId="05EE09AC"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CC887A9" w14:textId="251C2F1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4092E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C7A328A" w14:textId="77777777" w:rsidTr="00102FDC">
        <w:trPr>
          <w:jc w:val="center"/>
        </w:trPr>
        <w:tc>
          <w:tcPr>
            <w:tcW w:w="3145" w:type="dxa"/>
            <w:hideMark/>
          </w:tcPr>
          <w:p w14:paraId="57F84BA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o_PD_CLKF</w:t>
            </w:r>
          </w:p>
        </w:tc>
        <w:tc>
          <w:tcPr>
            <w:tcW w:w="1170" w:type="dxa"/>
            <w:gridSpan w:val="2"/>
            <w:hideMark/>
          </w:tcPr>
          <w:p w14:paraId="6B7B0B6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78C67EC" w14:textId="64ECEE5E"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6A72328E" w14:textId="0202FC0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A0A696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02D138C" w14:textId="77777777" w:rsidTr="00102FDC">
        <w:trPr>
          <w:jc w:val="center"/>
        </w:trPr>
        <w:tc>
          <w:tcPr>
            <w:tcW w:w="3145" w:type="dxa"/>
            <w:hideMark/>
          </w:tcPr>
          <w:p w14:paraId="36F1B2B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ADC_CAL_CORR_DIS</w:t>
            </w:r>
          </w:p>
        </w:tc>
        <w:tc>
          <w:tcPr>
            <w:tcW w:w="1170" w:type="dxa"/>
            <w:gridSpan w:val="2"/>
            <w:hideMark/>
          </w:tcPr>
          <w:p w14:paraId="71622DD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8CADF35" w14:textId="70818B2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5E854148" w14:textId="475A285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9265F9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6EBD02A" w14:textId="77777777" w:rsidTr="00102FDC">
        <w:trPr>
          <w:gridAfter w:val="1"/>
          <w:wAfter w:w="1175" w:type="dxa"/>
          <w:jc w:val="center"/>
        </w:trPr>
        <w:tc>
          <w:tcPr>
            <w:tcW w:w="3145" w:type="dxa"/>
            <w:hideMark/>
          </w:tcPr>
          <w:p w14:paraId="2C539B7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ADC_ERROR_CAP9_DEBUG</w:t>
            </w:r>
          </w:p>
        </w:tc>
        <w:tc>
          <w:tcPr>
            <w:tcW w:w="1170" w:type="dxa"/>
            <w:hideMark/>
          </w:tcPr>
          <w:p w14:paraId="1E808B5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6C4ADF0" w14:textId="204C8E6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46D366F" w14:textId="54986E1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2CCE06E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1388E66" w14:textId="77777777" w:rsidTr="00102FDC">
        <w:trPr>
          <w:jc w:val="center"/>
        </w:trPr>
        <w:tc>
          <w:tcPr>
            <w:tcW w:w="3145" w:type="dxa"/>
            <w:hideMark/>
          </w:tcPr>
          <w:p w14:paraId="4F9DCBF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ADC_SR_ENHANCE_DIS</w:t>
            </w:r>
          </w:p>
        </w:tc>
        <w:tc>
          <w:tcPr>
            <w:tcW w:w="1170" w:type="dxa"/>
            <w:gridSpan w:val="2"/>
            <w:hideMark/>
          </w:tcPr>
          <w:p w14:paraId="73A60A4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7ED1C01" w14:textId="33FF9E4C"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3E65B28" w14:textId="699A1A3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743DB1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01F193D" w14:textId="77777777" w:rsidTr="00102FDC">
        <w:trPr>
          <w:gridAfter w:val="1"/>
          <w:wAfter w:w="1175" w:type="dxa"/>
          <w:jc w:val="center"/>
        </w:trPr>
        <w:tc>
          <w:tcPr>
            <w:tcW w:w="3145" w:type="dxa"/>
            <w:hideMark/>
          </w:tcPr>
          <w:p w14:paraId="71BB838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CCK_THRESHN_SEL</w:t>
            </w:r>
          </w:p>
        </w:tc>
        <w:tc>
          <w:tcPr>
            <w:tcW w:w="1170" w:type="dxa"/>
            <w:hideMark/>
          </w:tcPr>
          <w:p w14:paraId="41B256F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AEDAA0D" w14:textId="706888C5"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1BE530F" w14:textId="6C25384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2D855BC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8EF7845" w14:textId="77777777" w:rsidTr="00102FDC">
        <w:trPr>
          <w:gridAfter w:val="1"/>
          <w:wAfter w:w="1175" w:type="dxa"/>
          <w:jc w:val="center"/>
        </w:trPr>
        <w:tc>
          <w:tcPr>
            <w:tcW w:w="3145" w:type="dxa"/>
            <w:hideMark/>
          </w:tcPr>
          <w:p w14:paraId="7418369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CCK_THRESHP_SEL</w:t>
            </w:r>
          </w:p>
        </w:tc>
        <w:tc>
          <w:tcPr>
            <w:tcW w:w="1170" w:type="dxa"/>
            <w:hideMark/>
          </w:tcPr>
          <w:p w14:paraId="5FF31B6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6F2FB5B" w14:textId="7553F27C"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C6EB1C2" w14:textId="02E5DA4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0DA61E9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EC57A04" w14:textId="77777777" w:rsidTr="00102FDC">
        <w:trPr>
          <w:gridAfter w:val="1"/>
          <w:wAfter w:w="1175" w:type="dxa"/>
          <w:jc w:val="center"/>
        </w:trPr>
        <w:tc>
          <w:tcPr>
            <w:tcW w:w="3145" w:type="dxa"/>
            <w:hideMark/>
          </w:tcPr>
          <w:p w14:paraId="55E5AF8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CURR_BG_TRIM</w:t>
            </w:r>
          </w:p>
        </w:tc>
        <w:tc>
          <w:tcPr>
            <w:tcW w:w="1170" w:type="dxa"/>
            <w:hideMark/>
          </w:tcPr>
          <w:p w14:paraId="678AC9C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0FF7A55" w14:textId="67BD6E4D"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8</w:t>
            </w:r>
          </w:p>
        </w:tc>
        <w:tc>
          <w:tcPr>
            <w:tcW w:w="1175" w:type="dxa"/>
            <w:hideMark/>
          </w:tcPr>
          <w:p w14:paraId="526C5A18" w14:textId="78E4EA5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21C9336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A8368CC" w14:textId="77777777" w:rsidTr="00102FDC">
        <w:trPr>
          <w:gridAfter w:val="1"/>
          <w:wAfter w:w="1175" w:type="dxa"/>
          <w:jc w:val="center"/>
        </w:trPr>
        <w:tc>
          <w:tcPr>
            <w:tcW w:w="3145" w:type="dxa"/>
            <w:hideMark/>
          </w:tcPr>
          <w:p w14:paraId="38E6BA8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CURR_PTAT_TRIM</w:t>
            </w:r>
          </w:p>
        </w:tc>
        <w:tc>
          <w:tcPr>
            <w:tcW w:w="1170" w:type="dxa"/>
            <w:hideMark/>
          </w:tcPr>
          <w:p w14:paraId="068DB28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0B68D96" w14:textId="4D997C7A"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8</w:t>
            </w:r>
          </w:p>
        </w:tc>
        <w:tc>
          <w:tcPr>
            <w:tcW w:w="1175" w:type="dxa"/>
            <w:hideMark/>
          </w:tcPr>
          <w:p w14:paraId="05074382" w14:textId="693E28F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02B590D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D143E22" w14:textId="77777777" w:rsidTr="00102FDC">
        <w:trPr>
          <w:gridAfter w:val="1"/>
          <w:wAfter w:w="1175" w:type="dxa"/>
          <w:jc w:val="center"/>
        </w:trPr>
        <w:tc>
          <w:tcPr>
            <w:tcW w:w="3145" w:type="dxa"/>
            <w:hideMark/>
          </w:tcPr>
          <w:p w14:paraId="6E580CE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DCCK_CURRINJ</w:t>
            </w:r>
          </w:p>
        </w:tc>
        <w:tc>
          <w:tcPr>
            <w:tcW w:w="1170" w:type="dxa"/>
            <w:hideMark/>
          </w:tcPr>
          <w:p w14:paraId="42F43D5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6DC37F0" w14:textId="73F897B8"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2EE15911" w14:textId="199C93B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1622B8B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EBB46D8" w14:textId="77777777" w:rsidTr="00102FDC">
        <w:trPr>
          <w:jc w:val="center"/>
        </w:trPr>
        <w:tc>
          <w:tcPr>
            <w:tcW w:w="3145" w:type="dxa"/>
            <w:hideMark/>
          </w:tcPr>
          <w:p w14:paraId="1CA0846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DCCK_ISINK_IN</w:t>
            </w:r>
          </w:p>
        </w:tc>
        <w:tc>
          <w:tcPr>
            <w:tcW w:w="1170" w:type="dxa"/>
            <w:gridSpan w:val="2"/>
            <w:hideMark/>
          </w:tcPr>
          <w:p w14:paraId="55044C6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5FD2D49" w14:textId="5817BA12"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20F38487" w14:textId="3FF1455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392FED9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E37082F" w14:textId="77777777" w:rsidTr="00102FDC">
        <w:trPr>
          <w:jc w:val="center"/>
        </w:trPr>
        <w:tc>
          <w:tcPr>
            <w:tcW w:w="3145" w:type="dxa"/>
            <w:hideMark/>
          </w:tcPr>
          <w:p w14:paraId="7199D01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DCCK_ISOURCE_IN</w:t>
            </w:r>
          </w:p>
        </w:tc>
        <w:tc>
          <w:tcPr>
            <w:tcW w:w="1170" w:type="dxa"/>
            <w:gridSpan w:val="2"/>
            <w:hideMark/>
          </w:tcPr>
          <w:p w14:paraId="34D1EE4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81397A9" w14:textId="214A366F"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4AF22D5" w14:textId="1A396CE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7DD84E0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EF9DCD2" w14:textId="77777777" w:rsidTr="00102FDC">
        <w:trPr>
          <w:jc w:val="center"/>
        </w:trPr>
        <w:tc>
          <w:tcPr>
            <w:tcW w:w="3145" w:type="dxa"/>
            <w:hideMark/>
          </w:tcPr>
          <w:p w14:paraId="5041ED9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ECG_PSDRES_DOWN</w:t>
            </w:r>
          </w:p>
        </w:tc>
        <w:tc>
          <w:tcPr>
            <w:tcW w:w="1170" w:type="dxa"/>
            <w:gridSpan w:val="2"/>
            <w:hideMark/>
          </w:tcPr>
          <w:p w14:paraId="0C44465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961A2B6" w14:textId="3716F76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324C6ACD" w14:textId="6F1BD25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38AA0E7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8EC4083" w14:textId="77777777" w:rsidTr="00102FDC">
        <w:trPr>
          <w:gridAfter w:val="1"/>
          <w:wAfter w:w="1175" w:type="dxa"/>
          <w:jc w:val="center"/>
        </w:trPr>
        <w:tc>
          <w:tcPr>
            <w:tcW w:w="3145" w:type="dxa"/>
            <w:hideMark/>
          </w:tcPr>
          <w:p w14:paraId="02994C3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ECG_PSDRES_UP</w:t>
            </w:r>
          </w:p>
        </w:tc>
        <w:tc>
          <w:tcPr>
            <w:tcW w:w="1170" w:type="dxa"/>
            <w:hideMark/>
          </w:tcPr>
          <w:p w14:paraId="4E0DB16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E77E340" w14:textId="071DCAF1"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E5C5519" w14:textId="37107C2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3739A14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4A9C163" w14:textId="77777777" w:rsidTr="00102FDC">
        <w:trPr>
          <w:gridAfter w:val="1"/>
          <w:wAfter w:w="1175" w:type="dxa"/>
          <w:jc w:val="center"/>
        </w:trPr>
        <w:tc>
          <w:tcPr>
            <w:tcW w:w="3145" w:type="dxa"/>
            <w:hideMark/>
          </w:tcPr>
          <w:p w14:paraId="5A73ABC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EN_DEBUG_ADC_ERROR_CAP9</w:t>
            </w:r>
          </w:p>
        </w:tc>
        <w:tc>
          <w:tcPr>
            <w:tcW w:w="1170" w:type="dxa"/>
            <w:hideMark/>
          </w:tcPr>
          <w:p w14:paraId="229177A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D0B5ACB" w14:textId="1CFF2C9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41A87918" w14:textId="45C3366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73A5A5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4F3E8C3" w14:textId="77777777" w:rsidTr="00102FDC">
        <w:trPr>
          <w:jc w:val="center"/>
        </w:trPr>
        <w:tc>
          <w:tcPr>
            <w:tcW w:w="3145" w:type="dxa"/>
            <w:hideMark/>
          </w:tcPr>
          <w:p w14:paraId="4F6CA28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EN_ECG_50m</w:t>
            </w:r>
          </w:p>
        </w:tc>
        <w:tc>
          <w:tcPr>
            <w:tcW w:w="1170" w:type="dxa"/>
            <w:gridSpan w:val="2"/>
            <w:hideMark/>
          </w:tcPr>
          <w:p w14:paraId="15A4957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F57EC93" w14:textId="045E3057"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66062648" w14:textId="0D20688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4F7794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B8CC99C" w14:textId="77777777" w:rsidTr="00102FDC">
        <w:trPr>
          <w:jc w:val="center"/>
        </w:trPr>
        <w:tc>
          <w:tcPr>
            <w:tcW w:w="3145" w:type="dxa"/>
            <w:hideMark/>
          </w:tcPr>
          <w:p w14:paraId="4C3570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EN_GRS_50m</w:t>
            </w:r>
          </w:p>
        </w:tc>
        <w:tc>
          <w:tcPr>
            <w:tcW w:w="1170" w:type="dxa"/>
            <w:gridSpan w:val="2"/>
            <w:hideMark/>
          </w:tcPr>
          <w:p w14:paraId="3929116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888112F" w14:textId="2C7135C6"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78D536A" w14:textId="7C9E1B3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3C5EFC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3F6687B" w14:textId="77777777" w:rsidTr="00102FDC">
        <w:trPr>
          <w:jc w:val="center"/>
        </w:trPr>
        <w:tc>
          <w:tcPr>
            <w:tcW w:w="3145" w:type="dxa"/>
            <w:hideMark/>
          </w:tcPr>
          <w:p w14:paraId="431F4C7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EN_IMP_50m</w:t>
            </w:r>
          </w:p>
        </w:tc>
        <w:tc>
          <w:tcPr>
            <w:tcW w:w="1170" w:type="dxa"/>
            <w:gridSpan w:val="2"/>
            <w:hideMark/>
          </w:tcPr>
          <w:p w14:paraId="22C59FE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DB78DB0" w14:textId="0E28C14D"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1293B0D1" w14:textId="4787BF0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6F3043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8CC9E2A" w14:textId="77777777" w:rsidTr="00102FDC">
        <w:trPr>
          <w:jc w:val="center"/>
        </w:trPr>
        <w:tc>
          <w:tcPr>
            <w:tcW w:w="3145" w:type="dxa"/>
            <w:hideMark/>
          </w:tcPr>
          <w:p w14:paraId="4F132C1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EN_RLD_CM</w:t>
            </w:r>
          </w:p>
        </w:tc>
        <w:tc>
          <w:tcPr>
            <w:tcW w:w="1170" w:type="dxa"/>
            <w:gridSpan w:val="2"/>
            <w:hideMark/>
          </w:tcPr>
          <w:p w14:paraId="2D8F86D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AB33A72" w14:textId="4C8C6EAE"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76348BB7" w14:textId="52246E9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8E0F2B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77E77A6" w14:textId="77777777" w:rsidTr="00102FDC">
        <w:trPr>
          <w:jc w:val="center"/>
        </w:trPr>
        <w:tc>
          <w:tcPr>
            <w:tcW w:w="3145" w:type="dxa"/>
            <w:hideMark/>
          </w:tcPr>
          <w:p w14:paraId="6CDC8D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EN_SW_IMP</w:t>
            </w:r>
          </w:p>
        </w:tc>
        <w:tc>
          <w:tcPr>
            <w:tcW w:w="1170" w:type="dxa"/>
            <w:gridSpan w:val="2"/>
            <w:hideMark/>
          </w:tcPr>
          <w:p w14:paraId="643B6AF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F89D6DE" w14:textId="4E2D680C"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1</w:t>
            </w:r>
          </w:p>
        </w:tc>
        <w:tc>
          <w:tcPr>
            <w:tcW w:w="1175" w:type="dxa"/>
            <w:hideMark/>
          </w:tcPr>
          <w:p w14:paraId="56838688" w14:textId="329CAC4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ECCF27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per selezionare</w:t>
            </w:r>
          </w:p>
        </w:tc>
      </w:tr>
      <w:tr w:rsidR="00102FDC" w:rsidRPr="00102FDC" w14:paraId="0E559C29" w14:textId="77777777" w:rsidTr="00102FDC">
        <w:trPr>
          <w:jc w:val="center"/>
        </w:trPr>
        <w:tc>
          <w:tcPr>
            <w:tcW w:w="3145" w:type="dxa"/>
            <w:hideMark/>
          </w:tcPr>
          <w:p w14:paraId="79C112E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GAIN1_BUF</w:t>
            </w:r>
          </w:p>
        </w:tc>
        <w:tc>
          <w:tcPr>
            <w:tcW w:w="1170" w:type="dxa"/>
            <w:gridSpan w:val="2"/>
            <w:hideMark/>
          </w:tcPr>
          <w:p w14:paraId="7EFE8AC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522EEBE" w14:textId="3EFD819B" w:rsidR="009D5EE1" w:rsidRPr="00102FDC" w:rsidRDefault="009D5EE1" w:rsidP="009D5EE1">
            <w:pPr>
              <w:spacing w:after="240"/>
              <w:rPr>
                <w:rFonts w:ascii="Segoe UI" w:eastAsia="Times New Roman" w:hAnsi="Segoe UI" w:cs="Segoe UI"/>
                <w:color w:val="auto"/>
              </w:rPr>
            </w:pPr>
            <w:r w:rsidRPr="00102FDC">
              <w:rPr>
                <w:rFonts w:ascii="Helvetica Neue" w:hAnsi="Helvetica Neue"/>
                <w:color w:val="auto"/>
                <w:sz w:val="20"/>
                <w:szCs w:val="20"/>
              </w:rPr>
              <w:t>0</w:t>
            </w:r>
          </w:p>
        </w:tc>
        <w:tc>
          <w:tcPr>
            <w:tcW w:w="1175" w:type="dxa"/>
            <w:hideMark/>
          </w:tcPr>
          <w:p w14:paraId="061E8E99" w14:textId="3D1A4DA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D512DC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63B858F" w14:textId="77777777" w:rsidTr="00102FDC">
        <w:trPr>
          <w:jc w:val="center"/>
        </w:trPr>
        <w:tc>
          <w:tcPr>
            <w:tcW w:w="3145" w:type="dxa"/>
            <w:hideMark/>
          </w:tcPr>
          <w:p w14:paraId="0554903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GSR_IN_TRIM</w:t>
            </w:r>
          </w:p>
        </w:tc>
        <w:tc>
          <w:tcPr>
            <w:tcW w:w="1170" w:type="dxa"/>
            <w:gridSpan w:val="2"/>
            <w:hideMark/>
          </w:tcPr>
          <w:p w14:paraId="182D2DC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D62F11E" w14:textId="66DA6E9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840F931" w14:textId="5AE1396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0FA4897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6F8922E" w14:textId="77777777" w:rsidTr="00102FDC">
        <w:trPr>
          <w:jc w:val="center"/>
        </w:trPr>
        <w:tc>
          <w:tcPr>
            <w:tcW w:w="3145" w:type="dxa"/>
            <w:hideMark/>
          </w:tcPr>
          <w:p w14:paraId="247F902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GSR_IP_TRIM</w:t>
            </w:r>
          </w:p>
        </w:tc>
        <w:tc>
          <w:tcPr>
            <w:tcW w:w="1170" w:type="dxa"/>
            <w:gridSpan w:val="2"/>
            <w:hideMark/>
          </w:tcPr>
          <w:p w14:paraId="4CCABDE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2B58B25" w14:textId="64D1913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8E5140D" w14:textId="19656A8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273F003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624B84A" w14:textId="77777777" w:rsidTr="00102FDC">
        <w:trPr>
          <w:jc w:val="center"/>
        </w:trPr>
        <w:tc>
          <w:tcPr>
            <w:tcW w:w="3145" w:type="dxa"/>
            <w:hideMark/>
          </w:tcPr>
          <w:p w14:paraId="790CB1C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IMPP_PSDRES_DOWN</w:t>
            </w:r>
          </w:p>
        </w:tc>
        <w:tc>
          <w:tcPr>
            <w:tcW w:w="1170" w:type="dxa"/>
            <w:gridSpan w:val="2"/>
            <w:hideMark/>
          </w:tcPr>
          <w:p w14:paraId="770CC23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3EF0222" w14:textId="56BCB63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F835DF8" w14:textId="4DA8130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2DB8D08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9704300" w14:textId="77777777" w:rsidTr="00102FDC">
        <w:trPr>
          <w:gridAfter w:val="1"/>
          <w:wAfter w:w="1175" w:type="dxa"/>
          <w:jc w:val="center"/>
        </w:trPr>
        <w:tc>
          <w:tcPr>
            <w:tcW w:w="3145" w:type="dxa"/>
            <w:hideMark/>
          </w:tcPr>
          <w:p w14:paraId="69BEC24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IMPP_PSDRES_UP</w:t>
            </w:r>
          </w:p>
        </w:tc>
        <w:tc>
          <w:tcPr>
            <w:tcW w:w="1170" w:type="dxa"/>
            <w:hideMark/>
          </w:tcPr>
          <w:p w14:paraId="562FFE0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27CAD7A" w14:textId="20A6F72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A302889" w14:textId="2BEE5D4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748FBDC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DF1557D" w14:textId="77777777" w:rsidTr="00102FDC">
        <w:trPr>
          <w:gridAfter w:val="1"/>
          <w:wAfter w:w="1175" w:type="dxa"/>
          <w:jc w:val="center"/>
        </w:trPr>
        <w:tc>
          <w:tcPr>
            <w:tcW w:w="3145" w:type="dxa"/>
            <w:hideMark/>
          </w:tcPr>
          <w:p w14:paraId="72C72A6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IMPQ_PSDRES_DOWN</w:t>
            </w:r>
          </w:p>
        </w:tc>
        <w:tc>
          <w:tcPr>
            <w:tcW w:w="1170" w:type="dxa"/>
            <w:hideMark/>
          </w:tcPr>
          <w:p w14:paraId="5DB244E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59B6483" w14:textId="4065771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B0A0E17" w14:textId="6C098E0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6BCB365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5F44C58" w14:textId="77777777" w:rsidTr="00102FDC">
        <w:trPr>
          <w:gridAfter w:val="1"/>
          <w:wAfter w:w="1175" w:type="dxa"/>
          <w:jc w:val="center"/>
        </w:trPr>
        <w:tc>
          <w:tcPr>
            <w:tcW w:w="3145" w:type="dxa"/>
            <w:hideMark/>
          </w:tcPr>
          <w:p w14:paraId="5E69962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IMPQ_PSDRES_UP</w:t>
            </w:r>
          </w:p>
        </w:tc>
        <w:tc>
          <w:tcPr>
            <w:tcW w:w="1170" w:type="dxa"/>
            <w:hideMark/>
          </w:tcPr>
          <w:p w14:paraId="13B2CFE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279E60F" w14:textId="0F960C2A"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DDEBA6B" w14:textId="57ED379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74A26B1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BF3E8FD" w14:textId="77777777" w:rsidTr="00102FDC">
        <w:trPr>
          <w:gridAfter w:val="1"/>
          <w:wAfter w:w="1175" w:type="dxa"/>
          <w:jc w:val="center"/>
        </w:trPr>
        <w:tc>
          <w:tcPr>
            <w:tcW w:w="3145" w:type="dxa"/>
            <w:hideMark/>
          </w:tcPr>
          <w:p w14:paraId="58219BE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IMP_CURINJN_TRIM</w:t>
            </w:r>
          </w:p>
        </w:tc>
        <w:tc>
          <w:tcPr>
            <w:tcW w:w="1170" w:type="dxa"/>
            <w:hideMark/>
          </w:tcPr>
          <w:p w14:paraId="1C6758F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87C44BA" w14:textId="0A5D6F3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3CBF5D5" w14:textId="75C6035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[5:0]</w:t>
            </w:r>
          </w:p>
        </w:tc>
        <w:tc>
          <w:tcPr>
            <w:tcW w:w="4585" w:type="dxa"/>
            <w:gridSpan w:val="2"/>
            <w:hideMark/>
          </w:tcPr>
          <w:p w14:paraId="02A2D5E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A52F23F" w14:textId="77777777" w:rsidTr="00102FDC">
        <w:trPr>
          <w:jc w:val="center"/>
        </w:trPr>
        <w:tc>
          <w:tcPr>
            <w:tcW w:w="3145" w:type="dxa"/>
            <w:hideMark/>
          </w:tcPr>
          <w:p w14:paraId="173DF9F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IMP_CURINJP_TRIM</w:t>
            </w:r>
          </w:p>
        </w:tc>
        <w:tc>
          <w:tcPr>
            <w:tcW w:w="1170" w:type="dxa"/>
            <w:gridSpan w:val="2"/>
            <w:hideMark/>
          </w:tcPr>
          <w:p w14:paraId="3FAC6C1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3875695" w14:textId="3D7F6CAA"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4BAF6D5" w14:textId="507E978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[5:0]</w:t>
            </w:r>
          </w:p>
        </w:tc>
        <w:tc>
          <w:tcPr>
            <w:tcW w:w="4585" w:type="dxa"/>
            <w:gridSpan w:val="2"/>
            <w:hideMark/>
          </w:tcPr>
          <w:p w14:paraId="239C32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48F58AF" w14:textId="77777777" w:rsidTr="00102FDC">
        <w:trPr>
          <w:jc w:val="center"/>
        </w:trPr>
        <w:tc>
          <w:tcPr>
            <w:tcW w:w="3145" w:type="dxa"/>
            <w:hideMark/>
          </w:tcPr>
          <w:p w14:paraId="1B242B3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RLD_CAP_COMP</w:t>
            </w:r>
          </w:p>
        </w:tc>
        <w:tc>
          <w:tcPr>
            <w:tcW w:w="1170" w:type="dxa"/>
            <w:gridSpan w:val="2"/>
            <w:hideMark/>
          </w:tcPr>
          <w:p w14:paraId="559A85A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799CF3D" w14:textId="5C7882A2"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406BCCD" w14:textId="2E9A7C2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3185C9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[1/2/3/…/15/16]*16pF</w:t>
            </w:r>
          </w:p>
        </w:tc>
      </w:tr>
      <w:tr w:rsidR="00102FDC" w:rsidRPr="00102FDC" w14:paraId="60DA6352" w14:textId="77777777" w:rsidTr="00102FDC">
        <w:trPr>
          <w:jc w:val="center"/>
        </w:trPr>
        <w:tc>
          <w:tcPr>
            <w:tcW w:w="3145" w:type="dxa"/>
            <w:hideMark/>
          </w:tcPr>
          <w:p w14:paraId="3A4A2C1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RLD_VREF</w:t>
            </w:r>
          </w:p>
        </w:tc>
        <w:tc>
          <w:tcPr>
            <w:tcW w:w="1170" w:type="dxa"/>
            <w:gridSpan w:val="2"/>
            <w:hideMark/>
          </w:tcPr>
          <w:p w14:paraId="4A89FA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60CBB34" w14:textId="163868A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A69FD4D" w14:textId="72D5904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3F2746F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select 0.9V/ 0.6V</w:t>
            </w:r>
          </w:p>
        </w:tc>
      </w:tr>
      <w:tr w:rsidR="00102FDC" w:rsidRPr="00102FDC" w14:paraId="6CCFFC82" w14:textId="77777777" w:rsidTr="00102FDC">
        <w:trPr>
          <w:jc w:val="center"/>
        </w:trPr>
        <w:tc>
          <w:tcPr>
            <w:tcW w:w="3145" w:type="dxa"/>
            <w:hideMark/>
          </w:tcPr>
          <w:p w14:paraId="352128B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TRIM_LDOD_I</w:t>
            </w:r>
          </w:p>
        </w:tc>
        <w:tc>
          <w:tcPr>
            <w:tcW w:w="1170" w:type="dxa"/>
            <w:gridSpan w:val="2"/>
            <w:hideMark/>
          </w:tcPr>
          <w:p w14:paraId="5423CBD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181B963" w14:textId="0D12B1E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C5015BA" w14:textId="4C8B27C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275E6E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D382F5F" w14:textId="77777777" w:rsidTr="00102FDC">
        <w:trPr>
          <w:jc w:val="center"/>
        </w:trPr>
        <w:tc>
          <w:tcPr>
            <w:tcW w:w="3145" w:type="dxa"/>
            <w:hideMark/>
          </w:tcPr>
          <w:p w14:paraId="0216FA7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TRIM_LDOD_V</w:t>
            </w:r>
          </w:p>
        </w:tc>
        <w:tc>
          <w:tcPr>
            <w:tcW w:w="1170" w:type="dxa"/>
            <w:gridSpan w:val="2"/>
            <w:hideMark/>
          </w:tcPr>
          <w:p w14:paraId="46938F2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6B5A1F8" w14:textId="21405E8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5E7C8E7" w14:textId="69769EC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4813087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1135227" w14:textId="77777777" w:rsidTr="00102FDC">
        <w:trPr>
          <w:jc w:val="center"/>
        </w:trPr>
        <w:tc>
          <w:tcPr>
            <w:tcW w:w="3145" w:type="dxa"/>
            <w:hideMark/>
          </w:tcPr>
          <w:p w14:paraId="0F7E123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TRIM_OSC_FAST</w:t>
            </w:r>
          </w:p>
        </w:tc>
        <w:tc>
          <w:tcPr>
            <w:tcW w:w="1170" w:type="dxa"/>
            <w:gridSpan w:val="2"/>
            <w:hideMark/>
          </w:tcPr>
          <w:p w14:paraId="728CFB5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EF96E89" w14:textId="4792AAE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18</w:t>
            </w:r>
          </w:p>
        </w:tc>
        <w:tc>
          <w:tcPr>
            <w:tcW w:w="1175" w:type="dxa"/>
            <w:hideMark/>
          </w:tcPr>
          <w:p w14:paraId="2592A653" w14:textId="76AB26B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[4:0]</w:t>
            </w:r>
          </w:p>
        </w:tc>
        <w:tc>
          <w:tcPr>
            <w:tcW w:w="4585" w:type="dxa"/>
            <w:gridSpan w:val="2"/>
            <w:hideMark/>
          </w:tcPr>
          <w:p w14:paraId="06038B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35626B8" w14:textId="77777777" w:rsidTr="00102FDC">
        <w:trPr>
          <w:jc w:val="center"/>
        </w:trPr>
        <w:tc>
          <w:tcPr>
            <w:tcW w:w="3145" w:type="dxa"/>
            <w:hideMark/>
          </w:tcPr>
          <w:p w14:paraId="6D43933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TRIM_OSC_SLOW</w:t>
            </w:r>
          </w:p>
        </w:tc>
        <w:tc>
          <w:tcPr>
            <w:tcW w:w="1170" w:type="dxa"/>
            <w:gridSpan w:val="2"/>
            <w:hideMark/>
          </w:tcPr>
          <w:p w14:paraId="5474424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3DC1C31" w14:textId="60B3720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B209E8E" w14:textId="11B04F3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[3:0]</w:t>
            </w:r>
          </w:p>
        </w:tc>
        <w:tc>
          <w:tcPr>
            <w:tcW w:w="4585" w:type="dxa"/>
            <w:gridSpan w:val="2"/>
            <w:hideMark/>
          </w:tcPr>
          <w:p w14:paraId="7D6F567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4138466" w14:textId="77777777" w:rsidTr="00102FDC">
        <w:trPr>
          <w:jc w:val="center"/>
        </w:trPr>
        <w:tc>
          <w:tcPr>
            <w:tcW w:w="3145" w:type="dxa"/>
            <w:hideMark/>
          </w:tcPr>
          <w:p w14:paraId="0B183FE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TRIM_V1V8</w:t>
            </w:r>
          </w:p>
        </w:tc>
        <w:tc>
          <w:tcPr>
            <w:tcW w:w="1170" w:type="dxa"/>
            <w:gridSpan w:val="2"/>
            <w:hideMark/>
          </w:tcPr>
          <w:p w14:paraId="3C59543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6F104DF" w14:textId="5F2A580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7</w:t>
            </w:r>
          </w:p>
        </w:tc>
        <w:tc>
          <w:tcPr>
            <w:tcW w:w="1175" w:type="dxa"/>
            <w:hideMark/>
          </w:tcPr>
          <w:p w14:paraId="49FFC79F" w14:textId="10BE7DE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[2:0]</w:t>
            </w:r>
          </w:p>
        </w:tc>
        <w:tc>
          <w:tcPr>
            <w:tcW w:w="4585" w:type="dxa"/>
            <w:gridSpan w:val="2"/>
            <w:hideMark/>
          </w:tcPr>
          <w:p w14:paraId="749A073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04AA4C6" w14:textId="77777777" w:rsidTr="00102FDC">
        <w:trPr>
          <w:jc w:val="center"/>
        </w:trPr>
        <w:tc>
          <w:tcPr>
            <w:tcW w:w="3145" w:type="dxa"/>
            <w:hideMark/>
          </w:tcPr>
          <w:p w14:paraId="0BCB18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VREF_TRIM</w:t>
            </w:r>
          </w:p>
        </w:tc>
        <w:tc>
          <w:tcPr>
            <w:tcW w:w="1170" w:type="dxa"/>
            <w:gridSpan w:val="2"/>
            <w:hideMark/>
          </w:tcPr>
          <w:p w14:paraId="09795E0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97F5AF0" w14:textId="767FC41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10</w:t>
            </w:r>
          </w:p>
        </w:tc>
        <w:tc>
          <w:tcPr>
            <w:tcW w:w="1175" w:type="dxa"/>
            <w:hideMark/>
          </w:tcPr>
          <w:p w14:paraId="1018B146" w14:textId="660E311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[4:0]</w:t>
            </w:r>
          </w:p>
        </w:tc>
        <w:tc>
          <w:tcPr>
            <w:tcW w:w="4585" w:type="dxa"/>
            <w:gridSpan w:val="2"/>
            <w:hideMark/>
          </w:tcPr>
          <w:p w14:paraId="1E557A8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F5B0CF4" w14:textId="77777777" w:rsidTr="00102FDC">
        <w:trPr>
          <w:jc w:val="center"/>
        </w:trPr>
        <w:tc>
          <w:tcPr>
            <w:tcW w:w="3145" w:type="dxa"/>
            <w:hideMark/>
          </w:tcPr>
          <w:p w14:paraId="5AA012F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CAPF_IMP_EN</w:t>
            </w:r>
          </w:p>
        </w:tc>
        <w:tc>
          <w:tcPr>
            <w:tcW w:w="1170" w:type="dxa"/>
            <w:gridSpan w:val="2"/>
            <w:hideMark/>
          </w:tcPr>
          <w:p w14:paraId="4A03D80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98678FB" w14:textId="1E9234A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0829581" w14:textId="3792104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CAE21F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Enable filtro per</w:t>
            </w:r>
          </w:p>
        </w:tc>
      </w:tr>
      <w:tr w:rsidR="00102FDC" w:rsidRPr="00102FDC" w14:paraId="0AAD329C" w14:textId="77777777" w:rsidTr="00102FDC">
        <w:trPr>
          <w:jc w:val="center"/>
        </w:trPr>
        <w:tc>
          <w:tcPr>
            <w:tcW w:w="3145" w:type="dxa"/>
            <w:hideMark/>
          </w:tcPr>
          <w:p w14:paraId="230CB3E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ECG0_GAIN_HC_0</w:t>
            </w:r>
          </w:p>
        </w:tc>
        <w:tc>
          <w:tcPr>
            <w:tcW w:w="1170" w:type="dxa"/>
            <w:gridSpan w:val="2"/>
            <w:hideMark/>
          </w:tcPr>
          <w:p w14:paraId="395E4E6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2334CC0" w14:textId="1E09332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71F39D90" w14:textId="6EFD305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9F081B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ACF30D5" w14:textId="77777777" w:rsidTr="00102FDC">
        <w:trPr>
          <w:jc w:val="center"/>
        </w:trPr>
        <w:tc>
          <w:tcPr>
            <w:tcW w:w="3145" w:type="dxa"/>
            <w:hideMark/>
          </w:tcPr>
          <w:p w14:paraId="317B381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ECG0_GAIN_HC_1</w:t>
            </w:r>
          </w:p>
        </w:tc>
        <w:tc>
          <w:tcPr>
            <w:tcW w:w="1170" w:type="dxa"/>
            <w:gridSpan w:val="2"/>
            <w:hideMark/>
          </w:tcPr>
          <w:p w14:paraId="5F2333F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1D82DB6" w14:textId="61FBBDD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648CE590" w14:textId="247E06D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C4FC1E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D14DAEC" w14:textId="77777777" w:rsidTr="00102FDC">
        <w:trPr>
          <w:jc w:val="center"/>
        </w:trPr>
        <w:tc>
          <w:tcPr>
            <w:tcW w:w="3145" w:type="dxa"/>
            <w:hideMark/>
          </w:tcPr>
          <w:p w14:paraId="29913AC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EN_EXT_CAP</w:t>
            </w:r>
          </w:p>
        </w:tc>
        <w:tc>
          <w:tcPr>
            <w:tcW w:w="1170" w:type="dxa"/>
            <w:gridSpan w:val="2"/>
            <w:hideMark/>
          </w:tcPr>
          <w:p w14:paraId="43882D8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F24C6BE" w14:textId="56316A1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A47299F" w14:textId="4ECBE53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7149E9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Mantenuta opzione</w:t>
            </w:r>
          </w:p>
        </w:tc>
      </w:tr>
      <w:tr w:rsidR="00102FDC" w:rsidRPr="00102FDC" w14:paraId="637A90F0" w14:textId="77777777" w:rsidTr="00102FDC">
        <w:trPr>
          <w:jc w:val="center"/>
        </w:trPr>
        <w:tc>
          <w:tcPr>
            <w:tcW w:w="3145" w:type="dxa"/>
            <w:hideMark/>
          </w:tcPr>
          <w:p w14:paraId="541F887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EN_ECG0_0P05HP</w:t>
            </w:r>
          </w:p>
        </w:tc>
        <w:tc>
          <w:tcPr>
            <w:tcW w:w="1170" w:type="dxa"/>
            <w:gridSpan w:val="2"/>
            <w:hideMark/>
          </w:tcPr>
          <w:p w14:paraId="58C248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B299B5A" w14:textId="6141C53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072431E" w14:textId="7267977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A85A0E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aggiunto bit per</w:t>
            </w:r>
          </w:p>
        </w:tc>
      </w:tr>
      <w:tr w:rsidR="00102FDC" w:rsidRPr="00102FDC" w14:paraId="055BF6E8" w14:textId="77777777" w:rsidTr="00102FDC">
        <w:trPr>
          <w:jc w:val="center"/>
        </w:trPr>
        <w:tc>
          <w:tcPr>
            <w:tcW w:w="3145" w:type="dxa"/>
            <w:hideMark/>
          </w:tcPr>
          <w:p w14:paraId="70172AE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EN_ECG12_0P05HP</w:t>
            </w:r>
          </w:p>
        </w:tc>
        <w:tc>
          <w:tcPr>
            <w:tcW w:w="1170" w:type="dxa"/>
            <w:gridSpan w:val="2"/>
            <w:hideMark/>
          </w:tcPr>
          <w:p w14:paraId="43D64A2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C70400D" w14:textId="3336DB4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EE74017" w14:textId="513E41D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892733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aggiunto bit per</w:t>
            </w:r>
          </w:p>
        </w:tc>
      </w:tr>
      <w:tr w:rsidR="00102FDC" w:rsidRPr="00102FDC" w14:paraId="780765B1" w14:textId="77777777" w:rsidTr="00102FDC">
        <w:trPr>
          <w:jc w:val="center"/>
        </w:trPr>
        <w:tc>
          <w:tcPr>
            <w:tcW w:w="3145" w:type="dxa"/>
            <w:hideMark/>
          </w:tcPr>
          <w:p w14:paraId="341BCC8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GAIN_IMP</w:t>
            </w:r>
          </w:p>
        </w:tc>
        <w:tc>
          <w:tcPr>
            <w:tcW w:w="1170" w:type="dxa"/>
            <w:gridSpan w:val="2"/>
            <w:hideMark/>
          </w:tcPr>
          <w:p w14:paraId="2982B50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4196628" w14:textId="48F5D45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668BBA5" w14:textId="25540A3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4AF36F7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227F622" w14:textId="77777777" w:rsidTr="00102FDC">
        <w:trPr>
          <w:jc w:val="center"/>
        </w:trPr>
        <w:tc>
          <w:tcPr>
            <w:tcW w:w="3145" w:type="dxa"/>
            <w:hideMark/>
          </w:tcPr>
          <w:p w14:paraId="4ED52C1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GIMP_DC</w:t>
            </w:r>
          </w:p>
        </w:tc>
        <w:tc>
          <w:tcPr>
            <w:tcW w:w="1170" w:type="dxa"/>
            <w:gridSpan w:val="2"/>
            <w:hideMark/>
          </w:tcPr>
          <w:p w14:paraId="630A354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B9955C7" w14:textId="1E6089A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9AA5EA7" w14:textId="7D8B7F2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7FDE43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BE537EE" w14:textId="77777777" w:rsidTr="00102FDC">
        <w:trPr>
          <w:jc w:val="center"/>
        </w:trPr>
        <w:tc>
          <w:tcPr>
            <w:tcW w:w="3145" w:type="dxa"/>
            <w:hideMark/>
          </w:tcPr>
          <w:p w14:paraId="721A310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o_gsr_switchon</w:t>
            </w:r>
          </w:p>
        </w:tc>
        <w:tc>
          <w:tcPr>
            <w:tcW w:w="1170" w:type="dxa"/>
            <w:gridSpan w:val="2"/>
            <w:hideMark/>
          </w:tcPr>
          <w:p w14:paraId="71D76F4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9A01CD1" w14:textId="41006C9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0D49DFA" w14:textId="555B462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7BD800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spostato il bit</w:t>
            </w:r>
          </w:p>
        </w:tc>
      </w:tr>
      <w:tr w:rsidR="00102FDC" w:rsidRPr="00102FDC" w14:paraId="18DDABBE" w14:textId="77777777" w:rsidTr="00102FDC">
        <w:trPr>
          <w:jc w:val="center"/>
        </w:trPr>
        <w:tc>
          <w:tcPr>
            <w:tcW w:w="3145" w:type="dxa"/>
            <w:hideMark/>
          </w:tcPr>
          <w:p w14:paraId="139F5F7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GSR_GAIN_SEL</w:t>
            </w:r>
          </w:p>
        </w:tc>
        <w:tc>
          <w:tcPr>
            <w:tcW w:w="1170" w:type="dxa"/>
            <w:gridSpan w:val="2"/>
            <w:hideMark/>
          </w:tcPr>
          <w:p w14:paraId="641DD59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E379D32" w14:textId="038DFAF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67988DCC" w14:textId="68B977D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6284B9E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5BDBF3A" w14:textId="77777777" w:rsidTr="00102FDC">
        <w:trPr>
          <w:jc w:val="center"/>
        </w:trPr>
        <w:tc>
          <w:tcPr>
            <w:tcW w:w="3145" w:type="dxa"/>
            <w:hideMark/>
          </w:tcPr>
          <w:p w14:paraId="0B12480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GSR_GAIN_X1</w:t>
            </w:r>
          </w:p>
        </w:tc>
        <w:tc>
          <w:tcPr>
            <w:tcW w:w="1170" w:type="dxa"/>
            <w:gridSpan w:val="2"/>
            <w:hideMark/>
          </w:tcPr>
          <w:p w14:paraId="5763051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D94828A" w14:textId="78E2930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CC84D68" w14:textId="0118557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B4E4BC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6834BAD" w14:textId="77777777" w:rsidTr="00102FDC">
        <w:trPr>
          <w:jc w:val="center"/>
        </w:trPr>
        <w:tc>
          <w:tcPr>
            <w:tcW w:w="3145" w:type="dxa"/>
            <w:hideMark/>
          </w:tcPr>
          <w:p w14:paraId="5B5DD4E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IGSR_X10</w:t>
            </w:r>
          </w:p>
        </w:tc>
        <w:tc>
          <w:tcPr>
            <w:tcW w:w="1170" w:type="dxa"/>
            <w:gridSpan w:val="2"/>
            <w:hideMark/>
          </w:tcPr>
          <w:p w14:paraId="39BCC08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8607F9D" w14:textId="27303D1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9323656" w14:textId="7BD2284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65B456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03C10A8" w14:textId="77777777" w:rsidTr="00102FDC">
        <w:trPr>
          <w:jc w:val="center"/>
        </w:trPr>
        <w:tc>
          <w:tcPr>
            <w:tcW w:w="3145" w:type="dxa"/>
            <w:hideMark/>
          </w:tcPr>
          <w:p w14:paraId="55FB06F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IMP_CURRINJ_CUR</w:t>
            </w:r>
          </w:p>
        </w:tc>
        <w:tc>
          <w:tcPr>
            <w:tcW w:w="1170" w:type="dxa"/>
            <w:gridSpan w:val="2"/>
            <w:hideMark/>
          </w:tcPr>
          <w:p w14:paraId="1A46E06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86302E2" w14:textId="04F0BC6A"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2</w:t>
            </w:r>
          </w:p>
        </w:tc>
        <w:tc>
          <w:tcPr>
            <w:tcW w:w="1175" w:type="dxa"/>
            <w:hideMark/>
          </w:tcPr>
          <w:p w14:paraId="2C1BFC34" w14:textId="688E5BC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48A72B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9392FB2" w14:textId="77777777" w:rsidTr="00102FDC">
        <w:trPr>
          <w:jc w:val="center"/>
        </w:trPr>
        <w:tc>
          <w:tcPr>
            <w:tcW w:w="3145" w:type="dxa"/>
            <w:hideMark/>
          </w:tcPr>
          <w:p w14:paraId="2B57EA5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IMP_CURRINJ_x10</w:t>
            </w:r>
          </w:p>
        </w:tc>
        <w:tc>
          <w:tcPr>
            <w:tcW w:w="1170" w:type="dxa"/>
            <w:gridSpan w:val="2"/>
            <w:hideMark/>
          </w:tcPr>
          <w:p w14:paraId="66C6590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4560B18" w14:textId="2278EF2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62537089" w14:textId="015210A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6111AA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4A7532B" w14:textId="77777777" w:rsidTr="00102FDC">
        <w:trPr>
          <w:jc w:val="center"/>
        </w:trPr>
        <w:tc>
          <w:tcPr>
            <w:tcW w:w="3145" w:type="dxa"/>
            <w:hideMark/>
          </w:tcPr>
          <w:p w14:paraId="31E7992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SEL_GSR_CURR</w:t>
            </w:r>
          </w:p>
        </w:tc>
        <w:tc>
          <w:tcPr>
            <w:tcW w:w="1170" w:type="dxa"/>
            <w:gridSpan w:val="2"/>
            <w:hideMark/>
          </w:tcPr>
          <w:p w14:paraId="1CEA5C2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B3C1D38" w14:textId="147C3B7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3</w:t>
            </w:r>
          </w:p>
        </w:tc>
        <w:tc>
          <w:tcPr>
            <w:tcW w:w="1175" w:type="dxa"/>
            <w:hideMark/>
          </w:tcPr>
          <w:p w14:paraId="65DF3EB4" w14:textId="4603CF7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4075721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1A5327D" w14:textId="77777777" w:rsidTr="00102FDC">
        <w:trPr>
          <w:jc w:val="center"/>
        </w:trPr>
        <w:tc>
          <w:tcPr>
            <w:tcW w:w="3145" w:type="dxa"/>
            <w:hideMark/>
          </w:tcPr>
          <w:p w14:paraId="522E7EE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o_ck_bg</w:t>
            </w:r>
          </w:p>
        </w:tc>
        <w:tc>
          <w:tcPr>
            <w:tcW w:w="1170" w:type="dxa"/>
            <w:gridSpan w:val="2"/>
            <w:hideMark/>
          </w:tcPr>
          <w:p w14:paraId="5CC7152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E316F55" w14:textId="7D01D47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C83133E" w14:textId="3B956AD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B86137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537C502" w14:textId="77777777" w:rsidTr="00102FDC">
        <w:trPr>
          <w:jc w:val="center"/>
        </w:trPr>
        <w:tc>
          <w:tcPr>
            <w:tcW w:w="3145" w:type="dxa"/>
            <w:hideMark/>
          </w:tcPr>
          <w:p w14:paraId="498ECE1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o_imp_curinj_pd</w:t>
            </w:r>
          </w:p>
        </w:tc>
        <w:tc>
          <w:tcPr>
            <w:tcW w:w="1170" w:type="dxa"/>
            <w:gridSpan w:val="2"/>
            <w:hideMark/>
          </w:tcPr>
          <w:p w14:paraId="0684F25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4F27156" w14:textId="4A41A93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3550DC7A" w14:textId="720640D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A26FFF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4C0B46E" w14:textId="77777777" w:rsidTr="00102FDC">
        <w:trPr>
          <w:jc w:val="center"/>
        </w:trPr>
        <w:tc>
          <w:tcPr>
            <w:tcW w:w="3145" w:type="dxa"/>
            <w:hideMark/>
          </w:tcPr>
          <w:p w14:paraId="078DC2C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o_pd_p</w:t>
            </w:r>
          </w:p>
        </w:tc>
        <w:tc>
          <w:tcPr>
            <w:tcW w:w="1170" w:type="dxa"/>
            <w:gridSpan w:val="2"/>
            <w:hideMark/>
          </w:tcPr>
          <w:p w14:paraId="647733F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E811D2C" w14:textId="728D747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4C10C652" w14:textId="13DADDF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A9517D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D5A47AE" w14:textId="77777777" w:rsidTr="00102FDC">
        <w:trPr>
          <w:jc w:val="center"/>
        </w:trPr>
        <w:tc>
          <w:tcPr>
            <w:tcW w:w="3145" w:type="dxa"/>
            <w:hideMark/>
          </w:tcPr>
          <w:p w14:paraId="6FD6963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o_pd_n</w:t>
            </w:r>
          </w:p>
        </w:tc>
        <w:tc>
          <w:tcPr>
            <w:tcW w:w="1170" w:type="dxa"/>
            <w:gridSpan w:val="2"/>
            <w:hideMark/>
          </w:tcPr>
          <w:p w14:paraId="164D5C9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BF6B510" w14:textId="37B9750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30E54DD8" w14:textId="0D525E4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7E8142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5130CE1" w14:textId="77777777" w:rsidTr="00102FDC">
        <w:trPr>
          <w:jc w:val="center"/>
        </w:trPr>
        <w:tc>
          <w:tcPr>
            <w:tcW w:w="3145" w:type="dxa"/>
            <w:hideMark/>
          </w:tcPr>
          <w:p w14:paraId="1B7CAF7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o_adc_error_cap9</w:t>
            </w:r>
          </w:p>
        </w:tc>
        <w:tc>
          <w:tcPr>
            <w:tcW w:w="1170" w:type="dxa"/>
            <w:gridSpan w:val="2"/>
            <w:hideMark/>
          </w:tcPr>
          <w:p w14:paraId="19630B4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D206D13" w14:textId="176DF50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7B416A9" w14:textId="1B3A782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22D5F48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2DE1059" w14:textId="77777777" w:rsidTr="00102FDC">
        <w:trPr>
          <w:jc w:val="center"/>
        </w:trPr>
        <w:tc>
          <w:tcPr>
            <w:tcW w:w="3145" w:type="dxa"/>
            <w:hideMark/>
          </w:tcPr>
          <w:p w14:paraId="46E1D6C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o_en_bufxbio</w:t>
            </w:r>
          </w:p>
        </w:tc>
        <w:tc>
          <w:tcPr>
            <w:tcW w:w="1170" w:type="dxa"/>
            <w:gridSpan w:val="2"/>
            <w:hideMark/>
          </w:tcPr>
          <w:p w14:paraId="60FA3FC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4C14106" w14:textId="00CC733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B6C9B50" w14:textId="10C8DC8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08F41D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11ECF4F" w14:textId="77777777" w:rsidTr="00102FDC">
        <w:trPr>
          <w:jc w:val="center"/>
        </w:trPr>
        <w:tc>
          <w:tcPr>
            <w:tcW w:w="3145" w:type="dxa"/>
            <w:hideMark/>
          </w:tcPr>
          <w:p w14:paraId="7C26237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o_ldo_ext</w:t>
            </w:r>
          </w:p>
        </w:tc>
        <w:tc>
          <w:tcPr>
            <w:tcW w:w="1170" w:type="dxa"/>
            <w:gridSpan w:val="2"/>
            <w:hideMark/>
          </w:tcPr>
          <w:p w14:paraId="5E2B4CB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0511912" w14:textId="3E6D3C7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E2BFE00" w14:textId="1014FD9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8BC0BD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01F6B01" w14:textId="77777777" w:rsidTr="00102FDC">
        <w:trPr>
          <w:jc w:val="center"/>
        </w:trPr>
        <w:tc>
          <w:tcPr>
            <w:tcW w:w="3145" w:type="dxa"/>
            <w:hideMark/>
          </w:tcPr>
          <w:p w14:paraId="3603D6E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o_clk_ext_div</w:t>
            </w:r>
          </w:p>
        </w:tc>
        <w:tc>
          <w:tcPr>
            <w:tcW w:w="1170" w:type="dxa"/>
            <w:gridSpan w:val="2"/>
            <w:hideMark/>
          </w:tcPr>
          <w:p w14:paraId="4C572CA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75D657F" w14:textId="7FB60E4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7592EB4" w14:textId="6C75341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3618B0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97262B7" w14:textId="77777777" w:rsidTr="00102FDC">
        <w:trPr>
          <w:jc w:val="center"/>
        </w:trPr>
        <w:tc>
          <w:tcPr>
            <w:tcW w:w="3145" w:type="dxa"/>
            <w:hideMark/>
          </w:tcPr>
          <w:p w14:paraId="2058C89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o_adc_test_cap</w:t>
            </w:r>
          </w:p>
        </w:tc>
        <w:tc>
          <w:tcPr>
            <w:tcW w:w="1170" w:type="dxa"/>
            <w:gridSpan w:val="2"/>
            <w:hideMark/>
          </w:tcPr>
          <w:p w14:paraId="0913869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E18E8EF" w14:textId="064FA08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D2045B9" w14:textId="0EAAEB7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[9:0]</w:t>
            </w:r>
          </w:p>
        </w:tc>
        <w:tc>
          <w:tcPr>
            <w:tcW w:w="4585" w:type="dxa"/>
            <w:gridSpan w:val="2"/>
            <w:hideMark/>
          </w:tcPr>
          <w:p w14:paraId="6A1F9A6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2FAF97F" w14:textId="77777777" w:rsidTr="00102FDC">
        <w:trPr>
          <w:jc w:val="center"/>
        </w:trPr>
        <w:tc>
          <w:tcPr>
            <w:tcW w:w="3145" w:type="dxa"/>
            <w:hideMark/>
          </w:tcPr>
          <w:p w14:paraId="1441DA6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if_cs_en</w:t>
            </w:r>
          </w:p>
        </w:tc>
        <w:tc>
          <w:tcPr>
            <w:tcW w:w="1170" w:type="dxa"/>
            <w:gridSpan w:val="2"/>
            <w:hideMark/>
          </w:tcPr>
          <w:p w14:paraId="3D6465A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C1A6E3B" w14:textId="356EA26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F9D89E5" w14:textId="3A38B23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9BFED2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u_level_shifter_sel.if_cs_en_ls_out</w:t>
            </w:r>
          </w:p>
        </w:tc>
      </w:tr>
      <w:tr w:rsidR="00102FDC" w:rsidRPr="00102FDC" w14:paraId="6E62D97B" w14:textId="77777777" w:rsidTr="00102FDC">
        <w:trPr>
          <w:jc w:val="center"/>
        </w:trPr>
        <w:tc>
          <w:tcPr>
            <w:tcW w:w="3145" w:type="dxa"/>
            <w:hideMark/>
          </w:tcPr>
          <w:p w14:paraId="7142334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if_cs_in</w:t>
            </w:r>
          </w:p>
        </w:tc>
        <w:tc>
          <w:tcPr>
            <w:tcW w:w="1170" w:type="dxa"/>
            <w:gridSpan w:val="2"/>
            <w:hideMark/>
          </w:tcPr>
          <w:p w14:paraId="13B7440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6546D533" w14:textId="1D8D9AA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78BA9C48" w14:textId="0F1CF74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A0A762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2A29B72C" w14:textId="77777777" w:rsidTr="00102FDC">
        <w:trPr>
          <w:jc w:val="center"/>
        </w:trPr>
        <w:tc>
          <w:tcPr>
            <w:tcW w:w="3145" w:type="dxa"/>
            <w:hideMark/>
          </w:tcPr>
          <w:p w14:paraId="613E296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if_cs_out</w:t>
            </w:r>
          </w:p>
        </w:tc>
        <w:tc>
          <w:tcPr>
            <w:tcW w:w="1170" w:type="dxa"/>
            <w:gridSpan w:val="2"/>
            <w:hideMark/>
          </w:tcPr>
          <w:p w14:paraId="28C87AF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0C6564D" w14:textId="5C73157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2E212D71" w14:textId="21C229B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9D9233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u_level_shifter_sel.if_cs_out_ls_out</w:t>
            </w:r>
          </w:p>
        </w:tc>
      </w:tr>
      <w:tr w:rsidR="00102FDC" w:rsidRPr="00102FDC" w14:paraId="407A1A4B" w14:textId="77777777" w:rsidTr="00102FDC">
        <w:trPr>
          <w:jc w:val="center"/>
        </w:trPr>
        <w:tc>
          <w:tcPr>
            <w:tcW w:w="3145" w:type="dxa"/>
            <w:hideMark/>
          </w:tcPr>
          <w:p w14:paraId="1D64EEE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if_cs_tud</w:t>
            </w:r>
          </w:p>
        </w:tc>
        <w:tc>
          <w:tcPr>
            <w:tcW w:w="1170" w:type="dxa"/>
            <w:gridSpan w:val="2"/>
            <w:hideMark/>
          </w:tcPr>
          <w:p w14:paraId="442EA8B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C64E4AA" w14:textId="21A2BC7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4D0ADA7B" w14:textId="500073B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46C796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u_level_shifter_sel.if_cs_tud_ls_out, Description:</w:t>
            </w:r>
          </w:p>
        </w:tc>
      </w:tr>
      <w:tr w:rsidR="00102FDC" w:rsidRPr="00102FDC" w14:paraId="275E9D04" w14:textId="77777777" w:rsidTr="00102FDC">
        <w:trPr>
          <w:gridAfter w:val="1"/>
          <w:wAfter w:w="1175" w:type="dxa"/>
          <w:jc w:val="center"/>
        </w:trPr>
        <w:tc>
          <w:tcPr>
            <w:tcW w:w="3145" w:type="dxa"/>
            <w:hideMark/>
          </w:tcPr>
          <w:p w14:paraId="274F79B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if_gpio0_en</w:t>
            </w:r>
          </w:p>
        </w:tc>
        <w:tc>
          <w:tcPr>
            <w:tcW w:w="1170" w:type="dxa"/>
            <w:hideMark/>
          </w:tcPr>
          <w:p w14:paraId="2EFD9D2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C510724" w14:textId="7B24935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5283A18F" w14:textId="07DBF4F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ED9DF7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u_level_shifter_sel.if_gpio0_en_ls_out</w:t>
            </w:r>
          </w:p>
        </w:tc>
      </w:tr>
      <w:tr w:rsidR="00102FDC" w:rsidRPr="00102FDC" w14:paraId="7CC896F5" w14:textId="77777777" w:rsidTr="00102FDC">
        <w:trPr>
          <w:jc w:val="center"/>
        </w:trPr>
        <w:tc>
          <w:tcPr>
            <w:tcW w:w="3145" w:type="dxa"/>
            <w:hideMark/>
          </w:tcPr>
          <w:p w14:paraId="73BA72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if_gpio0_in</w:t>
            </w:r>
          </w:p>
        </w:tc>
        <w:tc>
          <w:tcPr>
            <w:tcW w:w="1170" w:type="dxa"/>
            <w:gridSpan w:val="2"/>
            <w:hideMark/>
          </w:tcPr>
          <w:p w14:paraId="52C96B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66A50BD3" w14:textId="7686FD6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1436BCFA" w14:textId="273CE83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2FC86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u_pad_mux/u_pmu.if_sh_ck_in</w:t>
            </w:r>
          </w:p>
        </w:tc>
      </w:tr>
      <w:tr w:rsidR="00102FDC" w:rsidRPr="00102FDC" w14:paraId="76D4B791" w14:textId="77777777" w:rsidTr="00102FDC">
        <w:trPr>
          <w:jc w:val="center"/>
        </w:trPr>
        <w:tc>
          <w:tcPr>
            <w:tcW w:w="3145" w:type="dxa"/>
            <w:hideMark/>
          </w:tcPr>
          <w:p w14:paraId="3654209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if_gpio0_out</w:t>
            </w:r>
          </w:p>
        </w:tc>
        <w:tc>
          <w:tcPr>
            <w:tcW w:w="1170" w:type="dxa"/>
            <w:gridSpan w:val="2"/>
            <w:hideMark/>
          </w:tcPr>
          <w:p w14:paraId="5473877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3D5F281" w14:textId="33B494B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6F21B48D" w14:textId="6B2EF76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B1885D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u_level_shifter_sel.if_gpio0_out_ls_out</w:t>
            </w:r>
          </w:p>
        </w:tc>
      </w:tr>
      <w:tr w:rsidR="00102FDC" w:rsidRPr="00102FDC" w14:paraId="00118B4D" w14:textId="77777777" w:rsidTr="00102FDC">
        <w:trPr>
          <w:jc w:val="center"/>
        </w:trPr>
        <w:tc>
          <w:tcPr>
            <w:tcW w:w="3145" w:type="dxa"/>
            <w:hideMark/>
          </w:tcPr>
          <w:p w14:paraId="599323B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if_gpio0_tud</w:t>
            </w:r>
          </w:p>
        </w:tc>
        <w:tc>
          <w:tcPr>
            <w:tcW w:w="1170" w:type="dxa"/>
            <w:gridSpan w:val="2"/>
            <w:hideMark/>
          </w:tcPr>
          <w:p w14:paraId="7CCF29C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AB59489" w14:textId="15565A1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3282BDDE" w14:textId="05FB749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CBAA9D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u_level_shifter_sel.if_gpio0_tud_ls_out</w:t>
            </w:r>
          </w:p>
        </w:tc>
      </w:tr>
      <w:tr w:rsidR="00102FDC" w:rsidRPr="00102FDC" w14:paraId="3E0D1E64" w14:textId="77777777" w:rsidTr="00102FDC">
        <w:trPr>
          <w:gridAfter w:val="1"/>
          <w:wAfter w:w="1175" w:type="dxa"/>
          <w:jc w:val="center"/>
        </w:trPr>
        <w:tc>
          <w:tcPr>
            <w:tcW w:w="3145" w:type="dxa"/>
            <w:hideMark/>
          </w:tcPr>
          <w:p w14:paraId="3C19AA5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if_gpio1_en</w:t>
            </w:r>
          </w:p>
        </w:tc>
        <w:tc>
          <w:tcPr>
            <w:tcW w:w="1170" w:type="dxa"/>
            <w:hideMark/>
          </w:tcPr>
          <w:p w14:paraId="3FA7B8B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C4BBDB1" w14:textId="2CCA037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20675E44" w14:textId="61754E5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898193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u_level_shifter_sel.if_gpio1_en_ls_out</w:t>
            </w:r>
          </w:p>
        </w:tc>
      </w:tr>
      <w:tr w:rsidR="00102FDC" w:rsidRPr="00102FDC" w14:paraId="502245C8" w14:textId="77777777" w:rsidTr="00102FDC">
        <w:trPr>
          <w:jc w:val="center"/>
        </w:trPr>
        <w:tc>
          <w:tcPr>
            <w:tcW w:w="3145" w:type="dxa"/>
            <w:hideMark/>
          </w:tcPr>
          <w:p w14:paraId="1853A50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if_gpio1_in</w:t>
            </w:r>
          </w:p>
        </w:tc>
        <w:tc>
          <w:tcPr>
            <w:tcW w:w="1170" w:type="dxa"/>
            <w:gridSpan w:val="2"/>
            <w:hideMark/>
          </w:tcPr>
          <w:p w14:paraId="5BEE574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64E5AF1" w14:textId="0055DB3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6196396B" w14:textId="26A4409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B25B1C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4785EEC5" w14:textId="77777777" w:rsidTr="00102FDC">
        <w:trPr>
          <w:jc w:val="center"/>
        </w:trPr>
        <w:tc>
          <w:tcPr>
            <w:tcW w:w="3145" w:type="dxa"/>
            <w:hideMark/>
          </w:tcPr>
          <w:p w14:paraId="4DDBFAB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if_gpio1_out</w:t>
            </w:r>
          </w:p>
        </w:tc>
        <w:tc>
          <w:tcPr>
            <w:tcW w:w="1170" w:type="dxa"/>
            <w:gridSpan w:val="2"/>
            <w:hideMark/>
          </w:tcPr>
          <w:p w14:paraId="0B2E68B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C052E71" w14:textId="78C7A7A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0E7428B3" w14:textId="394F8DF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94A03F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u_level_shifter_sel.if_gpio1_out_ls_out</w:t>
            </w:r>
          </w:p>
        </w:tc>
      </w:tr>
      <w:tr w:rsidR="00102FDC" w:rsidRPr="00102FDC" w14:paraId="48B4D6F5" w14:textId="77777777" w:rsidTr="00102FDC">
        <w:trPr>
          <w:jc w:val="center"/>
        </w:trPr>
        <w:tc>
          <w:tcPr>
            <w:tcW w:w="3145" w:type="dxa"/>
            <w:hideMark/>
          </w:tcPr>
          <w:p w14:paraId="7825DA9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if_gpio1_tud</w:t>
            </w:r>
          </w:p>
        </w:tc>
        <w:tc>
          <w:tcPr>
            <w:tcW w:w="1170" w:type="dxa"/>
            <w:gridSpan w:val="2"/>
            <w:hideMark/>
          </w:tcPr>
          <w:p w14:paraId="5F3F1F8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9332CBF" w14:textId="0C80FC2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3A96E10" w14:textId="4CC1284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5F0247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u_level_shifter_sel.if_gpio1_tud_ls_out</w:t>
            </w:r>
          </w:p>
        </w:tc>
      </w:tr>
      <w:tr w:rsidR="00102FDC" w:rsidRPr="00102FDC" w14:paraId="2613122F" w14:textId="77777777" w:rsidTr="00102FDC">
        <w:trPr>
          <w:gridAfter w:val="1"/>
          <w:wAfter w:w="1175" w:type="dxa"/>
          <w:jc w:val="center"/>
        </w:trPr>
        <w:tc>
          <w:tcPr>
            <w:tcW w:w="3145" w:type="dxa"/>
            <w:hideMark/>
          </w:tcPr>
          <w:p w14:paraId="5CA73F0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if_gpio2_in</w:t>
            </w:r>
          </w:p>
        </w:tc>
        <w:tc>
          <w:tcPr>
            <w:tcW w:w="1170" w:type="dxa"/>
            <w:hideMark/>
          </w:tcPr>
          <w:p w14:paraId="172A016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3773C93" w14:textId="4B5502D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185A58A" w14:textId="76B4719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F2C6B0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51BE8BD5" w14:textId="77777777" w:rsidTr="00102FDC">
        <w:trPr>
          <w:jc w:val="center"/>
        </w:trPr>
        <w:tc>
          <w:tcPr>
            <w:tcW w:w="3145" w:type="dxa"/>
            <w:hideMark/>
          </w:tcPr>
          <w:p w14:paraId="44AD6DB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if_gpio2_en</w:t>
            </w:r>
          </w:p>
        </w:tc>
        <w:tc>
          <w:tcPr>
            <w:tcW w:w="1170" w:type="dxa"/>
            <w:gridSpan w:val="2"/>
            <w:hideMark/>
          </w:tcPr>
          <w:p w14:paraId="4C56DAC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7ECE1FA" w14:textId="29EFC6F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3B12C65A" w14:textId="3919A57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A5032E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u_level_shifter_sel.if_gpio2_en_ls_out</w:t>
            </w:r>
          </w:p>
        </w:tc>
      </w:tr>
      <w:tr w:rsidR="00102FDC" w:rsidRPr="00102FDC" w14:paraId="0079A555" w14:textId="77777777" w:rsidTr="00102FDC">
        <w:trPr>
          <w:jc w:val="center"/>
        </w:trPr>
        <w:tc>
          <w:tcPr>
            <w:tcW w:w="3145" w:type="dxa"/>
            <w:hideMark/>
          </w:tcPr>
          <w:p w14:paraId="16074D2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if_gpio2_out</w:t>
            </w:r>
          </w:p>
        </w:tc>
        <w:tc>
          <w:tcPr>
            <w:tcW w:w="1170" w:type="dxa"/>
            <w:gridSpan w:val="2"/>
            <w:hideMark/>
          </w:tcPr>
          <w:p w14:paraId="3126FAA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004E440" w14:textId="2CF0F65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1</w:t>
            </w:r>
          </w:p>
        </w:tc>
        <w:tc>
          <w:tcPr>
            <w:tcW w:w="1175" w:type="dxa"/>
            <w:hideMark/>
          </w:tcPr>
          <w:p w14:paraId="3F69ADD5" w14:textId="5A6E998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43E98D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u_level_shifter_sel.if_gpio2_out_ls_out</w:t>
            </w:r>
          </w:p>
        </w:tc>
      </w:tr>
      <w:tr w:rsidR="00102FDC" w:rsidRPr="00102FDC" w14:paraId="63D550DE" w14:textId="77777777" w:rsidTr="00102FDC">
        <w:trPr>
          <w:jc w:val="center"/>
        </w:trPr>
        <w:tc>
          <w:tcPr>
            <w:tcW w:w="3145" w:type="dxa"/>
            <w:hideMark/>
          </w:tcPr>
          <w:p w14:paraId="55C856B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if_gpio2_tud</w:t>
            </w:r>
          </w:p>
        </w:tc>
        <w:tc>
          <w:tcPr>
            <w:tcW w:w="1170" w:type="dxa"/>
            <w:gridSpan w:val="2"/>
            <w:hideMark/>
          </w:tcPr>
          <w:p w14:paraId="01B3841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D2C4AA7" w14:textId="33264CC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5EDF7B50" w14:textId="017B2AF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E8A89C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u_level_shifter_sel.if_gpio2_tud_ls_out</w:t>
            </w:r>
          </w:p>
        </w:tc>
      </w:tr>
      <w:tr w:rsidR="00102FDC" w:rsidRPr="00102FDC" w14:paraId="4C02101D" w14:textId="77777777" w:rsidTr="00102FDC">
        <w:trPr>
          <w:gridAfter w:val="1"/>
          <w:wAfter w:w="1175" w:type="dxa"/>
          <w:jc w:val="center"/>
        </w:trPr>
        <w:tc>
          <w:tcPr>
            <w:tcW w:w="3145" w:type="dxa"/>
            <w:hideMark/>
          </w:tcPr>
          <w:p w14:paraId="098C34D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if_gpio3_en</w:t>
            </w:r>
          </w:p>
        </w:tc>
        <w:tc>
          <w:tcPr>
            <w:tcW w:w="1170" w:type="dxa"/>
            <w:hideMark/>
          </w:tcPr>
          <w:p w14:paraId="62D4981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533AD1F" w14:textId="5F5D4A5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10DB7EBA" w14:textId="382F99F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F996D4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u_level_shifter_sel.if_gpio3_en_ls_out</w:t>
            </w:r>
          </w:p>
        </w:tc>
      </w:tr>
      <w:tr w:rsidR="00102FDC" w:rsidRPr="00102FDC" w14:paraId="2D45241F" w14:textId="77777777" w:rsidTr="00102FDC">
        <w:trPr>
          <w:jc w:val="center"/>
        </w:trPr>
        <w:tc>
          <w:tcPr>
            <w:tcW w:w="3145" w:type="dxa"/>
            <w:hideMark/>
          </w:tcPr>
          <w:p w14:paraId="063101C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if_gpio3_in</w:t>
            </w:r>
          </w:p>
        </w:tc>
        <w:tc>
          <w:tcPr>
            <w:tcW w:w="1170" w:type="dxa"/>
            <w:gridSpan w:val="2"/>
            <w:hideMark/>
          </w:tcPr>
          <w:p w14:paraId="211DEF9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376B2CCF" w14:textId="3896497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147CFB20" w14:textId="056CBBB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9BAC5D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 Description: decidere se mantenere l'IN</w:t>
            </w:r>
          </w:p>
        </w:tc>
      </w:tr>
      <w:tr w:rsidR="00102FDC" w:rsidRPr="00102FDC" w14:paraId="70B719BF" w14:textId="77777777" w:rsidTr="00102FDC">
        <w:trPr>
          <w:jc w:val="center"/>
        </w:trPr>
        <w:tc>
          <w:tcPr>
            <w:tcW w:w="3145" w:type="dxa"/>
            <w:hideMark/>
          </w:tcPr>
          <w:p w14:paraId="508790A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if_gpio3_out</w:t>
            </w:r>
          </w:p>
        </w:tc>
        <w:tc>
          <w:tcPr>
            <w:tcW w:w="1170" w:type="dxa"/>
            <w:gridSpan w:val="2"/>
            <w:hideMark/>
          </w:tcPr>
          <w:p w14:paraId="7BC4426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1F89883" w14:textId="39BDACC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1</w:t>
            </w:r>
          </w:p>
        </w:tc>
        <w:tc>
          <w:tcPr>
            <w:tcW w:w="1175" w:type="dxa"/>
            <w:hideMark/>
          </w:tcPr>
          <w:p w14:paraId="333397E6" w14:textId="3D1D23F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D57146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u_level_shifter_sel.if_gpio3_out_ls_out</w:t>
            </w:r>
          </w:p>
        </w:tc>
      </w:tr>
      <w:tr w:rsidR="00102FDC" w:rsidRPr="00102FDC" w14:paraId="533D8CE2" w14:textId="77777777" w:rsidTr="00102FDC">
        <w:trPr>
          <w:jc w:val="center"/>
        </w:trPr>
        <w:tc>
          <w:tcPr>
            <w:tcW w:w="3145" w:type="dxa"/>
            <w:hideMark/>
          </w:tcPr>
          <w:p w14:paraId="3B639C2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if_gpio3_tud</w:t>
            </w:r>
          </w:p>
        </w:tc>
        <w:tc>
          <w:tcPr>
            <w:tcW w:w="1170" w:type="dxa"/>
            <w:gridSpan w:val="2"/>
            <w:hideMark/>
          </w:tcPr>
          <w:p w14:paraId="776AC0C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98F4298" w14:textId="3C9ACEF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5571D9F2" w14:textId="71A7485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BC3025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u_level_shifter_sel.if_gpio3_tud_ls_out</w:t>
            </w:r>
          </w:p>
        </w:tc>
      </w:tr>
      <w:tr w:rsidR="00102FDC" w:rsidRPr="00102FDC" w14:paraId="223AAD39" w14:textId="77777777" w:rsidTr="00102FDC">
        <w:trPr>
          <w:gridAfter w:val="1"/>
          <w:wAfter w:w="1175" w:type="dxa"/>
          <w:jc w:val="center"/>
        </w:trPr>
        <w:tc>
          <w:tcPr>
            <w:tcW w:w="3145" w:type="dxa"/>
            <w:hideMark/>
          </w:tcPr>
          <w:p w14:paraId="7B52ACA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if_gpio4_en</w:t>
            </w:r>
          </w:p>
        </w:tc>
        <w:tc>
          <w:tcPr>
            <w:tcW w:w="1170" w:type="dxa"/>
            <w:hideMark/>
          </w:tcPr>
          <w:p w14:paraId="2DB6EB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4AF04A1" w14:textId="1A03F20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5D772204" w14:textId="678C83F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E60CA3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u_level_shifter_sel.if_gpio4_en_ls_out</w:t>
            </w:r>
          </w:p>
        </w:tc>
      </w:tr>
      <w:tr w:rsidR="00102FDC" w:rsidRPr="00102FDC" w14:paraId="1FB83E3D" w14:textId="77777777" w:rsidTr="00102FDC">
        <w:trPr>
          <w:jc w:val="center"/>
        </w:trPr>
        <w:tc>
          <w:tcPr>
            <w:tcW w:w="3145" w:type="dxa"/>
            <w:hideMark/>
          </w:tcPr>
          <w:p w14:paraId="4014263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if_gpio4_in</w:t>
            </w:r>
          </w:p>
        </w:tc>
        <w:tc>
          <w:tcPr>
            <w:tcW w:w="1170" w:type="dxa"/>
            <w:gridSpan w:val="2"/>
            <w:hideMark/>
          </w:tcPr>
          <w:p w14:paraId="600BFDC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7810569C" w14:textId="12F3B1E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71297CD" w14:textId="7DA6838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F56604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 Description: decidere se mantenere l'IN</w:t>
            </w:r>
          </w:p>
        </w:tc>
      </w:tr>
      <w:tr w:rsidR="00102FDC" w:rsidRPr="00102FDC" w14:paraId="4316EDF7" w14:textId="77777777" w:rsidTr="00102FDC">
        <w:trPr>
          <w:jc w:val="center"/>
        </w:trPr>
        <w:tc>
          <w:tcPr>
            <w:tcW w:w="3145" w:type="dxa"/>
            <w:hideMark/>
          </w:tcPr>
          <w:p w14:paraId="7A3877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if_gpio4_out</w:t>
            </w:r>
          </w:p>
        </w:tc>
        <w:tc>
          <w:tcPr>
            <w:tcW w:w="1170" w:type="dxa"/>
            <w:gridSpan w:val="2"/>
            <w:hideMark/>
          </w:tcPr>
          <w:p w14:paraId="63555AE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2EDE861" w14:textId="516E47D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1</w:t>
            </w:r>
          </w:p>
        </w:tc>
        <w:tc>
          <w:tcPr>
            <w:tcW w:w="1175" w:type="dxa"/>
            <w:hideMark/>
          </w:tcPr>
          <w:p w14:paraId="5C8C5AF4" w14:textId="3D1BEA0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F8A2E1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u_level_shifter_sel.if_gpio4_out_ls_out</w:t>
            </w:r>
          </w:p>
        </w:tc>
      </w:tr>
      <w:tr w:rsidR="00102FDC" w:rsidRPr="00102FDC" w14:paraId="3367248E" w14:textId="77777777" w:rsidTr="00102FDC">
        <w:trPr>
          <w:jc w:val="center"/>
        </w:trPr>
        <w:tc>
          <w:tcPr>
            <w:tcW w:w="3145" w:type="dxa"/>
            <w:hideMark/>
          </w:tcPr>
          <w:p w14:paraId="61B3ECC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if_gpio4_tud</w:t>
            </w:r>
          </w:p>
        </w:tc>
        <w:tc>
          <w:tcPr>
            <w:tcW w:w="1170" w:type="dxa"/>
            <w:gridSpan w:val="2"/>
            <w:hideMark/>
          </w:tcPr>
          <w:p w14:paraId="4E8E81A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6DB487C" w14:textId="0EC64B3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4C10BFD4" w14:textId="132B154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99C11E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u_level_shifter_sel.if_gpio4_tud_ls_out</w:t>
            </w:r>
          </w:p>
        </w:tc>
      </w:tr>
      <w:tr w:rsidR="00102FDC" w:rsidRPr="00102FDC" w14:paraId="6BB0C7AF" w14:textId="77777777" w:rsidTr="00102FDC">
        <w:trPr>
          <w:gridAfter w:val="1"/>
          <w:wAfter w:w="1175" w:type="dxa"/>
          <w:jc w:val="center"/>
        </w:trPr>
        <w:tc>
          <w:tcPr>
            <w:tcW w:w="3145" w:type="dxa"/>
            <w:hideMark/>
          </w:tcPr>
          <w:p w14:paraId="16F2356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if_sclk_en</w:t>
            </w:r>
          </w:p>
        </w:tc>
        <w:tc>
          <w:tcPr>
            <w:tcW w:w="1170" w:type="dxa"/>
            <w:hideMark/>
          </w:tcPr>
          <w:p w14:paraId="64F8684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2C2B281" w14:textId="68401D1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28C4F875" w14:textId="646ADD8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77C6E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u_level_shifter_sel.if_sclk_en_ls_out</w:t>
            </w:r>
          </w:p>
        </w:tc>
      </w:tr>
      <w:tr w:rsidR="00102FDC" w:rsidRPr="00102FDC" w14:paraId="49692D32" w14:textId="77777777" w:rsidTr="00102FDC">
        <w:trPr>
          <w:jc w:val="center"/>
        </w:trPr>
        <w:tc>
          <w:tcPr>
            <w:tcW w:w="3145" w:type="dxa"/>
            <w:hideMark/>
          </w:tcPr>
          <w:p w14:paraId="77E976E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if_sclk_in</w:t>
            </w:r>
          </w:p>
        </w:tc>
        <w:tc>
          <w:tcPr>
            <w:tcW w:w="1170" w:type="dxa"/>
            <w:gridSpan w:val="2"/>
            <w:hideMark/>
          </w:tcPr>
          <w:p w14:paraId="5283D00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2E685DA9" w14:textId="5D5FE92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25D0F22A" w14:textId="2FBADAC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BE709A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0CBA066B" w14:textId="77777777" w:rsidTr="00102FDC">
        <w:trPr>
          <w:jc w:val="center"/>
        </w:trPr>
        <w:tc>
          <w:tcPr>
            <w:tcW w:w="3145" w:type="dxa"/>
            <w:hideMark/>
          </w:tcPr>
          <w:p w14:paraId="62F7AA7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if_sclk_out</w:t>
            </w:r>
          </w:p>
        </w:tc>
        <w:tc>
          <w:tcPr>
            <w:tcW w:w="1170" w:type="dxa"/>
            <w:gridSpan w:val="2"/>
            <w:hideMark/>
          </w:tcPr>
          <w:p w14:paraId="5254304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41B145B" w14:textId="615541F2"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1</w:t>
            </w:r>
          </w:p>
        </w:tc>
        <w:tc>
          <w:tcPr>
            <w:tcW w:w="1175" w:type="dxa"/>
            <w:hideMark/>
          </w:tcPr>
          <w:p w14:paraId="02CD472D" w14:textId="7F225B7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83036F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u_level_shifter_sel.if_sclk_out_ls_out</w:t>
            </w:r>
          </w:p>
        </w:tc>
      </w:tr>
      <w:tr w:rsidR="00102FDC" w:rsidRPr="00102FDC" w14:paraId="6A232315" w14:textId="77777777" w:rsidTr="00102FDC">
        <w:trPr>
          <w:jc w:val="center"/>
        </w:trPr>
        <w:tc>
          <w:tcPr>
            <w:tcW w:w="3145" w:type="dxa"/>
            <w:hideMark/>
          </w:tcPr>
          <w:p w14:paraId="5794E91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if_sclk_tud</w:t>
            </w:r>
          </w:p>
        </w:tc>
        <w:tc>
          <w:tcPr>
            <w:tcW w:w="1170" w:type="dxa"/>
            <w:gridSpan w:val="2"/>
            <w:hideMark/>
          </w:tcPr>
          <w:p w14:paraId="06BE4C3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272B525" w14:textId="1ECFC1A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4D7E399C" w14:textId="7691CD0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E7503E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u_level_shifter_sel.if_sclk_tud_ls_out</w:t>
            </w:r>
          </w:p>
        </w:tc>
      </w:tr>
      <w:tr w:rsidR="00102FDC" w:rsidRPr="00102FDC" w14:paraId="2E35B4CA" w14:textId="77777777" w:rsidTr="00102FDC">
        <w:trPr>
          <w:gridAfter w:val="1"/>
          <w:wAfter w:w="1175" w:type="dxa"/>
          <w:jc w:val="center"/>
        </w:trPr>
        <w:tc>
          <w:tcPr>
            <w:tcW w:w="3145" w:type="dxa"/>
            <w:hideMark/>
          </w:tcPr>
          <w:p w14:paraId="6105D42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if_sda_sdi_en</w:t>
            </w:r>
          </w:p>
        </w:tc>
        <w:tc>
          <w:tcPr>
            <w:tcW w:w="1170" w:type="dxa"/>
            <w:hideMark/>
          </w:tcPr>
          <w:p w14:paraId="37A8380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8FA858D" w14:textId="2344C3E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B7B35CB" w14:textId="73B745B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0CB9C3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u_level_shifter_sel.if_sda_sdi_en_ls_out</w:t>
            </w:r>
          </w:p>
        </w:tc>
      </w:tr>
      <w:tr w:rsidR="00102FDC" w:rsidRPr="00102FDC" w14:paraId="5367F988" w14:textId="77777777" w:rsidTr="00102FDC">
        <w:trPr>
          <w:jc w:val="center"/>
        </w:trPr>
        <w:tc>
          <w:tcPr>
            <w:tcW w:w="3145" w:type="dxa"/>
            <w:hideMark/>
          </w:tcPr>
          <w:p w14:paraId="5D65810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if_sda_sdi_in</w:t>
            </w:r>
          </w:p>
        </w:tc>
        <w:tc>
          <w:tcPr>
            <w:tcW w:w="1170" w:type="dxa"/>
            <w:gridSpan w:val="2"/>
            <w:hideMark/>
          </w:tcPr>
          <w:p w14:paraId="1A14972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3ABEA950" w14:textId="702146B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22F6AACD" w14:textId="6ACC4D4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C033DD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4B2AA467" w14:textId="77777777" w:rsidTr="00102FDC">
        <w:trPr>
          <w:jc w:val="center"/>
        </w:trPr>
        <w:tc>
          <w:tcPr>
            <w:tcW w:w="3145" w:type="dxa"/>
            <w:hideMark/>
          </w:tcPr>
          <w:p w14:paraId="56DCB8A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if_sda_sdi_out</w:t>
            </w:r>
          </w:p>
        </w:tc>
        <w:tc>
          <w:tcPr>
            <w:tcW w:w="1170" w:type="dxa"/>
            <w:gridSpan w:val="2"/>
            <w:hideMark/>
          </w:tcPr>
          <w:p w14:paraId="6CA4241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E90B842" w14:textId="62A27C0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1</w:t>
            </w:r>
          </w:p>
        </w:tc>
        <w:tc>
          <w:tcPr>
            <w:tcW w:w="1175" w:type="dxa"/>
            <w:hideMark/>
          </w:tcPr>
          <w:p w14:paraId="7008C517" w14:textId="1B336AB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B7DFB9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u_level_shifter_sel.if_sda_sdi_out_ls_out</w:t>
            </w:r>
          </w:p>
        </w:tc>
      </w:tr>
      <w:tr w:rsidR="00102FDC" w:rsidRPr="00102FDC" w14:paraId="5D1F43BE" w14:textId="77777777" w:rsidTr="00102FDC">
        <w:trPr>
          <w:jc w:val="center"/>
        </w:trPr>
        <w:tc>
          <w:tcPr>
            <w:tcW w:w="3145" w:type="dxa"/>
            <w:hideMark/>
          </w:tcPr>
          <w:p w14:paraId="3DF1F29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if_sda_sdi_tud</w:t>
            </w:r>
          </w:p>
        </w:tc>
        <w:tc>
          <w:tcPr>
            <w:tcW w:w="1170" w:type="dxa"/>
            <w:gridSpan w:val="2"/>
            <w:hideMark/>
          </w:tcPr>
          <w:p w14:paraId="05F539C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CE322E6" w14:textId="0E7CD33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2BB6E289" w14:textId="7FB6A4F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21D67A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u_level_shifter_sel.if_sda_sdi_tud_ls_out</w:t>
            </w:r>
          </w:p>
        </w:tc>
      </w:tr>
      <w:tr w:rsidR="00102FDC" w:rsidRPr="00102FDC" w14:paraId="199F3166" w14:textId="77777777" w:rsidTr="00102FDC">
        <w:trPr>
          <w:gridAfter w:val="1"/>
          <w:wAfter w:w="1175" w:type="dxa"/>
          <w:jc w:val="center"/>
        </w:trPr>
        <w:tc>
          <w:tcPr>
            <w:tcW w:w="3145" w:type="dxa"/>
            <w:hideMark/>
          </w:tcPr>
          <w:p w14:paraId="1376BF7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if_sh_ck_en</w:t>
            </w:r>
          </w:p>
        </w:tc>
        <w:tc>
          <w:tcPr>
            <w:tcW w:w="1170" w:type="dxa"/>
            <w:hideMark/>
          </w:tcPr>
          <w:p w14:paraId="4D9B2FB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78EBBA7" w14:textId="65BFA112"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558234E7" w14:textId="71F3F86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F346F4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u_level_shifter_sel.if_sh_ck_en_ls_out</w:t>
            </w:r>
          </w:p>
        </w:tc>
      </w:tr>
      <w:tr w:rsidR="00102FDC" w:rsidRPr="00102FDC" w14:paraId="69105DDF" w14:textId="77777777" w:rsidTr="00102FDC">
        <w:trPr>
          <w:jc w:val="center"/>
        </w:trPr>
        <w:tc>
          <w:tcPr>
            <w:tcW w:w="3145" w:type="dxa"/>
            <w:hideMark/>
          </w:tcPr>
          <w:p w14:paraId="0B36C7B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if_sh_ck_in</w:t>
            </w:r>
          </w:p>
        </w:tc>
        <w:tc>
          <w:tcPr>
            <w:tcW w:w="1170" w:type="dxa"/>
            <w:gridSpan w:val="2"/>
            <w:hideMark/>
          </w:tcPr>
          <w:p w14:paraId="4F993B2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F51E699" w14:textId="2AF6E88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4804347" w14:textId="0CFADF3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7A1E66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69C450AC" w14:textId="77777777" w:rsidTr="00102FDC">
        <w:trPr>
          <w:jc w:val="center"/>
        </w:trPr>
        <w:tc>
          <w:tcPr>
            <w:tcW w:w="3145" w:type="dxa"/>
            <w:hideMark/>
          </w:tcPr>
          <w:p w14:paraId="33EE222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if_sh_ck_out</w:t>
            </w:r>
          </w:p>
        </w:tc>
        <w:tc>
          <w:tcPr>
            <w:tcW w:w="1170" w:type="dxa"/>
            <w:gridSpan w:val="2"/>
            <w:hideMark/>
          </w:tcPr>
          <w:p w14:paraId="51A132D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27C51F5" w14:textId="5D4432C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30277769" w14:textId="400B746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51CB7C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u_level_shifter_sel.if_sh_ck_out_ls_out</w:t>
            </w:r>
          </w:p>
        </w:tc>
      </w:tr>
      <w:tr w:rsidR="00102FDC" w:rsidRPr="00102FDC" w14:paraId="6A61ABB1" w14:textId="77777777" w:rsidTr="00102FDC">
        <w:trPr>
          <w:jc w:val="center"/>
        </w:trPr>
        <w:tc>
          <w:tcPr>
            <w:tcW w:w="3145" w:type="dxa"/>
            <w:hideMark/>
          </w:tcPr>
          <w:p w14:paraId="2B57B39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if_sh_ck_tud</w:t>
            </w:r>
          </w:p>
        </w:tc>
        <w:tc>
          <w:tcPr>
            <w:tcW w:w="1170" w:type="dxa"/>
            <w:gridSpan w:val="2"/>
            <w:hideMark/>
          </w:tcPr>
          <w:p w14:paraId="5E92AC2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3632968" w14:textId="21BDA53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3BE2783B" w14:textId="1F455F3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A2B4E2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u_level_shifter_sel.if_sh_ck_tud_ls_out</w:t>
            </w:r>
          </w:p>
        </w:tc>
      </w:tr>
      <w:tr w:rsidR="00102FDC" w:rsidRPr="00102FDC" w14:paraId="65D9B17D" w14:textId="77777777" w:rsidTr="00102FDC">
        <w:trPr>
          <w:gridAfter w:val="1"/>
          <w:wAfter w:w="1175" w:type="dxa"/>
          <w:jc w:val="center"/>
        </w:trPr>
        <w:tc>
          <w:tcPr>
            <w:tcW w:w="3145" w:type="dxa"/>
            <w:hideMark/>
          </w:tcPr>
          <w:p w14:paraId="4004A5C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if_sh_sda_en</w:t>
            </w:r>
          </w:p>
        </w:tc>
        <w:tc>
          <w:tcPr>
            <w:tcW w:w="1170" w:type="dxa"/>
            <w:hideMark/>
          </w:tcPr>
          <w:p w14:paraId="0D59970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9002958" w14:textId="037798A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10363B9" w14:textId="276C839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A157FE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u_level_shifter_sel.if_sh_sda_en_ls_out</w:t>
            </w:r>
          </w:p>
        </w:tc>
      </w:tr>
      <w:tr w:rsidR="00102FDC" w:rsidRPr="00102FDC" w14:paraId="26A85875" w14:textId="77777777" w:rsidTr="00102FDC">
        <w:trPr>
          <w:jc w:val="center"/>
        </w:trPr>
        <w:tc>
          <w:tcPr>
            <w:tcW w:w="3145" w:type="dxa"/>
            <w:hideMark/>
          </w:tcPr>
          <w:p w14:paraId="6B7AF50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if_sh_sda_in</w:t>
            </w:r>
          </w:p>
        </w:tc>
        <w:tc>
          <w:tcPr>
            <w:tcW w:w="1170" w:type="dxa"/>
            <w:gridSpan w:val="2"/>
            <w:hideMark/>
          </w:tcPr>
          <w:p w14:paraId="6718027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5D418BC3" w14:textId="37670EEA"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1F2343C2" w14:textId="53541F4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6EB299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3BC5F62D" w14:textId="77777777" w:rsidTr="00102FDC">
        <w:trPr>
          <w:jc w:val="center"/>
        </w:trPr>
        <w:tc>
          <w:tcPr>
            <w:tcW w:w="3145" w:type="dxa"/>
            <w:hideMark/>
          </w:tcPr>
          <w:p w14:paraId="235653F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if_sh_sda_out</w:t>
            </w:r>
          </w:p>
        </w:tc>
        <w:tc>
          <w:tcPr>
            <w:tcW w:w="1170" w:type="dxa"/>
            <w:gridSpan w:val="2"/>
            <w:hideMark/>
          </w:tcPr>
          <w:p w14:paraId="41E05EA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63B7A4E" w14:textId="02834D7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1</w:t>
            </w:r>
          </w:p>
        </w:tc>
        <w:tc>
          <w:tcPr>
            <w:tcW w:w="1175" w:type="dxa"/>
            <w:hideMark/>
          </w:tcPr>
          <w:p w14:paraId="579B4B43" w14:textId="099AE47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BA31E1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u_level_shifter_sel.if_sh_sda_out_ls_out</w:t>
            </w:r>
          </w:p>
        </w:tc>
      </w:tr>
      <w:tr w:rsidR="00102FDC" w:rsidRPr="00102FDC" w14:paraId="15FE5BD9" w14:textId="77777777" w:rsidTr="00102FDC">
        <w:trPr>
          <w:jc w:val="center"/>
        </w:trPr>
        <w:tc>
          <w:tcPr>
            <w:tcW w:w="3145" w:type="dxa"/>
            <w:hideMark/>
          </w:tcPr>
          <w:p w14:paraId="3482019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if_sh_sda_tud</w:t>
            </w:r>
          </w:p>
        </w:tc>
        <w:tc>
          <w:tcPr>
            <w:tcW w:w="1170" w:type="dxa"/>
            <w:gridSpan w:val="2"/>
            <w:hideMark/>
          </w:tcPr>
          <w:p w14:paraId="7A834D7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C643739" w14:textId="023E782A"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A3F27F2" w14:textId="21B2333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3EC297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u_level_shifter_sel.if_sh_sda_tud_ls_out</w:t>
            </w:r>
          </w:p>
        </w:tc>
      </w:tr>
      <w:tr w:rsidR="00102FDC" w:rsidRPr="00102FDC" w14:paraId="29663288" w14:textId="77777777" w:rsidTr="00102FDC">
        <w:trPr>
          <w:gridAfter w:val="1"/>
          <w:wAfter w:w="1175" w:type="dxa"/>
          <w:jc w:val="center"/>
        </w:trPr>
        <w:tc>
          <w:tcPr>
            <w:tcW w:w="3145" w:type="dxa"/>
            <w:hideMark/>
          </w:tcPr>
          <w:p w14:paraId="5A16431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o_trim_ldo_d</w:t>
            </w:r>
          </w:p>
        </w:tc>
        <w:tc>
          <w:tcPr>
            <w:tcW w:w="1170" w:type="dxa"/>
            <w:hideMark/>
          </w:tcPr>
          <w:p w14:paraId="23197A9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FBEA2AE" w14:textId="319498C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381B307" w14:textId="1B9EA22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[1:0]</w:t>
            </w:r>
          </w:p>
        </w:tc>
        <w:tc>
          <w:tcPr>
            <w:tcW w:w="4585" w:type="dxa"/>
            <w:gridSpan w:val="2"/>
            <w:hideMark/>
          </w:tcPr>
          <w:p w14:paraId="41BDCCC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u_level_shifter_sel.o_trim_ldo_d_ls_out</w:t>
            </w:r>
          </w:p>
        </w:tc>
      </w:tr>
      <w:tr w:rsidR="00102FDC" w:rsidRPr="00102FDC" w14:paraId="2FE653A1" w14:textId="77777777" w:rsidTr="00102FDC">
        <w:trPr>
          <w:jc w:val="center"/>
        </w:trPr>
        <w:tc>
          <w:tcPr>
            <w:tcW w:w="3145" w:type="dxa"/>
            <w:hideMark/>
          </w:tcPr>
          <w:p w14:paraId="50AD5A6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ADC_BUFF_REFRESH_DIS</w:t>
            </w:r>
          </w:p>
        </w:tc>
        <w:tc>
          <w:tcPr>
            <w:tcW w:w="1170" w:type="dxa"/>
            <w:gridSpan w:val="2"/>
            <w:hideMark/>
          </w:tcPr>
          <w:p w14:paraId="2571265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DCEA747" w14:textId="08F2096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0D79432" w14:textId="49AAF039"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95D006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D7D12F5" w14:textId="77777777" w:rsidTr="00102FDC">
        <w:trPr>
          <w:jc w:val="center"/>
        </w:trPr>
        <w:tc>
          <w:tcPr>
            <w:tcW w:w="3145" w:type="dxa"/>
            <w:hideMark/>
          </w:tcPr>
          <w:p w14:paraId="32231A5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ADC_EXTRAPERIOD_DIS</w:t>
            </w:r>
          </w:p>
        </w:tc>
        <w:tc>
          <w:tcPr>
            <w:tcW w:w="1170" w:type="dxa"/>
            <w:gridSpan w:val="2"/>
            <w:hideMark/>
          </w:tcPr>
          <w:p w14:paraId="07B7113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4523B3F" w14:textId="485FA75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51C4400" w14:textId="272DD50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8695F6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060316C" w14:textId="77777777" w:rsidTr="00102FDC">
        <w:trPr>
          <w:jc w:val="center"/>
        </w:trPr>
        <w:tc>
          <w:tcPr>
            <w:tcW w:w="3145" w:type="dxa"/>
            <w:hideMark/>
          </w:tcPr>
          <w:p w14:paraId="424D319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ADC_INPUT_FROM_GPIO</w:t>
            </w:r>
          </w:p>
        </w:tc>
        <w:tc>
          <w:tcPr>
            <w:tcW w:w="1170" w:type="dxa"/>
            <w:gridSpan w:val="2"/>
            <w:hideMark/>
          </w:tcPr>
          <w:p w14:paraId="26757AE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DB0D101" w14:textId="18A44BD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3F8B71B" w14:textId="2B086FA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795295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0E93A40" w14:textId="77777777" w:rsidTr="00102FDC">
        <w:trPr>
          <w:jc w:val="center"/>
        </w:trPr>
        <w:tc>
          <w:tcPr>
            <w:tcW w:w="3145" w:type="dxa"/>
            <w:hideMark/>
          </w:tcPr>
          <w:p w14:paraId="7554B9E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ADC_REF_FROM_GPIO</w:t>
            </w:r>
          </w:p>
        </w:tc>
        <w:tc>
          <w:tcPr>
            <w:tcW w:w="1170" w:type="dxa"/>
            <w:gridSpan w:val="2"/>
            <w:hideMark/>
          </w:tcPr>
          <w:p w14:paraId="4E6C993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FD02273" w14:textId="71FDC64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73E220E" w14:textId="139C575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5AD357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F022B0C" w14:textId="77777777" w:rsidTr="00102FDC">
        <w:trPr>
          <w:jc w:val="center"/>
        </w:trPr>
        <w:tc>
          <w:tcPr>
            <w:tcW w:w="3145" w:type="dxa"/>
            <w:hideMark/>
          </w:tcPr>
          <w:p w14:paraId="4E6C742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AFE_SPARE_0_1V2</w:t>
            </w:r>
          </w:p>
        </w:tc>
        <w:tc>
          <w:tcPr>
            <w:tcW w:w="1170" w:type="dxa"/>
            <w:gridSpan w:val="2"/>
            <w:hideMark/>
          </w:tcPr>
          <w:p w14:paraId="31B1D4C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FE49E8C" w14:textId="2FAB74F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E3C24B2" w14:textId="20E442D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34586AB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9510C4D" w14:textId="77777777" w:rsidTr="00102FDC">
        <w:trPr>
          <w:jc w:val="center"/>
        </w:trPr>
        <w:tc>
          <w:tcPr>
            <w:tcW w:w="3145" w:type="dxa"/>
            <w:hideMark/>
          </w:tcPr>
          <w:p w14:paraId="513A32E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AFE_SPARE_1</w:t>
            </w:r>
          </w:p>
        </w:tc>
        <w:tc>
          <w:tcPr>
            <w:tcW w:w="1170" w:type="dxa"/>
            <w:gridSpan w:val="2"/>
            <w:hideMark/>
          </w:tcPr>
          <w:p w14:paraId="40C026C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8A1FA51" w14:textId="5FB3215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69B9B99" w14:textId="583DDF0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3AACFC1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modificato l'utilizzo</w:t>
            </w:r>
          </w:p>
        </w:tc>
      </w:tr>
      <w:tr w:rsidR="00102FDC" w:rsidRPr="00102FDC" w14:paraId="7D9A8293" w14:textId="77777777" w:rsidTr="00102FDC">
        <w:trPr>
          <w:jc w:val="center"/>
        </w:trPr>
        <w:tc>
          <w:tcPr>
            <w:tcW w:w="3145" w:type="dxa"/>
            <w:hideMark/>
          </w:tcPr>
          <w:p w14:paraId="5551B40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DIS_LDOD_HP</w:t>
            </w:r>
          </w:p>
        </w:tc>
        <w:tc>
          <w:tcPr>
            <w:tcW w:w="1170" w:type="dxa"/>
            <w:gridSpan w:val="2"/>
            <w:hideMark/>
          </w:tcPr>
          <w:p w14:paraId="3A75148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8A8671A" w14:textId="7612D8E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8A1C65A" w14:textId="6CD0285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1434AD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05C66CD" w14:textId="77777777" w:rsidTr="00102FDC">
        <w:trPr>
          <w:jc w:val="center"/>
        </w:trPr>
        <w:tc>
          <w:tcPr>
            <w:tcW w:w="3145" w:type="dxa"/>
            <w:hideMark/>
          </w:tcPr>
          <w:p w14:paraId="2B90404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DIS_LDOD_IP</w:t>
            </w:r>
          </w:p>
        </w:tc>
        <w:tc>
          <w:tcPr>
            <w:tcW w:w="1170" w:type="dxa"/>
            <w:gridSpan w:val="2"/>
            <w:hideMark/>
          </w:tcPr>
          <w:p w14:paraId="57FDEB6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F2A6992" w14:textId="4C16F42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33BEC69" w14:textId="2B5AA2F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CE961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3959957" w14:textId="77777777" w:rsidTr="00102FDC">
        <w:trPr>
          <w:jc w:val="center"/>
        </w:trPr>
        <w:tc>
          <w:tcPr>
            <w:tcW w:w="3145" w:type="dxa"/>
            <w:hideMark/>
          </w:tcPr>
          <w:p w14:paraId="03E0A8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EN_LDOD_FIFO</w:t>
            </w:r>
          </w:p>
        </w:tc>
        <w:tc>
          <w:tcPr>
            <w:tcW w:w="1170" w:type="dxa"/>
            <w:gridSpan w:val="2"/>
            <w:hideMark/>
          </w:tcPr>
          <w:p w14:paraId="5CB4E04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94423D7" w14:textId="27A1298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20BCF71" w14:textId="7D70BE5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A21F3E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19590FD" w14:textId="77777777" w:rsidTr="00102FDC">
        <w:trPr>
          <w:jc w:val="center"/>
        </w:trPr>
        <w:tc>
          <w:tcPr>
            <w:tcW w:w="3145" w:type="dxa"/>
            <w:hideMark/>
          </w:tcPr>
          <w:p w14:paraId="5D28649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EN_LDOD_STREDL</w:t>
            </w:r>
          </w:p>
        </w:tc>
        <w:tc>
          <w:tcPr>
            <w:tcW w:w="1170" w:type="dxa"/>
            <w:gridSpan w:val="2"/>
            <w:hideMark/>
          </w:tcPr>
          <w:p w14:paraId="71A7C15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B4DA979" w14:textId="6CC1E93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BB1AB5B" w14:textId="41D9603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A07A01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585D919" w14:textId="77777777" w:rsidTr="00102FDC">
        <w:trPr>
          <w:jc w:val="center"/>
        </w:trPr>
        <w:tc>
          <w:tcPr>
            <w:tcW w:w="3145" w:type="dxa"/>
            <w:hideMark/>
          </w:tcPr>
          <w:p w14:paraId="31E7EC7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OTP_SPARE</w:t>
            </w:r>
          </w:p>
        </w:tc>
        <w:tc>
          <w:tcPr>
            <w:tcW w:w="1170" w:type="dxa"/>
            <w:gridSpan w:val="2"/>
            <w:hideMark/>
          </w:tcPr>
          <w:p w14:paraId="2968423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8CACF09" w14:textId="305751B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00007F00</w:t>
            </w:r>
          </w:p>
        </w:tc>
        <w:tc>
          <w:tcPr>
            <w:tcW w:w="1175" w:type="dxa"/>
            <w:hideMark/>
          </w:tcPr>
          <w:p w14:paraId="1FC00FEB" w14:textId="162AF3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[31:0]</w:t>
            </w:r>
          </w:p>
        </w:tc>
        <w:tc>
          <w:tcPr>
            <w:tcW w:w="4585" w:type="dxa"/>
            <w:gridSpan w:val="2"/>
            <w:hideMark/>
          </w:tcPr>
          <w:p w14:paraId="262F741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i PMB_EXT sono collegati</w:t>
            </w:r>
          </w:p>
        </w:tc>
      </w:tr>
      <w:tr w:rsidR="00102FDC" w:rsidRPr="00102FDC" w14:paraId="49CCBA12" w14:textId="77777777" w:rsidTr="00102FDC">
        <w:trPr>
          <w:jc w:val="center"/>
        </w:trPr>
        <w:tc>
          <w:tcPr>
            <w:tcW w:w="3145" w:type="dxa"/>
            <w:hideMark/>
          </w:tcPr>
          <w:p w14:paraId="7AE64AC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OVERCURR_N_IN_i</w:t>
            </w:r>
          </w:p>
        </w:tc>
        <w:tc>
          <w:tcPr>
            <w:tcW w:w="1170" w:type="dxa"/>
            <w:gridSpan w:val="2"/>
            <w:hideMark/>
          </w:tcPr>
          <w:p w14:paraId="6FCFA50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74F22225" w14:textId="20E641F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BFC1887" w14:textId="04E8E05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145B20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u_regmap_otp</w:t>
            </w:r>
          </w:p>
        </w:tc>
      </w:tr>
      <w:tr w:rsidR="00102FDC" w:rsidRPr="00102FDC" w14:paraId="4C80F305" w14:textId="77777777" w:rsidTr="00102FDC">
        <w:trPr>
          <w:jc w:val="center"/>
        </w:trPr>
        <w:tc>
          <w:tcPr>
            <w:tcW w:w="3145" w:type="dxa"/>
            <w:hideMark/>
          </w:tcPr>
          <w:p w14:paraId="4E0B2F7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OVERCURR_P_IN_i</w:t>
            </w:r>
          </w:p>
        </w:tc>
        <w:tc>
          <w:tcPr>
            <w:tcW w:w="1170" w:type="dxa"/>
            <w:gridSpan w:val="2"/>
            <w:hideMark/>
          </w:tcPr>
          <w:p w14:paraId="1E28A36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48C772F7" w14:textId="74B57B0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812531C" w14:textId="5CA1DDD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20B09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u_regmap_otp</w:t>
            </w:r>
          </w:p>
        </w:tc>
      </w:tr>
      <w:tr w:rsidR="00102FDC" w:rsidRPr="00102FDC" w14:paraId="0342DE70" w14:textId="77777777" w:rsidTr="00102FDC">
        <w:trPr>
          <w:jc w:val="center"/>
        </w:trPr>
        <w:tc>
          <w:tcPr>
            <w:tcW w:w="3145" w:type="dxa"/>
            <w:hideMark/>
          </w:tcPr>
          <w:p w14:paraId="09F7E77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O_DCCK_N_i</w:t>
            </w:r>
          </w:p>
        </w:tc>
        <w:tc>
          <w:tcPr>
            <w:tcW w:w="1170" w:type="dxa"/>
            <w:gridSpan w:val="2"/>
            <w:hideMark/>
          </w:tcPr>
          <w:p w14:paraId="0677F2F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6914DDD" w14:textId="713D387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42AF9CD5" w14:textId="33B01E9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620615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u_pad_mux/u_regmap_otp/u_regmap_otp.DCCK_N_IRQ_i/u_N_not_logic.A,</w:t>
            </w:r>
          </w:p>
        </w:tc>
      </w:tr>
      <w:tr w:rsidR="00102FDC" w:rsidRPr="00102FDC" w14:paraId="44557267" w14:textId="77777777" w:rsidTr="00102FDC">
        <w:trPr>
          <w:jc w:val="center"/>
        </w:trPr>
        <w:tc>
          <w:tcPr>
            <w:tcW w:w="3145" w:type="dxa"/>
            <w:hideMark/>
          </w:tcPr>
          <w:p w14:paraId="375C190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O_DCCK_P_i</w:t>
            </w:r>
          </w:p>
        </w:tc>
        <w:tc>
          <w:tcPr>
            <w:tcW w:w="1170" w:type="dxa"/>
            <w:gridSpan w:val="2"/>
            <w:hideMark/>
          </w:tcPr>
          <w:p w14:paraId="6338C6B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96F088C" w14:textId="54AC42B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42C0232" w14:textId="1BDD075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75CF5F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u_pad_mux/u_regmap_otp/u_regmap_otp.DCCK_P_IRQ_i/u_P_not_logic.A,</w:t>
            </w:r>
          </w:p>
        </w:tc>
      </w:tr>
      <w:tr w:rsidR="00102FDC" w:rsidRPr="00102FDC" w14:paraId="48C1C072" w14:textId="77777777" w:rsidTr="00102FDC">
        <w:trPr>
          <w:jc w:val="center"/>
        </w:trPr>
        <w:tc>
          <w:tcPr>
            <w:tcW w:w="3145" w:type="dxa"/>
            <w:hideMark/>
          </w:tcPr>
          <w:p w14:paraId="1D12B98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t_en_gpio1</w:t>
            </w:r>
          </w:p>
        </w:tc>
        <w:tc>
          <w:tcPr>
            <w:tcW w:w="1170" w:type="dxa"/>
            <w:gridSpan w:val="2"/>
            <w:hideMark/>
          </w:tcPr>
          <w:p w14:paraId="726531C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A8531F0" w14:textId="6F88285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F33C483" w14:textId="6E2F601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0069CF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spostato il bit</w:t>
            </w:r>
          </w:p>
        </w:tc>
      </w:tr>
      <w:tr w:rsidR="00102FDC" w:rsidRPr="00102FDC" w14:paraId="1138E3FF" w14:textId="77777777" w:rsidTr="00102FDC">
        <w:trPr>
          <w:jc w:val="center"/>
        </w:trPr>
        <w:tc>
          <w:tcPr>
            <w:tcW w:w="3145" w:type="dxa"/>
            <w:hideMark/>
          </w:tcPr>
          <w:p w14:paraId="4C00BF2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t_en_gpio2</w:t>
            </w:r>
          </w:p>
        </w:tc>
        <w:tc>
          <w:tcPr>
            <w:tcW w:w="1170" w:type="dxa"/>
            <w:gridSpan w:val="2"/>
            <w:hideMark/>
          </w:tcPr>
          <w:p w14:paraId="53B186D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BB8ED5A" w14:textId="558084D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C8FD4BA" w14:textId="29292D3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4E0DAD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spostato il bit</w:t>
            </w:r>
          </w:p>
        </w:tc>
      </w:tr>
      <w:tr w:rsidR="00102FDC" w:rsidRPr="00102FDC" w14:paraId="5612D446" w14:textId="77777777" w:rsidTr="00102FDC">
        <w:trPr>
          <w:jc w:val="center"/>
        </w:trPr>
        <w:tc>
          <w:tcPr>
            <w:tcW w:w="3145" w:type="dxa"/>
            <w:hideMark/>
          </w:tcPr>
          <w:p w14:paraId="4E8F585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t_en_gpio3</w:t>
            </w:r>
          </w:p>
        </w:tc>
        <w:tc>
          <w:tcPr>
            <w:tcW w:w="1170" w:type="dxa"/>
            <w:gridSpan w:val="2"/>
            <w:hideMark/>
          </w:tcPr>
          <w:p w14:paraId="6C3D165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2C5FF49" w14:textId="3E753A6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E8ED06F" w14:textId="077230C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7DF217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7BAC733" w14:textId="77777777" w:rsidTr="00102FDC">
        <w:trPr>
          <w:jc w:val="center"/>
        </w:trPr>
        <w:tc>
          <w:tcPr>
            <w:tcW w:w="3145" w:type="dxa"/>
            <w:hideMark/>
          </w:tcPr>
          <w:p w14:paraId="2B6674A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t_en_gpio4</w:t>
            </w:r>
          </w:p>
        </w:tc>
        <w:tc>
          <w:tcPr>
            <w:tcW w:w="1170" w:type="dxa"/>
            <w:gridSpan w:val="2"/>
            <w:hideMark/>
          </w:tcPr>
          <w:p w14:paraId="1496ABE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6BF0F65" w14:textId="324E0C0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34D5FFB" w14:textId="3C47BA3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A6820A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D17BCCF" w14:textId="77777777" w:rsidTr="00102FDC">
        <w:trPr>
          <w:jc w:val="center"/>
        </w:trPr>
        <w:tc>
          <w:tcPr>
            <w:tcW w:w="3145" w:type="dxa"/>
            <w:hideMark/>
          </w:tcPr>
          <w:p w14:paraId="2378991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t_ecg0_out_pre_buf</w:t>
            </w:r>
          </w:p>
        </w:tc>
        <w:tc>
          <w:tcPr>
            <w:tcW w:w="1170" w:type="dxa"/>
            <w:gridSpan w:val="2"/>
            <w:hideMark/>
          </w:tcPr>
          <w:p w14:paraId="6496C01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67B8DA4" w14:textId="77316D5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654AC18" w14:textId="174BEAC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95AD7D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8576514" w14:textId="77777777" w:rsidTr="00102FDC">
        <w:trPr>
          <w:jc w:val="center"/>
        </w:trPr>
        <w:tc>
          <w:tcPr>
            <w:tcW w:w="3145" w:type="dxa"/>
            <w:hideMark/>
          </w:tcPr>
          <w:p w14:paraId="02B3195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t_offset_gpio12</w:t>
            </w:r>
          </w:p>
        </w:tc>
        <w:tc>
          <w:tcPr>
            <w:tcW w:w="1170" w:type="dxa"/>
            <w:gridSpan w:val="2"/>
            <w:hideMark/>
          </w:tcPr>
          <w:p w14:paraId="2BE08ED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7F9B42B" w14:textId="3E3CB74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60D41B88" w14:textId="6ADDBF1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43109F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75837C8" w14:textId="77777777" w:rsidTr="00102FDC">
        <w:trPr>
          <w:jc w:val="center"/>
        </w:trPr>
        <w:tc>
          <w:tcPr>
            <w:tcW w:w="3145" w:type="dxa"/>
            <w:hideMark/>
          </w:tcPr>
          <w:p w14:paraId="3BCD73C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t_in_bio_buf34</w:t>
            </w:r>
          </w:p>
        </w:tc>
        <w:tc>
          <w:tcPr>
            <w:tcW w:w="1170" w:type="dxa"/>
            <w:gridSpan w:val="2"/>
            <w:hideMark/>
          </w:tcPr>
          <w:p w14:paraId="53DF660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5034722" w14:textId="3A4F6D9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C59A7A8" w14:textId="50F1BD98"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681A9B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407D1B1" w14:textId="77777777" w:rsidTr="00102FDC">
        <w:trPr>
          <w:jc w:val="center"/>
        </w:trPr>
        <w:tc>
          <w:tcPr>
            <w:tcW w:w="3145" w:type="dxa"/>
            <w:hideMark/>
          </w:tcPr>
          <w:p w14:paraId="1E60C1E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t_ecg1_out_pre_bufp_3</w:t>
            </w:r>
          </w:p>
        </w:tc>
        <w:tc>
          <w:tcPr>
            <w:tcW w:w="1170" w:type="dxa"/>
            <w:gridSpan w:val="2"/>
            <w:hideMark/>
          </w:tcPr>
          <w:p w14:paraId="00FAC6D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9AEFE8E" w14:textId="142B208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FAB8B8A" w14:textId="1ED62DF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314E7A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806F873" w14:textId="77777777" w:rsidTr="00102FDC">
        <w:trPr>
          <w:jc w:val="center"/>
        </w:trPr>
        <w:tc>
          <w:tcPr>
            <w:tcW w:w="3145" w:type="dxa"/>
            <w:hideMark/>
          </w:tcPr>
          <w:p w14:paraId="2B04313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t_ecg1_out_pre_bufn_4</w:t>
            </w:r>
          </w:p>
        </w:tc>
        <w:tc>
          <w:tcPr>
            <w:tcW w:w="1170" w:type="dxa"/>
            <w:gridSpan w:val="2"/>
            <w:hideMark/>
          </w:tcPr>
          <w:p w14:paraId="5ADFFFF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5A8FDBF" w14:textId="558CA8F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E6C68EC" w14:textId="262C89A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00201A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DBCD153" w14:textId="77777777" w:rsidTr="00102FDC">
        <w:trPr>
          <w:jc w:val="center"/>
        </w:trPr>
        <w:tc>
          <w:tcPr>
            <w:tcW w:w="3145" w:type="dxa"/>
            <w:hideMark/>
          </w:tcPr>
          <w:p w14:paraId="6E76533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t_ecg2_out_pre_bufn_3</w:t>
            </w:r>
          </w:p>
        </w:tc>
        <w:tc>
          <w:tcPr>
            <w:tcW w:w="1170" w:type="dxa"/>
            <w:gridSpan w:val="2"/>
            <w:hideMark/>
          </w:tcPr>
          <w:p w14:paraId="4C63E50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9F018A6" w14:textId="103C2E6F"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F557131" w14:textId="757F912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BE43B1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4544692" w14:textId="77777777" w:rsidTr="00102FDC">
        <w:trPr>
          <w:jc w:val="center"/>
        </w:trPr>
        <w:tc>
          <w:tcPr>
            <w:tcW w:w="3145" w:type="dxa"/>
            <w:hideMark/>
          </w:tcPr>
          <w:p w14:paraId="4FB75ED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t_ecg2_out_pre_bufp_4</w:t>
            </w:r>
          </w:p>
        </w:tc>
        <w:tc>
          <w:tcPr>
            <w:tcW w:w="1170" w:type="dxa"/>
            <w:gridSpan w:val="2"/>
            <w:hideMark/>
          </w:tcPr>
          <w:p w14:paraId="48BEBB3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515B5D7" w14:textId="6FCE0C1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8212E01" w14:textId="0FD4783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BEED45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9C6D16B" w14:textId="77777777" w:rsidTr="00102FDC">
        <w:trPr>
          <w:jc w:val="center"/>
        </w:trPr>
        <w:tc>
          <w:tcPr>
            <w:tcW w:w="3145" w:type="dxa"/>
            <w:hideMark/>
          </w:tcPr>
          <w:p w14:paraId="102447C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T_CM_HLT_2</w:t>
            </w:r>
          </w:p>
        </w:tc>
        <w:tc>
          <w:tcPr>
            <w:tcW w:w="1170" w:type="dxa"/>
            <w:gridSpan w:val="2"/>
            <w:hideMark/>
          </w:tcPr>
          <w:p w14:paraId="5AE15C2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7535086" w14:textId="4EB308A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2982D7E" w14:textId="487A4FC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315E38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7D4CDC7" w14:textId="77777777" w:rsidTr="00102FDC">
        <w:trPr>
          <w:jc w:val="center"/>
        </w:trPr>
        <w:tc>
          <w:tcPr>
            <w:tcW w:w="3145" w:type="dxa"/>
            <w:hideMark/>
          </w:tcPr>
          <w:p w14:paraId="4B5CB6D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T_CM_RLD_1</w:t>
            </w:r>
          </w:p>
        </w:tc>
        <w:tc>
          <w:tcPr>
            <w:tcW w:w="1170" w:type="dxa"/>
            <w:gridSpan w:val="2"/>
            <w:hideMark/>
          </w:tcPr>
          <w:p w14:paraId="3EDEF5B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F6D5A3E" w14:textId="455ED18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A85AD13" w14:textId="6B058FD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54D76D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5008A2B5" w14:textId="77777777" w:rsidTr="00102FDC">
        <w:trPr>
          <w:jc w:val="center"/>
        </w:trPr>
        <w:tc>
          <w:tcPr>
            <w:tcW w:w="3145" w:type="dxa"/>
            <w:hideMark/>
          </w:tcPr>
          <w:p w14:paraId="49E7238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T_ECG0_AC_1</w:t>
            </w:r>
          </w:p>
        </w:tc>
        <w:tc>
          <w:tcPr>
            <w:tcW w:w="1170" w:type="dxa"/>
            <w:gridSpan w:val="2"/>
            <w:hideMark/>
          </w:tcPr>
          <w:p w14:paraId="434BFDB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B326487" w14:textId="61999F2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5521EDD" w14:textId="3E0043B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A76F10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4F8C02B" w14:textId="77777777" w:rsidTr="00102FDC">
        <w:trPr>
          <w:jc w:val="center"/>
        </w:trPr>
        <w:tc>
          <w:tcPr>
            <w:tcW w:w="3145" w:type="dxa"/>
            <w:hideMark/>
          </w:tcPr>
          <w:p w14:paraId="7656D07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T_ECG0_DC_2</w:t>
            </w:r>
          </w:p>
        </w:tc>
        <w:tc>
          <w:tcPr>
            <w:tcW w:w="1170" w:type="dxa"/>
            <w:gridSpan w:val="2"/>
            <w:hideMark/>
          </w:tcPr>
          <w:p w14:paraId="7B87855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4F50AF2" w14:textId="5D7B9D5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91287D0" w14:textId="77B2E48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6F0F52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BF4C8D2" w14:textId="77777777" w:rsidTr="00102FDC">
        <w:trPr>
          <w:jc w:val="center"/>
        </w:trPr>
        <w:tc>
          <w:tcPr>
            <w:tcW w:w="3145" w:type="dxa"/>
            <w:hideMark/>
          </w:tcPr>
          <w:p w14:paraId="25F0E8B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T_EXT_HPF_ECG0</w:t>
            </w:r>
          </w:p>
        </w:tc>
        <w:tc>
          <w:tcPr>
            <w:tcW w:w="1170" w:type="dxa"/>
            <w:gridSpan w:val="2"/>
            <w:hideMark/>
          </w:tcPr>
          <w:p w14:paraId="261BBB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D5ACA71" w14:textId="6A4F19D2"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0F6BD42" w14:textId="7C7FC94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4C746D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1CE60C7" w14:textId="77777777" w:rsidTr="00102FDC">
        <w:trPr>
          <w:jc w:val="center"/>
        </w:trPr>
        <w:tc>
          <w:tcPr>
            <w:tcW w:w="3145" w:type="dxa"/>
            <w:hideMark/>
          </w:tcPr>
          <w:p w14:paraId="08C8F4A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T_FORCE_1V2</w:t>
            </w:r>
          </w:p>
        </w:tc>
        <w:tc>
          <w:tcPr>
            <w:tcW w:w="1170" w:type="dxa"/>
            <w:gridSpan w:val="2"/>
            <w:hideMark/>
          </w:tcPr>
          <w:p w14:paraId="205EBF1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6C9062B7" w14:textId="779E6E9E"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6DD61BC3" w14:textId="443CD3A6"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9F4077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u_pad_mux.o_t_force_1v2</w:t>
            </w:r>
          </w:p>
        </w:tc>
      </w:tr>
      <w:tr w:rsidR="00102FDC" w:rsidRPr="00102FDC" w14:paraId="0CA802FE" w14:textId="77777777" w:rsidTr="00102FDC">
        <w:trPr>
          <w:gridAfter w:val="1"/>
          <w:wAfter w:w="1175" w:type="dxa"/>
          <w:jc w:val="center"/>
        </w:trPr>
        <w:tc>
          <w:tcPr>
            <w:tcW w:w="3145" w:type="dxa"/>
            <w:hideMark/>
          </w:tcPr>
          <w:p w14:paraId="55638D4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T_IBG_1u_2</w:t>
            </w:r>
          </w:p>
        </w:tc>
        <w:tc>
          <w:tcPr>
            <w:tcW w:w="1170" w:type="dxa"/>
            <w:hideMark/>
          </w:tcPr>
          <w:p w14:paraId="672EE41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1E4756B" w14:textId="1406A1B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CF0E1EF" w14:textId="53A87D8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0183B4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5C4FACB" w14:textId="77777777" w:rsidTr="00102FDC">
        <w:trPr>
          <w:jc w:val="center"/>
        </w:trPr>
        <w:tc>
          <w:tcPr>
            <w:tcW w:w="3145" w:type="dxa"/>
            <w:hideMark/>
          </w:tcPr>
          <w:p w14:paraId="2487941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T_IMPP_AC_1</w:t>
            </w:r>
          </w:p>
        </w:tc>
        <w:tc>
          <w:tcPr>
            <w:tcW w:w="1170" w:type="dxa"/>
            <w:gridSpan w:val="2"/>
            <w:hideMark/>
          </w:tcPr>
          <w:p w14:paraId="004899E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0E3869CF" w14:textId="5D77400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7C444C0A" w14:textId="4692F11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3260CC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78BEEF22" w14:textId="77777777" w:rsidTr="00102FDC">
        <w:trPr>
          <w:jc w:val="center"/>
        </w:trPr>
        <w:tc>
          <w:tcPr>
            <w:tcW w:w="3145" w:type="dxa"/>
            <w:hideMark/>
          </w:tcPr>
          <w:p w14:paraId="30D6290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T_IMPP_DC_2</w:t>
            </w:r>
          </w:p>
        </w:tc>
        <w:tc>
          <w:tcPr>
            <w:tcW w:w="1170" w:type="dxa"/>
            <w:gridSpan w:val="2"/>
            <w:hideMark/>
          </w:tcPr>
          <w:p w14:paraId="22F1690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C276CAF" w14:textId="42DF1B4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257302D" w14:textId="787E30EA"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5DFE0C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4F453E4" w14:textId="77777777" w:rsidTr="00102FDC">
        <w:trPr>
          <w:jc w:val="center"/>
        </w:trPr>
        <w:tc>
          <w:tcPr>
            <w:tcW w:w="3145" w:type="dxa"/>
            <w:hideMark/>
          </w:tcPr>
          <w:p w14:paraId="4FE8D81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T_IMPQ_AC_2</w:t>
            </w:r>
          </w:p>
        </w:tc>
        <w:tc>
          <w:tcPr>
            <w:tcW w:w="1170" w:type="dxa"/>
            <w:gridSpan w:val="2"/>
            <w:hideMark/>
          </w:tcPr>
          <w:p w14:paraId="32B619F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E7752E2" w14:textId="0425BC53"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F0EA9AB" w14:textId="2DFF83F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08FBA8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370E335" w14:textId="77777777" w:rsidTr="00102FDC">
        <w:trPr>
          <w:jc w:val="center"/>
        </w:trPr>
        <w:tc>
          <w:tcPr>
            <w:tcW w:w="3145" w:type="dxa"/>
            <w:hideMark/>
          </w:tcPr>
          <w:p w14:paraId="0C43332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T_IMPQ_DC_1</w:t>
            </w:r>
          </w:p>
        </w:tc>
        <w:tc>
          <w:tcPr>
            <w:tcW w:w="1170" w:type="dxa"/>
            <w:gridSpan w:val="2"/>
            <w:hideMark/>
          </w:tcPr>
          <w:p w14:paraId="090E83D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55066B5" w14:textId="36B66D9B"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CE57235" w14:textId="3F5B1C1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95B023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096587A" w14:textId="77777777" w:rsidTr="00102FDC">
        <w:trPr>
          <w:jc w:val="center"/>
        </w:trPr>
        <w:tc>
          <w:tcPr>
            <w:tcW w:w="3145" w:type="dxa"/>
            <w:hideMark/>
          </w:tcPr>
          <w:p w14:paraId="6CC918F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T_IN_BIO_BUF</w:t>
            </w:r>
          </w:p>
        </w:tc>
        <w:tc>
          <w:tcPr>
            <w:tcW w:w="1170" w:type="dxa"/>
            <w:gridSpan w:val="2"/>
            <w:hideMark/>
          </w:tcPr>
          <w:p w14:paraId="79CF4B6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D34DCAF" w14:textId="0F97A8A8"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08C13D2" w14:textId="19D2207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8E126B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C70C678" w14:textId="77777777" w:rsidTr="00102FDC">
        <w:trPr>
          <w:jc w:val="center"/>
        </w:trPr>
        <w:tc>
          <w:tcPr>
            <w:tcW w:w="3145" w:type="dxa"/>
            <w:hideMark/>
          </w:tcPr>
          <w:p w14:paraId="12CD03A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T_IPTAT_1u_1</w:t>
            </w:r>
          </w:p>
        </w:tc>
        <w:tc>
          <w:tcPr>
            <w:tcW w:w="1170" w:type="dxa"/>
            <w:gridSpan w:val="2"/>
            <w:hideMark/>
          </w:tcPr>
          <w:p w14:paraId="5E130F5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E8F21F2" w14:textId="482DE43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C4144DE" w14:textId="7336F62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EFBC99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454747B" w14:textId="77777777" w:rsidTr="00102FDC">
        <w:trPr>
          <w:jc w:val="center"/>
        </w:trPr>
        <w:tc>
          <w:tcPr>
            <w:tcW w:w="3145" w:type="dxa"/>
            <w:hideMark/>
          </w:tcPr>
          <w:p w14:paraId="3D7AE10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T_OP55_1</w:t>
            </w:r>
          </w:p>
        </w:tc>
        <w:tc>
          <w:tcPr>
            <w:tcW w:w="1170" w:type="dxa"/>
            <w:gridSpan w:val="2"/>
            <w:hideMark/>
          </w:tcPr>
          <w:p w14:paraId="2E17B81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855FB53" w14:textId="2399BC4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EFD1494" w14:textId="3D3AEAFF"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E0B58A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BFCF542" w14:textId="77777777" w:rsidTr="00102FDC">
        <w:trPr>
          <w:jc w:val="center"/>
        </w:trPr>
        <w:tc>
          <w:tcPr>
            <w:tcW w:w="3145" w:type="dxa"/>
            <w:hideMark/>
          </w:tcPr>
          <w:p w14:paraId="3705518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T_OP90_2</w:t>
            </w:r>
          </w:p>
        </w:tc>
        <w:tc>
          <w:tcPr>
            <w:tcW w:w="1170" w:type="dxa"/>
            <w:gridSpan w:val="2"/>
            <w:hideMark/>
          </w:tcPr>
          <w:p w14:paraId="621650E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C248548" w14:textId="5BD8812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D2AC773" w14:textId="05BC1955"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D32413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3B5E56F5" w14:textId="77777777" w:rsidTr="00102FDC">
        <w:trPr>
          <w:jc w:val="center"/>
        </w:trPr>
        <w:tc>
          <w:tcPr>
            <w:tcW w:w="3145" w:type="dxa"/>
            <w:hideMark/>
          </w:tcPr>
          <w:p w14:paraId="4259BEB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T_OUT_BIO_BUF</w:t>
            </w:r>
          </w:p>
        </w:tc>
        <w:tc>
          <w:tcPr>
            <w:tcW w:w="1170" w:type="dxa"/>
            <w:gridSpan w:val="2"/>
            <w:hideMark/>
          </w:tcPr>
          <w:p w14:paraId="07F749B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60BF3A0" w14:textId="1BE07A9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4D44215" w14:textId="15C79E2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DF7ED7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121BCC41" w14:textId="77777777" w:rsidTr="00102FDC">
        <w:trPr>
          <w:jc w:val="center"/>
        </w:trPr>
        <w:tc>
          <w:tcPr>
            <w:tcW w:w="3145" w:type="dxa"/>
            <w:hideMark/>
          </w:tcPr>
          <w:p w14:paraId="2D3AD59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lastRenderedPageBreak/>
              <w:t>T_OUT_GSR</w:t>
            </w:r>
          </w:p>
        </w:tc>
        <w:tc>
          <w:tcPr>
            <w:tcW w:w="1170" w:type="dxa"/>
            <w:gridSpan w:val="2"/>
            <w:hideMark/>
          </w:tcPr>
          <w:p w14:paraId="4520BA8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ACD84DC" w14:textId="0DCB7ACD"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139FA6A1" w14:textId="638685F2"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EC8381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DD44E4C" w14:textId="77777777" w:rsidTr="00102FDC">
        <w:trPr>
          <w:jc w:val="center"/>
        </w:trPr>
        <w:tc>
          <w:tcPr>
            <w:tcW w:w="3145" w:type="dxa"/>
            <w:hideMark/>
          </w:tcPr>
          <w:p w14:paraId="4F7798A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T_OUT_PPG_BUF</w:t>
            </w:r>
          </w:p>
        </w:tc>
        <w:tc>
          <w:tcPr>
            <w:tcW w:w="1170" w:type="dxa"/>
            <w:gridSpan w:val="2"/>
            <w:hideMark/>
          </w:tcPr>
          <w:p w14:paraId="3A27291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D938F1E" w14:textId="5232C7B0"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B610219" w14:textId="1CBA993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39A344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9B9E220" w14:textId="77777777" w:rsidTr="00102FDC">
        <w:trPr>
          <w:jc w:val="center"/>
        </w:trPr>
        <w:tc>
          <w:tcPr>
            <w:tcW w:w="3145" w:type="dxa"/>
            <w:hideMark/>
          </w:tcPr>
          <w:p w14:paraId="04CCB6E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T_SENSE_1V2</w:t>
            </w:r>
          </w:p>
        </w:tc>
        <w:tc>
          <w:tcPr>
            <w:tcW w:w="1170" w:type="dxa"/>
            <w:gridSpan w:val="2"/>
            <w:hideMark/>
          </w:tcPr>
          <w:p w14:paraId="3C91174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1D6123D" w14:textId="0123942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536DF74" w14:textId="5A88168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52724C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5DC68B3" w14:textId="77777777" w:rsidTr="00102FDC">
        <w:trPr>
          <w:gridAfter w:val="1"/>
          <w:wAfter w:w="1175" w:type="dxa"/>
          <w:jc w:val="center"/>
        </w:trPr>
        <w:tc>
          <w:tcPr>
            <w:tcW w:w="3145" w:type="dxa"/>
            <w:hideMark/>
          </w:tcPr>
          <w:p w14:paraId="3B24893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T_SENSEIBG_1V2</w:t>
            </w:r>
          </w:p>
        </w:tc>
        <w:tc>
          <w:tcPr>
            <w:tcW w:w="1170" w:type="dxa"/>
            <w:hideMark/>
          </w:tcPr>
          <w:p w14:paraId="03B0E78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457A09D" w14:textId="4CF6DD7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4AF4378" w14:textId="5648DD1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2BC1E1F"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97D3195" w14:textId="77777777" w:rsidTr="00102FDC">
        <w:trPr>
          <w:jc w:val="center"/>
        </w:trPr>
        <w:tc>
          <w:tcPr>
            <w:tcW w:w="3145" w:type="dxa"/>
            <w:hideMark/>
          </w:tcPr>
          <w:p w14:paraId="33A961E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T_CM_HLT_1</w:t>
            </w:r>
          </w:p>
        </w:tc>
        <w:tc>
          <w:tcPr>
            <w:tcW w:w="1170" w:type="dxa"/>
            <w:gridSpan w:val="2"/>
            <w:hideMark/>
          </w:tcPr>
          <w:p w14:paraId="041DFB0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8AB8635" w14:textId="359A83B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0D348ED8" w14:textId="1B8D596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458B0A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F1120CC" w14:textId="77777777" w:rsidTr="00102FDC">
        <w:trPr>
          <w:jc w:val="center"/>
        </w:trPr>
        <w:tc>
          <w:tcPr>
            <w:tcW w:w="3145" w:type="dxa"/>
            <w:hideMark/>
          </w:tcPr>
          <w:p w14:paraId="62E40F3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T_SENSEVBG_1V2</w:t>
            </w:r>
          </w:p>
        </w:tc>
        <w:tc>
          <w:tcPr>
            <w:tcW w:w="1170" w:type="dxa"/>
            <w:gridSpan w:val="2"/>
            <w:hideMark/>
          </w:tcPr>
          <w:p w14:paraId="6227EAD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AAF0336" w14:textId="03BB9086"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0696013" w14:textId="4AE051C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5597793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60ECC821" w14:textId="77777777" w:rsidTr="00102FDC">
        <w:trPr>
          <w:jc w:val="center"/>
        </w:trPr>
        <w:tc>
          <w:tcPr>
            <w:tcW w:w="3145" w:type="dxa"/>
            <w:hideMark/>
          </w:tcPr>
          <w:p w14:paraId="3F23FD5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o_end_calibration_1V2</w:t>
            </w:r>
          </w:p>
        </w:tc>
        <w:tc>
          <w:tcPr>
            <w:tcW w:w="1170" w:type="dxa"/>
            <w:gridSpan w:val="2"/>
            <w:hideMark/>
          </w:tcPr>
          <w:p w14:paraId="62BAB42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3C97AE33" w14:textId="4DA40905"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2F9EACFD" w14:textId="6D7F02B4"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55F37C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0AA18568" w14:textId="77777777" w:rsidTr="00102FDC">
        <w:trPr>
          <w:jc w:val="center"/>
        </w:trPr>
        <w:tc>
          <w:tcPr>
            <w:tcW w:w="3145" w:type="dxa"/>
            <w:hideMark/>
          </w:tcPr>
          <w:p w14:paraId="76C6823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pd_osc_clk32k</w:t>
            </w:r>
          </w:p>
        </w:tc>
        <w:tc>
          <w:tcPr>
            <w:tcW w:w="1170" w:type="dxa"/>
            <w:gridSpan w:val="2"/>
            <w:hideMark/>
          </w:tcPr>
          <w:p w14:paraId="387E44D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467FD36D" w14:textId="28FAE254"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5F246D7C" w14:textId="308A58DD"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1389056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se si seleziona</w:t>
            </w:r>
          </w:p>
        </w:tc>
      </w:tr>
      <w:tr w:rsidR="00102FDC" w:rsidRPr="00102FDC" w14:paraId="7828C213" w14:textId="77777777" w:rsidTr="00102FDC">
        <w:trPr>
          <w:jc w:val="center"/>
        </w:trPr>
        <w:tc>
          <w:tcPr>
            <w:tcW w:w="3145" w:type="dxa"/>
            <w:hideMark/>
          </w:tcPr>
          <w:p w14:paraId="7187AEB6"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o_pd_buf_gpio1</w:t>
            </w:r>
          </w:p>
        </w:tc>
        <w:tc>
          <w:tcPr>
            <w:tcW w:w="1170" w:type="dxa"/>
            <w:gridSpan w:val="2"/>
            <w:hideMark/>
          </w:tcPr>
          <w:p w14:paraId="7D46645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51C20292" w14:textId="0A2974B2"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08450EC" w14:textId="2579EE91"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F21363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2C17A1F9" w14:textId="77777777" w:rsidTr="00102FDC">
        <w:trPr>
          <w:jc w:val="center"/>
        </w:trPr>
        <w:tc>
          <w:tcPr>
            <w:tcW w:w="3145" w:type="dxa"/>
            <w:hideMark/>
          </w:tcPr>
          <w:p w14:paraId="4EAA4FA8"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o_pd_buf_gpio2</w:t>
            </w:r>
          </w:p>
        </w:tc>
        <w:tc>
          <w:tcPr>
            <w:tcW w:w="1170" w:type="dxa"/>
            <w:gridSpan w:val="2"/>
            <w:hideMark/>
          </w:tcPr>
          <w:p w14:paraId="76BECA8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25E0D35A" w14:textId="3C01AB6C"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1</w:t>
            </w:r>
          </w:p>
        </w:tc>
        <w:tc>
          <w:tcPr>
            <w:tcW w:w="1175" w:type="dxa"/>
            <w:hideMark/>
          </w:tcPr>
          <w:p w14:paraId="106B94FA" w14:textId="04615AB0"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A3EF3B2"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8E818CA" w14:textId="77777777" w:rsidTr="00102FDC">
        <w:trPr>
          <w:jc w:val="center"/>
        </w:trPr>
        <w:tc>
          <w:tcPr>
            <w:tcW w:w="3145" w:type="dxa"/>
            <w:hideMark/>
          </w:tcPr>
          <w:p w14:paraId="21AD8AAD"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EN_CLK_EXT</w:t>
            </w:r>
          </w:p>
        </w:tc>
        <w:tc>
          <w:tcPr>
            <w:tcW w:w="1170" w:type="dxa"/>
            <w:gridSpan w:val="2"/>
            <w:hideMark/>
          </w:tcPr>
          <w:p w14:paraId="19ADD1B0"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1F5F9AE0" w14:textId="6F85C52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0</w:t>
            </w:r>
          </w:p>
        </w:tc>
        <w:tc>
          <w:tcPr>
            <w:tcW w:w="1175" w:type="dxa"/>
            <w:hideMark/>
          </w:tcPr>
          <w:p w14:paraId="3C520150" w14:textId="419C2C6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310932A1"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w:t>
            </w:r>
          </w:p>
        </w:tc>
      </w:tr>
      <w:tr w:rsidR="00102FDC" w:rsidRPr="00102FDC" w14:paraId="4E87072E" w14:textId="77777777" w:rsidTr="00102FDC">
        <w:trPr>
          <w:jc w:val="center"/>
        </w:trPr>
        <w:tc>
          <w:tcPr>
            <w:tcW w:w="3145" w:type="dxa"/>
            <w:hideMark/>
          </w:tcPr>
          <w:p w14:paraId="0B0BD01B"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WHO_AM_I</w:t>
            </w:r>
          </w:p>
        </w:tc>
        <w:tc>
          <w:tcPr>
            <w:tcW w:w="1170" w:type="dxa"/>
            <w:gridSpan w:val="2"/>
            <w:hideMark/>
          </w:tcPr>
          <w:p w14:paraId="5F3B63A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0B8D7992" w14:textId="79E87F97"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D7</w:t>
            </w:r>
          </w:p>
        </w:tc>
        <w:tc>
          <w:tcPr>
            <w:tcW w:w="1175" w:type="dxa"/>
            <w:hideMark/>
          </w:tcPr>
          <w:p w14:paraId="046B5205" w14:textId="3F7F23C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 [7:0]</w:t>
            </w:r>
          </w:p>
        </w:tc>
        <w:tc>
          <w:tcPr>
            <w:tcW w:w="4585" w:type="dxa"/>
            <w:gridSpan w:val="2"/>
            <w:hideMark/>
          </w:tcPr>
          <w:p w14:paraId="2436347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u_regmap_otp.DEV_ID_i, Description: ? OK ?</w:t>
            </w:r>
          </w:p>
        </w:tc>
      </w:tr>
      <w:tr w:rsidR="00102FDC" w:rsidRPr="00102FDC" w14:paraId="27554237" w14:textId="77777777" w:rsidTr="00102FDC">
        <w:trPr>
          <w:jc w:val="center"/>
        </w:trPr>
        <w:tc>
          <w:tcPr>
            <w:tcW w:w="3145" w:type="dxa"/>
            <w:hideMark/>
          </w:tcPr>
          <w:p w14:paraId="2D2B3CA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if_sclk_i3c_in</w:t>
            </w:r>
          </w:p>
        </w:tc>
        <w:tc>
          <w:tcPr>
            <w:tcW w:w="1170" w:type="dxa"/>
            <w:gridSpan w:val="2"/>
            <w:hideMark/>
          </w:tcPr>
          <w:p w14:paraId="6EC30E23"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65CA22A4" w14:textId="6773C6C1"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4C024063" w14:textId="6A1FECBE"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0D6CF08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0B2354E9" w14:textId="77777777" w:rsidTr="00102FDC">
        <w:trPr>
          <w:jc w:val="center"/>
        </w:trPr>
        <w:tc>
          <w:tcPr>
            <w:tcW w:w="3145" w:type="dxa"/>
            <w:hideMark/>
          </w:tcPr>
          <w:p w14:paraId="0CDA0E8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if_sda_sdi_i3c_in</w:t>
            </w:r>
          </w:p>
        </w:tc>
        <w:tc>
          <w:tcPr>
            <w:tcW w:w="1170" w:type="dxa"/>
            <w:gridSpan w:val="2"/>
            <w:hideMark/>
          </w:tcPr>
          <w:p w14:paraId="246BFCA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5E437589" w14:textId="1D7C0E39" w:rsidR="009D5EE1" w:rsidRPr="00102FDC" w:rsidRDefault="009D5EE1" w:rsidP="009D5EE1">
            <w:pPr>
              <w:spacing w:after="240"/>
              <w:rPr>
                <w:rFonts w:ascii="Segoe UI" w:eastAsia="Times New Roman" w:hAnsi="Segoe UI" w:cs="Segoe UI"/>
                <w:color w:val="auto"/>
              </w:rPr>
            </w:pPr>
            <w:r w:rsidRPr="00102FDC">
              <w:rPr>
                <w:rFonts w:cs="Arial"/>
                <w:color w:val="auto"/>
                <w:sz w:val="20"/>
                <w:szCs w:val="20"/>
              </w:rPr>
              <w:t> </w:t>
            </w:r>
          </w:p>
        </w:tc>
        <w:tc>
          <w:tcPr>
            <w:tcW w:w="1175" w:type="dxa"/>
            <w:hideMark/>
          </w:tcPr>
          <w:p w14:paraId="5DC86191" w14:textId="3195E373"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6B53DBC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u_pad_mux</w:t>
            </w:r>
          </w:p>
        </w:tc>
      </w:tr>
      <w:tr w:rsidR="00102FDC" w:rsidRPr="00102FDC" w14:paraId="2F8D6AAB" w14:textId="77777777" w:rsidTr="00102FDC">
        <w:trPr>
          <w:jc w:val="center"/>
        </w:trPr>
        <w:tc>
          <w:tcPr>
            <w:tcW w:w="3145" w:type="dxa"/>
            <w:hideMark/>
          </w:tcPr>
          <w:p w14:paraId="657D2C9C"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VREF</w:t>
            </w:r>
          </w:p>
        </w:tc>
        <w:tc>
          <w:tcPr>
            <w:tcW w:w="1170" w:type="dxa"/>
            <w:gridSpan w:val="2"/>
            <w:hideMark/>
          </w:tcPr>
          <w:p w14:paraId="0E253ED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7C4A9009" w14:textId="5F816E97" w:rsidR="009D5EE1" w:rsidRPr="00102FDC" w:rsidRDefault="009D5EE1" w:rsidP="009D5EE1">
            <w:pPr>
              <w:spacing w:after="240"/>
              <w:rPr>
                <w:rFonts w:ascii="Segoe UI" w:eastAsia="Times New Roman" w:hAnsi="Segoe UI" w:cs="Segoe UI"/>
                <w:color w:val="auto"/>
              </w:rPr>
            </w:pPr>
          </w:p>
        </w:tc>
        <w:tc>
          <w:tcPr>
            <w:tcW w:w="1175" w:type="dxa"/>
            <w:hideMark/>
          </w:tcPr>
          <w:p w14:paraId="45E822E8" w14:textId="49C3EC3C"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758FFA97"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u_otp</w:t>
            </w:r>
          </w:p>
        </w:tc>
      </w:tr>
      <w:tr w:rsidR="00102FDC" w:rsidRPr="00102FDC" w14:paraId="20E6EF9D" w14:textId="77777777" w:rsidTr="00102FDC">
        <w:trPr>
          <w:jc w:val="center"/>
        </w:trPr>
        <w:tc>
          <w:tcPr>
            <w:tcW w:w="3145" w:type="dxa"/>
            <w:hideMark/>
          </w:tcPr>
          <w:p w14:paraId="5F41E6AE"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IREF</w:t>
            </w:r>
          </w:p>
        </w:tc>
        <w:tc>
          <w:tcPr>
            <w:tcW w:w="1170" w:type="dxa"/>
            <w:gridSpan w:val="2"/>
            <w:hideMark/>
          </w:tcPr>
          <w:p w14:paraId="7E3B82C4"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input</w:t>
            </w:r>
          </w:p>
        </w:tc>
        <w:tc>
          <w:tcPr>
            <w:tcW w:w="1175" w:type="dxa"/>
            <w:vAlign w:val="center"/>
          </w:tcPr>
          <w:p w14:paraId="46E1DDD7" w14:textId="77777777" w:rsidR="009D5EE1" w:rsidRPr="00102FDC" w:rsidRDefault="009D5EE1" w:rsidP="009D5EE1">
            <w:pPr>
              <w:spacing w:after="240"/>
              <w:rPr>
                <w:rFonts w:ascii="Segoe UI" w:eastAsia="Times New Roman" w:hAnsi="Segoe UI" w:cs="Segoe UI"/>
                <w:color w:val="auto"/>
              </w:rPr>
            </w:pPr>
          </w:p>
        </w:tc>
        <w:tc>
          <w:tcPr>
            <w:tcW w:w="1175" w:type="dxa"/>
            <w:hideMark/>
          </w:tcPr>
          <w:p w14:paraId="4C148613" w14:textId="3C092BCB"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4A685DE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to u_otp</w:t>
            </w:r>
          </w:p>
        </w:tc>
      </w:tr>
      <w:tr w:rsidR="00102FDC" w:rsidRPr="00102FDC" w14:paraId="244334CE" w14:textId="77777777" w:rsidTr="00102FDC">
        <w:trPr>
          <w:jc w:val="center"/>
        </w:trPr>
        <w:tc>
          <w:tcPr>
            <w:tcW w:w="3145" w:type="dxa"/>
            <w:hideMark/>
          </w:tcPr>
          <w:p w14:paraId="56831035"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OTP_IREF_WAKEUP</w:t>
            </w:r>
          </w:p>
        </w:tc>
        <w:tc>
          <w:tcPr>
            <w:tcW w:w="1170" w:type="dxa"/>
            <w:gridSpan w:val="2"/>
            <w:hideMark/>
          </w:tcPr>
          <w:p w14:paraId="7D11A79A"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output</w:t>
            </w:r>
          </w:p>
        </w:tc>
        <w:tc>
          <w:tcPr>
            <w:tcW w:w="1175" w:type="dxa"/>
            <w:vAlign w:val="center"/>
          </w:tcPr>
          <w:p w14:paraId="7AEC9019" w14:textId="077AB787" w:rsidR="009D5EE1" w:rsidRPr="00102FDC" w:rsidRDefault="0099570C" w:rsidP="009D5EE1">
            <w:pPr>
              <w:spacing w:after="240"/>
              <w:rPr>
                <w:rFonts w:ascii="Segoe UI" w:eastAsia="Times New Roman" w:hAnsi="Segoe UI" w:cs="Segoe UI"/>
                <w:color w:val="auto"/>
              </w:rPr>
            </w:pPr>
            <w:r w:rsidRPr="00102FDC">
              <w:rPr>
                <w:rFonts w:ascii="Segoe UI" w:eastAsia="Times New Roman" w:hAnsi="Segoe UI" w:cs="Segoe UI"/>
                <w:color w:val="auto"/>
              </w:rPr>
              <w:t>0</w:t>
            </w:r>
          </w:p>
        </w:tc>
        <w:tc>
          <w:tcPr>
            <w:tcW w:w="1175" w:type="dxa"/>
            <w:hideMark/>
          </w:tcPr>
          <w:p w14:paraId="2957C3CB" w14:textId="79F9B04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wire</w:t>
            </w:r>
          </w:p>
        </w:tc>
        <w:tc>
          <w:tcPr>
            <w:tcW w:w="4585" w:type="dxa"/>
            <w:gridSpan w:val="2"/>
            <w:hideMark/>
          </w:tcPr>
          <w:p w14:paraId="26FF1E89" w14:textId="77777777" w:rsidR="009D5EE1" w:rsidRPr="00102FDC" w:rsidRDefault="009D5EE1" w:rsidP="009D5EE1">
            <w:pPr>
              <w:spacing w:after="240"/>
              <w:rPr>
                <w:rFonts w:ascii="Segoe UI" w:eastAsia="Times New Roman" w:hAnsi="Segoe UI" w:cs="Segoe UI"/>
                <w:color w:val="auto"/>
              </w:rPr>
            </w:pPr>
            <w:r w:rsidRPr="00102FDC">
              <w:rPr>
                <w:rFonts w:ascii="Segoe UI" w:eastAsia="Times New Roman" w:hAnsi="Segoe UI" w:cs="Segoe UI"/>
                <w:color w:val="auto"/>
              </w:rPr>
              <w:t>from u_scan_out_mux, Description: Enable Mirror OTP</w:t>
            </w:r>
          </w:p>
        </w:tc>
      </w:tr>
    </w:tbl>
    <w:p w14:paraId="112FF608" w14:textId="77777777" w:rsidR="00B65524" w:rsidRDefault="00B65524" w:rsidP="00B65524">
      <w:pPr>
        <w:rPr>
          <w:noProof/>
        </w:rPr>
      </w:pPr>
    </w:p>
    <w:p w14:paraId="301BD2DD" w14:textId="77777777" w:rsidR="00C8276C" w:rsidRDefault="00B65524" w:rsidP="00B65524">
      <w:r w:rsidRPr="001F123B">
        <w:t xml:space="preserve"> </w:t>
      </w:r>
    </w:p>
    <w:p w14:paraId="66BF56D2" w14:textId="23B93F64" w:rsidR="0082010F" w:rsidRDefault="00ED2D01" w:rsidP="0082010F">
      <w:pPr>
        <w:pStyle w:val="Caption"/>
        <w:jc w:val="center"/>
      </w:pPr>
      <w:bookmarkStart w:id="36" w:name="_Toc210989342"/>
      <w:r>
        <w:t>Table</w:t>
      </w:r>
      <w:r w:rsidR="0082010F">
        <w:t xml:space="preserve"> </w:t>
      </w:r>
      <w:fldSimple w:instr=" SEQ Tableau \* ARABIC ">
        <w:r w:rsidR="00E27A95">
          <w:rPr>
            <w:noProof/>
          </w:rPr>
          <w:t>6</w:t>
        </w:r>
      </w:fldSimple>
      <w:r w:rsidR="0082010F">
        <w:t>: Digital I/O List</w:t>
      </w:r>
      <w:bookmarkEnd w:id="36"/>
    </w:p>
    <w:p w14:paraId="7869BA12" w14:textId="7C4D392F" w:rsidR="00B65524" w:rsidRDefault="00B65524" w:rsidP="00B65524">
      <w:pPr>
        <w:rPr>
          <w:rFonts w:asciiTheme="majorHAnsi" w:eastAsiaTheme="majorEastAsia" w:hAnsiTheme="majorHAnsi" w:cstheme="majorBidi"/>
          <w:color w:val="03234B" w:themeColor="text1"/>
          <w:sz w:val="32"/>
          <w:szCs w:val="32"/>
        </w:rPr>
      </w:pPr>
    </w:p>
    <w:p w14:paraId="329EC465" w14:textId="0D0CE352" w:rsidR="008476E2" w:rsidRDefault="008476E2" w:rsidP="008476E2">
      <w:pPr>
        <w:pStyle w:val="Heading1"/>
      </w:pPr>
      <w:bookmarkStart w:id="37" w:name="_Interconnect"/>
      <w:bookmarkStart w:id="38" w:name="_Toc224827088"/>
      <w:bookmarkEnd w:id="34"/>
      <w:bookmarkEnd w:id="35"/>
      <w:bookmarkEnd w:id="37"/>
      <w:r>
        <w:t>Power D</w:t>
      </w:r>
      <w:r w:rsidR="0039685A">
        <w:t>omains</w:t>
      </w:r>
      <w:bookmarkEnd w:id="38"/>
    </w:p>
    <w:p w14:paraId="5E874355" w14:textId="6E1780FA" w:rsidR="00FF342B" w:rsidRPr="00FF342B" w:rsidRDefault="00FF342B" w:rsidP="00FF342B">
      <w:pPr>
        <w:pStyle w:val="Heading20"/>
      </w:pPr>
      <w:bookmarkStart w:id="39" w:name="_Toc224827089"/>
      <w:r w:rsidRPr="00FF342B">
        <w:t>Introduction</w:t>
      </w:r>
      <w:bookmarkEnd w:id="39"/>
    </w:p>
    <w:p w14:paraId="5142DEF0" w14:textId="460A2DC6" w:rsidR="00FF342B" w:rsidRPr="004B4813" w:rsidRDefault="00FF342B" w:rsidP="00152C3C">
      <w:pPr>
        <w:pStyle w:val="NoSpacing"/>
      </w:pPr>
      <w:r w:rsidRPr="004B4813">
        <w:t xml:space="preserve">This </w:t>
      </w:r>
      <w:r w:rsidR="00B9545C">
        <w:t xml:space="preserve">document paragraph </w:t>
      </w:r>
      <w:r w:rsidRPr="004B4813">
        <w:t xml:space="preserve">describes the Power Domain architecture implemented in the STBIO1. The goal is to provide a detailed overview of the power domain partitioning, their functionalities, </w:t>
      </w:r>
      <w:r w:rsidRPr="004B4813">
        <w:lastRenderedPageBreak/>
        <w:t>control modes, and interactions between the various functional blocks.</w:t>
      </w:r>
      <w:r w:rsidR="00000000">
        <w:pict w14:anchorId="4904F712">
          <v:rect id="_x0000_i1025" style="width:0;height:0" o:hralign="center" o:hrstd="t" o:hrnoshade="t" o:hr="t" fillcolor="black" stroked="f"/>
        </w:pict>
      </w:r>
    </w:p>
    <w:p w14:paraId="0D6F7D8C" w14:textId="27869E58" w:rsidR="00FF342B" w:rsidRPr="00711C0B" w:rsidRDefault="00FF342B" w:rsidP="00FF342B">
      <w:pPr>
        <w:pStyle w:val="Heading20"/>
      </w:pPr>
      <w:bookmarkStart w:id="40" w:name="_Toc224827090"/>
      <w:r w:rsidRPr="00FF342B">
        <w:t>Definitions</w:t>
      </w:r>
      <w:bookmarkEnd w:id="40"/>
    </w:p>
    <w:p w14:paraId="009DDD49" w14:textId="77777777" w:rsidR="00FF342B" w:rsidRPr="00FF342B" w:rsidRDefault="00FF342B" w:rsidP="00FF342B">
      <w:pPr>
        <w:rPr>
          <w:lang w:val="en-US"/>
        </w:rPr>
      </w:pPr>
    </w:p>
    <w:p w14:paraId="483BFF42" w14:textId="2D45E1DC" w:rsidR="0054797A" w:rsidRPr="005B01B7" w:rsidRDefault="00FF342B" w:rsidP="0054797A">
      <w:pPr>
        <w:pStyle w:val="IbulletL2"/>
      </w:pPr>
      <w:r w:rsidRPr="004B4813">
        <w:rPr>
          <w:b/>
          <w:bCs/>
        </w:rPr>
        <w:t>Power Domain (PD):</w:t>
      </w:r>
      <w:r w:rsidRPr="004B4813">
        <w:t> A set of logic blocks sharing the same power supply, which can be powered on/off independently.</w:t>
      </w:r>
    </w:p>
    <w:p w14:paraId="186028DC" w14:textId="77777777" w:rsidR="00FF342B" w:rsidRPr="004B4813" w:rsidRDefault="00FF342B" w:rsidP="004B4813">
      <w:pPr>
        <w:pStyle w:val="IbulletL2"/>
      </w:pPr>
      <w:r w:rsidRPr="004B4813">
        <w:rPr>
          <w:b/>
          <w:bCs/>
        </w:rPr>
        <w:t>Always-On Domain (AON):</w:t>
      </w:r>
      <w:r w:rsidRPr="004B4813">
        <w:t> Domain that is always powered, even in low-power modes.</w:t>
      </w:r>
    </w:p>
    <w:p w14:paraId="3C0C4861" w14:textId="77777777" w:rsidR="00FF342B" w:rsidRPr="004B4813" w:rsidRDefault="00FF342B" w:rsidP="004B4813">
      <w:pPr>
        <w:pStyle w:val="IbulletL2"/>
      </w:pPr>
      <w:r w:rsidRPr="004B4813">
        <w:rPr>
          <w:b/>
          <w:bCs/>
        </w:rPr>
        <w:t>Retention Domain:</w:t>
      </w:r>
      <w:r w:rsidRPr="004B4813">
        <w:t> Domain that retains register state even when the main logic is powered down.</w:t>
      </w:r>
    </w:p>
    <w:p w14:paraId="14DA780F" w14:textId="6FA240C0" w:rsidR="00FF342B" w:rsidRDefault="00FF342B" w:rsidP="004B4813">
      <w:pPr>
        <w:pStyle w:val="IbulletL2"/>
      </w:pPr>
      <w:r w:rsidRPr="004B4813">
        <w:rPr>
          <w:b/>
          <w:bCs/>
        </w:rPr>
        <w:t>Switchable Domain:</w:t>
      </w:r>
      <w:r w:rsidRPr="004B4813">
        <w:t> Domain that can be completely powered off to save energy.</w:t>
      </w:r>
    </w:p>
    <w:p w14:paraId="37066E01" w14:textId="1BEF5B73" w:rsidR="00711C0B" w:rsidRPr="00711C0B" w:rsidRDefault="00711C0B" w:rsidP="00711C0B">
      <w:pPr>
        <w:pStyle w:val="Heading20"/>
      </w:pPr>
      <w:bookmarkStart w:id="41" w:name="_Toc224827091"/>
      <w:r w:rsidRPr="00711C0B">
        <w:t>Power Domain Architecture</w:t>
      </w:r>
      <w:bookmarkEnd w:id="41"/>
    </w:p>
    <w:tbl>
      <w:tblPr>
        <w:tblStyle w:val="TableGrid"/>
        <w:tblW w:w="0" w:type="auto"/>
        <w:tblInd w:w="360" w:type="dxa"/>
        <w:tblLook w:val="04A0" w:firstRow="1" w:lastRow="0" w:firstColumn="1" w:lastColumn="0" w:noHBand="0" w:noVBand="1"/>
      </w:tblPr>
      <w:tblGrid>
        <w:gridCol w:w="1521"/>
        <w:gridCol w:w="2430"/>
        <w:gridCol w:w="1232"/>
        <w:gridCol w:w="1440"/>
        <w:gridCol w:w="963"/>
        <w:gridCol w:w="1502"/>
      </w:tblGrid>
      <w:tr w:rsidR="00286424" w:rsidRPr="00F34B0C" w14:paraId="634DBCD1" w14:textId="77777777" w:rsidTr="00286424">
        <w:tc>
          <w:tcPr>
            <w:tcW w:w="0" w:type="auto"/>
            <w:hideMark/>
          </w:tcPr>
          <w:p w14:paraId="06D7D836" w14:textId="77777777" w:rsidR="00F34B0C" w:rsidRPr="00F34B0C" w:rsidRDefault="00F34B0C" w:rsidP="00F34B0C">
            <w:pPr>
              <w:spacing w:before="300" w:after="300"/>
              <w:jc w:val="center"/>
              <w:rPr>
                <w:rFonts w:ascii="Helvetica" w:eastAsia="Times New Roman" w:hAnsi="Helvetica" w:cs="Helvetica"/>
                <w:b/>
                <w:bCs/>
                <w:color w:val="000000"/>
                <w:sz w:val="21"/>
                <w:szCs w:val="21"/>
                <w:lang w:val="en-US"/>
              </w:rPr>
            </w:pPr>
            <w:r w:rsidRPr="00F34B0C">
              <w:rPr>
                <w:rFonts w:ascii="Helvetica" w:eastAsia="Times New Roman" w:hAnsi="Helvetica" w:cs="Helvetica"/>
                <w:b/>
                <w:bCs/>
                <w:color w:val="000000"/>
                <w:sz w:val="21"/>
                <w:szCs w:val="21"/>
                <w:lang w:val="en-US"/>
              </w:rPr>
              <w:t>Domain Name</w:t>
            </w:r>
          </w:p>
        </w:tc>
        <w:tc>
          <w:tcPr>
            <w:tcW w:w="2430" w:type="dxa"/>
            <w:hideMark/>
          </w:tcPr>
          <w:p w14:paraId="218E500F" w14:textId="77777777" w:rsidR="00F34B0C" w:rsidRPr="00F34B0C" w:rsidRDefault="00F34B0C" w:rsidP="00F34B0C">
            <w:pPr>
              <w:spacing w:before="300" w:after="300"/>
              <w:rPr>
                <w:rFonts w:ascii="Helvetica" w:eastAsia="Times New Roman" w:hAnsi="Helvetica" w:cs="Helvetica"/>
                <w:b/>
                <w:bCs/>
                <w:color w:val="000000"/>
                <w:sz w:val="21"/>
                <w:szCs w:val="21"/>
                <w:lang w:val="en-US"/>
              </w:rPr>
            </w:pPr>
            <w:r w:rsidRPr="00F34B0C">
              <w:rPr>
                <w:rFonts w:ascii="Helvetica" w:eastAsia="Times New Roman" w:hAnsi="Helvetica" w:cs="Helvetica"/>
                <w:b/>
                <w:bCs/>
                <w:color w:val="000000"/>
                <w:sz w:val="21"/>
                <w:szCs w:val="21"/>
                <w:lang w:val="en-US"/>
              </w:rPr>
              <w:t>Included Block(s)</w:t>
            </w:r>
          </w:p>
        </w:tc>
        <w:tc>
          <w:tcPr>
            <w:tcW w:w="1170" w:type="dxa"/>
            <w:hideMark/>
          </w:tcPr>
          <w:p w14:paraId="6BA20B04" w14:textId="77777777" w:rsidR="00F34B0C" w:rsidRPr="00F34B0C" w:rsidRDefault="00F34B0C" w:rsidP="00F34B0C">
            <w:pPr>
              <w:spacing w:before="300" w:after="300"/>
              <w:jc w:val="center"/>
              <w:rPr>
                <w:rFonts w:ascii="Helvetica" w:eastAsia="Times New Roman" w:hAnsi="Helvetica" w:cs="Helvetica"/>
                <w:b/>
                <w:bCs/>
                <w:color w:val="000000"/>
                <w:sz w:val="21"/>
                <w:szCs w:val="21"/>
                <w:lang w:val="en-US"/>
              </w:rPr>
            </w:pPr>
            <w:r w:rsidRPr="00F34B0C">
              <w:rPr>
                <w:rFonts w:ascii="Helvetica" w:eastAsia="Times New Roman" w:hAnsi="Helvetica" w:cs="Helvetica"/>
                <w:b/>
                <w:bCs/>
                <w:color w:val="000000"/>
                <w:sz w:val="21"/>
                <w:szCs w:val="21"/>
                <w:lang w:val="en-US"/>
              </w:rPr>
              <w:t>Domain Type</w:t>
            </w:r>
          </w:p>
        </w:tc>
        <w:tc>
          <w:tcPr>
            <w:tcW w:w="1440" w:type="dxa"/>
            <w:hideMark/>
          </w:tcPr>
          <w:p w14:paraId="428D81CD" w14:textId="77777777" w:rsidR="00F34B0C" w:rsidRPr="00F34B0C" w:rsidRDefault="00F34B0C" w:rsidP="00F34B0C">
            <w:pPr>
              <w:spacing w:before="300" w:after="300"/>
              <w:jc w:val="center"/>
              <w:rPr>
                <w:rFonts w:ascii="Helvetica" w:eastAsia="Times New Roman" w:hAnsi="Helvetica" w:cs="Helvetica"/>
                <w:b/>
                <w:bCs/>
                <w:color w:val="000000"/>
                <w:sz w:val="21"/>
                <w:szCs w:val="21"/>
                <w:lang w:val="en-US"/>
              </w:rPr>
            </w:pPr>
            <w:r w:rsidRPr="00F34B0C">
              <w:rPr>
                <w:rFonts w:ascii="Helvetica" w:eastAsia="Times New Roman" w:hAnsi="Helvetica" w:cs="Helvetica"/>
                <w:b/>
                <w:bCs/>
                <w:color w:val="000000"/>
                <w:sz w:val="21"/>
                <w:szCs w:val="21"/>
                <w:lang w:val="en-US"/>
              </w:rPr>
              <w:t>Voltage [V]</w:t>
            </w:r>
          </w:p>
        </w:tc>
        <w:tc>
          <w:tcPr>
            <w:tcW w:w="963" w:type="dxa"/>
            <w:hideMark/>
          </w:tcPr>
          <w:p w14:paraId="49B97E4C" w14:textId="77777777" w:rsidR="00F34B0C" w:rsidRPr="00F34B0C" w:rsidRDefault="00F34B0C" w:rsidP="00F34B0C">
            <w:pPr>
              <w:spacing w:before="300" w:after="300"/>
              <w:jc w:val="center"/>
              <w:rPr>
                <w:rFonts w:ascii="Helvetica" w:eastAsia="Times New Roman" w:hAnsi="Helvetica" w:cs="Helvetica"/>
                <w:b/>
                <w:bCs/>
                <w:color w:val="000000"/>
                <w:sz w:val="21"/>
                <w:szCs w:val="21"/>
                <w:lang w:val="en-US"/>
              </w:rPr>
            </w:pPr>
            <w:r w:rsidRPr="00F34B0C">
              <w:rPr>
                <w:rFonts w:ascii="Helvetica" w:eastAsia="Times New Roman" w:hAnsi="Helvetica" w:cs="Helvetica"/>
                <w:b/>
                <w:bCs/>
                <w:color w:val="000000"/>
                <w:sz w:val="21"/>
                <w:szCs w:val="21"/>
                <w:lang w:val="en-US"/>
              </w:rPr>
              <w:t>Control Mode</w:t>
            </w:r>
          </w:p>
        </w:tc>
        <w:tc>
          <w:tcPr>
            <w:tcW w:w="0" w:type="auto"/>
            <w:hideMark/>
          </w:tcPr>
          <w:p w14:paraId="6C2F07DE" w14:textId="77777777" w:rsidR="00F34B0C" w:rsidRPr="00F34B0C" w:rsidRDefault="00F34B0C" w:rsidP="00F34B0C">
            <w:pPr>
              <w:spacing w:before="300" w:after="300"/>
              <w:jc w:val="center"/>
              <w:rPr>
                <w:rFonts w:ascii="Helvetica" w:eastAsia="Times New Roman" w:hAnsi="Helvetica" w:cs="Helvetica"/>
                <w:b/>
                <w:bCs/>
                <w:color w:val="000000"/>
                <w:sz w:val="21"/>
                <w:szCs w:val="21"/>
                <w:lang w:val="en-US"/>
              </w:rPr>
            </w:pPr>
            <w:r w:rsidRPr="00F34B0C">
              <w:rPr>
                <w:rFonts w:ascii="Helvetica" w:eastAsia="Times New Roman" w:hAnsi="Helvetica" w:cs="Helvetica"/>
                <w:b/>
                <w:bCs/>
                <w:color w:val="000000"/>
                <w:sz w:val="21"/>
                <w:szCs w:val="21"/>
                <w:lang w:val="en-US"/>
              </w:rPr>
              <w:t>Notes</w:t>
            </w:r>
          </w:p>
        </w:tc>
      </w:tr>
      <w:tr w:rsidR="00EC01B0" w:rsidRPr="00F34B0C" w14:paraId="5AFDADF9" w14:textId="77777777" w:rsidTr="00286424">
        <w:tc>
          <w:tcPr>
            <w:tcW w:w="0" w:type="auto"/>
            <w:hideMark/>
          </w:tcPr>
          <w:p w14:paraId="385190CB" w14:textId="2AF36F9C" w:rsidR="00F34B0C" w:rsidRPr="00F34B0C" w:rsidRDefault="00C163EA" w:rsidP="00F34B0C">
            <w:pPr>
              <w:spacing w:before="300" w:after="300"/>
              <w:jc w:val="center"/>
              <w:rPr>
                <w:rFonts w:ascii="Helvetica" w:eastAsia="Times New Roman" w:hAnsi="Helvetica" w:cs="Helvetica"/>
                <w:color w:val="000000"/>
                <w:sz w:val="21"/>
                <w:szCs w:val="21"/>
                <w:lang w:val="en-US"/>
              </w:rPr>
            </w:pPr>
            <w:bookmarkStart w:id="42" w:name="_Hlk207890980"/>
            <w:r w:rsidRPr="00C163EA">
              <w:rPr>
                <w:rFonts w:ascii="Helvetica" w:eastAsia="Times New Roman" w:hAnsi="Helvetica" w:cs="Helvetica"/>
                <w:color w:val="000000"/>
                <w:sz w:val="21"/>
                <w:szCs w:val="21"/>
              </w:rPr>
              <w:t>PD_TOP1V2 </w:t>
            </w:r>
          </w:p>
        </w:tc>
        <w:tc>
          <w:tcPr>
            <w:tcW w:w="2430" w:type="dxa"/>
            <w:hideMark/>
          </w:tcPr>
          <w:p w14:paraId="2C2C80AF" w14:textId="2268DC15" w:rsidR="00F34B0C" w:rsidRPr="00F34B0C" w:rsidRDefault="006854BD" w:rsidP="006854BD">
            <w:pPr>
              <w:spacing w:before="300" w:after="300"/>
              <w:rPr>
                <w:rFonts w:ascii="Helvetica" w:eastAsia="Times New Roman" w:hAnsi="Helvetica" w:cs="Helvetica"/>
                <w:color w:val="000000"/>
                <w:sz w:val="21"/>
                <w:szCs w:val="21"/>
                <w:lang w:val="en-US"/>
              </w:rPr>
            </w:pPr>
            <w:r w:rsidRPr="006854BD">
              <w:rPr>
                <w:rFonts w:ascii="Helvetica" w:eastAsia="Times New Roman" w:hAnsi="Helvetica" w:cs="Helvetica"/>
                <w:color w:val="000000"/>
                <w:sz w:val="21"/>
                <w:szCs w:val="21"/>
                <w:lang w:val="en-US"/>
              </w:rPr>
              <w:t>ADSP</w:t>
            </w:r>
            <w:r w:rsidR="00286424">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ca_fifo_bist_c</w:t>
            </w:r>
            <w:r w:rsidR="00286424">
              <w:rPr>
                <w:rFonts w:ascii="Helvetica" w:eastAsia="Times New Roman" w:hAnsi="Helvetica" w:cs="Helvetica"/>
                <w:color w:val="000000"/>
                <w:sz w:val="21"/>
                <w:szCs w:val="21"/>
                <w:lang w:val="en-US"/>
              </w:rPr>
              <w:t>, c</w:t>
            </w:r>
            <w:r w:rsidRPr="006854BD">
              <w:rPr>
                <w:rFonts w:ascii="Helvetica" w:eastAsia="Times New Roman" w:hAnsi="Helvetica" w:cs="Helvetica"/>
                <w:color w:val="000000"/>
                <w:sz w:val="21"/>
                <w:szCs w:val="21"/>
                <w:lang w:val="en-US"/>
              </w:rPr>
              <w:t>a_qk_bist_c</w:t>
            </w:r>
            <w:r w:rsidR="00286424">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ca_qk_rom_bist</w:t>
            </w:r>
            <w:r w:rsidR="00286424">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multi_channel_fifo</w:t>
            </w:r>
            <w:r w:rsidR="00286424">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i2c_spi_slave</w:t>
            </w:r>
            <w:r w:rsidR="00286424">
              <w:rPr>
                <w:rFonts w:ascii="Helvetica" w:eastAsia="Times New Roman" w:hAnsi="Helvetica" w:cs="Helvetica"/>
                <w:color w:val="000000"/>
                <w:sz w:val="21"/>
                <w:szCs w:val="21"/>
                <w:lang w:val="en-US"/>
              </w:rPr>
              <w:t>,</w:t>
            </w:r>
            <w:r w:rsidR="00EC01B0">
              <w:rPr>
                <w:rFonts w:ascii="Helvetica" w:eastAsia="Times New Roman" w:hAnsi="Helvetica" w:cs="Helvetica"/>
                <w:color w:val="000000"/>
                <w:sz w:val="21"/>
                <w:szCs w:val="21"/>
                <w:lang w:val="en-US"/>
              </w:rPr>
              <w:t xml:space="preserve"> </w:t>
            </w:r>
            <w:r w:rsidR="00286424">
              <w:rPr>
                <w:rFonts w:ascii="Helvetica" w:eastAsia="Times New Roman" w:hAnsi="Helvetica" w:cs="Helvetica"/>
                <w:color w:val="000000"/>
                <w:sz w:val="21"/>
                <w:szCs w:val="21"/>
                <w:lang w:val="en-US"/>
              </w:rPr>
              <w:t>m</w:t>
            </w:r>
            <w:r w:rsidRPr="006854BD">
              <w:rPr>
                <w:rFonts w:ascii="Helvetica" w:eastAsia="Times New Roman" w:hAnsi="Helvetica" w:cs="Helvetica"/>
                <w:color w:val="000000"/>
                <w:sz w:val="21"/>
                <w:szCs w:val="21"/>
                <w:lang w:val="en-US"/>
              </w:rPr>
              <w:t>ain_controller_top</w:t>
            </w:r>
            <w:r w:rsidR="00EC01B0">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senshub_mst_i2c</w:t>
            </w:r>
            <w:r w:rsidR="00EC01B0">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pad_mux</w:t>
            </w:r>
            <w:r w:rsidR="00EC01B0">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pmu</w:t>
            </w:r>
            <w:r w:rsidR="00EC01B0">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stbio1_regma</w:t>
            </w:r>
            <w:r w:rsidR="00EC01B0">
              <w:rPr>
                <w:rFonts w:ascii="Helvetica" w:eastAsia="Times New Roman" w:hAnsi="Helvetica" w:cs="Helvetica"/>
                <w:color w:val="000000"/>
                <w:sz w:val="21"/>
                <w:szCs w:val="21"/>
                <w:lang w:val="en-US"/>
              </w:rPr>
              <w:t xml:space="preserve">p, </w:t>
            </w:r>
            <w:r w:rsidRPr="006854BD">
              <w:rPr>
                <w:rFonts w:ascii="Helvetica" w:eastAsia="Times New Roman" w:hAnsi="Helvetica" w:cs="Helvetica"/>
                <w:color w:val="000000"/>
                <w:sz w:val="21"/>
                <w:szCs w:val="21"/>
                <w:lang w:val="en-US"/>
              </w:rPr>
              <w:t>scan_out_mu</w:t>
            </w:r>
            <w:r w:rsidR="00A042E4">
              <w:rPr>
                <w:rFonts w:ascii="Helvetica" w:eastAsia="Times New Roman" w:hAnsi="Helvetica" w:cs="Helvetica"/>
                <w:color w:val="000000"/>
                <w:sz w:val="21"/>
                <w:szCs w:val="21"/>
                <w:lang w:val="en-US"/>
              </w:rPr>
              <w:t xml:space="preserve">x, </w:t>
            </w:r>
            <w:r w:rsidRPr="006854BD">
              <w:rPr>
                <w:rFonts w:ascii="Helvetica" w:eastAsia="Times New Roman" w:hAnsi="Helvetica" w:cs="Helvetica"/>
                <w:color w:val="000000"/>
                <w:sz w:val="21"/>
                <w:szCs w:val="21"/>
                <w:lang w:val="en-US"/>
              </w:rPr>
              <w:t>ta_stbio1_bist_ctlr</w:t>
            </w:r>
            <w:r w:rsidR="00A042E4">
              <w:rPr>
                <w:rFonts w:ascii="Helvetica" w:eastAsia="Times New Roman" w:hAnsi="Helvetica" w:cs="Helvetica"/>
                <w:color w:val="000000"/>
                <w:sz w:val="21"/>
                <w:szCs w:val="21"/>
                <w:lang w:val="en-US"/>
              </w:rPr>
              <w:t xml:space="preserve">, </w:t>
            </w:r>
            <w:r w:rsidRPr="006854BD">
              <w:rPr>
                <w:rFonts w:ascii="Helvetica" w:eastAsia="Times New Roman" w:hAnsi="Helvetica" w:cs="Helvetica"/>
                <w:color w:val="000000"/>
                <w:sz w:val="21"/>
                <w:szCs w:val="21"/>
                <w:lang w:val="en-US"/>
              </w:rPr>
              <w:t xml:space="preserve">xbar_afe           </w:t>
            </w:r>
          </w:p>
        </w:tc>
        <w:tc>
          <w:tcPr>
            <w:tcW w:w="1170" w:type="dxa"/>
            <w:hideMark/>
          </w:tcPr>
          <w:p w14:paraId="4251713F" w14:textId="77777777"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Always-On</w:t>
            </w:r>
          </w:p>
        </w:tc>
        <w:tc>
          <w:tcPr>
            <w:tcW w:w="1440" w:type="dxa"/>
            <w:hideMark/>
          </w:tcPr>
          <w:p w14:paraId="49725627" w14:textId="35D86C0B"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1.</w:t>
            </w:r>
            <w:r w:rsidR="00CD309C">
              <w:rPr>
                <w:rFonts w:ascii="Helvetica" w:eastAsia="Times New Roman" w:hAnsi="Helvetica" w:cs="Helvetica"/>
                <w:color w:val="000000"/>
                <w:sz w:val="21"/>
                <w:szCs w:val="21"/>
                <w:lang w:val="en-US"/>
              </w:rPr>
              <w:t>2</w:t>
            </w:r>
          </w:p>
        </w:tc>
        <w:tc>
          <w:tcPr>
            <w:tcW w:w="963" w:type="dxa"/>
            <w:hideMark/>
          </w:tcPr>
          <w:p w14:paraId="425FEEF5" w14:textId="6C340EBA"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HW</w:t>
            </w:r>
          </w:p>
        </w:tc>
        <w:tc>
          <w:tcPr>
            <w:tcW w:w="0" w:type="auto"/>
            <w:hideMark/>
          </w:tcPr>
          <w:p w14:paraId="755F1035" w14:textId="77777777"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Always active</w:t>
            </w:r>
          </w:p>
        </w:tc>
      </w:tr>
      <w:bookmarkEnd w:id="42"/>
      <w:tr w:rsidR="00EC01B0" w:rsidRPr="00F34B0C" w14:paraId="561D4726" w14:textId="77777777" w:rsidTr="00286424">
        <w:tc>
          <w:tcPr>
            <w:tcW w:w="0" w:type="auto"/>
            <w:hideMark/>
          </w:tcPr>
          <w:p w14:paraId="510818E0" w14:textId="288F4D45" w:rsidR="00F34B0C" w:rsidRPr="00F34B0C" w:rsidRDefault="00C163EA" w:rsidP="00F34B0C">
            <w:pPr>
              <w:spacing w:before="300" w:after="300"/>
              <w:jc w:val="center"/>
              <w:rPr>
                <w:rFonts w:ascii="Helvetica" w:eastAsia="Times New Roman" w:hAnsi="Helvetica" w:cs="Helvetica"/>
                <w:color w:val="000000"/>
                <w:sz w:val="21"/>
                <w:szCs w:val="21"/>
                <w:lang w:val="en-US"/>
              </w:rPr>
            </w:pPr>
            <w:r w:rsidRPr="00C163EA">
              <w:rPr>
                <w:rFonts w:ascii="Helvetica" w:eastAsia="Times New Roman" w:hAnsi="Helvetica" w:cs="Helvetica"/>
                <w:color w:val="000000"/>
                <w:sz w:val="21"/>
                <w:szCs w:val="21"/>
              </w:rPr>
              <w:t>PD_STREDL</w:t>
            </w:r>
          </w:p>
        </w:tc>
        <w:tc>
          <w:tcPr>
            <w:tcW w:w="2430" w:type="dxa"/>
            <w:hideMark/>
          </w:tcPr>
          <w:p w14:paraId="3EAF2709" w14:textId="02ECE974" w:rsidR="00F34B0C" w:rsidRPr="00F34B0C" w:rsidRDefault="00C163EA" w:rsidP="00F34B0C">
            <w:pPr>
              <w:spacing w:before="300" w:after="300"/>
              <w:rPr>
                <w:rFonts w:ascii="Helvetica" w:eastAsia="Times New Roman" w:hAnsi="Helvetica" w:cs="Helvetica"/>
                <w:color w:val="000000"/>
                <w:sz w:val="21"/>
                <w:szCs w:val="21"/>
                <w:lang w:val="en-US"/>
              </w:rPr>
            </w:pPr>
            <w:r w:rsidRPr="00C163EA">
              <w:rPr>
                <w:rFonts w:ascii="Helvetica" w:eastAsia="Times New Roman" w:hAnsi="Helvetica" w:cs="Helvetica"/>
                <w:color w:val="000000"/>
                <w:sz w:val="21"/>
                <w:szCs w:val="21"/>
              </w:rPr>
              <w:t>STREDL</w:t>
            </w:r>
          </w:p>
        </w:tc>
        <w:tc>
          <w:tcPr>
            <w:tcW w:w="1170" w:type="dxa"/>
            <w:hideMark/>
          </w:tcPr>
          <w:p w14:paraId="6079600E" w14:textId="77777777"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Switchable</w:t>
            </w:r>
          </w:p>
        </w:tc>
        <w:tc>
          <w:tcPr>
            <w:tcW w:w="1440" w:type="dxa"/>
            <w:hideMark/>
          </w:tcPr>
          <w:p w14:paraId="2B66E67C" w14:textId="36840E7B"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1.</w:t>
            </w:r>
            <w:r w:rsidR="00CD309C">
              <w:rPr>
                <w:rFonts w:ascii="Helvetica" w:eastAsia="Times New Roman" w:hAnsi="Helvetica" w:cs="Helvetica"/>
                <w:color w:val="000000"/>
                <w:sz w:val="21"/>
                <w:szCs w:val="21"/>
                <w:lang w:val="en-US"/>
              </w:rPr>
              <w:t>2</w:t>
            </w:r>
          </w:p>
        </w:tc>
        <w:tc>
          <w:tcPr>
            <w:tcW w:w="963" w:type="dxa"/>
            <w:hideMark/>
          </w:tcPr>
          <w:p w14:paraId="25A4DE04" w14:textId="77777777"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SW</w:t>
            </w:r>
          </w:p>
        </w:tc>
        <w:tc>
          <w:tcPr>
            <w:tcW w:w="0" w:type="auto"/>
            <w:hideMark/>
          </w:tcPr>
          <w:p w14:paraId="40E6176B" w14:textId="77777777" w:rsidR="00F34B0C" w:rsidRPr="00F34B0C" w:rsidRDefault="00F34B0C"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Can be powered down in idle</w:t>
            </w:r>
          </w:p>
        </w:tc>
      </w:tr>
      <w:tr w:rsidR="00286424" w:rsidRPr="00F34B0C" w14:paraId="4562E0A9" w14:textId="77777777" w:rsidTr="00286424">
        <w:tc>
          <w:tcPr>
            <w:tcW w:w="0" w:type="auto"/>
          </w:tcPr>
          <w:p w14:paraId="27578976" w14:textId="2F87AC40" w:rsidR="004F25F5" w:rsidRPr="00F34B0C" w:rsidRDefault="00C163EA" w:rsidP="00F34B0C">
            <w:pPr>
              <w:spacing w:before="300" w:after="300"/>
              <w:jc w:val="center"/>
              <w:rPr>
                <w:rFonts w:ascii="Helvetica" w:eastAsia="Times New Roman" w:hAnsi="Helvetica" w:cs="Helvetica"/>
                <w:color w:val="000000"/>
                <w:sz w:val="21"/>
                <w:szCs w:val="21"/>
                <w:lang w:val="en-US"/>
              </w:rPr>
            </w:pPr>
            <w:r w:rsidRPr="00C163EA">
              <w:rPr>
                <w:rFonts w:ascii="Helvetica" w:eastAsia="Times New Roman" w:hAnsi="Helvetica" w:cs="Helvetica"/>
                <w:color w:val="000000"/>
                <w:sz w:val="21"/>
                <w:szCs w:val="21"/>
              </w:rPr>
              <w:t>PD_TOP3V3</w:t>
            </w:r>
          </w:p>
        </w:tc>
        <w:tc>
          <w:tcPr>
            <w:tcW w:w="2430" w:type="dxa"/>
          </w:tcPr>
          <w:p w14:paraId="6441428A" w14:textId="589D7EA6" w:rsidR="004F25F5" w:rsidRDefault="00B66A70" w:rsidP="00F34B0C">
            <w:pPr>
              <w:spacing w:before="300" w:after="300"/>
              <w:rPr>
                <w:rFonts w:ascii="Helvetica" w:eastAsia="Times New Roman" w:hAnsi="Helvetica" w:cs="Helvetica"/>
                <w:color w:val="000000"/>
                <w:sz w:val="21"/>
                <w:szCs w:val="21"/>
                <w:lang w:val="en-US"/>
              </w:rPr>
            </w:pPr>
            <w:r w:rsidRPr="00B66A70">
              <w:rPr>
                <w:rFonts w:ascii="Helvetica" w:eastAsia="Times New Roman" w:hAnsi="Helvetica" w:cs="Helvetica"/>
                <w:color w:val="000000"/>
                <w:sz w:val="21"/>
                <w:szCs w:val="21"/>
                <w:lang w:val="en-US"/>
              </w:rPr>
              <w:t>H9A_MEM_OTP_ PUMP_85AL05_2 3A</w:t>
            </w:r>
          </w:p>
        </w:tc>
        <w:tc>
          <w:tcPr>
            <w:tcW w:w="1170" w:type="dxa"/>
          </w:tcPr>
          <w:p w14:paraId="36A29DB2" w14:textId="39607965" w:rsidR="004F25F5" w:rsidRPr="004F25F5" w:rsidRDefault="004F25F5" w:rsidP="00F34B0C">
            <w:pPr>
              <w:spacing w:before="300" w:after="300"/>
              <w:jc w:val="center"/>
              <w:rPr>
                <w:rFonts w:ascii="Helvetica" w:eastAsia="Times New Roman" w:hAnsi="Helvetica" w:cs="Helvetica"/>
                <w:color w:val="000000"/>
                <w:sz w:val="21"/>
                <w:szCs w:val="21"/>
                <w:lang w:val="en-US"/>
              </w:rPr>
            </w:pPr>
            <w:r w:rsidRPr="004F25F5">
              <w:rPr>
                <w:rFonts w:ascii="Helvetica" w:eastAsia="Times New Roman" w:hAnsi="Helvetica" w:cs="Helvetica"/>
                <w:color w:val="000000"/>
                <w:sz w:val="21"/>
                <w:szCs w:val="21"/>
              </w:rPr>
              <w:t>Always-On</w:t>
            </w:r>
          </w:p>
        </w:tc>
        <w:tc>
          <w:tcPr>
            <w:tcW w:w="1440" w:type="dxa"/>
          </w:tcPr>
          <w:p w14:paraId="17888F48" w14:textId="273D1A6C" w:rsidR="004F25F5" w:rsidRPr="00F34B0C" w:rsidRDefault="00312BE2" w:rsidP="00F34B0C">
            <w:pPr>
              <w:spacing w:before="300" w:after="300"/>
              <w:jc w:val="center"/>
              <w:rPr>
                <w:rFonts w:ascii="Helvetica" w:eastAsia="Times New Roman" w:hAnsi="Helvetica" w:cs="Helvetica"/>
                <w:color w:val="000000"/>
                <w:sz w:val="21"/>
                <w:szCs w:val="21"/>
                <w:lang w:val="en-US"/>
              </w:rPr>
            </w:pPr>
            <w:r>
              <w:rPr>
                <w:rFonts w:ascii="Helvetica" w:eastAsia="Times New Roman" w:hAnsi="Helvetica" w:cs="Helvetica"/>
                <w:color w:val="000000"/>
                <w:sz w:val="21"/>
                <w:szCs w:val="21"/>
                <w:lang w:val="en-US"/>
              </w:rPr>
              <w:t>2</w:t>
            </w:r>
            <w:r w:rsidR="008E46F0">
              <w:rPr>
                <w:rFonts w:ascii="Helvetica" w:eastAsia="Times New Roman" w:hAnsi="Helvetica" w:cs="Helvetica"/>
                <w:color w:val="000000"/>
                <w:sz w:val="21"/>
                <w:szCs w:val="21"/>
                <w:lang w:val="en-US"/>
              </w:rPr>
              <w:t>.</w:t>
            </w:r>
            <w:r>
              <w:rPr>
                <w:rFonts w:ascii="Helvetica" w:eastAsia="Times New Roman" w:hAnsi="Helvetica" w:cs="Helvetica"/>
                <w:color w:val="000000"/>
                <w:sz w:val="21"/>
                <w:szCs w:val="21"/>
                <w:lang w:val="en-US"/>
              </w:rPr>
              <w:t>7</w:t>
            </w:r>
            <w:r>
              <w:rPr>
                <w:rFonts w:ascii="Helvetica" w:eastAsia="Times New Roman" w:hAnsi="Helvetica" w:cs="Helvetica"/>
                <w:color w:val="000000"/>
                <w:sz w:val="21"/>
                <w:szCs w:val="21"/>
              </w:rPr>
              <w:t>÷</w:t>
            </w:r>
            <w:r w:rsidR="005C5218">
              <w:rPr>
                <w:rFonts w:ascii="Helvetica" w:eastAsia="Times New Roman" w:hAnsi="Helvetica" w:cs="Helvetica"/>
                <w:color w:val="000000"/>
                <w:sz w:val="21"/>
                <w:szCs w:val="21"/>
              </w:rPr>
              <w:t>4.7</w:t>
            </w:r>
            <w:r w:rsidRPr="008867E5">
              <w:rPr>
                <w:rFonts w:ascii="Helvetica" w:eastAsia="Times New Roman" w:hAnsi="Helvetica" w:cs="Helvetica"/>
                <w:color w:val="000000"/>
                <w:sz w:val="21"/>
                <w:szCs w:val="21"/>
              </w:rPr>
              <w:t>V</w:t>
            </w:r>
          </w:p>
        </w:tc>
        <w:tc>
          <w:tcPr>
            <w:tcW w:w="963" w:type="dxa"/>
          </w:tcPr>
          <w:p w14:paraId="6CED79EC" w14:textId="75209315" w:rsidR="004F25F5" w:rsidRPr="00F34B0C" w:rsidRDefault="008E46F0" w:rsidP="00F34B0C">
            <w:pPr>
              <w:spacing w:before="300" w:after="300"/>
              <w:jc w:val="center"/>
              <w:rPr>
                <w:rFonts w:ascii="Helvetica" w:eastAsia="Times New Roman" w:hAnsi="Helvetica" w:cs="Helvetica"/>
                <w:color w:val="000000"/>
                <w:sz w:val="21"/>
                <w:szCs w:val="21"/>
                <w:lang w:val="en-US"/>
              </w:rPr>
            </w:pPr>
            <w:r>
              <w:rPr>
                <w:rFonts w:ascii="Helvetica" w:eastAsia="Times New Roman" w:hAnsi="Helvetica" w:cs="Helvetica"/>
                <w:color w:val="000000"/>
                <w:sz w:val="21"/>
                <w:szCs w:val="21"/>
                <w:lang w:val="en-US"/>
              </w:rPr>
              <w:t>HW</w:t>
            </w:r>
          </w:p>
        </w:tc>
        <w:tc>
          <w:tcPr>
            <w:tcW w:w="0" w:type="auto"/>
          </w:tcPr>
          <w:p w14:paraId="6D6B387C" w14:textId="028EFC91" w:rsidR="004F25F5" w:rsidRPr="00F34B0C" w:rsidRDefault="008E46F0"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Always active</w:t>
            </w:r>
          </w:p>
        </w:tc>
      </w:tr>
      <w:tr w:rsidR="00286424" w:rsidRPr="00F34B0C" w14:paraId="32D2D32D" w14:textId="77777777" w:rsidTr="00286424">
        <w:tc>
          <w:tcPr>
            <w:tcW w:w="0" w:type="auto"/>
          </w:tcPr>
          <w:p w14:paraId="19DE3589" w14:textId="5D0FE769" w:rsidR="00BA22E5" w:rsidRDefault="00C163EA" w:rsidP="00F34B0C">
            <w:pPr>
              <w:spacing w:before="300" w:after="300"/>
              <w:jc w:val="center"/>
              <w:rPr>
                <w:rFonts w:ascii="Helvetica" w:eastAsia="Times New Roman" w:hAnsi="Helvetica" w:cs="Helvetica"/>
                <w:color w:val="000000"/>
                <w:sz w:val="21"/>
                <w:szCs w:val="21"/>
                <w:lang w:val="en-US"/>
              </w:rPr>
            </w:pPr>
            <w:bookmarkStart w:id="43" w:name="_Hlk207891171"/>
            <w:r w:rsidRPr="00C163EA">
              <w:rPr>
                <w:rFonts w:ascii="Helvetica" w:eastAsia="Times New Roman" w:hAnsi="Helvetica" w:cs="Helvetica"/>
                <w:color w:val="000000"/>
                <w:sz w:val="21"/>
                <w:szCs w:val="21"/>
              </w:rPr>
              <w:t>PD_TOPIO</w:t>
            </w:r>
            <w:bookmarkEnd w:id="43"/>
          </w:p>
        </w:tc>
        <w:tc>
          <w:tcPr>
            <w:tcW w:w="2430" w:type="dxa"/>
          </w:tcPr>
          <w:p w14:paraId="7CB89651" w14:textId="5AEE5BC6" w:rsidR="00BA22E5" w:rsidRPr="00B66A70" w:rsidRDefault="004A6218" w:rsidP="00F34B0C">
            <w:pPr>
              <w:spacing w:before="300" w:after="300"/>
              <w:rPr>
                <w:rFonts w:ascii="Helvetica" w:eastAsia="Times New Roman" w:hAnsi="Helvetica" w:cs="Helvetica"/>
                <w:color w:val="000000"/>
                <w:sz w:val="21"/>
                <w:szCs w:val="21"/>
                <w:lang w:val="en-US"/>
              </w:rPr>
            </w:pPr>
            <w:r w:rsidRPr="004A6218">
              <w:rPr>
                <w:rFonts w:ascii="Helvetica" w:eastAsia="Times New Roman" w:hAnsi="Helvetica" w:cs="Helvetica"/>
                <w:color w:val="000000"/>
                <w:sz w:val="21"/>
                <w:szCs w:val="21"/>
                <w:lang w:val="en-US"/>
              </w:rPr>
              <w:t>level_shifter_sel</w:t>
            </w:r>
          </w:p>
        </w:tc>
        <w:tc>
          <w:tcPr>
            <w:tcW w:w="1170" w:type="dxa"/>
          </w:tcPr>
          <w:p w14:paraId="506BA18D" w14:textId="454A0ED4" w:rsidR="00BA22E5" w:rsidRPr="004F25F5" w:rsidRDefault="004F25F5" w:rsidP="00F34B0C">
            <w:pPr>
              <w:spacing w:before="300" w:after="300"/>
              <w:jc w:val="center"/>
              <w:rPr>
                <w:rFonts w:ascii="Helvetica" w:eastAsia="Times New Roman" w:hAnsi="Helvetica" w:cs="Helvetica"/>
                <w:color w:val="000000"/>
                <w:sz w:val="21"/>
                <w:szCs w:val="21"/>
              </w:rPr>
            </w:pPr>
            <w:r w:rsidRPr="004F25F5">
              <w:rPr>
                <w:rFonts w:ascii="Helvetica" w:eastAsia="Times New Roman" w:hAnsi="Helvetica" w:cs="Helvetica"/>
                <w:color w:val="000000"/>
                <w:sz w:val="21"/>
                <w:szCs w:val="21"/>
              </w:rPr>
              <w:t>Always-On</w:t>
            </w:r>
          </w:p>
        </w:tc>
        <w:tc>
          <w:tcPr>
            <w:tcW w:w="1440" w:type="dxa"/>
          </w:tcPr>
          <w:p w14:paraId="4C218F70" w14:textId="4791C8B3" w:rsidR="00BA22E5" w:rsidRPr="00DA6D1A" w:rsidRDefault="008867E5" w:rsidP="00DA6D1A">
            <w:pPr>
              <w:spacing w:before="300" w:after="300"/>
              <w:jc w:val="center"/>
              <w:rPr>
                <w:rFonts w:ascii="Helvetica" w:eastAsia="Times New Roman" w:hAnsi="Helvetica" w:cs="Helvetica"/>
                <w:color w:val="000000"/>
                <w:sz w:val="21"/>
                <w:szCs w:val="21"/>
              </w:rPr>
            </w:pPr>
            <w:r w:rsidRPr="008867E5">
              <w:rPr>
                <w:rFonts w:ascii="Helvetica" w:eastAsia="Times New Roman" w:hAnsi="Helvetica" w:cs="Helvetica"/>
                <w:color w:val="000000"/>
                <w:sz w:val="21"/>
                <w:szCs w:val="21"/>
              </w:rPr>
              <w:t>1.8V</w:t>
            </w:r>
            <w:r w:rsidR="00DA6D1A">
              <w:rPr>
                <w:rFonts w:ascii="Helvetica" w:eastAsia="Times New Roman" w:hAnsi="Helvetica" w:cs="Helvetica"/>
                <w:color w:val="000000"/>
                <w:sz w:val="21"/>
                <w:szCs w:val="21"/>
              </w:rPr>
              <w:t>÷</w:t>
            </w:r>
            <w:r w:rsidRPr="008867E5">
              <w:rPr>
                <w:rFonts w:ascii="Helvetica" w:eastAsia="Times New Roman" w:hAnsi="Helvetica" w:cs="Helvetica"/>
                <w:color w:val="000000"/>
                <w:sz w:val="21"/>
                <w:szCs w:val="21"/>
              </w:rPr>
              <w:t>3.6V</w:t>
            </w:r>
          </w:p>
        </w:tc>
        <w:tc>
          <w:tcPr>
            <w:tcW w:w="963" w:type="dxa"/>
          </w:tcPr>
          <w:p w14:paraId="3E88A723" w14:textId="4726AA9F" w:rsidR="00BA22E5" w:rsidRDefault="00623FBF" w:rsidP="00F34B0C">
            <w:pPr>
              <w:spacing w:before="300" w:after="300"/>
              <w:jc w:val="center"/>
              <w:rPr>
                <w:rFonts w:ascii="Helvetica" w:eastAsia="Times New Roman" w:hAnsi="Helvetica" w:cs="Helvetica"/>
                <w:color w:val="000000"/>
                <w:sz w:val="21"/>
                <w:szCs w:val="21"/>
                <w:lang w:val="en-US"/>
              </w:rPr>
            </w:pPr>
            <w:r>
              <w:rPr>
                <w:rFonts w:ascii="Helvetica" w:eastAsia="Times New Roman" w:hAnsi="Helvetica" w:cs="Helvetica"/>
                <w:color w:val="000000"/>
                <w:sz w:val="21"/>
                <w:szCs w:val="21"/>
                <w:lang w:val="en-US"/>
              </w:rPr>
              <w:t>HW</w:t>
            </w:r>
          </w:p>
        </w:tc>
        <w:tc>
          <w:tcPr>
            <w:tcW w:w="0" w:type="auto"/>
          </w:tcPr>
          <w:p w14:paraId="1B80AF53" w14:textId="251B69B6" w:rsidR="00BA22E5" w:rsidRPr="00F34B0C" w:rsidRDefault="00623FBF" w:rsidP="00F34B0C">
            <w:pPr>
              <w:spacing w:before="300" w:after="300"/>
              <w:jc w:val="center"/>
              <w:rPr>
                <w:rFonts w:ascii="Helvetica" w:eastAsia="Times New Roman" w:hAnsi="Helvetica" w:cs="Helvetica"/>
                <w:color w:val="000000"/>
                <w:sz w:val="21"/>
                <w:szCs w:val="21"/>
                <w:lang w:val="en-US"/>
              </w:rPr>
            </w:pPr>
            <w:r w:rsidRPr="00F34B0C">
              <w:rPr>
                <w:rFonts w:ascii="Helvetica" w:eastAsia="Times New Roman" w:hAnsi="Helvetica" w:cs="Helvetica"/>
                <w:color w:val="000000"/>
                <w:sz w:val="21"/>
                <w:szCs w:val="21"/>
                <w:lang w:val="en-US"/>
              </w:rPr>
              <w:t>Always active</w:t>
            </w:r>
          </w:p>
        </w:tc>
      </w:tr>
    </w:tbl>
    <w:p w14:paraId="1B8300FA" w14:textId="37BB3928" w:rsidR="00A96B9A" w:rsidRPr="002D11BD" w:rsidRDefault="00A96B9A" w:rsidP="00A96B9A">
      <w:pPr>
        <w:pStyle w:val="Heading20"/>
      </w:pPr>
      <w:bookmarkStart w:id="44" w:name="_Toc224827092"/>
      <w:r w:rsidRPr="00A96B9A">
        <w:lastRenderedPageBreak/>
        <w:t>Power Domain Descriptions</w:t>
      </w:r>
      <w:bookmarkEnd w:id="44"/>
    </w:p>
    <w:p w14:paraId="55985603" w14:textId="7D7EEAB1" w:rsidR="00662252" w:rsidRDefault="008A29ED" w:rsidP="008A29ED">
      <w:pPr>
        <w:pStyle w:val="Heading3"/>
      </w:pPr>
      <w:bookmarkStart w:id="45" w:name="_Toc224827093"/>
      <w:r w:rsidRPr="008A29ED">
        <w:t>PD_TOP1V2</w:t>
      </w:r>
      <w:bookmarkEnd w:id="45"/>
    </w:p>
    <w:p w14:paraId="5CE43854" w14:textId="52E91D0F" w:rsidR="00157AA1" w:rsidRPr="00157AA1" w:rsidRDefault="00157AA1" w:rsidP="00DA2CD3">
      <w:pPr>
        <w:pStyle w:val="ListParagraph"/>
        <w:numPr>
          <w:ilvl w:val="0"/>
          <w:numId w:val="73"/>
        </w:numPr>
        <w:rPr>
          <w:lang w:val="en-US"/>
        </w:rPr>
      </w:pPr>
      <w:r w:rsidRPr="00157AA1">
        <w:rPr>
          <w:lang w:val="en-US"/>
        </w:rPr>
        <w:t>Function: Ensures continuity of critical functions (</w:t>
      </w:r>
      <w:r w:rsidR="009014AB">
        <w:rPr>
          <w:lang w:val="en-US"/>
        </w:rPr>
        <w:t xml:space="preserve">Data Storage Mode, </w:t>
      </w:r>
      <w:r w:rsidR="004F5EAB">
        <w:rPr>
          <w:lang w:val="en-US"/>
        </w:rPr>
        <w:t>Sensor</w:t>
      </w:r>
      <w:r w:rsidR="000C31E3">
        <w:rPr>
          <w:lang w:val="en-US"/>
        </w:rPr>
        <w:t>-</w:t>
      </w:r>
      <w:r w:rsidR="004F5EAB">
        <w:rPr>
          <w:lang w:val="en-US"/>
        </w:rPr>
        <w:t>Hub acquisition</w:t>
      </w:r>
      <w:r w:rsidR="00D16D9F">
        <w:rPr>
          <w:lang w:val="en-US"/>
        </w:rPr>
        <w:t>, FIFO</w:t>
      </w:r>
      <w:r w:rsidR="0074008C">
        <w:rPr>
          <w:lang w:val="en-US"/>
        </w:rPr>
        <w:t xml:space="preserve"> read and write data</w:t>
      </w:r>
      <w:r w:rsidR="00D16D9F">
        <w:rPr>
          <w:lang w:val="en-US"/>
        </w:rPr>
        <w:t>,</w:t>
      </w:r>
      <w:r w:rsidR="0074008C">
        <w:rPr>
          <w:lang w:val="en-US"/>
        </w:rPr>
        <w:t xml:space="preserve"> </w:t>
      </w:r>
      <w:r w:rsidR="0005002E">
        <w:rPr>
          <w:lang w:val="en-US"/>
        </w:rPr>
        <w:t>Elaboration Mode with</w:t>
      </w:r>
      <w:r w:rsidR="00D16D9F">
        <w:rPr>
          <w:lang w:val="en-US"/>
        </w:rPr>
        <w:t xml:space="preserve"> ADSP</w:t>
      </w:r>
      <w:r w:rsidR="0005002E">
        <w:rPr>
          <w:lang w:val="en-US"/>
        </w:rPr>
        <w:t xml:space="preserve"> only</w:t>
      </w:r>
      <w:r w:rsidRPr="00157AA1">
        <w:rPr>
          <w:lang w:val="en-US"/>
        </w:rPr>
        <w:t>).</w:t>
      </w:r>
    </w:p>
    <w:p w14:paraId="3A51E13B" w14:textId="023C73C2" w:rsidR="00157AA1" w:rsidRPr="00157AA1" w:rsidRDefault="00157AA1" w:rsidP="00DA2CD3">
      <w:pPr>
        <w:pStyle w:val="ListParagraph"/>
        <w:numPr>
          <w:ilvl w:val="0"/>
          <w:numId w:val="73"/>
        </w:numPr>
        <w:rPr>
          <w:lang w:val="en-US"/>
        </w:rPr>
      </w:pPr>
      <w:r w:rsidRPr="00157AA1">
        <w:rPr>
          <w:lang w:val="en-US"/>
        </w:rPr>
        <w:t>Characteristics: Never powered down.</w:t>
      </w:r>
    </w:p>
    <w:p w14:paraId="3CF06004" w14:textId="0F2EF9B9" w:rsidR="002D11BD" w:rsidRPr="00A84089" w:rsidRDefault="00157AA1" w:rsidP="00DA2CD3">
      <w:pPr>
        <w:pStyle w:val="ListParagraph"/>
        <w:numPr>
          <w:ilvl w:val="0"/>
          <w:numId w:val="73"/>
        </w:numPr>
        <w:rPr>
          <w:lang w:val="en-US"/>
        </w:rPr>
      </w:pPr>
      <w:r w:rsidRPr="00A84089">
        <w:rPr>
          <w:lang w:val="en-US"/>
        </w:rPr>
        <w:t>Control: Managed by hardware.</w:t>
      </w:r>
    </w:p>
    <w:p w14:paraId="144C2941" w14:textId="77777777" w:rsidR="003861CF" w:rsidRDefault="003861CF" w:rsidP="003861CF">
      <w:pPr>
        <w:pStyle w:val="Heading3"/>
      </w:pPr>
      <w:bookmarkStart w:id="46" w:name="_Toc224827094"/>
      <w:r w:rsidRPr="003861CF">
        <w:t>PD_STREDL</w:t>
      </w:r>
      <w:bookmarkEnd w:id="46"/>
      <w:r w:rsidRPr="003861CF">
        <w:t xml:space="preserve"> </w:t>
      </w:r>
    </w:p>
    <w:p w14:paraId="37C9E48E" w14:textId="3314A53A" w:rsidR="00672073" w:rsidRPr="00672073" w:rsidRDefault="00672073" w:rsidP="00DA2CD3">
      <w:pPr>
        <w:pStyle w:val="NoSpacing"/>
        <w:numPr>
          <w:ilvl w:val="0"/>
          <w:numId w:val="74"/>
        </w:numPr>
      </w:pPr>
      <w:r w:rsidRPr="00672073">
        <w:rPr>
          <w:b/>
          <w:bCs/>
        </w:rPr>
        <w:t>Function:</w:t>
      </w:r>
      <w:r w:rsidRPr="00672073">
        <w:t xml:space="preserve"> Powers the </w:t>
      </w:r>
      <w:r w:rsidRPr="003861CF">
        <w:t>STREDL</w:t>
      </w:r>
      <w:r w:rsidRPr="00672073">
        <w:t xml:space="preserve"> core and associated cache.</w:t>
      </w:r>
    </w:p>
    <w:p w14:paraId="5751E8B0" w14:textId="55A2A6DC" w:rsidR="00672073" w:rsidRPr="00672073" w:rsidRDefault="00672073" w:rsidP="00DA2CD3">
      <w:pPr>
        <w:pStyle w:val="NoSpacing"/>
        <w:numPr>
          <w:ilvl w:val="0"/>
          <w:numId w:val="74"/>
        </w:numPr>
      </w:pPr>
      <w:r w:rsidRPr="00672073">
        <w:rPr>
          <w:b/>
          <w:bCs/>
        </w:rPr>
        <w:t>Characteristics:</w:t>
      </w:r>
      <w:r w:rsidRPr="00672073">
        <w:t> </w:t>
      </w:r>
      <w:r w:rsidR="00463F41" w:rsidRPr="00463F41">
        <w:t xml:space="preserve">Can be powered down when </w:t>
      </w:r>
      <w:r w:rsidR="00463F41" w:rsidRPr="003861CF">
        <w:t>STREDL</w:t>
      </w:r>
      <w:r w:rsidR="00463F41" w:rsidRPr="00672073">
        <w:t xml:space="preserve"> </w:t>
      </w:r>
      <w:r w:rsidR="00463F41">
        <w:t>is</w:t>
      </w:r>
      <w:r w:rsidR="00463F41" w:rsidRPr="00463F41">
        <w:t xml:space="preserve"> not in use</w:t>
      </w:r>
      <w:r w:rsidRPr="00672073">
        <w:t>.</w:t>
      </w:r>
    </w:p>
    <w:p w14:paraId="5B6F0F86" w14:textId="29F6AA99" w:rsidR="002D11BD" w:rsidRPr="00672073" w:rsidRDefault="00672073" w:rsidP="00DA2CD3">
      <w:pPr>
        <w:pStyle w:val="NoSpacing"/>
        <w:numPr>
          <w:ilvl w:val="0"/>
          <w:numId w:val="74"/>
        </w:numPr>
      </w:pPr>
      <w:r w:rsidRPr="00672073">
        <w:rPr>
          <w:b/>
          <w:bCs/>
        </w:rPr>
        <w:t>Control:</w:t>
      </w:r>
      <w:r w:rsidRPr="00672073">
        <w:t> Managed via software (power management driver)</w:t>
      </w:r>
      <w:r w:rsidR="004C193F">
        <w:t xml:space="preserve">(see </w:t>
      </w:r>
      <w:hyperlink w:anchor="_Requirements" w:history="1">
        <w:r w:rsidR="005721F3" w:rsidRPr="005721F3">
          <w:rPr>
            <w:rStyle w:val="Hyperlink"/>
          </w:rPr>
          <w:t>12.3.1</w:t>
        </w:r>
      </w:hyperlink>
      <w:r w:rsidR="004C193F">
        <w:t>)</w:t>
      </w:r>
    </w:p>
    <w:p w14:paraId="1F734C9E" w14:textId="2E5F36EE" w:rsidR="003861CF" w:rsidRDefault="003861CF" w:rsidP="003861CF">
      <w:pPr>
        <w:pStyle w:val="Heading3"/>
      </w:pPr>
      <w:bookmarkStart w:id="47" w:name="_Toc224827095"/>
      <w:r w:rsidRPr="003861CF">
        <w:t>PD_TOP3V3</w:t>
      </w:r>
      <w:bookmarkEnd w:id="47"/>
    </w:p>
    <w:p w14:paraId="5E61B32A" w14:textId="5ADFB595" w:rsidR="00143AF4" w:rsidRPr="00143AF4" w:rsidRDefault="00143AF4" w:rsidP="00DA2CD3">
      <w:pPr>
        <w:pStyle w:val="ListParagraph"/>
        <w:numPr>
          <w:ilvl w:val="0"/>
          <w:numId w:val="75"/>
        </w:numPr>
        <w:rPr>
          <w:lang w:val="en-US"/>
        </w:rPr>
      </w:pPr>
      <w:r w:rsidRPr="00143AF4">
        <w:rPr>
          <w:lang w:val="en-US"/>
        </w:rPr>
        <w:t xml:space="preserve">Function: </w:t>
      </w:r>
      <w:r w:rsidR="00BE485E" w:rsidRPr="00BE485E">
        <w:t>power supply to the OTP memory block</w:t>
      </w:r>
      <w:r w:rsidRPr="00143AF4">
        <w:rPr>
          <w:lang w:val="en-US"/>
        </w:rPr>
        <w:t>.</w:t>
      </w:r>
    </w:p>
    <w:p w14:paraId="65232B92" w14:textId="3988EE7E" w:rsidR="00143AF4" w:rsidRPr="00143AF4" w:rsidRDefault="00143AF4" w:rsidP="00DA2CD3">
      <w:pPr>
        <w:pStyle w:val="ListParagraph"/>
        <w:numPr>
          <w:ilvl w:val="0"/>
          <w:numId w:val="75"/>
        </w:numPr>
        <w:rPr>
          <w:lang w:val="en-US"/>
        </w:rPr>
      </w:pPr>
      <w:r w:rsidRPr="00143AF4">
        <w:rPr>
          <w:lang w:val="en-US"/>
        </w:rPr>
        <w:t xml:space="preserve">Characteristics: </w:t>
      </w:r>
      <w:r w:rsidR="00BE485E" w:rsidRPr="00157AA1">
        <w:rPr>
          <w:lang w:val="en-US"/>
        </w:rPr>
        <w:t>Never powered down</w:t>
      </w:r>
      <w:r w:rsidRPr="00143AF4">
        <w:rPr>
          <w:lang w:val="en-US"/>
        </w:rPr>
        <w:t>.</w:t>
      </w:r>
      <w:r w:rsidR="009C0D02">
        <w:rPr>
          <w:lang w:val="en-US"/>
        </w:rPr>
        <w:t xml:space="preserve"> </w:t>
      </w:r>
      <w:r w:rsidR="003F4644">
        <w:rPr>
          <w:lang w:val="en-US"/>
        </w:rPr>
        <w:t>It</w:t>
      </w:r>
      <w:r w:rsidR="009C0D02" w:rsidRPr="009C0D02">
        <w:rPr>
          <w:lang w:val="en-US"/>
        </w:rPr>
        <w:t xml:space="preserve"> provide</w:t>
      </w:r>
      <w:r w:rsidR="003F4644">
        <w:rPr>
          <w:lang w:val="en-US"/>
        </w:rPr>
        <w:t>s 4</w:t>
      </w:r>
      <w:r w:rsidR="009C0D02" w:rsidRPr="009C0D02">
        <w:rPr>
          <w:lang w:val="en-US"/>
        </w:rPr>
        <w:t>.</w:t>
      </w:r>
      <w:r w:rsidR="003F4644">
        <w:rPr>
          <w:lang w:val="en-US"/>
        </w:rPr>
        <w:t>7</w:t>
      </w:r>
      <w:r w:rsidR="009C0D02" w:rsidRPr="009C0D02">
        <w:rPr>
          <w:lang w:val="en-US"/>
        </w:rPr>
        <w:t>V</w:t>
      </w:r>
      <w:r w:rsidR="000224FA">
        <w:rPr>
          <w:lang w:val="en-US"/>
        </w:rPr>
        <w:t xml:space="preserve"> of</w:t>
      </w:r>
      <w:r w:rsidR="009C0D02" w:rsidRPr="009C0D02">
        <w:rPr>
          <w:lang w:val="en-US"/>
        </w:rPr>
        <w:t xml:space="preserve"> power supply to the OTP memory block during programming (write) operations</w:t>
      </w:r>
    </w:p>
    <w:p w14:paraId="542C6BEB" w14:textId="6CE89A4E" w:rsidR="002D11BD" w:rsidRPr="00143AF4" w:rsidRDefault="00143AF4" w:rsidP="00DA2CD3">
      <w:pPr>
        <w:pStyle w:val="ListParagraph"/>
        <w:numPr>
          <w:ilvl w:val="0"/>
          <w:numId w:val="75"/>
        </w:numPr>
        <w:rPr>
          <w:lang w:val="en-US"/>
        </w:rPr>
      </w:pPr>
      <w:r w:rsidRPr="00143AF4">
        <w:rPr>
          <w:lang w:val="en-US"/>
        </w:rPr>
        <w:t>Control: Managed by hardware</w:t>
      </w:r>
      <w:r w:rsidR="00BE485E">
        <w:rPr>
          <w:lang w:val="en-US"/>
        </w:rPr>
        <w:t>.</w:t>
      </w:r>
    </w:p>
    <w:p w14:paraId="15AE7CF9" w14:textId="4177793F" w:rsidR="003861CF" w:rsidRPr="003861CF" w:rsidRDefault="003861CF" w:rsidP="003861CF">
      <w:pPr>
        <w:pStyle w:val="Heading3"/>
      </w:pPr>
      <w:bookmarkStart w:id="48" w:name="_Toc224827096"/>
      <w:r w:rsidRPr="003861CF">
        <w:t>PD_TOPIO</w:t>
      </w:r>
      <w:bookmarkEnd w:id="48"/>
    </w:p>
    <w:p w14:paraId="790BDFCF" w14:textId="00401D13" w:rsidR="003A1AA1" w:rsidRPr="00157AA1" w:rsidRDefault="003A1AA1" w:rsidP="00DA2CD3">
      <w:pPr>
        <w:pStyle w:val="ListParagraph"/>
        <w:numPr>
          <w:ilvl w:val="0"/>
          <w:numId w:val="73"/>
        </w:numPr>
        <w:rPr>
          <w:lang w:val="en-US"/>
        </w:rPr>
      </w:pPr>
      <w:r w:rsidRPr="00157AA1">
        <w:rPr>
          <w:lang w:val="en-US"/>
        </w:rPr>
        <w:t xml:space="preserve">Function: </w:t>
      </w:r>
      <w:r w:rsidR="00043761" w:rsidRPr="00043761">
        <w:t xml:space="preserve">Powers communication </w:t>
      </w:r>
      <w:r w:rsidR="00043761">
        <w:t>PAD</w:t>
      </w:r>
    </w:p>
    <w:p w14:paraId="5795F452" w14:textId="77777777" w:rsidR="003A1AA1" w:rsidRPr="00157AA1" w:rsidRDefault="003A1AA1" w:rsidP="00DA2CD3">
      <w:pPr>
        <w:pStyle w:val="ListParagraph"/>
        <w:numPr>
          <w:ilvl w:val="0"/>
          <w:numId w:val="73"/>
        </w:numPr>
        <w:rPr>
          <w:lang w:val="en-US"/>
        </w:rPr>
      </w:pPr>
      <w:r w:rsidRPr="00157AA1">
        <w:rPr>
          <w:lang w:val="en-US"/>
        </w:rPr>
        <w:t>Characteristics: Never powered down.</w:t>
      </w:r>
    </w:p>
    <w:p w14:paraId="2ECACBD3" w14:textId="77777777" w:rsidR="003A1AA1" w:rsidRPr="00A84089" w:rsidRDefault="003A1AA1" w:rsidP="00DA2CD3">
      <w:pPr>
        <w:pStyle w:val="ListParagraph"/>
        <w:numPr>
          <w:ilvl w:val="0"/>
          <w:numId w:val="73"/>
        </w:numPr>
        <w:rPr>
          <w:lang w:val="en-US"/>
        </w:rPr>
      </w:pPr>
      <w:r w:rsidRPr="00A84089">
        <w:rPr>
          <w:lang w:val="en-US"/>
        </w:rPr>
        <w:t>Control: Managed by hardware.</w:t>
      </w:r>
    </w:p>
    <w:p w14:paraId="62652CEE" w14:textId="77777777" w:rsidR="003861CF" w:rsidRPr="003861CF" w:rsidRDefault="003861CF" w:rsidP="0005002E">
      <w:pPr>
        <w:ind w:left="1416"/>
        <w:rPr>
          <w:lang w:val="en-US"/>
        </w:rPr>
      </w:pPr>
    </w:p>
    <w:p w14:paraId="525FCF20" w14:textId="77777777" w:rsidR="003245FE" w:rsidRPr="00FE290E" w:rsidRDefault="003245FE" w:rsidP="00FE290E">
      <w:pPr>
        <w:rPr>
          <w:lang w:val="en-US"/>
        </w:rPr>
      </w:pPr>
    </w:p>
    <w:p w14:paraId="66739130" w14:textId="3A991B05" w:rsidR="005266DF" w:rsidRPr="005266DF" w:rsidRDefault="005266DF" w:rsidP="00711C0B">
      <w:pPr>
        <w:pStyle w:val="Heading1"/>
      </w:pPr>
      <w:bookmarkStart w:id="49" w:name="_Toc224827097"/>
      <w:r w:rsidRPr="00711C0B">
        <w:t>Interconnect</w:t>
      </w:r>
      <w:bookmarkEnd w:id="49"/>
    </w:p>
    <w:p w14:paraId="7A95D5A5" w14:textId="77777777" w:rsidR="005266DF" w:rsidRPr="005266DF" w:rsidRDefault="005266DF" w:rsidP="005266DF">
      <w:pPr>
        <w:spacing w:line="240" w:lineRule="auto"/>
        <w:rPr>
          <w:rFonts w:asciiTheme="minorHAnsi" w:eastAsiaTheme="minorEastAsia" w:hAnsiTheme="minorHAnsi"/>
          <w:color w:val="002060"/>
          <w:sz w:val="16"/>
          <w:szCs w:val="18"/>
          <w:lang w:eastAsia="fr-FR"/>
        </w:rPr>
      </w:pPr>
    </w:p>
    <w:p w14:paraId="61321AC4" w14:textId="77777777" w:rsidR="005266DF" w:rsidRPr="005266DF" w:rsidRDefault="005266DF" w:rsidP="005266DF"/>
    <w:p w14:paraId="70EA78D8" w14:textId="77777777" w:rsidR="0082010F" w:rsidRDefault="005266DF" w:rsidP="00610509">
      <w:pPr>
        <w:keepNext/>
        <w:jc w:val="center"/>
      </w:pPr>
      <w:r w:rsidRPr="005266DF">
        <w:rPr>
          <w:noProof/>
        </w:rPr>
        <w:lastRenderedPageBreak/>
        <w:drawing>
          <wp:inline distT="0" distB="0" distL="0" distR="0" wp14:anchorId="5E90810C" wp14:editId="5A8C3FFF">
            <wp:extent cx="4470178" cy="3901603"/>
            <wp:effectExtent l="0" t="0" r="6985" b="3810"/>
            <wp:docPr id="1486494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4944"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74669" cy="3905523"/>
                    </a:xfrm>
                    <a:prstGeom prst="rect">
                      <a:avLst/>
                    </a:prstGeom>
                    <a:noFill/>
                    <a:ln>
                      <a:noFill/>
                    </a:ln>
                  </pic:spPr>
                </pic:pic>
              </a:graphicData>
            </a:graphic>
          </wp:inline>
        </w:drawing>
      </w:r>
    </w:p>
    <w:p w14:paraId="5A39CCE9" w14:textId="4E6AFD68" w:rsidR="005266DF" w:rsidRPr="005266DF" w:rsidRDefault="0082010F" w:rsidP="0082010F">
      <w:pPr>
        <w:pStyle w:val="Caption"/>
        <w:jc w:val="center"/>
      </w:pPr>
      <w:bookmarkStart w:id="50" w:name="_Toc210989376"/>
      <w:r>
        <w:t xml:space="preserve">Figure </w:t>
      </w:r>
      <w:fldSimple w:instr=" SEQ Figure \* ARABIC ">
        <w:r w:rsidR="00E27A95">
          <w:rPr>
            <w:noProof/>
          </w:rPr>
          <w:t>6</w:t>
        </w:r>
      </w:fldSimple>
      <w:r>
        <w:t>: STBIO1 Digital Scheme</w:t>
      </w:r>
      <w:bookmarkEnd w:id="50"/>
    </w:p>
    <w:p w14:paraId="7676DC36" w14:textId="77777777" w:rsidR="005266DF" w:rsidRPr="005266DF" w:rsidRDefault="005266DF" w:rsidP="005266DF"/>
    <w:p w14:paraId="6AABEE45" w14:textId="112C55D7" w:rsidR="006B4AC8" w:rsidRDefault="005F6A8F" w:rsidP="005F6A8F">
      <w:pPr>
        <w:pStyle w:val="Heading20"/>
      </w:pPr>
      <w:bookmarkStart w:id="51" w:name="_Toc224827098"/>
      <w:r>
        <w:t>XBAR Connection Matrix</w:t>
      </w:r>
      <w:bookmarkEnd w:id="51"/>
    </w:p>
    <w:tbl>
      <w:tblPr>
        <w:tblStyle w:val="TableGrid"/>
        <w:tblW w:w="11167" w:type="dxa"/>
        <w:jc w:val="center"/>
        <w:tblLook w:val="04A0" w:firstRow="1" w:lastRow="0" w:firstColumn="1" w:lastColumn="0" w:noHBand="0" w:noVBand="1"/>
      </w:tblPr>
      <w:tblGrid>
        <w:gridCol w:w="1482"/>
        <w:gridCol w:w="1937"/>
        <w:gridCol w:w="1937"/>
        <w:gridCol w:w="1937"/>
        <w:gridCol w:w="1937"/>
        <w:gridCol w:w="1937"/>
      </w:tblGrid>
      <w:tr w:rsidR="006D683F" w14:paraId="2EC084A9" w14:textId="7ECD155F" w:rsidTr="00510832">
        <w:trPr>
          <w:trHeight w:val="1092"/>
          <w:jc w:val="center"/>
        </w:trPr>
        <w:tc>
          <w:tcPr>
            <w:tcW w:w="1615" w:type="dxa"/>
          </w:tcPr>
          <w:p w14:paraId="0E28A5C5" w14:textId="7BF04E34" w:rsidR="006D683F" w:rsidRPr="00091890" w:rsidRDefault="00510832" w:rsidP="001852E5">
            <w:pPr>
              <w:pStyle w:val="TableHeadL"/>
              <w:jc w:val="right"/>
              <w:rPr>
                <w:sz w:val="22"/>
                <w:szCs w:val="22"/>
              </w:rPr>
            </w:pPr>
            <w:r w:rsidRPr="00091890">
              <w:rPr>
                <w:noProof/>
                <w:w w:val="100"/>
                <w:sz w:val="22"/>
                <w:szCs w:val="22"/>
              </w:rPr>
              <mc:AlternateContent>
                <mc:Choice Requires="wps">
                  <w:drawing>
                    <wp:anchor distT="0" distB="0" distL="114300" distR="114300" simplePos="0" relativeHeight="251658242" behindDoc="0" locked="0" layoutInCell="1" allowOverlap="1" wp14:anchorId="4CF5207E" wp14:editId="569FDC02">
                      <wp:simplePos x="0" y="0"/>
                      <wp:positionH relativeFrom="column">
                        <wp:posOffset>-24419</wp:posOffset>
                      </wp:positionH>
                      <wp:positionV relativeFrom="paragraph">
                        <wp:posOffset>244482</wp:posOffset>
                      </wp:positionV>
                      <wp:extent cx="878774" cy="498681"/>
                      <wp:effectExtent l="0" t="0" r="36195" b="34925"/>
                      <wp:wrapNone/>
                      <wp:docPr id="739847668" name="Straight Connector 1"/>
                      <wp:cNvGraphicFramePr/>
                      <a:graphic xmlns:a="http://schemas.openxmlformats.org/drawingml/2006/main">
                        <a:graphicData uri="http://schemas.microsoft.com/office/word/2010/wordprocessingShape">
                          <wps:wsp>
                            <wps:cNvCnPr/>
                            <wps:spPr>
                              <a:xfrm>
                                <a:off x="0" y="0"/>
                                <a:ext cx="878774" cy="4986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87F48" id="Straight Connector 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9.25pt" to="67.3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" strokecolor="#032147 [3044]"/>
                  </w:pict>
                </mc:Fallback>
              </mc:AlternateContent>
            </w:r>
            <w:r w:rsidR="006D683F" w:rsidRPr="00091890">
              <w:rPr>
                <w:sz w:val="22"/>
                <w:szCs w:val="22"/>
              </w:rPr>
              <w:t>Destination</w:t>
            </w:r>
          </w:p>
          <w:p w14:paraId="486C313C" w14:textId="77777777" w:rsidR="006D683F" w:rsidRDefault="006D683F" w:rsidP="001852E5">
            <w:pPr>
              <w:pStyle w:val="TableHeadL"/>
            </w:pPr>
          </w:p>
          <w:p w14:paraId="79A9AD40" w14:textId="77777777" w:rsidR="006D683F" w:rsidRDefault="006D683F" w:rsidP="001852E5">
            <w:pPr>
              <w:pStyle w:val="TableHeadL"/>
            </w:pPr>
          </w:p>
          <w:p w14:paraId="46A14831" w14:textId="7D686403" w:rsidR="006D683F" w:rsidRPr="001852E5" w:rsidRDefault="006D683F" w:rsidP="001852E5">
            <w:pPr>
              <w:rPr>
                <w:b/>
              </w:rPr>
            </w:pPr>
            <w:r w:rsidRPr="001852E5">
              <w:rPr>
                <w:b/>
                <w:bCs/>
              </w:rPr>
              <w:t>Source</w:t>
            </w:r>
          </w:p>
        </w:tc>
        <w:tc>
          <w:tcPr>
            <w:tcW w:w="1804" w:type="dxa"/>
          </w:tcPr>
          <w:p w14:paraId="345B64E1" w14:textId="28D1B95B" w:rsidR="006D683F" w:rsidRPr="001852E5" w:rsidRDefault="006D683F" w:rsidP="00091890">
            <w:pPr>
              <w:jc w:val="center"/>
              <w:rPr>
                <w:b/>
              </w:rPr>
            </w:pPr>
            <w:r w:rsidRPr="001852E5">
              <w:rPr>
                <w:b/>
                <w:bCs/>
              </w:rPr>
              <w:t>Regmap</w:t>
            </w:r>
          </w:p>
        </w:tc>
        <w:tc>
          <w:tcPr>
            <w:tcW w:w="1937" w:type="dxa"/>
          </w:tcPr>
          <w:p w14:paraId="3139E6DA" w14:textId="10C0B20D" w:rsidR="006D683F" w:rsidRPr="001852E5" w:rsidRDefault="006D683F" w:rsidP="00091890">
            <w:pPr>
              <w:jc w:val="center"/>
              <w:rPr>
                <w:b/>
              </w:rPr>
            </w:pPr>
            <w:r w:rsidRPr="001852E5">
              <w:rPr>
                <w:b/>
                <w:bCs/>
              </w:rPr>
              <w:t>SENSOR HUB</w:t>
            </w:r>
          </w:p>
        </w:tc>
        <w:tc>
          <w:tcPr>
            <w:tcW w:w="1937" w:type="dxa"/>
          </w:tcPr>
          <w:p w14:paraId="155A0E3E" w14:textId="4B7B55F8" w:rsidR="006D683F" w:rsidRPr="001852E5" w:rsidRDefault="006D683F" w:rsidP="00091890">
            <w:pPr>
              <w:jc w:val="center"/>
              <w:rPr>
                <w:b/>
              </w:rPr>
            </w:pPr>
            <w:r w:rsidRPr="001852E5">
              <w:rPr>
                <w:b/>
                <w:bCs/>
              </w:rPr>
              <w:t>ISPU</w:t>
            </w:r>
          </w:p>
        </w:tc>
        <w:tc>
          <w:tcPr>
            <w:tcW w:w="1937" w:type="dxa"/>
          </w:tcPr>
          <w:p w14:paraId="559DDC3D" w14:textId="77777777" w:rsidR="006D683F" w:rsidRPr="00091890" w:rsidRDefault="006D683F" w:rsidP="00091890">
            <w:pPr>
              <w:jc w:val="center"/>
              <w:rPr>
                <w:rFonts w:eastAsia="Times New Roman" w:cs="Helvetica"/>
                <w:b/>
                <w:color w:val="000000"/>
                <w:w w:val="0"/>
              </w:rPr>
            </w:pPr>
            <w:r w:rsidRPr="00091890">
              <w:rPr>
                <w:rFonts w:eastAsia="Times New Roman" w:cs="Helvetica"/>
                <w:b/>
                <w:color w:val="000000"/>
                <w:w w:val="0"/>
              </w:rPr>
              <w:t>FIFO</w:t>
            </w:r>
          </w:p>
          <w:p w14:paraId="24170580" w14:textId="77777777" w:rsidR="006D683F" w:rsidRPr="001852E5" w:rsidRDefault="006D683F" w:rsidP="00091890">
            <w:pPr>
              <w:jc w:val="center"/>
              <w:rPr>
                <w:rFonts w:eastAsia="Times New Roman" w:cs="Helvetica"/>
                <w:b/>
                <w:color w:val="000000"/>
                <w:w w:val="0"/>
                <w:sz w:val="18"/>
                <w:szCs w:val="18"/>
              </w:rPr>
            </w:pPr>
          </w:p>
          <w:p w14:paraId="3AE11A38" w14:textId="77777777" w:rsidR="006D683F" w:rsidRPr="001852E5" w:rsidRDefault="006D683F" w:rsidP="00091890">
            <w:pPr>
              <w:jc w:val="center"/>
              <w:rPr>
                <w:b/>
              </w:rPr>
            </w:pPr>
          </w:p>
        </w:tc>
        <w:tc>
          <w:tcPr>
            <w:tcW w:w="1937" w:type="dxa"/>
          </w:tcPr>
          <w:p w14:paraId="1CB9E2F6" w14:textId="0356DC00" w:rsidR="006D683F" w:rsidRPr="00091890" w:rsidRDefault="006D683F" w:rsidP="00091890">
            <w:pPr>
              <w:jc w:val="center"/>
              <w:rPr>
                <w:rFonts w:eastAsia="Times New Roman" w:cs="Helvetica"/>
                <w:b/>
                <w:color w:val="000000"/>
                <w:w w:val="0"/>
              </w:rPr>
            </w:pPr>
            <w:r w:rsidRPr="00A96174">
              <w:rPr>
                <w:b/>
              </w:rPr>
              <w:t>ADSP</w:t>
            </w:r>
          </w:p>
        </w:tc>
      </w:tr>
      <w:tr w:rsidR="006D683F" w14:paraId="342032C9" w14:textId="41FEE042" w:rsidTr="00510832">
        <w:trPr>
          <w:trHeight w:val="231"/>
          <w:jc w:val="center"/>
        </w:trPr>
        <w:tc>
          <w:tcPr>
            <w:tcW w:w="1615" w:type="dxa"/>
          </w:tcPr>
          <w:p w14:paraId="67477653" w14:textId="223AC436" w:rsidR="006D683F" w:rsidRPr="006D683F" w:rsidRDefault="006D683F" w:rsidP="006D683F">
            <w:pPr>
              <w:rPr>
                <w:sz w:val="18"/>
                <w:szCs w:val="18"/>
              </w:rPr>
            </w:pPr>
            <w:r w:rsidRPr="006D683F">
              <w:rPr>
                <w:b/>
                <w:sz w:val="18"/>
                <w:szCs w:val="18"/>
              </w:rPr>
              <w:t>Main Controller</w:t>
            </w:r>
          </w:p>
        </w:tc>
        <w:tc>
          <w:tcPr>
            <w:tcW w:w="1804" w:type="dxa"/>
          </w:tcPr>
          <w:p w14:paraId="3B932A3D" w14:textId="438614BF" w:rsidR="006D683F" w:rsidRPr="006D683F" w:rsidRDefault="006D683F" w:rsidP="006D683F">
            <w:pPr>
              <w:rPr>
                <w:sz w:val="18"/>
                <w:szCs w:val="18"/>
              </w:rPr>
            </w:pPr>
            <w:r w:rsidRPr="006D683F">
              <w:rPr>
                <w:sz w:val="18"/>
                <w:szCs w:val="18"/>
              </w:rPr>
              <w:t>[DDS_STBIO1_0201]</w:t>
            </w:r>
          </w:p>
        </w:tc>
        <w:tc>
          <w:tcPr>
            <w:tcW w:w="1937" w:type="dxa"/>
          </w:tcPr>
          <w:p w14:paraId="17C84911" w14:textId="77777777" w:rsidR="006D683F" w:rsidRPr="006D683F" w:rsidRDefault="006D683F" w:rsidP="006D683F">
            <w:pPr>
              <w:rPr>
                <w:sz w:val="18"/>
                <w:szCs w:val="18"/>
              </w:rPr>
            </w:pPr>
          </w:p>
        </w:tc>
        <w:tc>
          <w:tcPr>
            <w:tcW w:w="1937" w:type="dxa"/>
          </w:tcPr>
          <w:p w14:paraId="79A7E205" w14:textId="77777777" w:rsidR="006D683F" w:rsidRPr="006D683F" w:rsidRDefault="006D683F" w:rsidP="006D683F">
            <w:pPr>
              <w:rPr>
                <w:sz w:val="18"/>
                <w:szCs w:val="18"/>
              </w:rPr>
            </w:pPr>
          </w:p>
        </w:tc>
        <w:tc>
          <w:tcPr>
            <w:tcW w:w="1937" w:type="dxa"/>
          </w:tcPr>
          <w:p w14:paraId="3896D9A5" w14:textId="09D6C805" w:rsidR="006D683F" w:rsidRPr="006D683F" w:rsidRDefault="006D683F" w:rsidP="006D683F">
            <w:pPr>
              <w:rPr>
                <w:sz w:val="18"/>
                <w:szCs w:val="18"/>
              </w:rPr>
            </w:pPr>
            <w:r w:rsidRPr="006D683F">
              <w:rPr>
                <w:sz w:val="18"/>
                <w:szCs w:val="18"/>
              </w:rPr>
              <w:t>[DDS_STBIO1_0202]</w:t>
            </w:r>
          </w:p>
        </w:tc>
        <w:tc>
          <w:tcPr>
            <w:tcW w:w="1937" w:type="dxa"/>
          </w:tcPr>
          <w:p w14:paraId="69EE2621" w14:textId="5908BB0F" w:rsidR="006D683F" w:rsidRPr="006D683F" w:rsidRDefault="006D683F" w:rsidP="006D683F">
            <w:pPr>
              <w:rPr>
                <w:sz w:val="18"/>
                <w:szCs w:val="18"/>
              </w:rPr>
            </w:pPr>
            <w:r w:rsidRPr="006D683F">
              <w:rPr>
                <w:sz w:val="18"/>
                <w:szCs w:val="18"/>
              </w:rPr>
              <w:t>[DDS_STBIO1_02</w:t>
            </w:r>
            <w:r>
              <w:rPr>
                <w:sz w:val="18"/>
                <w:szCs w:val="18"/>
              </w:rPr>
              <w:t>19</w:t>
            </w:r>
            <w:r w:rsidRPr="006D683F">
              <w:rPr>
                <w:sz w:val="18"/>
                <w:szCs w:val="18"/>
              </w:rPr>
              <w:t>]</w:t>
            </w:r>
          </w:p>
        </w:tc>
      </w:tr>
      <w:tr w:rsidR="006D683F" w14:paraId="51C5B317" w14:textId="3C78DF31" w:rsidTr="00510832">
        <w:trPr>
          <w:trHeight w:val="231"/>
          <w:jc w:val="center"/>
        </w:trPr>
        <w:tc>
          <w:tcPr>
            <w:tcW w:w="1615" w:type="dxa"/>
          </w:tcPr>
          <w:p w14:paraId="25C8BB58" w14:textId="0FC4191F" w:rsidR="006D683F" w:rsidRPr="006D683F" w:rsidRDefault="006D683F" w:rsidP="006D683F">
            <w:pPr>
              <w:rPr>
                <w:sz w:val="18"/>
                <w:szCs w:val="18"/>
              </w:rPr>
            </w:pPr>
            <w:r w:rsidRPr="006D683F">
              <w:rPr>
                <w:b/>
                <w:sz w:val="18"/>
                <w:szCs w:val="18"/>
              </w:rPr>
              <w:t>ADSP</w:t>
            </w:r>
          </w:p>
        </w:tc>
        <w:tc>
          <w:tcPr>
            <w:tcW w:w="1804" w:type="dxa"/>
          </w:tcPr>
          <w:p w14:paraId="20C7D7D7" w14:textId="710481AA" w:rsidR="006D683F" w:rsidRPr="006D683F" w:rsidRDefault="006D683F" w:rsidP="006D683F">
            <w:pPr>
              <w:rPr>
                <w:sz w:val="18"/>
                <w:szCs w:val="18"/>
              </w:rPr>
            </w:pPr>
            <w:r w:rsidRPr="006D683F">
              <w:rPr>
                <w:sz w:val="18"/>
                <w:szCs w:val="18"/>
              </w:rPr>
              <w:t>[DDS_STBIO1_0203]</w:t>
            </w:r>
          </w:p>
        </w:tc>
        <w:tc>
          <w:tcPr>
            <w:tcW w:w="1937" w:type="dxa"/>
          </w:tcPr>
          <w:p w14:paraId="2DB027C7" w14:textId="54EF5AEE" w:rsidR="006D683F" w:rsidRPr="006D683F" w:rsidRDefault="006D683F" w:rsidP="006D683F">
            <w:pPr>
              <w:rPr>
                <w:sz w:val="18"/>
                <w:szCs w:val="18"/>
              </w:rPr>
            </w:pPr>
            <w:r w:rsidRPr="006D683F">
              <w:rPr>
                <w:sz w:val="18"/>
                <w:szCs w:val="18"/>
              </w:rPr>
              <w:t>[DDS_STBIO1_0204]</w:t>
            </w:r>
          </w:p>
        </w:tc>
        <w:tc>
          <w:tcPr>
            <w:tcW w:w="1937" w:type="dxa"/>
          </w:tcPr>
          <w:p w14:paraId="59F2BA82" w14:textId="257765C9" w:rsidR="006D683F" w:rsidRPr="006D683F" w:rsidRDefault="006D683F" w:rsidP="006D683F">
            <w:pPr>
              <w:rPr>
                <w:sz w:val="18"/>
                <w:szCs w:val="18"/>
              </w:rPr>
            </w:pPr>
          </w:p>
        </w:tc>
        <w:tc>
          <w:tcPr>
            <w:tcW w:w="1937" w:type="dxa"/>
          </w:tcPr>
          <w:p w14:paraId="4FE9F66D" w14:textId="3D115E3A" w:rsidR="006D683F" w:rsidRPr="006D683F" w:rsidRDefault="006D683F" w:rsidP="006D683F">
            <w:pPr>
              <w:rPr>
                <w:sz w:val="18"/>
                <w:szCs w:val="18"/>
              </w:rPr>
            </w:pPr>
            <w:r w:rsidRPr="006D683F">
              <w:rPr>
                <w:sz w:val="18"/>
                <w:szCs w:val="18"/>
              </w:rPr>
              <w:t>[DDS_STBIO1_0206]</w:t>
            </w:r>
          </w:p>
        </w:tc>
        <w:tc>
          <w:tcPr>
            <w:tcW w:w="1937" w:type="dxa"/>
          </w:tcPr>
          <w:p w14:paraId="04171F5D" w14:textId="3EBACE75" w:rsidR="006D683F" w:rsidRPr="006D683F" w:rsidRDefault="006D683F" w:rsidP="006D683F">
            <w:pPr>
              <w:rPr>
                <w:sz w:val="18"/>
                <w:szCs w:val="18"/>
              </w:rPr>
            </w:pPr>
          </w:p>
        </w:tc>
      </w:tr>
      <w:tr w:rsidR="006D683F" w14:paraId="773548F6" w14:textId="76446937" w:rsidTr="00510832">
        <w:trPr>
          <w:trHeight w:val="231"/>
          <w:jc w:val="center"/>
        </w:trPr>
        <w:tc>
          <w:tcPr>
            <w:tcW w:w="1615" w:type="dxa"/>
          </w:tcPr>
          <w:p w14:paraId="4BAE4138" w14:textId="5E58B94D" w:rsidR="006D683F" w:rsidRPr="006D683F" w:rsidRDefault="006D683F" w:rsidP="006D683F">
            <w:pPr>
              <w:rPr>
                <w:sz w:val="18"/>
                <w:szCs w:val="18"/>
              </w:rPr>
            </w:pPr>
            <w:r w:rsidRPr="006D683F">
              <w:rPr>
                <w:b/>
                <w:sz w:val="18"/>
                <w:szCs w:val="18"/>
              </w:rPr>
              <w:t>I2C_SPI_AHB</w:t>
            </w:r>
          </w:p>
        </w:tc>
        <w:tc>
          <w:tcPr>
            <w:tcW w:w="1804" w:type="dxa"/>
          </w:tcPr>
          <w:p w14:paraId="7708EF8F" w14:textId="0CC99DD6" w:rsidR="006D683F" w:rsidRPr="006D683F" w:rsidRDefault="006D683F" w:rsidP="006D683F">
            <w:pPr>
              <w:rPr>
                <w:sz w:val="18"/>
                <w:szCs w:val="18"/>
              </w:rPr>
            </w:pPr>
            <w:r w:rsidRPr="006D683F">
              <w:rPr>
                <w:sz w:val="18"/>
                <w:szCs w:val="18"/>
              </w:rPr>
              <w:t>[DDS_STBIO1_0207]</w:t>
            </w:r>
          </w:p>
        </w:tc>
        <w:tc>
          <w:tcPr>
            <w:tcW w:w="1937" w:type="dxa"/>
          </w:tcPr>
          <w:p w14:paraId="2CDB4892" w14:textId="2DB8CC92" w:rsidR="006D683F" w:rsidRPr="006D683F" w:rsidRDefault="006D683F" w:rsidP="006D683F">
            <w:pPr>
              <w:rPr>
                <w:sz w:val="18"/>
                <w:szCs w:val="18"/>
              </w:rPr>
            </w:pPr>
            <w:r w:rsidRPr="006D683F">
              <w:rPr>
                <w:sz w:val="18"/>
                <w:szCs w:val="18"/>
              </w:rPr>
              <w:t>[DDS_STBIO1_0208]</w:t>
            </w:r>
          </w:p>
        </w:tc>
        <w:tc>
          <w:tcPr>
            <w:tcW w:w="1937" w:type="dxa"/>
          </w:tcPr>
          <w:p w14:paraId="737BDA2F" w14:textId="258CCEDD" w:rsidR="006D683F" w:rsidRPr="006D683F" w:rsidRDefault="006D683F" w:rsidP="006D683F">
            <w:pPr>
              <w:rPr>
                <w:sz w:val="18"/>
                <w:szCs w:val="18"/>
              </w:rPr>
            </w:pPr>
            <w:r w:rsidRPr="006D683F">
              <w:rPr>
                <w:sz w:val="18"/>
                <w:szCs w:val="18"/>
              </w:rPr>
              <w:t>[DDS_STBIO1_0209]</w:t>
            </w:r>
          </w:p>
        </w:tc>
        <w:tc>
          <w:tcPr>
            <w:tcW w:w="1937" w:type="dxa"/>
          </w:tcPr>
          <w:p w14:paraId="716E3269" w14:textId="25E8B540" w:rsidR="006D683F" w:rsidRPr="006D683F" w:rsidRDefault="006D683F" w:rsidP="006D683F">
            <w:pPr>
              <w:rPr>
                <w:sz w:val="18"/>
                <w:szCs w:val="18"/>
              </w:rPr>
            </w:pPr>
            <w:r w:rsidRPr="006D683F">
              <w:rPr>
                <w:sz w:val="18"/>
                <w:szCs w:val="18"/>
              </w:rPr>
              <w:t>[DDS_STBIO1_0210]</w:t>
            </w:r>
          </w:p>
        </w:tc>
        <w:tc>
          <w:tcPr>
            <w:tcW w:w="1937" w:type="dxa"/>
          </w:tcPr>
          <w:p w14:paraId="398557CB" w14:textId="3A656F04" w:rsidR="006D683F" w:rsidRPr="006D683F" w:rsidRDefault="006D683F" w:rsidP="006D683F">
            <w:pPr>
              <w:rPr>
                <w:sz w:val="18"/>
                <w:szCs w:val="18"/>
              </w:rPr>
            </w:pPr>
            <w:r w:rsidRPr="006D683F">
              <w:rPr>
                <w:sz w:val="18"/>
                <w:szCs w:val="18"/>
              </w:rPr>
              <w:t>[DDS_STBIO1_02</w:t>
            </w:r>
            <w:r>
              <w:rPr>
                <w:sz w:val="18"/>
                <w:szCs w:val="18"/>
              </w:rPr>
              <w:t>21</w:t>
            </w:r>
            <w:r w:rsidRPr="006D683F">
              <w:rPr>
                <w:sz w:val="18"/>
                <w:szCs w:val="18"/>
              </w:rPr>
              <w:t>]</w:t>
            </w:r>
          </w:p>
        </w:tc>
      </w:tr>
      <w:tr w:rsidR="006D683F" w14:paraId="35FEB36F" w14:textId="17F8AE97" w:rsidTr="00510832">
        <w:trPr>
          <w:trHeight w:val="231"/>
          <w:jc w:val="center"/>
        </w:trPr>
        <w:tc>
          <w:tcPr>
            <w:tcW w:w="1615" w:type="dxa"/>
          </w:tcPr>
          <w:p w14:paraId="3E20F49B" w14:textId="6B7E1E3B" w:rsidR="006D683F" w:rsidRPr="006D683F" w:rsidRDefault="006D683F" w:rsidP="006D683F">
            <w:pPr>
              <w:rPr>
                <w:sz w:val="18"/>
                <w:szCs w:val="18"/>
              </w:rPr>
            </w:pPr>
            <w:r w:rsidRPr="006D683F">
              <w:rPr>
                <w:b/>
                <w:sz w:val="18"/>
                <w:szCs w:val="18"/>
              </w:rPr>
              <w:t>SENSOR HUB</w:t>
            </w:r>
          </w:p>
        </w:tc>
        <w:tc>
          <w:tcPr>
            <w:tcW w:w="1804" w:type="dxa"/>
          </w:tcPr>
          <w:p w14:paraId="1154ACFD" w14:textId="77777777" w:rsidR="006D683F" w:rsidRPr="006D683F" w:rsidRDefault="006D683F" w:rsidP="006D683F">
            <w:pPr>
              <w:rPr>
                <w:sz w:val="18"/>
                <w:szCs w:val="18"/>
              </w:rPr>
            </w:pPr>
          </w:p>
        </w:tc>
        <w:tc>
          <w:tcPr>
            <w:tcW w:w="1937" w:type="dxa"/>
          </w:tcPr>
          <w:p w14:paraId="787D1A35" w14:textId="77777777" w:rsidR="006D683F" w:rsidRPr="006D683F" w:rsidRDefault="006D683F" w:rsidP="006D683F">
            <w:pPr>
              <w:rPr>
                <w:sz w:val="18"/>
                <w:szCs w:val="18"/>
              </w:rPr>
            </w:pPr>
          </w:p>
        </w:tc>
        <w:tc>
          <w:tcPr>
            <w:tcW w:w="1937" w:type="dxa"/>
          </w:tcPr>
          <w:p w14:paraId="72635B36" w14:textId="77777777" w:rsidR="006D683F" w:rsidRPr="006D683F" w:rsidRDefault="006D683F" w:rsidP="006D683F">
            <w:pPr>
              <w:rPr>
                <w:sz w:val="18"/>
                <w:szCs w:val="18"/>
              </w:rPr>
            </w:pPr>
          </w:p>
        </w:tc>
        <w:tc>
          <w:tcPr>
            <w:tcW w:w="1937" w:type="dxa"/>
          </w:tcPr>
          <w:p w14:paraId="68AF1F79" w14:textId="605AB04C" w:rsidR="006D683F" w:rsidRPr="006D683F" w:rsidRDefault="006D683F" w:rsidP="006D683F">
            <w:pPr>
              <w:rPr>
                <w:sz w:val="18"/>
                <w:szCs w:val="18"/>
              </w:rPr>
            </w:pPr>
            <w:r w:rsidRPr="006D683F">
              <w:rPr>
                <w:sz w:val="18"/>
                <w:szCs w:val="18"/>
              </w:rPr>
              <w:t>[DDS_STBIO1_0211]</w:t>
            </w:r>
          </w:p>
        </w:tc>
        <w:tc>
          <w:tcPr>
            <w:tcW w:w="1937" w:type="dxa"/>
          </w:tcPr>
          <w:p w14:paraId="3A4EA143" w14:textId="6817EE8E" w:rsidR="006D683F" w:rsidRPr="006D683F" w:rsidRDefault="006D683F" w:rsidP="006D683F">
            <w:pPr>
              <w:rPr>
                <w:sz w:val="18"/>
                <w:szCs w:val="18"/>
              </w:rPr>
            </w:pPr>
          </w:p>
        </w:tc>
      </w:tr>
      <w:tr w:rsidR="006D683F" w14:paraId="13B7C6A2" w14:textId="470F3562" w:rsidTr="00510832">
        <w:trPr>
          <w:trHeight w:val="240"/>
          <w:jc w:val="center"/>
        </w:trPr>
        <w:tc>
          <w:tcPr>
            <w:tcW w:w="1615" w:type="dxa"/>
          </w:tcPr>
          <w:p w14:paraId="7CEB5C2E" w14:textId="122A3EFC" w:rsidR="006D683F" w:rsidRPr="006D683F" w:rsidRDefault="006D683F" w:rsidP="006D683F">
            <w:pPr>
              <w:rPr>
                <w:sz w:val="18"/>
                <w:szCs w:val="18"/>
              </w:rPr>
            </w:pPr>
            <w:r w:rsidRPr="006D683F">
              <w:rPr>
                <w:b/>
                <w:sz w:val="18"/>
                <w:szCs w:val="18"/>
              </w:rPr>
              <w:t>ISPU</w:t>
            </w:r>
          </w:p>
        </w:tc>
        <w:tc>
          <w:tcPr>
            <w:tcW w:w="1804" w:type="dxa"/>
          </w:tcPr>
          <w:p w14:paraId="6C3C57F4" w14:textId="79BF082F" w:rsidR="006D683F" w:rsidRPr="006D683F" w:rsidRDefault="006D683F" w:rsidP="006D683F">
            <w:pPr>
              <w:rPr>
                <w:sz w:val="18"/>
                <w:szCs w:val="18"/>
              </w:rPr>
            </w:pPr>
            <w:r w:rsidRPr="006D683F">
              <w:rPr>
                <w:sz w:val="18"/>
                <w:szCs w:val="18"/>
              </w:rPr>
              <w:t>[DDS_STBIO1_0212]</w:t>
            </w:r>
          </w:p>
        </w:tc>
        <w:tc>
          <w:tcPr>
            <w:tcW w:w="1937" w:type="dxa"/>
          </w:tcPr>
          <w:p w14:paraId="62072699" w14:textId="30A9ED95" w:rsidR="006D683F" w:rsidRPr="006D683F" w:rsidRDefault="006D683F" w:rsidP="006D683F">
            <w:pPr>
              <w:rPr>
                <w:sz w:val="18"/>
                <w:szCs w:val="18"/>
              </w:rPr>
            </w:pPr>
            <w:r w:rsidRPr="006D683F">
              <w:rPr>
                <w:sz w:val="18"/>
                <w:szCs w:val="18"/>
              </w:rPr>
              <w:t>[DDS_STBIO1_0213]</w:t>
            </w:r>
          </w:p>
        </w:tc>
        <w:tc>
          <w:tcPr>
            <w:tcW w:w="1937" w:type="dxa"/>
          </w:tcPr>
          <w:p w14:paraId="47609845" w14:textId="7088904E" w:rsidR="006D683F" w:rsidRPr="006D683F" w:rsidRDefault="006D683F" w:rsidP="006D683F">
            <w:pPr>
              <w:rPr>
                <w:sz w:val="18"/>
                <w:szCs w:val="18"/>
              </w:rPr>
            </w:pPr>
          </w:p>
        </w:tc>
        <w:tc>
          <w:tcPr>
            <w:tcW w:w="1937" w:type="dxa"/>
          </w:tcPr>
          <w:p w14:paraId="5FBE5CFD" w14:textId="2BF46ACD" w:rsidR="006D683F" w:rsidRPr="006D683F" w:rsidRDefault="006D683F" w:rsidP="006D683F">
            <w:pPr>
              <w:rPr>
                <w:sz w:val="18"/>
                <w:szCs w:val="18"/>
              </w:rPr>
            </w:pPr>
            <w:r w:rsidRPr="006D683F">
              <w:rPr>
                <w:sz w:val="18"/>
                <w:szCs w:val="18"/>
              </w:rPr>
              <w:t>[DDS_STBIO1_0215]</w:t>
            </w:r>
          </w:p>
        </w:tc>
        <w:tc>
          <w:tcPr>
            <w:tcW w:w="1937" w:type="dxa"/>
          </w:tcPr>
          <w:p w14:paraId="2D7FBFE1" w14:textId="1DE47011" w:rsidR="006D683F" w:rsidRPr="006D683F" w:rsidRDefault="006D683F" w:rsidP="006D683F">
            <w:pPr>
              <w:rPr>
                <w:sz w:val="18"/>
                <w:szCs w:val="18"/>
              </w:rPr>
            </w:pPr>
            <w:r w:rsidRPr="006D683F">
              <w:rPr>
                <w:sz w:val="18"/>
                <w:szCs w:val="18"/>
              </w:rPr>
              <w:t>[DDS_STBIO1_02</w:t>
            </w:r>
            <w:r w:rsidR="00D625F5">
              <w:rPr>
                <w:sz w:val="18"/>
                <w:szCs w:val="18"/>
              </w:rPr>
              <w:t>22</w:t>
            </w:r>
            <w:r w:rsidRPr="006D683F">
              <w:rPr>
                <w:sz w:val="18"/>
                <w:szCs w:val="18"/>
              </w:rPr>
              <w:t>]</w:t>
            </w:r>
          </w:p>
        </w:tc>
      </w:tr>
      <w:tr w:rsidR="006D683F" w14:paraId="1A7A91BC" w14:textId="65EF4B37" w:rsidTr="00510832">
        <w:trPr>
          <w:trHeight w:val="231"/>
          <w:jc w:val="center"/>
        </w:trPr>
        <w:tc>
          <w:tcPr>
            <w:tcW w:w="1615" w:type="dxa"/>
          </w:tcPr>
          <w:p w14:paraId="1A178870" w14:textId="5AB20E78" w:rsidR="006D683F" w:rsidRPr="006D683F" w:rsidRDefault="006D683F" w:rsidP="006D683F">
            <w:pPr>
              <w:rPr>
                <w:sz w:val="18"/>
                <w:szCs w:val="18"/>
              </w:rPr>
            </w:pPr>
            <w:r w:rsidRPr="006D683F">
              <w:rPr>
                <w:b/>
                <w:sz w:val="18"/>
                <w:szCs w:val="18"/>
              </w:rPr>
              <w:t>ISPU debug</w:t>
            </w:r>
          </w:p>
        </w:tc>
        <w:tc>
          <w:tcPr>
            <w:tcW w:w="1804" w:type="dxa"/>
          </w:tcPr>
          <w:p w14:paraId="13D9E5AA" w14:textId="7899DB70" w:rsidR="006D683F" w:rsidRPr="006D683F" w:rsidRDefault="006D683F" w:rsidP="006D683F">
            <w:pPr>
              <w:rPr>
                <w:sz w:val="18"/>
                <w:szCs w:val="18"/>
              </w:rPr>
            </w:pPr>
            <w:r w:rsidRPr="006D683F">
              <w:rPr>
                <w:sz w:val="18"/>
                <w:szCs w:val="18"/>
              </w:rPr>
              <w:t>[DDS_STBIO1_0216]</w:t>
            </w:r>
          </w:p>
        </w:tc>
        <w:tc>
          <w:tcPr>
            <w:tcW w:w="1937" w:type="dxa"/>
          </w:tcPr>
          <w:p w14:paraId="294C6E58" w14:textId="1629D5E2" w:rsidR="006D683F" w:rsidRPr="006D683F" w:rsidRDefault="006D683F" w:rsidP="006D683F">
            <w:pPr>
              <w:rPr>
                <w:sz w:val="18"/>
                <w:szCs w:val="18"/>
              </w:rPr>
            </w:pPr>
            <w:r w:rsidRPr="006D683F">
              <w:rPr>
                <w:sz w:val="18"/>
                <w:szCs w:val="18"/>
              </w:rPr>
              <w:t>[DDS_STBIO1_0217]</w:t>
            </w:r>
          </w:p>
        </w:tc>
        <w:tc>
          <w:tcPr>
            <w:tcW w:w="1937" w:type="dxa"/>
          </w:tcPr>
          <w:p w14:paraId="7431F9A9" w14:textId="5DFEEFBB" w:rsidR="006D683F" w:rsidRPr="006D683F" w:rsidRDefault="006D683F" w:rsidP="006D683F">
            <w:pPr>
              <w:rPr>
                <w:sz w:val="18"/>
                <w:szCs w:val="18"/>
              </w:rPr>
            </w:pPr>
            <w:r w:rsidRPr="006D683F">
              <w:rPr>
                <w:sz w:val="18"/>
                <w:szCs w:val="18"/>
              </w:rPr>
              <w:t>[DDS_STBIO1_0218]</w:t>
            </w:r>
          </w:p>
        </w:tc>
        <w:tc>
          <w:tcPr>
            <w:tcW w:w="1937" w:type="dxa"/>
          </w:tcPr>
          <w:p w14:paraId="3C43C47A" w14:textId="23C16107" w:rsidR="006D683F" w:rsidRPr="006D683F" w:rsidRDefault="006D683F" w:rsidP="006D683F">
            <w:pPr>
              <w:keepNext/>
              <w:rPr>
                <w:sz w:val="18"/>
                <w:szCs w:val="18"/>
              </w:rPr>
            </w:pPr>
            <w:r w:rsidRPr="006D683F">
              <w:rPr>
                <w:sz w:val="18"/>
                <w:szCs w:val="18"/>
              </w:rPr>
              <w:t>[DDS_STBIO1_02</w:t>
            </w:r>
            <w:r w:rsidR="000C685C">
              <w:rPr>
                <w:sz w:val="18"/>
                <w:szCs w:val="18"/>
              </w:rPr>
              <w:t>20</w:t>
            </w:r>
            <w:r w:rsidRPr="006D683F">
              <w:rPr>
                <w:sz w:val="18"/>
                <w:szCs w:val="18"/>
              </w:rPr>
              <w:t>]</w:t>
            </w:r>
          </w:p>
        </w:tc>
        <w:tc>
          <w:tcPr>
            <w:tcW w:w="1937" w:type="dxa"/>
          </w:tcPr>
          <w:p w14:paraId="28256CED" w14:textId="25581E4E" w:rsidR="006D683F" w:rsidRPr="006D683F" w:rsidRDefault="006D683F" w:rsidP="006D683F">
            <w:pPr>
              <w:keepNext/>
              <w:rPr>
                <w:sz w:val="18"/>
                <w:szCs w:val="18"/>
              </w:rPr>
            </w:pPr>
            <w:r w:rsidRPr="006D683F">
              <w:rPr>
                <w:sz w:val="18"/>
                <w:szCs w:val="18"/>
              </w:rPr>
              <w:t>[DDS_STBIO1_02</w:t>
            </w:r>
            <w:r w:rsidR="00B525ED">
              <w:rPr>
                <w:sz w:val="18"/>
                <w:szCs w:val="18"/>
              </w:rPr>
              <w:t>23</w:t>
            </w:r>
            <w:r w:rsidRPr="006D683F">
              <w:rPr>
                <w:sz w:val="18"/>
                <w:szCs w:val="18"/>
              </w:rPr>
              <w:t>]</w:t>
            </w:r>
          </w:p>
        </w:tc>
      </w:tr>
    </w:tbl>
    <w:p w14:paraId="5A09EF38" w14:textId="7DC5801E" w:rsidR="00FE200B" w:rsidRPr="00FE200B" w:rsidRDefault="00ED2D01" w:rsidP="00091890">
      <w:pPr>
        <w:pStyle w:val="Caption"/>
        <w:jc w:val="center"/>
      </w:pPr>
      <w:bookmarkStart w:id="52" w:name="_Toc210989343"/>
      <w:r>
        <w:t>Table</w:t>
      </w:r>
      <w:r w:rsidR="00091890">
        <w:t xml:space="preserve"> </w:t>
      </w:r>
      <w:fldSimple w:instr=" SEQ Tableau \* ARABIC ">
        <w:r w:rsidR="00E27A95">
          <w:rPr>
            <w:noProof/>
          </w:rPr>
          <w:t>7</w:t>
        </w:r>
      </w:fldSimple>
      <w:r w:rsidR="00091890">
        <w:t xml:space="preserve">: </w:t>
      </w:r>
      <w:r w:rsidR="00091890" w:rsidRPr="00690D69">
        <w:t>XBAR Connection Matrix</w:t>
      </w:r>
      <w:bookmarkEnd w:id="52"/>
    </w:p>
    <w:p w14:paraId="4517769F" w14:textId="77777777" w:rsidR="005F6A8F" w:rsidRDefault="005F6A8F" w:rsidP="005F6A8F"/>
    <w:p w14:paraId="51DAA017" w14:textId="77777777" w:rsidR="005F6A8F" w:rsidRDefault="005F6A8F" w:rsidP="005266DF"/>
    <w:p w14:paraId="192B9F7C" w14:textId="04F42B5C" w:rsidR="003B27E0" w:rsidRDefault="003B27E0" w:rsidP="003B27E0">
      <w:pPr>
        <w:pStyle w:val="NoSpacing"/>
      </w:pPr>
      <w:r>
        <w:t>[</w:t>
      </w:r>
      <w:r w:rsidRPr="00CA619A">
        <w:t>DDS_STBIO1</w:t>
      </w:r>
      <w:r>
        <w:t>_XBAR</w:t>
      </w:r>
      <w:r w:rsidRPr="00CA619A">
        <w:t>_</w:t>
      </w:r>
      <w:r>
        <w:t>01</w:t>
      </w:r>
      <w:r w:rsidRPr="00DB608E">
        <w:t xml:space="preserve">] </w:t>
      </w:r>
      <w:r>
        <w:t>Assumption</w:t>
      </w:r>
    </w:p>
    <w:p w14:paraId="4BAF8E45" w14:textId="2A1AD20D" w:rsidR="003B27E0" w:rsidRPr="003B27E0" w:rsidRDefault="003B27E0" w:rsidP="003B27E0">
      <w:pPr>
        <w:rPr>
          <w:lang w:val="en-US"/>
        </w:rPr>
      </w:pPr>
      <w:r>
        <w:rPr>
          <w:lang w:val="en-US"/>
        </w:rPr>
        <w:tab/>
      </w:r>
      <w:r w:rsidR="00E752DA" w:rsidRPr="00E752DA">
        <w:rPr>
          <w:lang w:val="en-US"/>
        </w:rPr>
        <w:t>Every master and slave supports AHBLite and none supports burst communication</w:t>
      </w:r>
    </w:p>
    <w:p w14:paraId="328068F9" w14:textId="77777777" w:rsidR="003B27E0" w:rsidRDefault="003B27E0" w:rsidP="003B27E0">
      <w:pPr>
        <w:pStyle w:val="NoSpacing"/>
      </w:pPr>
      <w:r>
        <w:t>[End]</w:t>
      </w:r>
    </w:p>
    <w:p w14:paraId="45A05CEE" w14:textId="6459F1C4" w:rsidR="00091890" w:rsidRDefault="007E0863" w:rsidP="005266DF">
      <w:r>
        <w:br w:type="page"/>
      </w:r>
    </w:p>
    <w:p w14:paraId="68126BB4" w14:textId="77777777" w:rsidR="005F6A8F" w:rsidRDefault="005F6A8F" w:rsidP="005266DF"/>
    <w:p w14:paraId="47033ADA" w14:textId="28006CA3" w:rsidR="006B4AC8" w:rsidRPr="005266DF" w:rsidRDefault="006B4AC8" w:rsidP="006B4AC8">
      <w:pPr>
        <w:pStyle w:val="Heading20"/>
      </w:pPr>
      <w:bookmarkStart w:id="53" w:name="_Toc224827099"/>
      <w:r>
        <w:t>X</w:t>
      </w:r>
      <w:r w:rsidR="0075171D">
        <w:t>BAR</w:t>
      </w:r>
      <w:r>
        <w:t xml:space="preserve"> </w:t>
      </w:r>
      <w:r w:rsidR="005F6A8F">
        <w:t>Memory Mapping</w:t>
      </w:r>
      <w:bookmarkEnd w:id="53"/>
    </w:p>
    <w:p w14:paraId="3C4BE7AA" w14:textId="77777777" w:rsidR="006B4AC8" w:rsidRDefault="006B4AC8" w:rsidP="005266DF"/>
    <w:p w14:paraId="269516C4" w14:textId="77777777" w:rsidR="006B4AC8" w:rsidRDefault="006B4AC8" w:rsidP="005266DF"/>
    <w:tbl>
      <w:tblPr>
        <w:tblStyle w:val="TableGrid"/>
        <w:tblW w:w="5000" w:type="pct"/>
        <w:jc w:val="center"/>
        <w:tblLook w:val="04A0" w:firstRow="1" w:lastRow="0" w:firstColumn="1" w:lastColumn="0" w:noHBand="0" w:noVBand="1"/>
      </w:tblPr>
      <w:tblGrid>
        <w:gridCol w:w="1857"/>
        <w:gridCol w:w="2045"/>
        <w:gridCol w:w="2181"/>
        <w:gridCol w:w="1326"/>
        <w:gridCol w:w="2039"/>
      </w:tblGrid>
      <w:tr w:rsidR="006B4AC8" w14:paraId="3A578252" w14:textId="3E878F56" w:rsidTr="00D537C3">
        <w:trPr>
          <w:jc w:val="center"/>
        </w:trPr>
        <w:tc>
          <w:tcPr>
            <w:tcW w:w="983" w:type="pct"/>
          </w:tcPr>
          <w:p w14:paraId="409711E1" w14:textId="322EC51F" w:rsidR="006B4AC8" w:rsidRDefault="006B4AC8" w:rsidP="00710305">
            <w:pPr>
              <w:pStyle w:val="TableHeadL"/>
            </w:pPr>
            <w:r>
              <w:t xml:space="preserve">AHB </w:t>
            </w:r>
            <w:r w:rsidR="006371E7">
              <w:t>base</w:t>
            </w:r>
            <w:r>
              <w:t xml:space="preserve"> </w:t>
            </w:r>
            <w:r w:rsidR="00EA675B">
              <w:t>start</w:t>
            </w:r>
            <w:r>
              <w:t xml:space="preserve"> address</w:t>
            </w:r>
          </w:p>
        </w:tc>
        <w:tc>
          <w:tcPr>
            <w:tcW w:w="1082" w:type="pct"/>
          </w:tcPr>
          <w:p w14:paraId="12F1382D" w14:textId="32F172BF" w:rsidR="006371E7" w:rsidRDefault="006371E7" w:rsidP="00EA675B">
            <w:pPr>
              <w:pStyle w:val="TableHeadL"/>
              <w:tabs>
                <w:tab w:val="left" w:pos="225"/>
              </w:tabs>
            </w:pPr>
            <w:r>
              <w:t xml:space="preserve">AHB </w:t>
            </w:r>
            <w:r w:rsidR="00EA675B">
              <w:t>base</w:t>
            </w:r>
            <w:r>
              <w:t xml:space="preserve"> end address</w:t>
            </w:r>
          </w:p>
        </w:tc>
        <w:tc>
          <w:tcPr>
            <w:tcW w:w="1154" w:type="pct"/>
          </w:tcPr>
          <w:p w14:paraId="7E95B2CF" w14:textId="77777777" w:rsidR="006B4AC8" w:rsidRDefault="006B4AC8" w:rsidP="00710305">
            <w:pPr>
              <w:pStyle w:val="TableHeadL"/>
            </w:pPr>
            <w:r>
              <w:t>Address block</w:t>
            </w:r>
          </w:p>
        </w:tc>
        <w:tc>
          <w:tcPr>
            <w:tcW w:w="702" w:type="pct"/>
          </w:tcPr>
          <w:p w14:paraId="4FF9B9BE" w14:textId="75C45480" w:rsidR="006B4AC8" w:rsidRDefault="00B65D0A" w:rsidP="00710305">
            <w:pPr>
              <w:pStyle w:val="TableHeadL"/>
            </w:pPr>
            <w:r>
              <w:t>Direct Access</w:t>
            </w:r>
          </w:p>
        </w:tc>
        <w:tc>
          <w:tcPr>
            <w:tcW w:w="1079" w:type="pct"/>
          </w:tcPr>
          <w:p w14:paraId="665A5364" w14:textId="533F28BE" w:rsidR="001158AC" w:rsidRDefault="001158AC" w:rsidP="00710305">
            <w:pPr>
              <w:pStyle w:val="TableHeadL"/>
            </w:pPr>
            <w:r>
              <w:t>Req_ID</w:t>
            </w:r>
          </w:p>
        </w:tc>
      </w:tr>
      <w:tr w:rsidR="00FA1AB4" w14:paraId="1CE957E2" w14:textId="227E3DC0" w:rsidTr="00D537C3">
        <w:trPr>
          <w:jc w:val="center"/>
        </w:trPr>
        <w:tc>
          <w:tcPr>
            <w:tcW w:w="983" w:type="pct"/>
          </w:tcPr>
          <w:p w14:paraId="377C020C" w14:textId="7EC7317F" w:rsidR="00FA1AB4" w:rsidRDefault="00FA1AB4" w:rsidP="00710305">
            <w:pPr>
              <w:pStyle w:val="TableBodyL"/>
              <w:tabs>
                <w:tab w:val="left" w:pos="283"/>
                <w:tab w:val="center" w:pos="856"/>
              </w:tabs>
              <w:jc w:val="center"/>
            </w:pPr>
            <w:r>
              <w:t>0x0_0000</w:t>
            </w:r>
          </w:p>
        </w:tc>
        <w:tc>
          <w:tcPr>
            <w:tcW w:w="1082" w:type="pct"/>
          </w:tcPr>
          <w:p w14:paraId="4FB414F1" w14:textId="5E8DC737" w:rsidR="006371E7" w:rsidRDefault="006371E7" w:rsidP="00710305">
            <w:pPr>
              <w:pStyle w:val="TableBodyL"/>
              <w:jc w:val="center"/>
            </w:pPr>
            <w:r>
              <w:t>0x0_</w:t>
            </w:r>
            <w:r w:rsidR="00D3435B">
              <w:t>7FFF</w:t>
            </w:r>
          </w:p>
        </w:tc>
        <w:tc>
          <w:tcPr>
            <w:tcW w:w="1154" w:type="pct"/>
          </w:tcPr>
          <w:p w14:paraId="2B675543" w14:textId="76987728" w:rsidR="00FA1AB4" w:rsidRDefault="00FA1AB4" w:rsidP="00710305">
            <w:pPr>
              <w:pStyle w:val="TableBodyL"/>
              <w:jc w:val="center"/>
            </w:pPr>
            <w:r>
              <w:t>ISPU</w:t>
            </w:r>
            <w:r w:rsidR="005C7676">
              <w:t xml:space="preserve"> </w:t>
            </w:r>
            <w:r>
              <w:t>CODE RAM 32KB</w:t>
            </w:r>
          </w:p>
        </w:tc>
        <w:tc>
          <w:tcPr>
            <w:tcW w:w="702" w:type="pct"/>
          </w:tcPr>
          <w:p w14:paraId="363EA915" w14:textId="359C4C2A" w:rsidR="00FA1AB4" w:rsidRDefault="009C08B1" w:rsidP="00710305">
            <w:pPr>
              <w:pStyle w:val="TableBodyL"/>
              <w:jc w:val="center"/>
            </w:pPr>
            <w:r>
              <w:t>N.A.</w:t>
            </w:r>
          </w:p>
        </w:tc>
        <w:tc>
          <w:tcPr>
            <w:tcW w:w="1079" w:type="pct"/>
          </w:tcPr>
          <w:p w14:paraId="40B1D26B" w14:textId="7500F429" w:rsidR="001158AC" w:rsidRDefault="001158AC" w:rsidP="00710305">
            <w:pPr>
              <w:pStyle w:val="TableBodyL"/>
              <w:jc w:val="center"/>
            </w:pPr>
            <w:r>
              <w:t>[DDS_STBIO1</w:t>
            </w:r>
            <w:r w:rsidR="006371E7" w:rsidRPr="00DB608E">
              <w:t>_</w:t>
            </w:r>
            <w:r w:rsidR="00303245">
              <w:t>1</w:t>
            </w:r>
            <w:r w:rsidR="006371E7">
              <w:t>0100</w:t>
            </w:r>
            <w:r w:rsidR="006371E7" w:rsidRPr="00DB608E">
              <w:t>]</w:t>
            </w:r>
          </w:p>
        </w:tc>
      </w:tr>
      <w:tr w:rsidR="00FA1AB4" w14:paraId="07E54C8F" w14:textId="3FD64044" w:rsidTr="00D537C3">
        <w:trPr>
          <w:jc w:val="center"/>
        </w:trPr>
        <w:tc>
          <w:tcPr>
            <w:tcW w:w="983" w:type="pct"/>
          </w:tcPr>
          <w:p w14:paraId="22438CF1" w14:textId="65C87CDD" w:rsidR="00FA1AB4" w:rsidRDefault="00FA1AB4" w:rsidP="00710305">
            <w:pPr>
              <w:pStyle w:val="TableBodyL"/>
              <w:tabs>
                <w:tab w:val="left" w:pos="283"/>
                <w:tab w:val="center" w:pos="856"/>
              </w:tabs>
              <w:jc w:val="center"/>
            </w:pPr>
            <w:r>
              <w:t>0x0_8000</w:t>
            </w:r>
          </w:p>
        </w:tc>
        <w:tc>
          <w:tcPr>
            <w:tcW w:w="1082" w:type="pct"/>
          </w:tcPr>
          <w:p w14:paraId="2502E291" w14:textId="44B175F0" w:rsidR="006371E7" w:rsidRDefault="00D3435B" w:rsidP="006371E7">
            <w:pPr>
              <w:pStyle w:val="TableBodyL"/>
              <w:jc w:val="center"/>
            </w:pPr>
            <w:r>
              <w:t>0x</w:t>
            </w:r>
            <w:r w:rsidR="00D62D68">
              <w:t>3_FFFF</w:t>
            </w:r>
          </w:p>
        </w:tc>
        <w:tc>
          <w:tcPr>
            <w:tcW w:w="1154" w:type="pct"/>
          </w:tcPr>
          <w:p w14:paraId="1482AB88" w14:textId="76B11D4B" w:rsidR="00FA1AB4" w:rsidRDefault="000038E4" w:rsidP="00710305">
            <w:pPr>
              <w:pStyle w:val="TableBodyL"/>
              <w:jc w:val="center"/>
            </w:pPr>
            <w:r>
              <w:t>RESERVED</w:t>
            </w:r>
          </w:p>
        </w:tc>
        <w:tc>
          <w:tcPr>
            <w:tcW w:w="702" w:type="pct"/>
          </w:tcPr>
          <w:p w14:paraId="73FB39CC" w14:textId="1F903CD7" w:rsidR="00FA1AB4" w:rsidRDefault="009C08B1" w:rsidP="00710305">
            <w:pPr>
              <w:pStyle w:val="TableBodyL"/>
              <w:jc w:val="center"/>
            </w:pPr>
            <w:r>
              <w:t>N.A.</w:t>
            </w:r>
          </w:p>
        </w:tc>
        <w:tc>
          <w:tcPr>
            <w:tcW w:w="1079" w:type="pct"/>
          </w:tcPr>
          <w:p w14:paraId="56917DA0" w14:textId="2DA54385" w:rsidR="001158AC" w:rsidRDefault="006371E7" w:rsidP="00710305">
            <w:pPr>
              <w:pStyle w:val="TableBodyL"/>
              <w:jc w:val="center"/>
            </w:pPr>
            <w:r>
              <w:t>[DDS_STBIO1</w:t>
            </w:r>
            <w:r w:rsidRPr="00DB608E">
              <w:t>_</w:t>
            </w:r>
            <w:r w:rsidR="00303245">
              <w:t>1</w:t>
            </w:r>
            <w:r>
              <w:t>0101</w:t>
            </w:r>
            <w:r w:rsidRPr="00DB608E">
              <w:t>]</w:t>
            </w:r>
          </w:p>
        </w:tc>
      </w:tr>
      <w:tr w:rsidR="00FA1AB4" w14:paraId="59EB4B28" w14:textId="68C606F9" w:rsidTr="00D537C3">
        <w:trPr>
          <w:jc w:val="center"/>
        </w:trPr>
        <w:tc>
          <w:tcPr>
            <w:tcW w:w="983" w:type="pct"/>
          </w:tcPr>
          <w:p w14:paraId="6099A628" w14:textId="258E8520" w:rsidR="00FA1AB4" w:rsidRDefault="000038E4" w:rsidP="00710305">
            <w:pPr>
              <w:pStyle w:val="TableBodyL"/>
              <w:tabs>
                <w:tab w:val="left" w:pos="283"/>
                <w:tab w:val="center" w:pos="856"/>
              </w:tabs>
              <w:jc w:val="center"/>
            </w:pPr>
            <w:r>
              <w:t>0x4_0000</w:t>
            </w:r>
          </w:p>
        </w:tc>
        <w:tc>
          <w:tcPr>
            <w:tcW w:w="1082" w:type="pct"/>
          </w:tcPr>
          <w:p w14:paraId="5182A0F8" w14:textId="7BF8291C" w:rsidR="006371E7" w:rsidRDefault="00D62D68" w:rsidP="006371E7">
            <w:pPr>
              <w:pStyle w:val="TableBodyL"/>
              <w:tabs>
                <w:tab w:val="left" w:pos="358"/>
                <w:tab w:val="center" w:pos="995"/>
              </w:tabs>
              <w:jc w:val="center"/>
            </w:pPr>
            <w:r>
              <w:t>0x4_5FFF</w:t>
            </w:r>
          </w:p>
        </w:tc>
        <w:tc>
          <w:tcPr>
            <w:tcW w:w="1154" w:type="pct"/>
          </w:tcPr>
          <w:p w14:paraId="01883A9B" w14:textId="21454B3A" w:rsidR="00FA1AB4" w:rsidRDefault="005C7676" w:rsidP="00710305">
            <w:pPr>
              <w:pStyle w:val="TableBodyL"/>
              <w:tabs>
                <w:tab w:val="left" w:pos="358"/>
                <w:tab w:val="center" w:pos="995"/>
              </w:tabs>
              <w:jc w:val="center"/>
            </w:pPr>
            <w:r>
              <w:t xml:space="preserve">ISPU DATA RAM </w:t>
            </w:r>
            <w:r w:rsidR="003356DB">
              <w:t>24KB</w:t>
            </w:r>
          </w:p>
        </w:tc>
        <w:tc>
          <w:tcPr>
            <w:tcW w:w="702" w:type="pct"/>
          </w:tcPr>
          <w:p w14:paraId="623D04BA" w14:textId="5E82A121" w:rsidR="00FA1AB4" w:rsidRDefault="009C08B1" w:rsidP="00710305">
            <w:pPr>
              <w:pStyle w:val="TableBodyL"/>
              <w:jc w:val="center"/>
            </w:pPr>
            <w:r>
              <w:t>N.A.</w:t>
            </w:r>
          </w:p>
        </w:tc>
        <w:tc>
          <w:tcPr>
            <w:tcW w:w="1079" w:type="pct"/>
          </w:tcPr>
          <w:p w14:paraId="1F85A280" w14:textId="5B942345" w:rsidR="001158AC" w:rsidRDefault="006371E7" w:rsidP="00710305">
            <w:pPr>
              <w:pStyle w:val="TableBodyL"/>
              <w:jc w:val="center"/>
            </w:pPr>
            <w:r>
              <w:t>[DDS_STBIO1</w:t>
            </w:r>
            <w:r w:rsidRPr="00DB608E">
              <w:t>_</w:t>
            </w:r>
            <w:r w:rsidR="00303245">
              <w:t>1</w:t>
            </w:r>
            <w:r>
              <w:t>0102</w:t>
            </w:r>
            <w:r w:rsidRPr="00DB608E">
              <w:t>]</w:t>
            </w:r>
          </w:p>
        </w:tc>
      </w:tr>
      <w:tr w:rsidR="00FA1AB4" w14:paraId="60F01A1F" w14:textId="45A3A4BA" w:rsidTr="00D537C3">
        <w:trPr>
          <w:jc w:val="center"/>
        </w:trPr>
        <w:tc>
          <w:tcPr>
            <w:tcW w:w="983" w:type="pct"/>
          </w:tcPr>
          <w:p w14:paraId="1A36CD7E" w14:textId="471EB2BA" w:rsidR="00FA1AB4" w:rsidRDefault="003356DB" w:rsidP="00710305">
            <w:pPr>
              <w:pStyle w:val="TableBodyL"/>
              <w:tabs>
                <w:tab w:val="left" w:pos="283"/>
                <w:tab w:val="center" w:pos="856"/>
              </w:tabs>
              <w:jc w:val="center"/>
            </w:pPr>
            <w:r>
              <w:t>0x4_6000</w:t>
            </w:r>
          </w:p>
        </w:tc>
        <w:tc>
          <w:tcPr>
            <w:tcW w:w="1082" w:type="pct"/>
          </w:tcPr>
          <w:p w14:paraId="68061D92" w14:textId="53DE796F" w:rsidR="006371E7" w:rsidRDefault="00E76AF6" w:rsidP="006371E7">
            <w:pPr>
              <w:pStyle w:val="TableBodyL"/>
              <w:jc w:val="center"/>
            </w:pPr>
            <w:r>
              <w:t>0x7_FFFF</w:t>
            </w:r>
          </w:p>
        </w:tc>
        <w:tc>
          <w:tcPr>
            <w:tcW w:w="1154" w:type="pct"/>
          </w:tcPr>
          <w:p w14:paraId="43762A59" w14:textId="384C863D" w:rsidR="00FA1AB4" w:rsidRDefault="003356DB" w:rsidP="00710305">
            <w:pPr>
              <w:pStyle w:val="TableBodyL"/>
              <w:jc w:val="center"/>
            </w:pPr>
            <w:r>
              <w:t>RESERVED</w:t>
            </w:r>
          </w:p>
        </w:tc>
        <w:tc>
          <w:tcPr>
            <w:tcW w:w="702" w:type="pct"/>
          </w:tcPr>
          <w:p w14:paraId="27436E6D" w14:textId="5EF5B962" w:rsidR="00FA1AB4" w:rsidRDefault="009C08B1" w:rsidP="00710305">
            <w:pPr>
              <w:pStyle w:val="TableBodyL"/>
              <w:jc w:val="center"/>
            </w:pPr>
            <w:r>
              <w:t>N.A.</w:t>
            </w:r>
          </w:p>
        </w:tc>
        <w:tc>
          <w:tcPr>
            <w:tcW w:w="1079" w:type="pct"/>
          </w:tcPr>
          <w:p w14:paraId="400C9A79" w14:textId="0BACB312" w:rsidR="001158AC" w:rsidRDefault="006371E7" w:rsidP="00710305">
            <w:pPr>
              <w:pStyle w:val="TableBodyL"/>
              <w:jc w:val="center"/>
            </w:pPr>
            <w:r>
              <w:t>[DDS_STBIO1</w:t>
            </w:r>
            <w:r w:rsidRPr="00DB608E">
              <w:t>_</w:t>
            </w:r>
            <w:r w:rsidR="00303245">
              <w:t>1</w:t>
            </w:r>
            <w:r>
              <w:t>0103</w:t>
            </w:r>
            <w:r w:rsidRPr="00DB608E">
              <w:t>]</w:t>
            </w:r>
          </w:p>
        </w:tc>
      </w:tr>
      <w:tr w:rsidR="00FA1AB4" w14:paraId="7AC7DE88" w14:textId="4664F199" w:rsidTr="00D537C3">
        <w:trPr>
          <w:jc w:val="center"/>
        </w:trPr>
        <w:tc>
          <w:tcPr>
            <w:tcW w:w="983" w:type="pct"/>
          </w:tcPr>
          <w:p w14:paraId="6B7F4D07" w14:textId="6E94DAA0" w:rsidR="00FA1AB4" w:rsidRDefault="003356DB" w:rsidP="00710305">
            <w:pPr>
              <w:pStyle w:val="TableBodyL"/>
              <w:tabs>
                <w:tab w:val="left" w:pos="283"/>
                <w:tab w:val="center" w:pos="856"/>
              </w:tabs>
              <w:jc w:val="center"/>
            </w:pPr>
            <w:r>
              <w:t>0x</w:t>
            </w:r>
            <w:r w:rsidR="008C4EFC">
              <w:t>8_0000</w:t>
            </w:r>
          </w:p>
        </w:tc>
        <w:tc>
          <w:tcPr>
            <w:tcW w:w="1082" w:type="pct"/>
          </w:tcPr>
          <w:p w14:paraId="1DA42EA1" w14:textId="509DF979" w:rsidR="006371E7" w:rsidRDefault="1C16AAFD" w:rsidP="006371E7">
            <w:pPr>
              <w:pStyle w:val="TableBodyL"/>
              <w:jc w:val="center"/>
            </w:pPr>
            <w:r>
              <w:t>0x8_010</w:t>
            </w:r>
            <w:r w:rsidR="56C42142">
              <w:t>F</w:t>
            </w:r>
          </w:p>
        </w:tc>
        <w:tc>
          <w:tcPr>
            <w:tcW w:w="1154" w:type="pct"/>
          </w:tcPr>
          <w:p w14:paraId="0DBAF424" w14:textId="4152C1E1" w:rsidR="00FA1AB4" w:rsidRDefault="008C4EFC" w:rsidP="00710305">
            <w:pPr>
              <w:pStyle w:val="TableBodyL"/>
              <w:jc w:val="center"/>
            </w:pPr>
            <w:r>
              <w:t>ISPU SYSTEM REGISTER</w:t>
            </w:r>
            <w:r w:rsidR="009F79D6">
              <w:t>S</w:t>
            </w:r>
          </w:p>
        </w:tc>
        <w:tc>
          <w:tcPr>
            <w:tcW w:w="702" w:type="pct"/>
          </w:tcPr>
          <w:p w14:paraId="5834C073" w14:textId="444CA97C" w:rsidR="00FA1AB4" w:rsidRDefault="009C08B1" w:rsidP="00710305">
            <w:pPr>
              <w:pStyle w:val="TableBodyL"/>
              <w:jc w:val="center"/>
            </w:pPr>
            <w:r>
              <w:t>N.A.</w:t>
            </w:r>
          </w:p>
        </w:tc>
        <w:tc>
          <w:tcPr>
            <w:tcW w:w="1079" w:type="pct"/>
          </w:tcPr>
          <w:p w14:paraId="1FDA7EE9" w14:textId="6DCFB50F" w:rsidR="001158AC" w:rsidRDefault="006371E7" w:rsidP="00710305">
            <w:pPr>
              <w:pStyle w:val="TableBodyL"/>
              <w:jc w:val="center"/>
            </w:pPr>
            <w:r>
              <w:t>[DDS_STBIO1</w:t>
            </w:r>
            <w:r w:rsidRPr="00DB608E">
              <w:t>_</w:t>
            </w:r>
            <w:r w:rsidR="00303245">
              <w:t>1</w:t>
            </w:r>
            <w:r>
              <w:t>0104</w:t>
            </w:r>
            <w:r w:rsidRPr="00DB608E">
              <w:t>]</w:t>
            </w:r>
          </w:p>
        </w:tc>
      </w:tr>
      <w:tr w:rsidR="006B4AC8" w14:paraId="3115E3D2" w14:textId="433D3936" w:rsidTr="00D537C3">
        <w:trPr>
          <w:jc w:val="center"/>
        </w:trPr>
        <w:tc>
          <w:tcPr>
            <w:tcW w:w="983" w:type="pct"/>
          </w:tcPr>
          <w:p w14:paraId="4A2F4487" w14:textId="4DF3C185" w:rsidR="006B4AC8" w:rsidRDefault="009161FF" w:rsidP="00710305">
            <w:pPr>
              <w:pStyle w:val="TableBodyL"/>
              <w:tabs>
                <w:tab w:val="left" w:pos="283"/>
                <w:tab w:val="center" w:pos="856"/>
              </w:tabs>
              <w:jc w:val="center"/>
            </w:pPr>
            <w:r w:rsidRPr="00D00E46">
              <w:t>0x8_0110</w:t>
            </w:r>
          </w:p>
        </w:tc>
        <w:tc>
          <w:tcPr>
            <w:tcW w:w="1082" w:type="pct"/>
          </w:tcPr>
          <w:p w14:paraId="4BAD1A29" w14:textId="00147878" w:rsidR="006371E7" w:rsidRDefault="009161FF" w:rsidP="006371E7">
            <w:pPr>
              <w:pStyle w:val="TableBodyL"/>
              <w:jc w:val="center"/>
            </w:pPr>
            <w:r w:rsidRPr="00D00E46">
              <w:t>0xB_FFFF</w:t>
            </w:r>
          </w:p>
        </w:tc>
        <w:tc>
          <w:tcPr>
            <w:tcW w:w="1154" w:type="pct"/>
          </w:tcPr>
          <w:p w14:paraId="1264C67D" w14:textId="38B6A541" w:rsidR="005F5C61" w:rsidRDefault="009161FF" w:rsidP="00710305">
            <w:pPr>
              <w:pStyle w:val="TableBodyL"/>
              <w:jc w:val="center"/>
            </w:pPr>
            <w:r w:rsidRPr="00D00E46">
              <w:t>RESERVED</w:t>
            </w:r>
          </w:p>
        </w:tc>
        <w:tc>
          <w:tcPr>
            <w:tcW w:w="702" w:type="pct"/>
          </w:tcPr>
          <w:p w14:paraId="3F1F5BEA" w14:textId="51EE8B39" w:rsidR="006B4AC8" w:rsidRDefault="006B4AC8" w:rsidP="00710305">
            <w:pPr>
              <w:pStyle w:val="TableBodyL"/>
              <w:jc w:val="center"/>
            </w:pPr>
          </w:p>
        </w:tc>
        <w:tc>
          <w:tcPr>
            <w:tcW w:w="1079" w:type="pct"/>
          </w:tcPr>
          <w:p w14:paraId="530B24FB" w14:textId="4794A1E8" w:rsidR="001158AC" w:rsidRDefault="006371E7" w:rsidP="00710305">
            <w:pPr>
              <w:pStyle w:val="TableBodyL"/>
              <w:jc w:val="center"/>
            </w:pPr>
            <w:r>
              <w:t>[DDS_STBIO1</w:t>
            </w:r>
            <w:r w:rsidRPr="00DB608E">
              <w:t>_</w:t>
            </w:r>
            <w:r w:rsidR="009161FF" w:rsidRPr="00D00E46">
              <w:t>20000</w:t>
            </w:r>
            <w:r w:rsidRPr="00DB608E">
              <w:t>]</w:t>
            </w:r>
          </w:p>
        </w:tc>
      </w:tr>
      <w:tr w:rsidR="006B4AC8" w14:paraId="6DB4415F" w14:textId="392737C1" w:rsidTr="00D537C3">
        <w:trPr>
          <w:jc w:val="center"/>
        </w:trPr>
        <w:tc>
          <w:tcPr>
            <w:tcW w:w="983" w:type="pct"/>
          </w:tcPr>
          <w:p w14:paraId="2FD1B187" w14:textId="1AB7820E" w:rsidR="006B4AC8" w:rsidRDefault="006B4AC8" w:rsidP="00710305">
            <w:pPr>
              <w:pStyle w:val="TableBodyL"/>
              <w:jc w:val="center"/>
            </w:pPr>
            <w:r>
              <w:t>0xC</w:t>
            </w:r>
            <w:r w:rsidR="00FA1AB4">
              <w:t>_</w:t>
            </w:r>
            <w:r w:rsidR="009161FF" w:rsidRPr="00D00E46">
              <w:t>0000</w:t>
            </w:r>
          </w:p>
        </w:tc>
        <w:tc>
          <w:tcPr>
            <w:tcW w:w="1082" w:type="pct"/>
          </w:tcPr>
          <w:p w14:paraId="0AB1B49A" w14:textId="1940614B" w:rsidR="006371E7" w:rsidRDefault="00E76AF6" w:rsidP="006371E7">
            <w:pPr>
              <w:pStyle w:val="TableBodyL"/>
              <w:jc w:val="center"/>
            </w:pPr>
            <w:r>
              <w:t>0xC_</w:t>
            </w:r>
            <w:r w:rsidR="009161FF" w:rsidRPr="00D00E46">
              <w:t>0800</w:t>
            </w:r>
          </w:p>
        </w:tc>
        <w:tc>
          <w:tcPr>
            <w:tcW w:w="1154" w:type="pct"/>
          </w:tcPr>
          <w:p w14:paraId="1A945166" w14:textId="3813B8D5" w:rsidR="006B4AC8" w:rsidRDefault="009161FF" w:rsidP="00710305">
            <w:pPr>
              <w:pStyle w:val="TableBodyL"/>
              <w:jc w:val="center"/>
            </w:pPr>
            <w:r w:rsidRPr="00D00E46">
              <w:t>ADSP PROG ROM</w:t>
            </w:r>
          </w:p>
        </w:tc>
        <w:tc>
          <w:tcPr>
            <w:tcW w:w="702" w:type="pct"/>
          </w:tcPr>
          <w:p w14:paraId="4703893A" w14:textId="7E4B3BA3" w:rsidR="006B4AC8" w:rsidRDefault="009C08B1" w:rsidP="00710305">
            <w:pPr>
              <w:pStyle w:val="TableBodyL"/>
              <w:jc w:val="center"/>
            </w:pPr>
            <w:r>
              <w:t>N.A.</w:t>
            </w:r>
          </w:p>
        </w:tc>
        <w:tc>
          <w:tcPr>
            <w:tcW w:w="1079" w:type="pct"/>
          </w:tcPr>
          <w:p w14:paraId="76BB62F9" w14:textId="4060F126" w:rsidR="001158AC" w:rsidRDefault="006371E7" w:rsidP="00710305">
            <w:pPr>
              <w:pStyle w:val="TableBodyL"/>
              <w:jc w:val="center"/>
            </w:pPr>
            <w:r>
              <w:t>[DDS_STBIO1</w:t>
            </w:r>
            <w:r w:rsidRPr="00DB608E">
              <w:t>_</w:t>
            </w:r>
            <w:r w:rsidR="009161FF" w:rsidRPr="00D00E46">
              <w:t>10105</w:t>
            </w:r>
            <w:r w:rsidRPr="00DB608E">
              <w:t>]</w:t>
            </w:r>
          </w:p>
        </w:tc>
      </w:tr>
      <w:tr w:rsidR="00E156DC" w14:paraId="4C7D0ACB" w14:textId="36C4435B" w:rsidTr="00D537C3">
        <w:trPr>
          <w:jc w:val="center"/>
        </w:trPr>
        <w:tc>
          <w:tcPr>
            <w:tcW w:w="983" w:type="pct"/>
          </w:tcPr>
          <w:p w14:paraId="60606294" w14:textId="207F8D3E" w:rsidR="00E156DC" w:rsidRDefault="00E156DC" w:rsidP="00710305">
            <w:pPr>
              <w:pStyle w:val="TableBodyL"/>
              <w:jc w:val="center"/>
            </w:pPr>
            <w:r>
              <w:t>0</w:t>
            </w:r>
            <w:r w:rsidR="009F79D6">
              <w:t>xC_</w:t>
            </w:r>
            <w:r w:rsidR="009161FF" w:rsidRPr="00D00E46">
              <w:t>0804</w:t>
            </w:r>
          </w:p>
        </w:tc>
        <w:tc>
          <w:tcPr>
            <w:tcW w:w="1082" w:type="pct"/>
          </w:tcPr>
          <w:p w14:paraId="3603179B" w14:textId="1A4FD1E7" w:rsidR="006371E7" w:rsidRDefault="00470974" w:rsidP="006371E7">
            <w:pPr>
              <w:pStyle w:val="TableBodyL"/>
              <w:jc w:val="center"/>
            </w:pPr>
            <w:r>
              <w:t>0xC_</w:t>
            </w:r>
            <w:r w:rsidR="009161FF" w:rsidRPr="00D00E46">
              <w:t>0FFF</w:t>
            </w:r>
          </w:p>
        </w:tc>
        <w:tc>
          <w:tcPr>
            <w:tcW w:w="1154" w:type="pct"/>
          </w:tcPr>
          <w:p w14:paraId="6CB2A174" w14:textId="0A9D2894" w:rsidR="00E156DC" w:rsidRDefault="009161FF" w:rsidP="00710305">
            <w:pPr>
              <w:pStyle w:val="TableBodyL"/>
              <w:jc w:val="center"/>
            </w:pPr>
            <w:r w:rsidRPr="00D00E46">
              <w:t>RESERVED</w:t>
            </w:r>
          </w:p>
        </w:tc>
        <w:tc>
          <w:tcPr>
            <w:tcW w:w="702" w:type="pct"/>
          </w:tcPr>
          <w:p w14:paraId="1BE8C93E" w14:textId="4A2A5B15" w:rsidR="00E156DC" w:rsidRDefault="00E156DC" w:rsidP="00710305">
            <w:pPr>
              <w:pStyle w:val="TableBodyL"/>
              <w:jc w:val="center"/>
            </w:pPr>
          </w:p>
        </w:tc>
        <w:tc>
          <w:tcPr>
            <w:tcW w:w="1079" w:type="pct"/>
          </w:tcPr>
          <w:p w14:paraId="6826189D" w14:textId="358BE381" w:rsidR="001158AC" w:rsidRDefault="006371E7" w:rsidP="00710305">
            <w:pPr>
              <w:pStyle w:val="TableBodyL"/>
              <w:jc w:val="center"/>
            </w:pPr>
            <w:r>
              <w:t>[DDS_STBIO1</w:t>
            </w:r>
            <w:r w:rsidRPr="00DB608E">
              <w:t>_</w:t>
            </w:r>
            <w:r w:rsidR="009161FF" w:rsidRPr="00D00E46">
              <w:t>20001</w:t>
            </w:r>
            <w:r w:rsidRPr="00DB608E">
              <w:t>]</w:t>
            </w:r>
          </w:p>
        </w:tc>
      </w:tr>
      <w:tr w:rsidR="006B4AC8" w14:paraId="006D1557" w14:textId="4C290CCF" w:rsidTr="00D537C3">
        <w:trPr>
          <w:jc w:val="center"/>
        </w:trPr>
        <w:tc>
          <w:tcPr>
            <w:tcW w:w="983" w:type="pct"/>
          </w:tcPr>
          <w:p w14:paraId="373CC868" w14:textId="6A0D6816" w:rsidR="006B4AC8" w:rsidRDefault="006B4AC8" w:rsidP="00710305">
            <w:pPr>
              <w:pStyle w:val="TableBodyL"/>
              <w:jc w:val="center"/>
            </w:pPr>
            <w:r>
              <w:t>0xC</w:t>
            </w:r>
            <w:r w:rsidR="005F5C61">
              <w:t>_</w:t>
            </w:r>
            <w:r w:rsidR="009161FF" w:rsidRPr="00D00E46">
              <w:t>1000</w:t>
            </w:r>
          </w:p>
        </w:tc>
        <w:tc>
          <w:tcPr>
            <w:tcW w:w="1082" w:type="pct"/>
          </w:tcPr>
          <w:p w14:paraId="79B6ED2A" w14:textId="1D76F543" w:rsidR="006371E7" w:rsidRDefault="00470974" w:rsidP="006371E7">
            <w:pPr>
              <w:pStyle w:val="TableBodyL"/>
              <w:jc w:val="center"/>
            </w:pPr>
            <w:r>
              <w:t>0xC_</w:t>
            </w:r>
            <w:r w:rsidR="009161FF" w:rsidRPr="00D00E46">
              <w:t>1DFF</w:t>
            </w:r>
          </w:p>
        </w:tc>
        <w:tc>
          <w:tcPr>
            <w:tcW w:w="1154" w:type="pct"/>
          </w:tcPr>
          <w:p w14:paraId="31E11107" w14:textId="13BE3E59" w:rsidR="006B4AC8" w:rsidRDefault="009161FF" w:rsidP="00710305">
            <w:pPr>
              <w:pStyle w:val="TableBodyL"/>
              <w:jc w:val="center"/>
            </w:pPr>
            <w:r w:rsidRPr="00D00E46">
              <w:t>ADSP DATA</w:t>
            </w:r>
            <w:r w:rsidR="005F5C61">
              <w:t xml:space="preserve"> MEMORY</w:t>
            </w:r>
          </w:p>
        </w:tc>
        <w:tc>
          <w:tcPr>
            <w:tcW w:w="702" w:type="pct"/>
          </w:tcPr>
          <w:p w14:paraId="22570BD1" w14:textId="0AD05F32" w:rsidR="006B4AC8" w:rsidRDefault="009C08B1" w:rsidP="00710305">
            <w:pPr>
              <w:pStyle w:val="TableBodyL"/>
              <w:jc w:val="center"/>
            </w:pPr>
            <w:r>
              <w:t>N.A.</w:t>
            </w:r>
          </w:p>
        </w:tc>
        <w:tc>
          <w:tcPr>
            <w:tcW w:w="1079" w:type="pct"/>
          </w:tcPr>
          <w:p w14:paraId="5855D46B" w14:textId="2898258F" w:rsidR="001158AC" w:rsidRDefault="006371E7" w:rsidP="00710305">
            <w:pPr>
              <w:pStyle w:val="TableBodyL"/>
              <w:jc w:val="center"/>
            </w:pPr>
            <w:r>
              <w:t>[DDS_STBIO1</w:t>
            </w:r>
            <w:r w:rsidRPr="00DB608E">
              <w:t>_</w:t>
            </w:r>
            <w:r w:rsidR="009161FF" w:rsidRPr="00D00E46">
              <w:t>10106</w:t>
            </w:r>
            <w:r w:rsidRPr="00DB608E">
              <w:t>]</w:t>
            </w:r>
          </w:p>
        </w:tc>
      </w:tr>
      <w:tr w:rsidR="006B4AC8" w14:paraId="1A360523" w14:textId="4829FE42" w:rsidTr="00D537C3">
        <w:trPr>
          <w:jc w:val="center"/>
        </w:trPr>
        <w:tc>
          <w:tcPr>
            <w:tcW w:w="983" w:type="pct"/>
          </w:tcPr>
          <w:p w14:paraId="73D857DC" w14:textId="57291A82" w:rsidR="006B4AC8" w:rsidRDefault="006B4AC8" w:rsidP="00710305">
            <w:pPr>
              <w:pStyle w:val="TableBodyL"/>
              <w:jc w:val="center"/>
            </w:pPr>
            <w:r>
              <w:t>0xC</w:t>
            </w:r>
            <w:r w:rsidR="009B55C7">
              <w:t>_</w:t>
            </w:r>
            <w:r w:rsidR="009161FF" w:rsidRPr="00D00E46">
              <w:t>1E00</w:t>
            </w:r>
          </w:p>
        </w:tc>
        <w:tc>
          <w:tcPr>
            <w:tcW w:w="1082" w:type="pct"/>
          </w:tcPr>
          <w:p w14:paraId="6303CF47" w14:textId="70622328" w:rsidR="006371E7" w:rsidRDefault="00470974" w:rsidP="006371E7">
            <w:pPr>
              <w:pStyle w:val="TableBodyL"/>
              <w:jc w:val="center"/>
            </w:pPr>
            <w:r>
              <w:t>0xC_</w:t>
            </w:r>
            <w:r w:rsidR="009161FF" w:rsidRPr="00D00E46">
              <w:t>1E20</w:t>
            </w:r>
          </w:p>
        </w:tc>
        <w:tc>
          <w:tcPr>
            <w:tcW w:w="1154" w:type="pct"/>
          </w:tcPr>
          <w:p w14:paraId="4DAF8809" w14:textId="0C692FEF" w:rsidR="006B4AC8" w:rsidRDefault="009161FF" w:rsidP="00710305">
            <w:pPr>
              <w:pStyle w:val="TableBodyL"/>
              <w:jc w:val="center"/>
            </w:pPr>
            <w:r w:rsidRPr="00D00E46">
              <w:t>ADSP</w:t>
            </w:r>
            <w:r w:rsidR="009B55C7">
              <w:t xml:space="preserve"> REGISTER</w:t>
            </w:r>
            <w:r w:rsidR="00683B1A">
              <w:t>S</w:t>
            </w:r>
          </w:p>
        </w:tc>
        <w:tc>
          <w:tcPr>
            <w:tcW w:w="702" w:type="pct"/>
          </w:tcPr>
          <w:p w14:paraId="6202A30D" w14:textId="25518564" w:rsidR="006B4AC8" w:rsidRDefault="009C08B1" w:rsidP="00710305">
            <w:pPr>
              <w:pStyle w:val="TableBodyL"/>
              <w:jc w:val="center"/>
            </w:pPr>
            <w:r>
              <w:t>N.A.</w:t>
            </w:r>
          </w:p>
        </w:tc>
        <w:tc>
          <w:tcPr>
            <w:tcW w:w="1079" w:type="pct"/>
          </w:tcPr>
          <w:p w14:paraId="241EDFAA" w14:textId="48BFA0FD" w:rsidR="001158AC" w:rsidRDefault="006371E7" w:rsidP="00710305">
            <w:pPr>
              <w:pStyle w:val="TableBodyL"/>
              <w:jc w:val="center"/>
            </w:pPr>
            <w:r>
              <w:t>[DDS_STBIO1</w:t>
            </w:r>
            <w:r w:rsidRPr="00DB608E">
              <w:t>_</w:t>
            </w:r>
            <w:r w:rsidR="009161FF" w:rsidRPr="00D00E46">
              <w:t>10107</w:t>
            </w:r>
            <w:r w:rsidRPr="00DB608E">
              <w:t>]</w:t>
            </w:r>
          </w:p>
        </w:tc>
      </w:tr>
      <w:tr w:rsidR="006B4AC8" w14:paraId="070DD203" w14:textId="53AC69CF" w:rsidTr="00D537C3">
        <w:trPr>
          <w:jc w:val="center"/>
        </w:trPr>
        <w:tc>
          <w:tcPr>
            <w:tcW w:w="983" w:type="pct"/>
          </w:tcPr>
          <w:p w14:paraId="256FDA45" w14:textId="7DB0C7F4" w:rsidR="006B4AC8" w:rsidRDefault="006B4AC8" w:rsidP="00710305">
            <w:pPr>
              <w:pStyle w:val="TableBodyL"/>
              <w:jc w:val="center"/>
            </w:pPr>
            <w:r>
              <w:t>0xC</w:t>
            </w:r>
            <w:r w:rsidR="00B07107">
              <w:t>_</w:t>
            </w:r>
            <w:r w:rsidR="009161FF" w:rsidRPr="00D00E46">
              <w:t>1E24</w:t>
            </w:r>
          </w:p>
        </w:tc>
        <w:tc>
          <w:tcPr>
            <w:tcW w:w="1082" w:type="pct"/>
          </w:tcPr>
          <w:p w14:paraId="27BA46FD" w14:textId="01125891" w:rsidR="006371E7" w:rsidRDefault="008F7D5B" w:rsidP="006371E7">
            <w:pPr>
              <w:pStyle w:val="TableBodyL"/>
              <w:jc w:val="center"/>
            </w:pPr>
            <w:r>
              <w:t>0xC_</w:t>
            </w:r>
            <w:r w:rsidR="009161FF" w:rsidRPr="00D00E46">
              <w:t>3FFF</w:t>
            </w:r>
          </w:p>
        </w:tc>
        <w:tc>
          <w:tcPr>
            <w:tcW w:w="1154" w:type="pct"/>
          </w:tcPr>
          <w:p w14:paraId="4F1558A4" w14:textId="184A7393" w:rsidR="006B4AC8" w:rsidRDefault="007A7A52" w:rsidP="00710305">
            <w:pPr>
              <w:pStyle w:val="TableBodyL"/>
              <w:jc w:val="center"/>
            </w:pPr>
            <w:r>
              <w:t>NOT USED</w:t>
            </w:r>
          </w:p>
        </w:tc>
        <w:tc>
          <w:tcPr>
            <w:tcW w:w="702" w:type="pct"/>
          </w:tcPr>
          <w:p w14:paraId="00F661AD" w14:textId="70785CBF" w:rsidR="006B4AC8" w:rsidRDefault="006B4AC8" w:rsidP="00710305">
            <w:pPr>
              <w:pStyle w:val="TableBodyL"/>
              <w:jc w:val="center"/>
            </w:pPr>
          </w:p>
        </w:tc>
        <w:tc>
          <w:tcPr>
            <w:tcW w:w="1079" w:type="pct"/>
          </w:tcPr>
          <w:p w14:paraId="43514F3E" w14:textId="2130275E" w:rsidR="001158AC" w:rsidRDefault="001158AC" w:rsidP="00710305">
            <w:pPr>
              <w:pStyle w:val="TableBodyL"/>
              <w:jc w:val="center"/>
            </w:pPr>
          </w:p>
        </w:tc>
      </w:tr>
      <w:tr w:rsidR="006B4AC8" w14:paraId="48EA6A06" w14:textId="6763DAAE" w:rsidTr="00D537C3">
        <w:trPr>
          <w:jc w:val="center"/>
        </w:trPr>
        <w:tc>
          <w:tcPr>
            <w:tcW w:w="983" w:type="pct"/>
          </w:tcPr>
          <w:p w14:paraId="383E7E5B" w14:textId="08F1661E" w:rsidR="006B4AC8" w:rsidRDefault="006B4AC8" w:rsidP="00710305">
            <w:pPr>
              <w:pStyle w:val="TableBodyL"/>
              <w:jc w:val="center"/>
            </w:pPr>
            <w:r>
              <w:t>0xC</w:t>
            </w:r>
            <w:r w:rsidR="00B07107">
              <w:t>_</w:t>
            </w:r>
            <w:r w:rsidR="009161FF" w:rsidRPr="00D00E46">
              <w:t>4000</w:t>
            </w:r>
          </w:p>
        </w:tc>
        <w:tc>
          <w:tcPr>
            <w:tcW w:w="1082" w:type="pct"/>
          </w:tcPr>
          <w:p w14:paraId="1D703ED7" w14:textId="57F079C6" w:rsidR="006371E7" w:rsidRDefault="002F33F2" w:rsidP="006371E7">
            <w:pPr>
              <w:pStyle w:val="TableBodyL"/>
              <w:jc w:val="center"/>
            </w:pPr>
            <w:r>
              <w:t>0xC_</w:t>
            </w:r>
            <w:r w:rsidR="009161FF" w:rsidRPr="00D00E46">
              <w:t>4FFF</w:t>
            </w:r>
          </w:p>
        </w:tc>
        <w:tc>
          <w:tcPr>
            <w:tcW w:w="1154" w:type="pct"/>
          </w:tcPr>
          <w:p w14:paraId="5082300D" w14:textId="29D15773" w:rsidR="006B4AC8" w:rsidRDefault="009161FF" w:rsidP="00710305">
            <w:pPr>
              <w:pStyle w:val="TableBodyL"/>
              <w:jc w:val="center"/>
            </w:pPr>
            <w:r w:rsidRPr="00D00E46">
              <w:t>FIFO RAM MEMORY</w:t>
            </w:r>
          </w:p>
        </w:tc>
        <w:tc>
          <w:tcPr>
            <w:tcW w:w="702" w:type="pct"/>
          </w:tcPr>
          <w:p w14:paraId="2D7A53B7" w14:textId="35A92784" w:rsidR="006B4AC8" w:rsidRDefault="009161FF" w:rsidP="00710305">
            <w:pPr>
              <w:pStyle w:val="TableBodyL"/>
              <w:keepNext/>
              <w:jc w:val="center"/>
            </w:pPr>
            <w:r w:rsidRPr="00D00E46">
              <w:t>N.A.</w:t>
            </w:r>
          </w:p>
        </w:tc>
        <w:tc>
          <w:tcPr>
            <w:tcW w:w="1079" w:type="pct"/>
          </w:tcPr>
          <w:p w14:paraId="39027B42" w14:textId="6672E85C" w:rsidR="001158AC" w:rsidRDefault="006371E7" w:rsidP="00710305">
            <w:pPr>
              <w:pStyle w:val="TableBodyL"/>
              <w:keepNext/>
              <w:jc w:val="center"/>
            </w:pPr>
            <w:r>
              <w:t>[DDS_STBIO1</w:t>
            </w:r>
            <w:r w:rsidRPr="00DB608E">
              <w:t>_</w:t>
            </w:r>
            <w:r w:rsidR="009161FF" w:rsidRPr="00D00E46">
              <w:t>10108</w:t>
            </w:r>
            <w:r w:rsidRPr="00DB608E">
              <w:t>]</w:t>
            </w:r>
          </w:p>
        </w:tc>
      </w:tr>
      <w:tr w:rsidR="00710305" w14:paraId="44B7E0BD" w14:textId="2BE6C099" w:rsidTr="00D537C3">
        <w:trPr>
          <w:jc w:val="center"/>
        </w:trPr>
        <w:tc>
          <w:tcPr>
            <w:tcW w:w="983" w:type="pct"/>
          </w:tcPr>
          <w:p w14:paraId="2C5BED86" w14:textId="4B1C19F6" w:rsidR="00710305" w:rsidRDefault="009161FF" w:rsidP="00710305">
            <w:pPr>
              <w:pStyle w:val="TableBodyL"/>
              <w:jc w:val="center"/>
            </w:pPr>
            <w:r w:rsidRPr="00D00E46">
              <w:t>0xC_5000</w:t>
            </w:r>
          </w:p>
        </w:tc>
        <w:tc>
          <w:tcPr>
            <w:tcW w:w="1082" w:type="pct"/>
          </w:tcPr>
          <w:p w14:paraId="1E676B41" w14:textId="3B90C1E7" w:rsidR="006371E7" w:rsidRDefault="009161FF" w:rsidP="006371E7">
            <w:pPr>
              <w:pStyle w:val="TableBodyL"/>
              <w:jc w:val="center"/>
            </w:pPr>
            <w:r w:rsidRPr="00D00E46">
              <w:t>0xC_5060</w:t>
            </w:r>
          </w:p>
        </w:tc>
        <w:tc>
          <w:tcPr>
            <w:tcW w:w="1154" w:type="pct"/>
          </w:tcPr>
          <w:p w14:paraId="5DB3EB1F" w14:textId="261A6BF9" w:rsidR="00710305" w:rsidRDefault="009161FF" w:rsidP="00710305">
            <w:pPr>
              <w:pStyle w:val="TableBodyL"/>
              <w:jc w:val="center"/>
            </w:pPr>
            <w:r w:rsidRPr="00D00E46">
              <w:t>FIFO REGISTERS</w:t>
            </w:r>
          </w:p>
        </w:tc>
        <w:tc>
          <w:tcPr>
            <w:tcW w:w="702" w:type="pct"/>
          </w:tcPr>
          <w:p w14:paraId="5A4FDC00" w14:textId="2DD1EB39" w:rsidR="00710305" w:rsidRDefault="009C08B1" w:rsidP="00B65D0A">
            <w:pPr>
              <w:pStyle w:val="TableBodyL"/>
              <w:keepNext/>
              <w:jc w:val="center"/>
            </w:pPr>
            <w:r>
              <w:t>N.A.</w:t>
            </w:r>
          </w:p>
        </w:tc>
        <w:tc>
          <w:tcPr>
            <w:tcW w:w="1079" w:type="pct"/>
          </w:tcPr>
          <w:p w14:paraId="7E1FFFF4" w14:textId="7F218691" w:rsidR="001158AC" w:rsidRDefault="006371E7" w:rsidP="0082010F">
            <w:pPr>
              <w:pStyle w:val="TableBodyL"/>
              <w:keepNext/>
              <w:jc w:val="center"/>
            </w:pPr>
            <w:r>
              <w:t>[DDS_STBIO1</w:t>
            </w:r>
            <w:r w:rsidRPr="00DB608E">
              <w:t>_</w:t>
            </w:r>
            <w:r w:rsidR="009161FF" w:rsidRPr="00D00E46">
              <w:t>1010</w:t>
            </w:r>
            <w:r w:rsidR="009B30EC">
              <w:t>9</w:t>
            </w:r>
            <w:r w:rsidRPr="00DB608E">
              <w:t>]</w:t>
            </w:r>
          </w:p>
        </w:tc>
      </w:tr>
      <w:tr w:rsidR="009161FF" w14:paraId="7363F755" w14:textId="77777777" w:rsidTr="00D537C3">
        <w:trPr>
          <w:jc w:val="center"/>
        </w:trPr>
        <w:tc>
          <w:tcPr>
            <w:tcW w:w="983" w:type="pct"/>
          </w:tcPr>
          <w:p w14:paraId="481A8EB5" w14:textId="15884469" w:rsidR="009161FF" w:rsidRDefault="009161FF" w:rsidP="009161FF">
            <w:pPr>
              <w:pStyle w:val="TableBodyL"/>
              <w:jc w:val="center"/>
            </w:pPr>
            <w:r w:rsidRPr="00D00E46">
              <w:t>0xC_5064</w:t>
            </w:r>
          </w:p>
        </w:tc>
        <w:tc>
          <w:tcPr>
            <w:tcW w:w="1082" w:type="pct"/>
          </w:tcPr>
          <w:p w14:paraId="3DE1986F" w14:textId="27B5239F" w:rsidR="009161FF" w:rsidRDefault="009161FF" w:rsidP="009161FF">
            <w:pPr>
              <w:pStyle w:val="TableBodyL"/>
              <w:jc w:val="center"/>
            </w:pPr>
            <w:r w:rsidRPr="00D00E46">
              <w:t>0xC_5FFF</w:t>
            </w:r>
          </w:p>
        </w:tc>
        <w:tc>
          <w:tcPr>
            <w:tcW w:w="1154" w:type="pct"/>
          </w:tcPr>
          <w:p w14:paraId="12A1BCA2" w14:textId="21044216" w:rsidR="009161FF" w:rsidRDefault="007A7A52" w:rsidP="009161FF">
            <w:pPr>
              <w:pStyle w:val="TableBodyL"/>
              <w:jc w:val="center"/>
            </w:pPr>
            <w:r>
              <w:t>NOT USED</w:t>
            </w:r>
          </w:p>
        </w:tc>
        <w:tc>
          <w:tcPr>
            <w:tcW w:w="702" w:type="pct"/>
          </w:tcPr>
          <w:p w14:paraId="61CE5250" w14:textId="77777777" w:rsidR="009161FF" w:rsidRDefault="009161FF" w:rsidP="009161FF">
            <w:pPr>
              <w:pStyle w:val="TableBodyL"/>
              <w:keepNext/>
              <w:jc w:val="center"/>
            </w:pPr>
          </w:p>
        </w:tc>
        <w:tc>
          <w:tcPr>
            <w:tcW w:w="1079" w:type="pct"/>
          </w:tcPr>
          <w:p w14:paraId="4338C17F" w14:textId="4F630D5A" w:rsidR="009161FF" w:rsidRDefault="009161FF" w:rsidP="009161FF">
            <w:pPr>
              <w:pStyle w:val="TableBodyL"/>
              <w:keepNext/>
              <w:jc w:val="center"/>
            </w:pPr>
          </w:p>
        </w:tc>
      </w:tr>
      <w:tr w:rsidR="009161FF" w14:paraId="54970EF8" w14:textId="77777777" w:rsidTr="00D537C3">
        <w:trPr>
          <w:jc w:val="center"/>
        </w:trPr>
        <w:tc>
          <w:tcPr>
            <w:tcW w:w="983" w:type="pct"/>
          </w:tcPr>
          <w:p w14:paraId="31EC52B0" w14:textId="709825C7" w:rsidR="009161FF" w:rsidRDefault="009161FF" w:rsidP="009161FF">
            <w:pPr>
              <w:pStyle w:val="TableBodyL"/>
              <w:jc w:val="center"/>
            </w:pPr>
            <w:r w:rsidRPr="00D00E46">
              <w:t>0xC_6000</w:t>
            </w:r>
          </w:p>
        </w:tc>
        <w:tc>
          <w:tcPr>
            <w:tcW w:w="1082" w:type="pct"/>
          </w:tcPr>
          <w:p w14:paraId="522CF829" w14:textId="17EE3C74" w:rsidR="009161FF" w:rsidRDefault="009161FF" w:rsidP="009161FF">
            <w:pPr>
              <w:pStyle w:val="TableBodyL"/>
              <w:jc w:val="center"/>
            </w:pPr>
            <w:r w:rsidRPr="00D00E46">
              <w:t>0xC_6FFF</w:t>
            </w:r>
          </w:p>
        </w:tc>
        <w:tc>
          <w:tcPr>
            <w:tcW w:w="1154" w:type="pct"/>
          </w:tcPr>
          <w:p w14:paraId="22392F03" w14:textId="2991FD0B" w:rsidR="009161FF" w:rsidRDefault="009161FF" w:rsidP="009161FF">
            <w:pPr>
              <w:pStyle w:val="TableBodyL"/>
              <w:jc w:val="center"/>
            </w:pPr>
            <w:r w:rsidRPr="00D00E46">
              <w:t>SENSOR HUB</w:t>
            </w:r>
          </w:p>
        </w:tc>
        <w:tc>
          <w:tcPr>
            <w:tcW w:w="702" w:type="pct"/>
          </w:tcPr>
          <w:p w14:paraId="06CD5212" w14:textId="60A54CBC" w:rsidR="009161FF" w:rsidRDefault="009161FF" w:rsidP="009161FF">
            <w:pPr>
              <w:pStyle w:val="TableBodyL"/>
              <w:keepNext/>
              <w:jc w:val="center"/>
            </w:pPr>
            <w:r w:rsidRPr="00D00E46">
              <w:t>N.A.</w:t>
            </w:r>
          </w:p>
        </w:tc>
        <w:tc>
          <w:tcPr>
            <w:tcW w:w="1079" w:type="pct"/>
          </w:tcPr>
          <w:p w14:paraId="0DD23710" w14:textId="407DBBE9" w:rsidR="009161FF" w:rsidRDefault="009161FF" w:rsidP="009161FF">
            <w:pPr>
              <w:pStyle w:val="TableBodyL"/>
              <w:keepNext/>
              <w:jc w:val="center"/>
            </w:pPr>
            <w:r w:rsidRPr="00D00E46">
              <w:t>[DDS_STBIO1_10110]</w:t>
            </w:r>
          </w:p>
        </w:tc>
      </w:tr>
      <w:tr w:rsidR="009161FF" w14:paraId="548E5285" w14:textId="77777777" w:rsidTr="00D537C3">
        <w:trPr>
          <w:jc w:val="center"/>
        </w:trPr>
        <w:tc>
          <w:tcPr>
            <w:tcW w:w="983" w:type="pct"/>
          </w:tcPr>
          <w:p w14:paraId="0EC0D882" w14:textId="329EBDE6" w:rsidR="009161FF" w:rsidRDefault="009161FF" w:rsidP="009161FF">
            <w:pPr>
              <w:pStyle w:val="TableBodyL"/>
              <w:jc w:val="center"/>
            </w:pPr>
            <w:r w:rsidRPr="00D00E46">
              <w:t>0xC_7000</w:t>
            </w:r>
          </w:p>
        </w:tc>
        <w:tc>
          <w:tcPr>
            <w:tcW w:w="1082" w:type="pct"/>
          </w:tcPr>
          <w:p w14:paraId="173EB7F0" w14:textId="0EE7FBBF" w:rsidR="009161FF" w:rsidRDefault="009161FF" w:rsidP="009161FF">
            <w:pPr>
              <w:pStyle w:val="TableBodyL"/>
              <w:jc w:val="center"/>
            </w:pPr>
            <w:r w:rsidRPr="00D00E46">
              <w:t>0xC_7FFF</w:t>
            </w:r>
          </w:p>
        </w:tc>
        <w:tc>
          <w:tcPr>
            <w:tcW w:w="1154" w:type="pct"/>
          </w:tcPr>
          <w:p w14:paraId="5C233B51" w14:textId="3B68090E" w:rsidR="009161FF" w:rsidRDefault="007A7A52" w:rsidP="009161FF">
            <w:pPr>
              <w:pStyle w:val="TableBodyL"/>
              <w:jc w:val="center"/>
            </w:pPr>
            <w:r>
              <w:t>NOT USED</w:t>
            </w:r>
          </w:p>
        </w:tc>
        <w:tc>
          <w:tcPr>
            <w:tcW w:w="702" w:type="pct"/>
          </w:tcPr>
          <w:p w14:paraId="4EA7770E" w14:textId="77777777" w:rsidR="009161FF" w:rsidRDefault="009161FF" w:rsidP="009161FF">
            <w:pPr>
              <w:pStyle w:val="TableBodyL"/>
              <w:keepNext/>
              <w:jc w:val="center"/>
            </w:pPr>
          </w:p>
        </w:tc>
        <w:tc>
          <w:tcPr>
            <w:tcW w:w="1079" w:type="pct"/>
          </w:tcPr>
          <w:p w14:paraId="098F2BC1" w14:textId="2604051F" w:rsidR="009161FF" w:rsidRDefault="009161FF" w:rsidP="009161FF">
            <w:pPr>
              <w:pStyle w:val="TableBodyL"/>
              <w:keepNext/>
              <w:jc w:val="center"/>
            </w:pPr>
          </w:p>
        </w:tc>
      </w:tr>
      <w:tr w:rsidR="009161FF" w14:paraId="73693549" w14:textId="77777777" w:rsidTr="00D537C3">
        <w:trPr>
          <w:jc w:val="center"/>
        </w:trPr>
        <w:tc>
          <w:tcPr>
            <w:tcW w:w="983" w:type="pct"/>
          </w:tcPr>
          <w:p w14:paraId="2E27382C" w14:textId="34F0AB4C" w:rsidR="009161FF" w:rsidRDefault="009161FF" w:rsidP="009161FF">
            <w:pPr>
              <w:pStyle w:val="TableBodyL"/>
              <w:jc w:val="center"/>
            </w:pPr>
            <w:r w:rsidRPr="00D00E46">
              <w:t>0xC_8000</w:t>
            </w:r>
          </w:p>
        </w:tc>
        <w:tc>
          <w:tcPr>
            <w:tcW w:w="1082" w:type="pct"/>
          </w:tcPr>
          <w:p w14:paraId="31A2BDE9" w14:textId="0FE862AC" w:rsidR="009161FF" w:rsidRDefault="009161FF" w:rsidP="009161FF">
            <w:pPr>
              <w:pStyle w:val="TableBodyL"/>
              <w:jc w:val="center"/>
            </w:pPr>
            <w:r w:rsidRPr="00D00E46">
              <w:t>0xC_DFFF</w:t>
            </w:r>
          </w:p>
        </w:tc>
        <w:tc>
          <w:tcPr>
            <w:tcW w:w="1154" w:type="pct"/>
          </w:tcPr>
          <w:p w14:paraId="4B5C69E3" w14:textId="611E0EB7" w:rsidR="009161FF" w:rsidRDefault="009161FF" w:rsidP="009161FF">
            <w:pPr>
              <w:pStyle w:val="TableBodyL"/>
              <w:jc w:val="center"/>
            </w:pPr>
            <w:r w:rsidRPr="00D00E46">
              <w:t>AFE SYSTEM REGISTERS</w:t>
            </w:r>
          </w:p>
        </w:tc>
        <w:tc>
          <w:tcPr>
            <w:tcW w:w="702" w:type="pct"/>
          </w:tcPr>
          <w:p w14:paraId="335705ED" w14:textId="3F019B14" w:rsidR="009161FF" w:rsidRDefault="009161FF" w:rsidP="009161FF">
            <w:pPr>
              <w:pStyle w:val="TableBodyL"/>
              <w:keepNext/>
              <w:jc w:val="center"/>
            </w:pPr>
            <w:r w:rsidRPr="00D00E46">
              <w:t xml:space="preserve">N.A. with exception (see </w:t>
            </w:r>
            <w:r w:rsidR="00D537C3">
              <w:fldChar w:fldCharType="begin"/>
            </w:r>
            <w:r w:rsidR="00D537C3">
              <w:instrText xml:space="preserve"> REF _Ref204941318 \r \h </w:instrText>
            </w:r>
            <w:r w:rsidR="00D537C3">
              <w:fldChar w:fldCharType="separate"/>
            </w:r>
            <w:r w:rsidR="00E27A95">
              <w:t>13.4</w:t>
            </w:r>
            <w:r w:rsidR="00D537C3">
              <w:fldChar w:fldCharType="end"/>
            </w:r>
            <w:r w:rsidRPr="00D00E46">
              <w:t>)</w:t>
            </w:r>
          </w:p>
        </w:tc>
        <w:tc>
          <w:tcPr>
            <w:tcW w:w="1079" w:type="pct"/>
          </w:tcPr>
          <w:p w14:paraId="2C8B347C" w14:textId="42A61B72" w:rsidR="009161FF" w:rsidRDefault="009161FF" w:rsidP="009161FF">
            <w:pPr>
              <w:pStyle w:val="TableBodyL"/>
              <w:keepNext/>
              <w:jc w:val="center"/>
            </w:pPr>
            <w:r w:rsidRPr="009161FF">
              <w:t>[DDS_STBIO1_10111]</w:t>
            </w:r>
          </w:p>
        </w:tc>
      </w:tr>
      <w:tr w:rsidR="00D537C3" w14:paraId="577F0B50" w14:textId="77777777" w:rsidTr="00D537C3">
        <w:trPr>
          <w:jc w:val="center"/>
        </w:trPr>
        <w:tc>
          <w:tcPr>
            <w:tcW w:w="983" w:type="pct"/>
          </w:tcPr>
          <w:p w14:paraId="15FFEAC6" w14:textId="7C343585" w:rsidR="00D537C3" w:rsidRDefault="00D537C3" w:rsidP="00D537C3">
            <w:pPr>
              <w:pStyle w:val="TableBodyL"/>
              <w:jc w:val="center"/>
            </w:pPr>
            <w:r w:rsidRPr="00307887">
              <w:t>0xE_0000</w:t>
            </w:r>
          </w:p>
        </w:tc>
        <w:tc>
          <w:tcPr>
            <w:tcW w:w="1082" w:type="pct"/>
          </w:tcPr>
          <w:p w14:paraId="15DE794F" w14:textId="79F618F6" w:rsidR="00D537C3" w:rsidRDefault="00D537C3" w:rsidP="00D537C3">
            <w:pPr>
              <w:pStyle w:val="TableBodyL"/>
              <w:jc w:val="center"/>
            </w:pPr>
            <w:r w:rsidRPr="00307887">
              <w:t>0xF_FFFF</w:t>
            </w:r>
          </w:p>
        </w:tc>
        <w:tc>
          <w:tcPr>
            <w:tcW w:w="1154" w:type="pct"/>
          </w:tcPr>
          <w:p w14:paraId="12E09B34" w14:textId="71289A10" w:rsidR="00D537C3" w:rsidRDefault="00D537C3" w:rsidP="00D537C3">
            <w:pPr>
              <w:pStyle w:val="TableBodyL"/>
              <w:jc w:val="center"/>
            </w:pPr>
            <w:r w:rsidRPr="00307887">
              <w:t>STOP CLOCK (Reserved)</w:t>
            </w:r>
          </w:p>
        </w:tc>
        <w:tc>
          <w:tcPr>
            <w:tcW w:w="702" w:type="pct"/>
          </w:tcPr>
          <w:p w14:paraId="4DAEC2A7" w14:textId="3DAB4C07" w:rsidR="00D537C3" w:rsidRDefault="00D537C3" w:rsidP="00D537C3">
            <w:pPr>
              <w:pStyle w:val="TableBodyL"/>
              <w:keepNext/>
              <w:jc w:val="center"/>
            </w:pPr>
            <w:r w:rsidRPr="00307887">
              <w:t>N.A.</w:t>
            </w:r>
          </w:p>
        </w:tc>
        <w:tc>
          <w:tcPr>
            <w:tcW w:w="1079" w:type="pct"/>
          </w:tcPr>
          <w:p w14:paraId="446E5350" w14:textId="6F9077E4" w:rsidR="00D537C3" w:rsidRDefault="00D537C3" w:rsidP="00D537C3">
            <w:pPr>
              <w:pStyle w:val="TableBodyL"/>
              <w:keepNext/>
              <w:jc w:val="center"/>
            </w:pPr>
            <w:r w:rsidRPr="00307887">
              <w:t>[DDS_STBIO1_10112]</w:t>
            </w:r>
          </w:p>
        </w:tc>
      </w:tr>
    </w:tbl>
    <w:p w14:paraId="49D5FD0C" w14:textId="1085A769" w:rsidR="005F6A8F" w:rsidRDefault="00ED2D01" w:rsidP="0082010F">
      <w:pPr>
        <w:pStyle w:val="Caption"/>
        <w:jc w:val="center"/>
      </w:pPr>
      <w:bookmarkStart w:id="54" w:name="_Toc210989344"/>
      <w:r>
        <w:t>Table</w:t>
      </w:r>
      <w:r w:rsidR="00B05EED">
        <w:t xml:space="preserve"> </w:t>
      </w:r>
      <w:fldSimple w:instr=" SEQ Tableau \* ARABIC ">
        <w:r w:rsidR="00E27A95">
          <w:rPr>
            <w:noProof/>
          </w:rPr>
          <w:t>8</w:t>
        </w:r>
      </w:fldSimple>
      <w:r w:rsidR="0082010F">
        <w:t>: Memory Map</w:t>
      </w:r>
      <w:bookmarkEnd w:id="54"/>
    </w:p>
    <w:p w14:paraId="20198256" w14:textId="75F8B81E" w:rsidR="005266DF" w:rsidRDefault="005266DF" w:rsidP="00B05EED">
      <w:pPr>
        <w:pStyle w:val="Caption"/>
        <w:jc w:val="center"/>
      </w:pPr>
      <w:r w:rsidRPr="005266DF">
        <w:br w:type="page"/>
      </w:r>
    </w:p>
    <w:p w14:paraId="3E128089" w14:textId="16D6864C" w:rsidR="004F2CFB" w:rsidRDefault="004F2CFB" w:rsidP="00EE32A0">
      <w:pPr>
        <w:pStyle w:val="Heading1"/>
      </w:pPr>
      <w:bookmarkStart w:id="55" w:name="_Toc224827100"/>
      <w:r>
        <w:lastRenderedPageBreak/>
        <w:t>STBIO1 Operating Modes</w:t>
      </w:r>
      <w:bookmarkEnd w:id="55"/>
    </w:p>
    <w:p w14:paraId="493CBFF9" w14:textId="77777777" w:rsidR="00152496" w:rsidRDefault="00152496" w:rsidP="00152496"/>
    <w:p w14:paraId="49482E06" w14:textId="40772DC3" w:rsidR="00152496" w:rsidRPr="00152496" w:rsidRDefault="00152496" w:rsidP="00152496">
      <w:r w:rsidRPr="56D41BB6">
        <w:t>Digital blocks status for different operating modes is reported in table</w:t>
      </w:r>
      <w:r w:rsidR="00E80D00" w:rsidRPr="56D41BB6">
        <w:t>, where ON indicates the clock is running and OFF that it is gated</w:t>
      </w:r>
      <w:r w:rsidRPr="56D41BB6">
        <w:t>:</w:t>
      </w:r>
    </w:p>
    <w:p w14:paraId="55AC9A12" w14:textId="77777777" w:rsidR="00EE32A0" w:rsidRDefault="00EE32A0" w:rsidP="00EE32A0"/>
    <w:tbl>
      <w:tblPr>
        <w:tblStyle w:val="Dxtablestyle"/>
        <w:tblW w:w="11281" w:type="dxa"/>
        <w:tblLook w:val="04A0" w:firstRow="1" w:lastRow="0" w:firstColumn="1" w:lastColumn="0" w:noHBand="0" w:noVBand="1"/>
      </w:tblPr>
      <w:tblGrid>
        <w:gridCol w:w="1447"/>
        <w:gridCol w:w="910"/>
        <w:gridCol w:w="982"/>
        <w:gridCol w:w="1134"/>
        <w:gridCol w:w="1373"/>
        <w:gridCol w:w="1046"/>
        <w:gridCol w:w="966"/>
        <w:gridCol w:w="1294"/>
        <w:gridCol w:w="2129"/>
      </w:tblGrid>
      <w:tr w:rsidR="005C49E7" w:rsidRPr="00B535BB" w14:paraId="074EE995" w14:textId="484A3C75" w:rsidTr="002F170C">
        <w:trPr>
          <w:cnfStyle w:val="100000000000" w:firstRow="1" w:lastRow="0" w:firstColumn="0" w:lastColumn="0" w:oddVBand="0" w:evenVBand="0" w:oddHBand="0" w:evenHBand="0" w:firstRowFirstColumn="0" w:firstRowLastColumn="0" w:lastRowFirstColumn="0" w:lastRowLastColumn="0"/>
          <w:trHeight w:val="471"/>
        </w:trPr>
        <w:tc>
          <w:tcPr>
            <w:tcW w:w="1450" w:type="dxa"/>
          </w:tcPr>
          <w:p w14:paraId="6766C947" w14:textId="6D0B65BC" w:rsidR="00B535BB" w:rsidRPr="00B535BB" w:rsidRDefault="00B535BB" w:rsidP="00152C3C">
            <w:pPr>
              <w:pStyle w:val="NoSpacing"/>
            </w:pPr>
          </w:p>
        </w:tc>
        <w:tc>
          <w:tcPr>
            <w:tcW w:w="932" w:type="dxa"/>
          </w:tcPr>
          <w:p w14:paraId="6D448E3E" w14:textId="353E0C69" w:rsidR="00B535BB" w:rsidRPr="00B535BB" w:rsidRDefault="00B535BB" w:rsidP="00152C3C">
            <w:pPr>
              <w:pStyle w:val="NoSpacing"/>
            </w:pPr>
            <w:r w:rsidRPr="00B535BB">
              <w:t>PMU</w:t>
            </w:r>
          </w:p>
        </w:tc>
        <w:tc>
          <w:tcPr>
            <w:tcW w:w="1001" w:type="dxa"/>
          </w:tcPr>
          <w:p w14:paraId="7A11DE7A" w14:textId="4AAB8E44" w:rsidR="00B535BB" w:rsidRPr="00B535BB" w:rsidRDefault="00B535BB" w:rsidP="00152C3C">
            <w:pPr>
              <w:pStyle w:val="NoSpacing"/>
            </w:pPr>
            <w:r w:rsidRPr="00B535BB">
              <w:t>ADSP</w:t>
            </w:r>
          </w:p>
        </w:tc>
        <w:tc>
          <w:tcPr>
            <w:tcW w:w="1148" w:type="dxa"/>
          </w:tcPr>
          <w:p w14:paraId="1A90D533" w14:textId="4676ECC4" w:rsidR="00B535BB" w:rsidRPr="00B535BB" w:rsidRDefault="00B535BB" w:rsidP="00152C3C">
            <w:pPr>
              <w:pStyle w:val="NoSpacing"/>
            </w:pPr>
            <w:r w:rsidRPr="00B535BB">
              <w:t>Regmap</w:t>
            </w:r>
          </w:p>
        </w:tc>
        <w:tc>
          <w:tcPr>
            <w:tcW w:w="1379" w:type="dxa"/>
          </w:tcPr>
          <w:p w14:paraId="414FC824" w14:textId="2CB74733" w:rsidR="00B535BB" w:rsidRPr="00B535BB" w:rsidRDefault="00B535BB" w:rsidP="00152C3C">
            <w:pPr>
              <w:pStyle w:val="NoSpacing"/>
            </w:pPr>
            <w:r w:rsidRPr="00B535BB">
              <w:t>FIFO_CTRL</w:t>
            </w:r>
          </w:p>
        </w:tc>
        <w:tc>
          <w:tcPr>
            <w:tcW w:w="1063" w:type="dxa"/>
          </w:tcPr>
          <w:p w14:paraId="2CBDD2EA" w14:textId="65954C18" w:rsidR="00B535BB" w:rsidRPr="00B535BB" w:rsidRDefault="00B535BB" w:rsidP="00152C3C">
            <w:pPr>
              <w:pStyle w:val="NoSpacing"/>
            </w:pPr>
            <w:r w:rsidRPr="00B535BB">
              <w:t>Sensor hub</w:t>
            </w:r>
          </w:p>
        </w:tc>
        <w:tc>
          <w:tcPr>
            <w:tcW w:w="986" w:type="dxa"/>
          </w:tcPr>
          <w:p w14:paraId="09511994" w14:textId="5F41E9BA" w:rsidR="00B535BB" w:rsidRPr="00B535BB" w:rsidRDefault="00B535BB" w:rsidP="00152C3C">
            <w:pPr>
              <w:pStyle w:val="NoSpacing"/>
            </w:pPr>
            <w:r w:rsidRPr="00B535BB">
              <w:t>Main CTRL</w:t>
            </w:r>
          </w:p>
        </w:tc>
        <w:tc>
          <w:tcPr>
            <w:tcW w:w="1303" w:type="dxa"/>
          </w:tcPr>
          <w:p w14:paraId="75ECF9A6" w14:textId="38E306B2" w:rsidR="00B535BB" w:rsidRPr="00B535BB" w:rsidRDefault="00B535BB" w:rsidP="00152C3C">
            <w:pPr>
              <w:pStyle w:val="NoSpacing"/>
            </w:pPr>
            <w:r w:rsidRPr="00B535BB">
              <w:t>ISPU</w:t>
            </w:r>
          </w:p>
        </w:tc>
        <w:tc>
          <w:tcPr>
            <w:tcW w:w="2019" w:type="dxa"/>
          </w:tcPr>
          <w:p w14:paraId="62FE1F95" w14:textId="372B1E8A" w:rsidR="00B535BB" w:rsidRPr="00B535BB" w:rsidRDefault="00B535BB" w:rsidP="00152C3C">
            <w:pPr>
              <w:pStyle w:val="NoSpacing"/>
            </w:pPr>
            <w:r w:rsidRPr="00B535BB">
              <w:t>Req_ID</w:t>
            </w:r>
          </w:p>
        </w:tc>
      </w:tr>
      <w:tr w:rsidR="00E521CD" w:rsidRPr="00B535BB" w14:paraId="27EE6484" w14:textId="22272B60" w:rsidTr="002F170C">
        <w:trPr>
          <w:trHeight w:val="240"/>
        </w:trPr>
        <w:tc>
          <w:tcPr>
            <w:tcW w:w="1450" w:type="dxa"/>
          </w:tcPr>
          <w:p w14:paraId="7963B00C" w14:textId="0720096B" w:rsidR="00B535BB" w:rsidRPr="00B535BB" w:rsidRDefault="00B535BB" w:rsidP="00152C3C">
            <w:pPr>
              <w:pStyle w:val="NoSpacing"/>
            </w:pPr>
            <w:r w:rsidRPr="00B535BB">
              <w:t>Power Down</w:t>
            </w:r>
          </w:p>
        </w:tc>
        <w:tc>
          <w:tcPr>
            <w:tcW w:w="932" w:type="dxa"/>
          </w:tcPr>
          <w:p w14:paraId="0065C209" w14:textId="7CBD5197" w:rsidR="00B535BB" w:rsidRPr="00B535BB" w:rsidRDefault="004C3C60" w:rsidP="00152C3C">
            <w:pPr>
              <w:pStyle w:val="NoSpacing"/>
            </w:pPr>
            <w:r>
              <w:t>On</w:t>
            </w:r>
          </w:p>
        </w:tc>
        <w:tc>
          <w:tcPr>
            <w:tcW w:w="1001" w:type="dxa"/>
          </w:tcPr>
          <w:p w14:paraId="5AD1888B" w14:textId="17FFC377" w:rsidR="00B535BB" w:rsidRPr="00B535BB" w:rsidRDefault="00D53B7A" w:rsidP="00152C3C">
            <w:pPr>
              <w:pStyle w:val="NoSpacing"/>
            </w:pPr>
            <w:r>
              <w:t>Off</w:t>
            </w:r>
          </w:p>
        </w:tc>
        <w:tc>
          <w:tcPr>
            <w:tcW w:w="1148" w:type="dxa"/>
          </w:tcPr>
          <w:p w14:paraId="33701BF5" w14:textId="1BB095E8" w:rsidR="00B535BB" w:rsidRPr="00B535BB" w:rsidRDefault="00D53B7A" w:rsidP="00152C3C">
            <w:pPr>
              <w:pStyle w:val="NoSpacing"/>
            </w:pPr>
            <w:r>
              <w:t>Off</w:t>
            </w:r>
          </w:p>
        </w:tc>
        <w:tc>
          <w:tcPr>
            <w:tcW w:w="1379" w:type="dxa"/>
          </w:tcPr>
          <w:p w14:paraId="6EED5799" w14:textId="2BC900F5" w:rsidR="00B535BB" w:rsidRPr="00B535BB" w:rsidRDefault="00D53B7A" w:rsidP="00152C3C">
            <w:pPr>
              <w:pStyle w:val="NoSpacing"/>
            </w:pPr>
            <w:r>
              <w:t>Off</w:t>
            </w:r>
          </w:p>
        </w:tc>
        <w:tc>
          <w:tcPr>
            <w:tcW w:w="1063" w:type="dxa"/>
          </w:tcPr>
          <w:p w14:paraId="2246815E" w14:textId="754124C9" w:rsidR="00B535BB" w:rsidRPr="00B535BB" w:rsidRDefault="00810040" w:rsidP="00152C3C">
            <w:pPr>
              <w:pStyle w:val="NoSpacing"/>
            </w:pPr>
            <w:r>
              <w:t>Off</w:t>
            </w:r>
          </w:p>
        </w:tc>
        <w:tc>
          <w:tcPr>
            <w:tcW w:w="986" w:type="dxa"/>
          </w:tcPr>
          <w:p w14:paraId="05DDC580" w14:textId="7FD3CCDB" w:rsidR="00B535BB" w:rsidRPr="00B535BB" w:rsidRDefault="00D53B7A" w:rsidP="00152C3C">
            <w:pPr>
              <w:pStyle w:val="NoSpacing"/>
            </w:pPr>
            <w:r>
              <w:t>On</w:t>
            </w:r>
          </w:p>
        </w:tc>
        <w:tc>
          <w:tcPr>
            <w:tcW w:w="1303" w:type="dxa"/>
          </w:tcPr>
          <w:p w14:paraId="0CB5C066" w14:textId="2C89522F" w:rsidR="00B535BB" w:rsidRPr="00B535BB" w:rsidRDefault="00C75131" w:rsidP="00152C3C">
            <w:pPr>
              <w:pStyle w:val="NoSpacing"/>
            </w:pPr>
            <w:r>
              <w:t>Off</w:t>
            </w:r>
          </w:p>
        </w:tc>
        <w:tc>
          <w:tcPr>
            <w:tcW w:w="2019" w:type="dxa"/>
          </w:tcPr>
          <w:p w14:paraId="53B7D0D9" w14:textId="5B7BCCD7" w:rsidR="00B535BB" w:rsidRPr="00B535BB" w:rsidRDefault="00303245" w:rsidP="00152C3C">
            <w:pPr>
              <w:pStyle w:val="NoSpacing"/>
            </w:pPr>
            <w:r w:rsidRPr="00303245">
              <w:t>DDS_STBIO1_10</w:t>
            </w:r>
            <w:r w:rsidR="001A5F18">
              <w:t>200</w:t>
            </w:r>
          </w:p>
        </w:tc>
      </w:tr>
      <w:tr w:rsidR="00E521CD" w:rsidRPr="00B535BB" w14:paraId="0B2E0E82" w14:textId="6A0710C5" w:rsidTr="002F170C">
        <w:trPr>
          <w:trHeight w:val="230"/>
        </w:trPr>
        <w:tc>
          <w:tcPr>
            <w:tcW w:w="1450" w:type="dxa"/>
          </w:tcPr>
          <w:p w14:paraId="7F92EB73" w14:textId="62BAEF18" w:rsidR="00B535BB" w:rsidRPr="00B535BB" w:rsidRDefault="00B535BB" w:rsidP="00152C3C">
            <w:pPr>
              <w:pStyle w:val="NoSpacing"/>
            </w:pPr>
            <w:r w:rsidRPr="00B535BB">
              <w:t>Boot</w:t>
            </w:r>
          </w:p>
        </w:tc>
        <w:tc>
          <w:tcPr>
            <w:tcW w:w="932" w:type="dxa"/>
          </w:tcPr>
          <w:p w14:paraId="425F9044" w14:textId="741F21F7" w:rsidR="00B535BB" w:rsidRPr="00B535BB" w:rsidRDefault="004C3C60" w:rsidP="00152C3C">
            <w:pPr>
              <w:pStyle w:val="NoSpacing"/>
            </w:pPr>
            <w:r>
              <w:t>On</w:t>
            </w:r>
          </w:p>
        </w:tc>
        <w:tc>
          <w:tcPr>
            <w:tcW w:w="1001" w:type="dxa"/>
          </w:tcPr>
          <w:p w14:paraId="672E5359" w14:textId="092B4B85" w:rsidR="00B535BB" w:rsidRPr="00B535BB" w:rsidRDefault="004C3C60" w:rsidP="00152C3C">
            <w:pPr>
              <w:pStyle w:val="NoSpacing"/>
            </w:pPr>
            <w:r>
              <w:t>On</w:t>
            </w:r>
          </w:p>
        </w:tc>
        <w:tc>
          <w:tcPr>
            <w:tcW w:w="1148" w:type="dxa"/>
          </w:tcPr>
          <w:p w14:paraId="77406495" w14:textId="6BF82109" w:rsidR="00B535BB" w:rsidRPr="00B535BB" w:rsidRDefault="004C3C60" w:rsidP="00152C3C">
            <w:pPr>
              <w:pStyle w:val="NoSpacing"/>
            </w:pPr>
            <w:r>
              <w:t>On</w:t>
            </w:r>
          </w:p>
        </w:tc>
        <w:tc>
          <w:tcPr>
            <w:tcW w:w="1379" w:type="dxa"/>
          </w:tcPr>
          <w:p w14:paraId="7C5F8D81" w14:textId="593689CC" w:rsidR="00B535BB" w:rsidRPr="00B535BB" w:rsidRDefault="00D53B7A" w:rsidP="00152C3C">
            <w:pPr>
              <w:pStyle w:val="NoSpacing"/>
            </w:pPr>
            <w:r>
              <w:t>Off</w:t>
            </w:r>
          </w:p>
        </w:tc>
        <w:tc>
          <w:tcPr>
            <w:tcW w:w="1063" w:type="dxa"/>
          </w:tcPr>
          <w:p w14:paraId="78C484EC" w14:textId="5F2D1B9E" w:rsidR="00B535BB" w:rsidRPr="00B535BB" w:rsidRDefault="00810040" w:rsidP="00152C3C">
            <w:pPr>
              <w:pStyle w:val="NoSpacing"/>
            </w:pPr>
            <w:r>
              <w:t>Off</w:t>
            </w:r>
          </w:p>
        </w:tc>
        <w:tc>
          <w:tcPr>
            <w:tcW w:w="986" w:type="dxa"/>
          </w:tcPr>
          <w:p w14:paraId="262C43B4" w14:textId="7B66ECDC" w:rsidR="00B535BB" w:rsidRPr="00B535BB" w:rsidRDefault="00D53B7A" w:rsidP="00152C3C">
            <w:pPr>
              <w:pStyle w:val="NoSpacing"/>
            </w:pPr>
            <w:r>
              <w:t>On</w:t>
            </w:r>
          </w:p>
        </w:tc>
        <w:tc>
          <w:tcPr>
            <w:tcW w:w="1303" w:type="dxa"/>
          </w:tcPr>
          <w:p w14:paraId="68915C81" w14:textId="2B22AEB1" w:rsidR="00B535BB" w:rsidRPr="00B535BB" w:rsidRDefault="00C75131" w:rsidP="00152C3C">
            <w:pPr>
              <w:pStyle w:val="NoSpacing"/>
            </w:pPr>
            <w:r>
              <w:t>Off</w:t>
            </w:r>
          </w:p>
        </w:tc>
        <w:tc>
          <w:tcPr>
            <w:tcW w:w="2019" w:type="dxa"/>
          </w:tcPr>
          <w:p w14:paraId="2C1B5399" w14:textId="79C25126" w:rsidR="00B535BB" w:rsidRPr="00B535BB" w:rsidRDefault="001A5F18" w:rsidP="00152C3C">
            <w:pPr>
              <w:pStyle w:val="NoSpacing"/>
            </w:pPr>
            <w:r w:rsidRPr="00303245">
              <w:t>DDS_STBIO1_10</w:t>
            </w:r>
            <w:r>
              <w:t>201</w:t>
            </w:r>
          </w:p>
        </w:tc>
      </w:tr>
      <w:tr w:rsidR="00E521CD" w:rsidRPr="00B535BB" w14:paraId="0701D95D" w14:textId="1B71BA92" w:rsidTr="002F170C">
        <w:trPr>
          <w:trHeight w:val="471"/>
        </w:trPr>
        <w:tc>
          <w:tcPr>
            <w:tcW w:w="1450" w:type="dxa"/>
          </w:tcPr>
          <w:p w14:paraId="00EF5AF6" w14:textId="22BC865D" w:rsidR="00B535BB" w:rsidRPr="00B535BB" w:rsidRDefault="00B535BB" w:rsidP="00152C3C">
            <w:pPr>
              <w:pStyle w:val="NoSpacing"/>
            </w:pPr>
            <w:r w:rsidRPr="00B535BB">
              <w:t>Configuration Phase</w:t>
            </w:r>
          </w:p>
        </w:tc>
        <w:tc>
          <w:tcPr>
            <w:tcW w:w="932" w:type="dxa"/>
          </w:tcPr>
          <w:p w14:paraId="798138A6" w14:textId="69670966" w:rsidR="00B535BB" w:rsidRPr="00B535BB" w:rsidRDefault="004C3C60" w:rsidP="00152C3C">
            <w:pPr>
              <w:pStyle w:val="NoSpacing"/>
            </w:pPr>
            <w:r>
              <w:t>On</w:t>
            </w:r>
          </w:p>
        </w:tc>
        <w:tc>
          <w:tcPr>
            <w:tcW w:w="1001" w:type="dxa"/>
          </w:tcPr>
          <w:p w14:paraId="6D673BBA" w14:textId="276FBF39" w:rsidR="00B535BB" w:rsidRPr="00B535BB" w:rsidRDefault="00D53B7A" w:rsidP="00152C3C">
            <w:pPr>
              <w:pStyle w:val="NoSpacing"/>
            </w:pPr>
            <w:r>
              <w:t>Off</w:t>
            </w:r>
          </w:p>
        </w:tc>
        <w:tc>
          <w:tcPr>
            <w:tcW w:w="1148" w:type="dxa"/>
          </w:tcPr>
          <w:p w14:paraId="2C6B4AE1" w14:textId="29185653" w:rsidR="00B535BB" w:rsidRPr="00B535BB" w:rsidRDefault="004C3C60" w:rsidP="00152C3C">
            <w:pPr>
              <w:pStyle w:val="NoSpacing"/>
            </w:pPr>
            <w:r>
              <w:t>On</w:t>
            </w:r>
          </w:p>
        </w:tc>
        <w:tc>
          <w:tcPr>
            <w:tcW w:w="1379" w:type="dxa"/>
          </w:tcPr>
          <w:p w14:paraId="2B245A67" w14:textId="1C514C4D" w:rsidR="00B535BB" w:rsidRPr="00B535BB" w:rsidRDefault="00D53B7A" w:rsidP="00152C3C">
            <w:pPr>
              <w:pStyle w:val="NoSpacing"/>
            </w:pPr>
            <w:r>
              <w:t>Off</w:t>
            </w:r>
          </w:p>
        </w:tc>
        <w:tc>
          <w:tcPr>
            <w:tcW w:w="1063" w:type="dxa"/>
          </w:tcPr>
          <w:p w14:paraId="2CACF1E4" w14:textId="60896C1D" w:rsidR="00B535BB" w:rsidRPr="00B535BB" w:rsidRDefault="00810040" w:rsidP="00152C3C">
            <w:pPr>
              <w:pStyle w:val="NoSpacing"/>
            </w:pPr>
            <w:r>
              <w:t>Off</w:t>
            </w:r>
          </w:p>
        </w:tc>
        <w:tc>
          <w:tcPr>
            <w:tcW w:w="986" w:type="dxa"/>
          </w:tcPr>
          <w:p w14:paraId="01C894D1" w14:textId="3699A524" w:rsidR="00B535BB" w:rsidRPr="00B535BB" w:rsidRDefault="00D53B7A" w:rsidP="00152C3C">
            <w:pPr>
              <w:pStyle w:val="NoSpacing"/>
            </w:pPr>
            <w:r>
              <w:t>On</w:t>
            </w:r>
          </w:p>
        </w:tc>
        <w:tc>
          <w:tcPr>
            <w:tcW w:w="1303" w:type="dxa"/>
          </w:tcPr>
          <w:p w14:paraId="3DFA67A4" w14:textId="2D5895C1" w:rsidR="00B535BB" w:rsidRPr="00B535BB" w:rsidRDefault="00810040" w:rsidP="00152C3C">
            <w:pPr>
              <w:pStyle w:val="NoSpacing"/>
            </w:pPr>
            <w:r>
              <w:t>Off</w:t>
            </w:r>
          </w:p>
        </w:tc>
        <w:tc>
          <w:tcPr>
            <w:tcW w:w="2019" w:type="dxa"/>
          </w:tcPr>
          <w:p w14:paraId="750F31E7" w14:textId="5A5DB293" w:rsidR="00B535BB" w:rsidRPr="00B535BB" w:rsidRDefault="001A5F18" w:rsidP="00152C3C">
            <w:pPr>
              <w:pStyle w:val="NoSpacing"/>
            </w:pPr>
            <w:r w:rsidRPr="00303245">
              <w:t>DDS_STBIO1_10</w:t>
            </w:r>
            <w:r>
              <w:t>202</w:t>
            </w:r>
          </w:p>
        </w:tc>
      </w:tr>
      <w:tr w:rsidR="00E521CD" w:rsidRPr="00B535BB" w14:paraId="7BD70AE4" w14:textId="59B17ABD" w:rsidTr="002F170C">
        <w:trPr>
          <w:trHeight w:val="704"/>
        </w:trPr>
        <w:tc>
          <w:tcPr>
            <w:tcW w:w="1450" w:type="dxa"/>
          </w:tcPr>
          <w:p w14:paraId="4352208C" w14:textId="56D622D2" w:rsidR="00B535BB" w:rsidRPr="00B535BB" w:rsidRDefault="00B535BB" w:rsidP="00152C3C">
            <w:pPr>
              <w:pStyle w:val="NoSpacing"/>
            </w:pPr>
            <w:r w:rsidRPr="00B535BB">
              <w:t>Operative data storage mode</w:t>
            </w:r>
          </w:p>
        </w:tc>
        <w:tc>
          <w:tcPr>
            <w:tcW w:w="932" w:type="dxa"/>
          </w:tcPr>
          <w:p w14:paraId="40B761F7" w14:textId="30E073E2" w:rsidR="00B535BB" w:rsidRPr="00B535BB" w:rsidRDefault="004C3C60" w:rsidP="00152C3C">
            <w:pPr>
              <w:pStyle w:val="NoSpacing"/>
            </w:pPr>
            <w:r>
              <w:t>On</w:t>
            </w:r>
          </w:p>
        </w:tc>
        <w:tc>
          <w:tcPr>
            <w:tcW w:w="1001" w:type="dxa"/>
          </w:tcPr>
          <w:p w14:paraId="56362908" w14:textId="0507A695" w:rsidR="00B535BB" w:rsidRPr="00B535BB" w:rsidRDefault="00D53B7A" w:rsidP="00152C3C">
            <w:pPr>
              <w:pStyle w:val="NoSpacing"/>
            </w:pPr>
            <w:r>
              <w:t>Off</w:t>
            </w:r>
          </w:p>
        </w:tc>
        <w:tc>
          <w:tcPr>
            <w:tcW w:w="1148" w:type="dxa"/>
          </w:tcPr>
          <w:p w14:paraId="76D0EBBF" w14:textId="6073A81E" w:rsidR="00B535BB" w:rsidRPr="00B535BB" w:rsidRDefault="00D53B7A" w:rsidP="00152C3C">
            <w:pPr>
              <w:pStyle w:val="NoSpacing"/>
            </w:pPr>
            <w:r>
              <w:t>Off</w:t>
            </w:r>
          </w:p>
        </w:tc>
        <w:tc>
          <w:tcPr>
            <w:tcW w:w="1379" w:type="dxa"/>
          </w:tcPr>
          <w:p w14:paraId="47F10868" w14:textId="658C8899" w:rsidR="00B535BB" w:rsidRPr="00B535BB" w:rsidRDefault="0005437A" w:rsidP="00152C3C">
            <w:pPr>
              <w:pStyle w:val="NoSpacing"/>
            </w:pPr>
            <w:r>
              <w:t>On</w:t>
            </w:r>
          </w:p>
        </w:tc>
        <w:tc>
          <w:tcPr>
            <w:tcW w:w="1063" w:type="dxa"/>
          </w:tcPr>
          <w:p w14:paraId="04DC47BD" w14:textId="5FBBE93E" w:rsidR="00B535BB" w:rsidRPr="00B535BB" w:rsidRDefault="00810040" w:rsidP="00152C3C">
            <w:pPr>
              <w:pStyle w:val="NoSpacing"/>
            </w:pPr>
            <w:r>
              <w:t>On</w:t>
            </w:r>
          </w:p>
        </w:tc>
        <w:tc>
          <w:tcPr>
            <w:tcW w:w="986" w:type="dxa"/>
          </w:tcPr>
          <w:p w14:paraId="11B8DBDB" w14:textId="3F611B3D" w:rsidR="00B535BB" w:rsidRPr="00B535BB" w:rsidRDefault="00D53B7A" w:rsidP="00152C3C">
            <w:pPr>
              <w:pStyle w:val="NoSpacing"/>
            </w:pPr>
            <w:r>
              <w:t>On</w:t>
            </w:r>
          </w:p>
        </w:tc>
        <w:tc>
          <w:tcPr>
            <w:tcW w:w="1303" w:type="dxa"/>
          </w:tcPr>
          <w:p w14:paraId="4AAAC190" w14:textId="619064A1" w:rsidR="00B535BB" w:rsidRPr="00B535BB" w:rsidRDefault="00810040" w:rsidP="00152C3C">
            <w:pPr>
              <w:pStyle w:val="NoSpacing"/>
            </w:pPr>
            <w:r>
              <w:t>On (optionally)</w:t>
            </w:r>
          </w:p>
        </w:tc>
        <w:tc>
          <w:tcPr>
            <w:tcW w:w="2019" w:type="dxa"/>
          </w:tcPr>
          <w:p w14:paraId="08BE9056" w14:textId="28E1C887" w:rsidR="00B535BB" w:rsidRPr="00B535BB" w:rsidRDefault="001A5F18" w:rsidP="00152C3C">
            <w:pPr>
              <w:pStyle w:val="NoSpacing"/>
            </w:pPr>
            <w:r w:rsidRPr="00303245">
              <w:t>DDS_STBIO1_10</w:t>
            </w:r>
            <w:r>
              <w:t>203</w:t>
            </w:r>
          </w:p>
        </w:tc>
      </w:tr>
      <w:tr w:rsidR="00E521CD" w:rsidRPr="00B535BB" w14:paraId="4B766F8F" w14:textId="292C445C" w:rsidTr="002F170C">
        <w:trPr>
          <w:trHeight w:val="704"/>
        </w:trPr>
        <w:tc>
          <w:tcPr>
            <w:tcW w:w="1450" w:type="dxa"/>
          </w:tcPr>
          <w:p w14:paraId="06C220EE" w14:textId="2B587A17" w:rsidR="00B535BB" w:rsidRPr="00B535BB" w:rsidRDefault="00B535BB" w:rsidP="00152C3C">
            <w:pPr>
              <w:pStyle w:val="NoSpacing"/>
            </w:pPr>
            <w:r w:rsidRPr="00B535BB">
              <w:t>Operative elaboration mode</w:t>
            </w:r>
          </w:p>
        </w:tc>
        <w:tc>
          <w:tcPr>
            <w:tcW w:w="932" w:type="dxa"/>
          </w:tcPr>
          <w:p w14:paraId="60760AF9" w14:textId="2DCA792C" w:rsidR="00B535BB" w:rsidRPr="00B535BB" w:rsidRDefault="004C3C60" w:rsidP="00152C3C">
            <w:pPr>
              <w:pStyle w:val="NoSpacing"/>
            </w:pPr>
            <w:r>
              <w:t>On</w:t>
            </w:r>
          </w:p>
        </w:tc>
        <w:tc>
          <w:tcPr>
            <w:tcW w:w="1001" w:type="dxa"/>
          </w:tcPr>
          <w:p w14:paraId="2B8FDB5C" w14:textId="5CFCDEB1" w:rsidR="00B535BB" w:rsidRPr="00B535BB" w:rsidRDefault="004C3C60" w:rsidP="00152C3C">
            <w:pPr>
              <w:pStyle w:val="NoSpacing"/>
            </w:pPr>
            <w:r>
              <w:t>On</w:t>
            </w:r>
          </w:p>
        </w:tc>
        <w:tc>
          <w:tcPr>
            <w:tcW w:w="1148" w:type="dxa"/>
          </w:tcPr>
          <w:p w14:paraId="48DF1749" w14:textId="500561A3" w:rsidR="00B535BB" w:rsidRPr="00B535BB" w:rsidRDefault="00D53B7A" w:rsidP="00152C3C">
            <w:pPr>
              <w:pStyle w:val="NoSpacing"/>
            </w:pPr>
            <w:r>
              <w:t>Off</w:t>
            </w:r>
          </w:p>
        </w:tc>
        <w:tc>
          <w:tcPr>
            <w:tcW w:w="1379" w:type="dxa"/>
          </w:tcPr>
          <w:p w14:paraId="318D3492" w14:textId="5B614406" w:rsidR="00B535BB" w:rsidRPr="00B535BB" w:rsidRDefault="0005437A" w:rsidP="00152C3C">
            <w:pPr>
              <w:pStyle w:val="NoSpacing"/>
            </w:pPr>
            <w:r>
              <w:t>On</w:t>
            </w:r>
          </w:p>
        </w:tc>
        <w:tc>
          <w:tcPr>
            <w:tcW w:w="1063" w:type="dxa"/>
          </w:tcPr>
          <w:p w14:paraId="112691D8" w14:textId="46EFE828" w:rsidR="00B535BB" w:rsidRPr="00B535BB" w:rsidRDefault="00810040" w:rsidP="00152C3C">
            <w:pPr>
              <w:pStyle w:val="NoSpacing"/>
            </w:pPr>
            <w:r>
              <w:t>On</w:t>
            </w:r>
          </w:p>
        </w:tc>
        <w:tc>
          <w:tcPr>
            <w:tcW w:w="986" w:type="dxa"/>
          </w:tcPr>
          <w:p w14:paraId="0FB5C5EB" w14:textId="0B5EBFBE" w:rsidR="00B535BB" w:rsidRPr="00B535BB" w:rsidRDefault="00D53B7A" w:rsidP="00152C3C">
            <w:pPr>
              <w:pStyle w:val="NoSpacing"/>
            </w:pPr>
            <w:r>
              <w:t>On</w:t>
            </w:r>
          </w:p>
        </w:tc>
        <w:tc>
          <w:tcPr>
            <w:tcW w:w="1303" w:type="dxa"/>
          </w:tcPr>
          <w:p w14:paraId="4C41C60D" w14:textId="1AD7B813" w:rsidR="00B535BB" w:rsidRPr="00B535BB" w:rsidRDefault="00810040" w:rsidP="00152C3C">
            <w:pPr>
              <w:pStyle w:val="NoSpacing"/>
            </w:pPr>
            <w:r>
              <w:t>On (optionally)</w:t>
            </w:r>
          </w:p>
        </w:tc>
        <w:tc>
          <w:tcPr>
            <w:tcW w:w="2019" w:type="dxa"/>
          </w:tcPr>
          <w:p w14:paraId="22474F05" w14:textId="6FCDEC59" w:rsidR="00B535BB" w:rsidRPr="00B535BB" w:rsidRDefault="001A5F18" w:rsidP="00152C3C">
            <w:pPr>
              <w:pStyle w:val="NoSpacing"/>
            </w:pPr>
            <w:r w:rsidRPr="00303245">
              <w:t>DDS_STBIO1_10</w:t>
            </w:r>
            <w:r>
              <w:t>204</w:t>
            </w:r>
          </w:p>
        </w:tc>
      </w:tr>
      <w:tr w:rsidR="00E521CD" w:rsidRPr="00B535BB" w14:paraId="3106DAC1" w14:textId="632CD19A" w:rsidTr="002F170C">
        <w:trPr>
          <w:trHeight w:val="471"/>
        </w:trPr>
        <w:tc>
          <w:tcPr>
            <w:tcW w:w="1450" w:type="dxa"/>
          </w:tcPr>
          <w:p w14:paraId="1050EEFD" w14:textId="46F7411C" w:rsidR="00B535BB" w:rsidRPr="00B535BB" w:rsidRDefault="00B535BB" w:rsidP="00152C3C">
            <w:pPr>
              <w:pStyle w:val="NoSpacing"/>
            </w:pPr>
            <w:r w:rsidRPr="00B535BB">
              <w:t>Sleep</w:t>
            </w:r>
          </w:p>
        </w:tc>
        <w:tc>
          <w:tcPr>
            <w:tcW w:w="932" w:type="dxa"/>
          </w:tcPr>
          <w:p w14:paraId="0BED1257" w14:textId="4B975F2E" w:rsidR="00B535BB" w:rsidRPr="00B535BB" w:rsidRDefault="004C3C60" w:rsidP="00152C3C">
            <w:pPr>
              <w:pStyle w:val="NoSpacing"/>
            </w:pPr>
            <w:r>
              <w:t>On</w:t>
            </w:r>
          </w:p>
        </w:tc>
        <w:tc>
          <w:tcPr>
            <w:tcW w:w="1001" w:type="dxa"/>
          </w:tcPr>
          <w:p w14:paraId="20E55073" w14:textId="118E5070" w:rsidR="00B535BB" w:rsidRPr="00B535BB" w:rsidRDefault="00D53B7A" w:rsidP="00152C3C">
            <w:pPr>
              <w:pStyle w:val="NoSpacing"/>
            </w:pPr>
            <w:r>
              <w:t>Off</w:t>
            </w:r>
          </w:p>
        </w:tc>
        <w:tc>
          <w:tcPr>
            <w:tcW w:w="1148" w:type="dxa"/>
          </w:tcPr>
          <w:p w14:paraId="184C1223" w14:textId="797F82C7" w:rsidR="00B535BB" w:rsidRPr="00B535BB" w:rsidRDefault="00D53B7A" w:rsidP="00152C3C">
            <w:pPr>
              <w:pStyle w:val="NoSpacing"/>
            </w:pPr>
            <w:r>
              <w:t>Off</w:t>
            </w:r>
          </w:p>
        </w:tc>
        <w:tc>
          <w:tcPr>
            <w:tcW w:w="1379" w:type="dxa"/>
          </w:tcPr>
          <w:p w14:paraId="396091B2" w14:textId="500259ED" w:rsidR="00B535BB" w:rsidRPr="00B535BB" w:rsidRDefault="00810040" w:rsidP="00152C3C">
            <w:pPr>
              <w:pStyle w:val="NoSpacing"/>
            </w:pPr>
            <w:r>
              <w:t>On (Optionally)</w:t>
            </w:r>
          </w:p>
        </w:tc>
        <w:tc>
          <w:tcPr>
            <w:tcW w:w="1063" w:type="dxa"/>
          </w:tcPr>
          <w:p w14:paraId="48C2305B" w14:textId="13058E12" w:rsidR="00B535BB" w:rsidRPr="00B535BB" w:rsidRDefault="00810040" w:rsidP="00152C3C">
            <w:pPr>
              <w:pStyle w:val="NoSpacing"/>
            </w:pPr>
            <w:r>
              <w:t>Off</w:t>
            </w:r>
          </w:p>
        </w:tc>
        <w:tc>
          <w:tcPr>
            <w:tcW w:w="986" w:type="dxa"/>
          </w:tcPr>
          <w:p w14:paraId="5CC5F2F7" w14:textId="4CEE8190" w:rsidR="00B535BB" w:rsidRPr="00B535BB" w:rsidRDefault="00D53B7A" w:rsidP="00152C3C">
            <w:pPr>
              <w:pStyle w:val="NoSpacing"/>
            </w:pPr>
            <w:r>
              <w:t>On</w:t>
            </w:r>
          </w:p>
        </w:tc>
        <w:tc>
          <w:tcPr>
            <w:tcW w:w="1303" w:type="dxa"/>
          </w:tcPr>
          <w:p w14:paraId="343856C1" w14:textId="5C02F772" w:rsidR="00B535BB" w:rsidRPr="00B535BB" w:rsidRDefault="00810040" w:rsidP="00152C3C">
            <w:pPr>
              <w:pStyle w:val="NoSpacing"/>
            </w:pPr>
            <w:r>
              <w:t>On (optionally)</w:t>
            </w:r>
          </w:p>
        </w:tc>
        <w:tc>
          <w:tcPr>
            <w:tcW w:w="2019" w:type="dxa"/>
          </w:tcPr>
          <w:p w14:paraId="4971F6F5" w14:textId="2FE91B4F" w:rsidR="00B535BB" w:rsidRPr="00B535BB" w:rsidRDefault="001A5F18" w:rsidP="00152C3C">
            <w:pPr>
              <w:pStyle w:val="NoSpacing"/>
            </w:pPr>
            <w:r w:rsidRPr="00303245">
              <w:t>DDS_STBIO1_10</w:t>
            </w:r>
            <w:r>
              <w:t>205</w:t>
            </w:r>
          </w:p>
        </w:tc>
      </w:tr>
    </w:tbl>
    <w:p w14:paraId="584FAEEF" w14:textId="402933E0" w:rsidR="00EE32A0" w:rsidRDefault="00ED2D01" w:rsidP="00830E29">
      <w:pPr>
        <w:pStyle w:val="Caption"/>
        <w:jc w:val="center"/>
      </w:pPr>
      <w:bookmarkStart w:id="56" w:name="_Toc210989345"/>
      <w:r>
        <w:t>Table</w:t>
      </w:r>
      <w:r w:rsidR="00830E29">
        <w:t xml:space="preserve"> </w:t>
      </w:r>
      <w:fldSimple w:instr=" SEQ Tableau \* ARABIC ">
        <w:r w:rsidR="00E27A95">
          <w:rPr>
            <w:noProof/>
          </w:rPr>
          <w:t>9</w:t>
        </w:r>
      </w:fldSimple>
      <w:r w:rsidR="00830E29">
        <w:t>: Operating modes Table</w:t>
      </w:r>
      <w:bookmarkEnd w:id="56"/>
    </w:p>
    <w:p w14:paraId="316907AE" w14:textId="77777777" w:rsidR="00EE32A0" w:rsidRPr="00EE32A0" w:rsidRDefault="00EE32A0" w:rsidP="00EE32A0"/>
    <w:p w14:paraId="4D4784CD" w14:textId="77777777" w:rsidR="00EE32A0" w:rsidRDefault="00EE32A0" w:rsidP="00A2290E">
      <w:pPr>
        <w:pStyle w:val="Heading20"/>
        <w:numPr>
          <w:ilvl w:val="0"/>
          <w:numId w:val="0"/>
        </w:numPr>
        <w:ind w:left="360"/>
      </w:pPr>
      <w:r>
        <w:br w:type="page"/>
      </w:r>
    </w:p>
    <w:p w14:paraId="15685722" w14:textId="2558732E" w:rsidR="00B65524" w:rsidRPr="00DB608E" w:rsidRDefault="00185087" w:rsidP="008D628F">
      <w:pPr>
        <w:pStyle w:val="Heading1"/>
      </w:pPr>
      <w:bookmarkStart w:id="57" w:name="_Toc224827101"/>
      <w:r>
        <w:lastRenderedPageBreak/>
        <w:t>Modules</w:t>
      </w:r>
      <w:bookmarkEnd w:id="57"/>
    </w:p>
    <w:p w14:paraId="53258DD4" w14:textId="56AAA566" w:rsidR="008E1CF1" w:rsidRPr="008E1CF1" w:rsidRDefault="008E1CF1" w:rsidP="00FC4CDC">
      <w:pPr>
        <w:pStyle w:val="IRegular"/>
        <w:jc w:val="left"/>
      </w:pPr>
      <w:r>
        <w:t>I</w:t>
      </w:r>
      <w:r w:rsidRPr="008E1CF1">
        <w:t>nstantiations</w:t>
      </w:r>
    </w:p>
    <w:p w14:paraId="62BECEA3" w14:textId="7BB9C61C" w:rsidR="008E1CF1" w:rsidRPr="008E1CF1" w:rsidRDefault="008E1CF1" w:rsidP="00DA2CD3">
      <w:pPr>
        <w:pStyle w:val="IRegular"/>
        <w:numPr>
          <w:ilvl w:val="0"/>
          <w:numId w:val="5"/>
        </w:numPr>
        <w:jc w:val="left"/>
      </w:pPr>
      <w:r w:rsidRPr="008E1CF1">
        <w:t xml:space="preserve">u_pmu: </w:t>
      </w:r>
      <w:hyperlink w:anchor="_PMU" w:history="1">
        <w:r w:rsidRPr="006B646E">
          <w:rPr>
            <w:rStyle w:val="Hyperlink"/>
          </w:rPr>
          <w:t>pmu</w:t>
        </w:r>
      </w:hyperlink>
    </w:p>
    <w:p w14:paraId="4D0A2E23" w14:textId="7781A7BC" w:rsidR="008E1CF1" w:rsidRPr="008E1CF1" w:rsidRDefault="008E1CF1" w:rsidP="00DA2CD3">
      <w:pPr>
        <w:pStyle w:val="IRegular"/>
        <w:numPr>
          <w:ilvl w:val="0"/>
          <w:numId w:val="6"/>
        </w:numPr>
        <w:jc w:val="left"/>
      </w:pPr>
      <w:r w:rsidRPr="008E1CF1">
        <w:t xml:space="preserve">u_pad_mux: </w:t>
      </w:r>
      <w:hyperlink w:anchor="_PAD_Mux" w:history="1">
        <w:r w:rsidRPr="006B646E">
          <w:rPr>
            <w:rStyle w:val="Hyperlink"/>
          </w:rPr>
          <w:t>pad_mux</w:t>
        </w:r>
      </w:hyperlink>
    </w:p>
    <w:p w14:paraId="1A98D646" w14:textId="2FFF4B6C" w:rsidR="008E1CF1" w:rsidRPr="008E1CF1" w:rsidRDefault="008E1CF1" w:rsidP="00DA2CD3">
      <w:pPr>
        <w:pStyle w:val="IRegular"/>
        <w:numPr>
          <w:ilvl w:val="0"/>
          <w:numId w:val="7"/>
        </w:numPr>
        <w:jc w:val="left"/>
      </w:pPr>
      <w:r w:rsidRPr="008E1CF1">
        <w:t xml:space="preserve">u_regmap_otp: </w:t>
      </w:r>
      <w:hyperlink w:anchor="_STBIO1_Register_Map" w:history="1">
        <w:r w:rsidRPr="00BB6B2D">
          <w:rPr>
            <w:rStyle w:val="Hyperlink"/>
          </w:rPr>
          <w:t>stbio1_regmap</w:t>
        </w:r>
      </w:hyperlink>
    </w:p>
    <w:p w14:paraId="746101EF" w14:textId="12240207" w:rsidR="008E1CF1" w:rsidRPr="008E1CF1" w:rsidRDefault="008E1CF1" w:rsidP="00DA2CD3">
      <w:pPr>
        <w:pStyle w:val="IRegular"/>
        <w:numPr>
          <w:ilvl w:val="0"/>
          <w:numId w:val="8"/>
        </w:numPr>
        <w:jc w:val="left"/>
      </w:pPr>
      <w:r w:rsidRPr="008E1CF1">
        <w:t xml:space="preserve">u_masterblaze_ahb: </w:t>
      </w:r>
      <w:hyperlink w:anchor="_SensorHub_integration" w:history="1">
        <w:r w:rsidRPr="00BB6B2D">
          <w:rPr>
            <w:rStyle w:val="Hyperlink"/>
          </w:rPr>
          <w:t>senshub_mst_i2c</w:t>
        </w:r>
      </w:hyperlink>
    </w:p>
    <w:p w14:paraId="48942B1B" w14:textId="3D7FCFD0" w:rsidR="008E1CF1" w:rsidRPr="008E1CF1" w:rsidRDefault="008E1CF1" w:rsidP="00DA2CD3">
      <w:pPr>
        <w:pStyle w:val="IRegular"/>
        <w:numPr>
          <w:ilvl w:val="0"/>
          <w:numId w:val="9"/>
        </w:numPr>
        <w:jc w:val="left"/>
      </w:pPr>
      <w:r w:rsidRPr="008E1CF1">
        <w:t>u_xbar_afe: xbar_afe</w:t>
      </w:r>
      <w:r w:rsidR="008D628F">
        <w:t>:</w:t>
      </w:r>
      <w:r w:rsidR="00B17F9F">
        <w:t xml:space="preserve"> </w:t>
      </w:r>
      <w:hyperlink w:anchor="_Interconnect" w:history="1">
        <w:r w:rsidR="00B17F9F" w:rsidRPr="00BB6B2D">
          <w:rPr>
            <w:rStyle w:val="Hyperlink"/>
          </w:rPr>
          <w:t>interconnect</w:t>
        </w:r>
      </w:hyperlink>
    </w:p>
    <w:p w14:paraId="77467941" w14:textId="5594FCAC" w:rsidR="008E1CF1" w:rsidRPr="008E1CF1" w:rsidRDefault="008E1CF1" w:rsidP="00DA2CD3">
      <w:pPr>
        <w:pStyle w:val="IRegular"/>
        <w:numPr>
          <w:ilvl w:val="0"/>
          <w:numId w:val="10"/>
        </w:numPr>
        <w:jc w:val="left"/>
      </w:pPr>
      <w:r w:rsidRPr="008E1CF1">
        <w:t xml:space="preserve">u_ADSP: </w:t>
      </w:r>
      <w:hyperlink w:anchor="_ADSP_integration" w:history="1">
        <w:r w:rsidRPr="00BB6B2D">
          <w:rPr>
            <w:rStyle w:val="Hyperlink"/>
          </w:rPr>
          <w:t>ADSP</w:t>
        </w:r>
      </w:hyperlink>
    </w:p>
    <w:p w14:paraId="65A6B9A2" w14:textId="4C2C1CF7" w:rsidR="008E1CF1" w:rsidRPr="008D628F" w:rsidRDefault="008E1CF1" w:rsidP="00DA2CD3">
      <w:pPr>
        <w:pStyle w:val="IRegular"/>
        <w:numPr>
          <w:ilvl w:val="0"/>
          <w:numId w:val="11"/>
        </w:numPr>
        <w:jc w:val="left"/>
      </w:pPr>
      <w:r w:rsidRPr="008D628F">
        <w:t xml:space="preserve">u_fifo: </w:t>
      </w:r>
      <w:hyperlink w:anchor="_FIFO_CTRL_integration" w:history="1">
        <w:r w:rsidR="008D628F" w:rsidRPr="00BB6B2D">
          <w:rPr>
            <w:rStyle w:val="Hyperlink"/>
            <w:lang w:val="it-IT"/>
          </w:rPr>
          <w:t>Fifo Controller</w:t>
        </w:r>
      </w:hyperlink>
    </w:p>
    <w:p w14:paraId="482C61FB" w14:textId="03101721" w:rsidR="008E1CF1" w:rsidRPr="008E1CF1" w:rsidRDefault="008E1CF1" w:rsidP="00DA2CD3">
      <w:pPr>
        <w:pStyle w:val="IRegular"/>
        <w:numPr>
          <w:ilvl w:val="0"/>
          <w:numId w:val="12"/>
        </w:numPr>
        <w:jc w:val="left"/>
      </w:pPr>
      <w:r w:rsidRPr="008E1CF1">
        <w:t xml:space="preserve">u_ispu: </w:t>
      </w:r>
      <w:hyperlink w:anchor="_ISPU_integration" w:history="1">
        <w:r w:rsidRPr="00BB6B2D">
          <w:rPr>
            <w:rStyle w:val="Hyperlink"/>
          </w:rPr>
          <w:t>ispu</w:t>
        </w:r>
      </w:hyperlink>
    </w:p>
    <w:p w14:paraId="69B7A3C3" w14:textId="21F15F32" w:rsidR="008E1CF1" w:rsidRPr="00690C34" w:rsidRDefault="008E1CF1" w:rsidP="00DA2CD3">
      <w:pPr>
        <w:pStyle w:val="IRegular"/>
        <w:numPr>
          <w:ilvl w:val="0"/>
          <w:numId w:val="13"/>
        </w:numPr>
        <w:jc w:val="left"/>
        <w:rPr>
          <w:lang w:val="it-IT"/>
        </w:rPr>
      </w:pPr>
      <w:r w:rsidRPr="00690C34">
        <w:rPr>
          <w:lang w:val="it-IT"/>
        </w:rPr>
        <w:t xml:space="preserve">u_i2c_spi_slave: </w:t>
      </w:r>
      <w:hyperlink w:anchor="_I2C_SPI_AHB_integration" w:history="1">
        <w:r w:rsidRPr="00BB6B2D">
          <w:rPr>
            <w:rStyle w:val="Hyperlink"/>
            <w:lang w:val="it-IT"/>
          </w:rPr>
          <w:t>i2c_spi_slave</w:t>
        </w:r>
      </w:hyperlink>
    </w:p>
    <w:p w14:paraId="451257EA" w14:textId="6BB3C1E6" w:rsidR="008E1CF1" w:rsidRPr="000A74BB" w:rsidRDefault="008E1CF1" w:rsidP="00DA2CD3">
      <w:pPr>
        <w:pStyle w:val="IRegular"/>
        <w:numPr>
          <w:ilvl w:val="0"/>
          <w:numId w:val="14"/>
        </w:numPr>
        <w:jc w:val="left"/>
      </w:pPr>
      <w:r w:rsidRPr="000A74BB">
        <w:t xml:space="preserve">u_ca_fifo_bist_c: </w:t>
      </w:r>
      <w:r w:rsidR="000A74BB" w:rsidRPr="000A74BB">
        <w:t>FIF</w:t>
      </w:r>
      <w:r w:rsidR="000A74BB">
        <w:t>O RAM</w:t>
      </w:r>
      <w:r w:rsidR="00BB6B2D">
        <w:t xml:space="preserve"> (Hard Macro)</w:t>
      </w:r>
    </w:p>
    <w:p w14:paraId="6BC3914F" w14:textId="33478C09" w:rsidR="008E1CF1" w:rsidRPr="008E1CF1" w:rsidRDefault="008E1CF1" w:rsidP="00DA2CD3">
      <w:pPr>
        <w:pStyle w:val="IRegular"/>
        <w:numPr>
          <w:ilvl w:val="0"/>
          <w:numId w:val="15"/>
        </w:numPr>
        <w:jc w:val="left"/>
      </w:pPr>
      <w:r w:rsidRPr="008E1CF1">
        <w:t xml:space="preserve">u_ca_qk_bist_c: </w:t>
      </w:r>
      <w:r w:rsidR="000A74BB">
        <w:t>ADSP RAM</w:t>
      </w:r>
      <w:r w:rsidR="00BB6B2D">
        <w:t xml:space="preserve"> (Hard Macro)</w:t>
      </w:r>
    </w:p>
    <w:p w14:paraId="48AA73B8" w14:textId="1094620B" w:rsidR="008E1CF1" w:rsidRPr="008E1CF1" w:rsidRDefault="008E1CF1" w:rsidP="00DA2CD3">
      <w:pPr>
        <w:pStyle w:val="IRegular"/>
        <w:numPr>
          <w:ilvl w:val="0"/>
          <w:numId w:val="16"/>
        </w:numPr>
        <w:jc w:val="left"/>
      </w:pPr>
      <w:r w:rsidRPr="008E1CF1">
        <w:t xml:space="preserve">u_ca_qk_rom_bist: </w:t>
      </w:r>
      <w:r w:rsidR="000A74BB">
        <w:t>ADSP ROM</w:t>
      </w:r>
      <w:r w:rsidR="00BB6B2D">
        <w:t xml:space="preserve"> (Hard Macro)</w:t>
      </w:r>
    </w:p>
    <w:p w14:paraId="4E262299" w14:textId="234B5ED6" w:rsidR="008E1CF1" w:rsidRPr="008E1CF1" w:rsidRDefault="008E1CF1" w:rsidP="00DA2CD3">
      <w:pPr>
        <w:pStyle w:val="IRegular"/>
        <w:numPr>
          <w:ilvl w:val="0"/>
          <w:numId w:val="17"/>
        </w:numPr>
        <w:jc w:val="left"/>
      </w:pPr>
      <w:r w:rsidRPr="008E1CF1">
        <w:t xml:space="preserve">u_psw_ctrl: </w:t>
      </w:r>
      <w:r w:rsidR="000A74BB">
        <w:t>ISPU Power Island</w:t>
      </w:r>
    </w:p>
    <w:p w14:paraId="280A2FBC" w14:textId="3EA2C36C" w:rsidR="008E1CF1" w:rsidRPr="008E1CF1" w:rsidRDefault="008E1CF1" w:rsidP="00DA2CD3">
      <w:pPr>
        <w:pStyle w:val="IRegular"/>
        <w:numPr>
          <w:ilvl w:val="0"/>
          <w:numId w:val="18"/>
        </w:numPr>
        <w:jc w:val="left"/>
      </w:pPr>
      <w:r w:rsidRPr="008E1CF1">
        <w:t xml:space="preserve">u_ta_afe_bist_crtl: </w:t>
      </w:r>
      <w:r w:rsidR="0058276E">
        <w:t>STBIO1 Bist Controller</w:t>
      </w:r>
      <w:r w:rsidR="00BB6B2D">
        <w:t xml:space="preserve"> (Hard Macro)</w:t>
      </w:r>
    </w:p>
    <w:p w14:paraId="29D60535" w14:textId="1A63372E" w:rsidR="008E1CF1" w:rsidRPr="008E1CF1" w:rsidRDefault="008E1CF1" w:rsidP="00DA2CD3">
      <w:pPr>
        <w:pStyle w:val="IRegular"/>
        <w:numPr>
          <w:ilvl w:val="0"/>
          <w:numId w:val="19"/>
        </w:numPr>
        <w:jc w:val="left"/>
      </w:pPr>
      <w:r w:rsidRPr="008E1CF1">
        <w:t>u_otp: otp</w:t>
      </w:r>
      <w:r w:rsidR="00BB6B2D">
        <w:t xml:space="preserve"> (Hard Macro)</w:t>
      </w:r>
    </w:p>
    <w:p w14:paraId="44CCE387" w14:textId="5AA86627" w:rsidR="008E1CF1" w:rsidRPr="008D628F" w:rsidRDefault="008E1CF1" w:rsidP="00DA2CD3">
      <w:pPr>
        <w:pStyle w:val="IRegular"/>
        <w:numPr>
          <w:ilvl w:val="0"/>
          <w:numId w:val="20"/>
        </w:numPr>
        <w:jc w:val="left"/>
        <w:rPr>
          <w:rFonts w:asciiTheme="majorHAnsi" w:eastAsiaTheme="majorEastAsia" w:hAnsiTheme="majorHAnsi" w:cstheme="majorBidi"/>
          <w:color w:val="03234B" w:themeColor="text1"/>
          <w:sz w:val="32"/>
          <w:szCs w:val="32"/>
        </w:rPr>
      </w:pPr>
      <w:r w:rsidRPr="008E1CF1">
        <w:t xml:space="preserve">u_main_controller_top: </w:t>
      </w:r>
      <w:hyperlink w:anchor="_Main_Controller_TOP" w:history="1">
        <w:r w:rsidRPr="00205288">
          <w:rPr>
            <w:rStyle w:val="Hyperlink"/>
          </w:rPr>
          <w:t>main_controller_top</w:t>
        </w:r>
      </w:hyperlink>
    </w:p>
    <w:p w14:paraId="72B2406E" w14:textId="7289D2F8" w:rsidR="002C11CA" w:rsidRDefault="002C11CA">
      <w:pPr>
        <w:rPr>
          <w:rFonts w:asciiTheme="majorHAnsi" w:eastAsiaTheme="majorEastAsia" w:hAnsiTheme="majorHAnsi" w:cstheme="majorBidi"/>
          <w:color w:val="03234B" w:themeColor="text1"/>
          <w:sz w:val="32"/>
          <w:szCs w:val="32"/>
        </w:rPr>
      </w:pPr>
      <w:bookmarkStart w:id="58" w:name="_PMU"/>
      <w:bookmarkEnd w:id="58"/>
    </w:p>
    <w:p w14:paraId="7A70AE8A" w14:textId="6B981790" w:rsidR="00185087" w:rsidRDefault="00B65524" w:rsidP="00710BF4">
      <w:pPr>
        <w:pStyle w:val="Heading3"/>
      </w:pPr>
      <w:bookmarkStart w:id="59" w:name="_Toc224827102"/>
      <w:r>
        <w:t>PMU</w:t>
      </w:r>
      <w:bookmarkEnd w:id="59"/>
      <w:r>
        <w:t xml:space="preserve"> </w:t>
      </w:r>
    </w:p>
    <w:p w14:paraId="5781C6F1" w14:textId="36C44A1F" w:rsidR="00B65524" w:rsidRDefault="00185087" w:rsidP="00710BF4">
      <w:pPr>
        <w:pStyle w:val="Heading4"/>
      </w:pPr>
      <w:commentRangeStart w:id="60"/>
      <w:commentRangeStart w:id="61"/>
      <w:commentRangeStart w:id="62"/>
      <w:r>
        <w:t>PMU</w:t>
      </w:r>
      <w:r w:rsidR="00B202D4">
        <w:t xml:space="preserve"> TOP</w:t>
      </w:r>
      <w:r>
        <w:t xml:space="preserve"> </w:t>
      </w:r>
      <w:r w:rsidR="00376E20">
        <w:t>Description</w:t>
      </w:r>
      <w:commentRangeEnd w:id="60"/>
      <w:r w:rsidR="0015236B">
        <w:rPr>
          <w:rStyle w:val="CommentReference"/>
          <w:sz w:val="32"/>
          <w:szCs w:val="32"/>
        </w:rPr>
        <w:commentReference w:id="60"/>
      </w:r>
      <w:commentRangeEnd w:id="61"/>
      <w:r w:rsidR="006B646E">
        <w:rPr>
          <w:rStyle w:val="CommentReference"/>
          <w:sz w:val="32"/>
          <w:szCs w:val="32"/>
        </w:rPr>
        <w:commentReference w:id="61"/>
      </w:r>
      <w:commentRangeEnd w:id="62"/>
      <w:r w:rsidR="00AB04F5">
        <w:rPr>
          <w:rStyle w:val="CommentReference"/>
          <w:sz w:val="32"/>
          <w:szCs w:val="32"/>
        </w:rPr>
        <w:commentReference w:id="62"/>
      </w:r>
    </w:p>
    <w:p w14:paraId="28B9F02E" w14:textId="77777777" w:rsidR="00B65524" w:rsidRDefault="00B65524" w:rsidP="00B65524"/>
    <w:p w14:paraId="62EFCD91" w14:textId="1930D4FD" w:rsidR="00185087" w:rsidRPr="00635C55" w:rsidRDefault="00D73F9D" w:rsidP="00152C3C">
      <w:pPr>
        <w:pStyle w:val="NoSpacing"/>
      </w:pPr>
      <w:r w:rsidRPr="00635C55">
        <w:t>PMU oversees the Device Start-Up phase</w:t>
      </w:r>
      <w:r w:rsidR="00635C55">
        <w:t xml:space="preserve">, </w:t>
      </w:r>
      <w:r w:rsidR="00D44D84" w:rsidRPr="00635C55">
        <w:t>the clock generation to the Digital and Analog Domain</w:t>
      </w:r>
      <w:r w:rsidR="00635C55">
        <w:t xml:space="preserve"> and Reset S</w:t>
      </w:r>
      <w:r w:rsidR="006B41BA">
        <w:t>ync to the different Clock Domain.</w:t>
      </w:r>
      <w:r w:rsidR="00635C55">
        <w:t xml:space="preserve"> </w:t>
      </w:r>
    </w:p>
    <w:p w14:paraId="2AA3DEAA" w14:textId="7E3A5305" w:rsidR="00185087" w:rsidRDefault="00185087" w:rsidP="00710BF4">
      <w:pPr>
        <w:pStyle w:val="Heading4"/>
        <w:rPr>
          <w:lang w:val="it-IT"/>
        </w:rPr>
      </w:pPr>
      <w:commentRangeStart w:id="65"/>
      <w:commentRangeStart w:id="66"/>
      <w:r w:rsidRPr="00376E20">
        <w:rPr>
          <w:lang w:val="it-IT"/>
        </w:rPr>
        <w:t xml:space="preserve">PMU </w:t>
      </w:r>
      <w:r w:rsidR="00B202D4" w:rsidRPr="00376E20">
        <w:rPr>
          <w:lang w:val="it-IT"/>
        </w:rPr>
        <w:t xml:space="preserve">TOP </w:t>
      </w:r>
      <w:r w:rsidR="00376E20" w:rsidRPr="00376E20">
        <w:rPr>
          <w:lang w:val="it-IT"/>
        </w:rPr>
        <w:t>I/O Li</w:t>
      </w:r>
      <w:r w:rsidR="00376E20">
        <w:rPr>
          <w:lang w:val="it-IT"/>
        </w:rPr>
        <w:t>st</w:t>
      </w:r>
      <w:commentRangeEnd w:id="65"/>
      <w:r w:rsidR="008D1496">
        <w:rPr>
          <w:rStyle w:val="CommentReference"/>
          <w:sz w:val="32"/>
          <w:szCs w:val="32"/>
          <w:lang w:val="it-IT"/>
        </w:rPr>
        <w:commentReference w:id="65"/>
      </w:r>
      <w:commentRangeEnd w:id="66"/>
      <w:r w:rsidR="0059083E">
        <w:rPr>
          <w:rStyle w:val="CommentReference"/>
          <w:sz w:val="32"/>
          <w:szCs w:val="32"/>
          <w:lang w:val="it-IT"/>
        </w:rPr>
        <w:commentReference w:id="66"/>
      </w:r>
    </w:p>
    <w:tbl>
      <w:tblPr>
        <w:tblStyle w:val="TableGrid"/>
        <w:tblW w:w="0" w:type="auto"/>
        <w:tblLook w:val="04A0" w:firstRow="1" w:lastRow="0" w:firstColumn="1" w:lastColumn="0" w:noHBand="0" w:noVBand="1"/>
      </w:tblPr>
      <w:tblGrid>
        <w:gridCol w:w="2841"/>
        <w:gridCol w:w="1169"/>
        <w:gridCol w:w="914"/>
        <w:gridCol w:w="4524"/>
      </w:tblGrid>
      <w:tr w:rsidR="00E61607" w:rsidRPr="00362D70" w14:paraId="20810994" w14:textId="77777777">
        <w:tc>
          <w:tcPr>
            <w:tcW w:w="0" w:type="auto"/>
            <w:hideMark/>
          </w:tcPr>
          <w:p w14:paraId="7E70A617" w14:textId="77777777" w:rsidR="00E61607" w:rsidRPr="00362D70" w:rsidRDefault="00E61607">
            <w:pPr>
              <w:spacing w:after="240"/>
              <w:jc w:val="center"/>
              <w:rPr>
                <w:rFonts w:ascii="Segoe UI" w:eastAsia="Times New Roman" w:hAnsi="Segoe UI" w:cs="Segoe UI"/>
                <w:b/>
                <w:bCs/>
                <w:color w:val="24292E"/>
              </w:rPr>
            </w:pPr>
            <w:r w:rsidRPr="00362D70">
              <w:rPr>
                <w:rFonts w:ascii="Segoe UI" w:eastAsia="Times New Roman" w:hAnsi="Segoe UI" w:cs="Segoe UI"/>
                <w:b/>
                <w:bCs/>
                <w:color w:val="24292E"/>
              </w:rPr>
              <w:t>Port name</w:t>
            </w:r>
          </w:p>
        </w:tc>
        <w:tc>
          <w:tcPr>
            <w:tcW w:w="0" w:type="auto"/>
            <w:hideMark/>
          </w:tcPr>
          <w:p w14:paraId="42A0B82A" w14:textId="77777777" w:rsidR="00E61607" w:rsidRPr="00362D70" w:rsidRDefault="00E61607">
            <w:pPr>
              <w:spacing w:after="240"/>
              <w:jc w:val="center"/>
              <w:rPr>
                <w:rFonts w:ascii="Segoe UI" w:eastAsia="Times New Roman" w:hAnsi="Segoe UI" w:cs="Segoe UI"/>
                <w:b/>
                <w:bCs/>
                <w:color w:val="24292E"/>
              </w:rPr>
            </w:pPr>
            <w:r w:rsidRPr="00362D70">
              <w:rPr>
                <w:rFonts w:ascii="Segoe UI" w:eastAsia="Times New Roman" w:hAnsi="Segoe UI" w:cs="Segoe UI"/>
                <w:b/>
                <w:bCs/>
                <w:color w:val="24292E"/>
              </w:rPr>
              <w:t>Direction</w:t>
            </w:r>
          </w:p>
        </w:tc>
        <w:tc>
          <w:tcPr>
            <w:tcW w:w="0" w:type="auto"/>
            <w:hideMark/>
          </w:tcPr>
          <w:p w14:paraId="2AC60E2F" w14:textId="77777777" w:rsidR="00E61607" w:rsidRPr="00362D70" w:rsidRDefault="00E61607">
            <w:pPr>
              <w:spacing w:after="240"/>
              <w:jc w:val="center"/>
              <w:rPr>
                <w:rFonts w:ascii="Segoe UI" w:eastAsia="Times New Roman" w:hAnsi="Segoe UI" w:cs="Segoe UI"/>
                <w:b/>
                <w:bCs/>
                <w:color w:val="24292E"/>
              </w:rPr>
            </w:pPr>
            <w:r w:rsidRPr="00362D70">
              <w:rPr>
                <w:rFonts w:ascii="Segoe UI" w:eastAsia="Times New Roman" w:hAnsi="Segoe UI" w:cs="Segoe UI"/>
                <w:b/>
                <w:bCs/>
                <w:color w:val="24292E"/>
              </w:rPr>
              <w:t>Type</w:t>
            </w:r>
          </w:p>
        </w:tc>
        <w:tc>
          <w:tcPr>
            <w:tcW w:w="0" w:type="auto"/>
            <w:hideMark/>
          </w:tcPr>
          <w:p w14:paraId="0B1ADC45" w14:textId="77777777" w:rsidR="00E61607" w:rsidRPr="00362D70" w:rsidRDefault="00E61607">
            <w:pPr>
              <w:spacing w:after="240"/>
              <w:jc w:val="center"/>
              <w:rPr>
                <w:rFonts w:ascii="Segoe UI" w:eastAsia="Times New Roman" w:hAnsi="Segoe UI" w:cs="Segoe UI"/>
                <w:b/>
                <w:bCs/>
                <w:color w:val="24292E"/>
              </w:rPr>
            </w:pPr>
            <w:r w:rsidRPr="00362D70">
              <w:rPr>
                <w:rFonts w:ascii="Segoe UI" w:eastAsia="Times New Roman" w:hAnsi="Segoe UI" w:cs="Segoe UI"/>
                <w:b/>
                <w:bCs/>
                <w:color w:val="24292E"/>
              </w:rPr>
              <w:t>Description</w:t>
            </w:r>
          </w:p>
        </w:tc>
      </w:tr>
      <w:tr w:rsidR="00E61607" w:rsidRPr="00362D70" w14:paraId="5CBEA9EC" w14:textId="77777777">
        <w:tc>
          <w:tcPr>
            <w:tcW w:w="0" w:type="auto"/>
            <w:hideMark/>
          </w:tcPr>
          <w:p w14:paraId="1159235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clk_16m</w:t>
            </w:r>
          </w:p>
        </w:tc>
        <w:tc>
          <w:tcPr>
            <w:tcW w:w="0" w:type="auto"/>
            <w:hideMark/>
          </w:tcPr>
          <w:p w14:paraId="23ACCF3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379737D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F4532E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16 MHz from analog ring oscillators</w:t>
            </w:r>
          </w:p>
        </w:tc>
      </w:tr>
      <w:tr w:rsidR="00E61607" w:rsidRPr="00362D70" w14:paraId="4008AA69" w14:textId="77777777">
        <w:tc>
          <w:tcPr>
            <w:tcW w:w="0" w:type="auto"/>
            <w:hideMark/>
          </w:tcPr>
          <w:p w14:paraId="1989B3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clk_64k</w:t>
            </w:r>
          </w:p>
        </w:tc>
        <w:tc>
          <w:tcPr>
            <w:tcW w:w="0" w:type="auto"/>
            <w:hideMark/>
          </w:tcPr>
          <w:p w14:paraId="52A6DE4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66AA1A7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6C71F4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64kHz from analog ring oscillators</w:t>
            </w:r>
          </w:p>
        </w:tc>
      </w:tr>
      <w:tr w:rsidR="00E61607" w:rsidRPr="00362D70" w14:paraId="446BAF14" w14:textId="77777777">
        <w:tc>
          <w:tcPr>
            <w:tcW w:w="0" w:type="auto"/>
            <w:hideMark/>
          </w:tcPr>
          <w:p w14:paraId="277E450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POR1V2_1V2</w:t>
            </w:r>
          </w:p>
        </w:tc>
        <w:tc>
          <w:tcPr>
            <w:tcW w:w="0" w:type="auto"/>
            <w:hideMark/>
          </w:tcPr>
          <w:p w14:paraId="322AF0F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346A076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2AA903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POR Signal</w:t>
            </w:r>
          </w:p>
        </w:tc>
      </w:tr>
      <w:tr w:rsidR="00E61607" w:rsidRPr="00362D70" w14:paraId="6BA7D671" w14:textId="77777777">
        <w:tc>
          <w:tcPr>
            <w:tcW w:w="0" w:type="auto"/>
            <w:hideMark/>
          </w:tcPr>
          <w:p w14:paraId="722859F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START_CLK_16M</w:t>
            </w:r>
          </w:p>
        </w:tc>
        <w:tc>
          <w:tcPr>
            <w:tcW w:w="0" w:type="auto"/>
            <w:hideMark/>
          </w:tcPr>
          <w:p w14:paraId="111078C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3FF6438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5899F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ready for 16MHz</w:t>
            </w:r>
          </w:p>
        </w:tc>
      </w:tr>
      <w:tr w:rsidR="00E61607" w:rsidRPr="00362D70" w14:paraId="42B29A8D" w14:textId="77777777">
        <w:tc>
          <w:tcPr>
            <w:tcW w:w="0" w:type="auto"/>
            <w:hideMark/>
          </w:tcPr>
          <w:p w14:paraId="20DA9EA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PDClockF</w:t>
            </w:r>
          </w:p>
        </w:tc>
        <w:tc>
          <w:tcPr>
            <w:tcW w:w="0" w:type="auto"/>
            <w:hideMark/>
          </w:tcPr>
          <w:p w14:paraId="7E04E18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C4BE93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73F4E7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Power Down for 16MHz Ring Oscillator from main controller</w:t>
            </w:r>
          </w:p>
        </w:tc>
      </w:tr>
      <w:tr w:rsidR="00E61607" w:rsidRPr="00362D70" w14:paraId="110B452C" w14:textId="77777777">
        <w:tc>
          <w:tcPr>
            <w:tcW w:w="0" w:type="auto"/>
            <w:hideMark/>
          </w:tcPr>
          <w:p w14:paraId="58DFF33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i_bio_divider</w:t>
            </w:r>
          </w:p>
        </w:tc>
        <w:tc>
          <w:tcPr>
            <w:tcW w:w="0" w:type="auto"/>
            <w:hideMark/>
          </w:tcPr>
          <w:p w14:paraId="228205E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128697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6630D8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32kHz geneartion from 16MHz when a Bio-Channel is activated</w:t>
            </w:r>
          </w:p>
        </w:tc>
      </w:tr>
      <w:tr w:rsidR="00E61607" w:rsidRPr="00362D70" w14:paraId="0F63E40D" w14:textId="77777777">
        <w:tc>
          <w:tcPr>
            <w:tcW w:w="0" w:type="auto"/>
            <w:hideMark/>
          </w:tcPr>
          <w:p w14:paraId="78695AE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EN_LDO</w:t>
            </w:r>
          </w:p>
        </w:tc>
        <w:tc>
          <w:tcPr>
            <w:tcW w:w="0" w:type="auto"/>
            <w:hideMark/>
          </w:tcPr>
          <w:p w14:paraId="7CD08F4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681493E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87A859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LDO from main controller</w:t>
            </w:r>
          </w:p>
        </w:tc>
      </w:tr>
      <w:tr w:rsidR="00E61607" w:rsidRPr="00362D70" w14:paraId="75253162" w14:textId="77777777">
        <w:tc>
          <w:tcPr>
            <w:tcW w:w="0" w:type="auto"/>
            <w:hideMark/>
          </w:tcPr>
          <w:p w14:paraId="0630734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PD_CLK_REG</w:t>
            </w:r>
          </w:p>
        </w:tc>
        <w:tc>
          <w:tcPr>
            <w:tcW w:w="0" w:type="auto"/>
            <w:hideMark/>
          </w:tcPr>
          <w:p w14:paraId="0BC4541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05DB17F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133A3F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power down 16MHz from Regmap</w:t>
            </w:r>
          </w:p>
        </w:tc>
      </w:tr>
      <w:tr w:rsidR="00E61607" w:rsidRPr="00362D70" w14:paraId="61646C3F" w14:textId="77777777">
        <w:tc>
          <w:tcPr>
            <w:tcW w:w="0" w:type="auto"/>
            <w:hideMark/>
          </w:tcPr>
          <w:p w14:paraId="2EE47ED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lastRenderedPageBreak/>
              <w:t>EN_LDO1V8_REG</w:t>
            </w:r>
          </w:p>
        </w:tc>
        <w:tc>
          <w:tcPr>
            <w:tcW w:w="0" w:type="auto"/>
            <w:hideMark/>
          </w:tcPr>
          <w:p w14:paraId="0EE2592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C838B6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D87E4E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LDO from regmap</w:t>
            </w:r>
          </w:p>
        </w:tc>
      </w:tr>
      <w:tr w:rsidR="00E61607" w:rsidRPr="00362D70" w14:paraId="0C0ED1A5" w14:textId="77777777">
        <w:tc>
          <w:tcPr>
            <w:tcW w:w="0" w:type="auto"/>
            <w:hideMark/>
          </w:tcPr>
          <w:p w14:paraId="649984E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bist_mode</w:t>
            </w:r>
          </w:p>
        </w:tc>
        <w:tc>
          <w:tcPr>
            <w:tcW w:w="0" w:type="auto"/>
            <w:hideMark/>
          </w:tcPr>
          <w:p w14:paraId="708D625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B02B98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294A87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bist mode</w:t>
            </w:r>
          </w:p>
        </w:tc>
      </w:tr>
      <w:tr w:rsidR="00E61607" w:rsidRPr="00362D70" w14:paraId="1B716526" w14:textId="77777777">
        <w:tc>
          <w:tcPr>
            <w:tcW w:w="0" w:type="auto"/>
            <w:hideMark/>
          </w:tcPr>
          <w:p w14:paraId="2F8D4B3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debug_mode</w:t>
            </w:r>
          </w:p>
        </w:tc>
        <w:tc>
          <w:tcPr>
            <w:tcW w:w="0" w:type="auto"/>
            <w:hideMark/>
          </w:tcPr>
          <w:p w14:paraId="5A8B06C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2290921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F40FE8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debug</w:t>
            </w:r>
          </w:p>
        </w:tc>
      </w:tr>
      <w:tr w:rsidR="00E61607" w:rsidRPr="00362D70" w14:paraId="6A60DE69" w14:textId="77777777">
        <w:tc>
          <w:tcPr>
            <w:tcW w:w="0" w:type="auto"/>
            <w:hideMark/>
          </w:tcPr>
          <w:p w14:paraId="684230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scan_mode</w:t>
            </w:r>
          </w:p>
        </w:tc>
        <w:tc>
          <w:tcPr>
            <w:tcW w:w="0" w:type="auto"/>
            <w:hideMark/>
          </w:tcPr>
          <w:p w14:paraId="4E3A6D5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32817DC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CC3B0C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scan mode</w:t>
            </w:r>
          </w:p>
        </w:tc>
      </w:tr>
      <w:tr w:rsidR="00E61607" w:rsidRPr="00362D70" w14:paraId="3610B960" w14:textId="77777777">
        <w:tc>
          <w:tcPr>
            <w:tcW w:w="0" w:type="auto"/>
            <w:hideMark/>
          </w:tcPr>
          <w:p w14:paraId="21415D7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scan_enable</w:t>
            </w:r>
          </w:p>
        </w:tc>
        <w:tc>
          <w:tcPr>
            <w:tcW w:w="0" w:type="auto"/>
            <w:hideMark/>
          </w:tcPr>
          <w:p w14:paraId="63ABEA6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54C96D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644522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start scan mode</w:t>
            </w:r>
          </w:p>
        </w:tc>
      </w:tr>
      <w:tr w:rsidR="00E61607" w:rsidRPr="00362D70" w14:paraId="7D75F5F7" w14:textId="77777777">
        <w:tc>
          <w:tcPr>
            <w:tcW w:w="0" w:type="auto"/>
            <w:hideMark/>
          </w:tcPr>
          <w:p w14:paraId="3AA460A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scan_clk</w:t>
            </w:r>
          </w:p>
        </w:tc>
        <w:tc>
          <w:tcPr>
            <w:tcW w:w="0" w:type="auto"/>
            <w:hideMark/>
          </w:tcPr>
          <w:p w14:paraId="4F1BE8A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CB8A17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217FDF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scan clk</w:t>
            </w:r>
          </w:p>
        </w:tc>
      </w:tr>
      <w:tr w:rsidR="00E61607" w:rsidRPr="00362D70" w14:paraId="75E2070A" w14:textId="77777777">
        <w:tc>
          <w:tcPr>
            <w:tcW w:w="0" w:type="auto"/>
            <w:hideMark/>
          </w:tcPr>
          <w:p w14:paraId="316A08C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scan_rstn</w:t>
            </w:r>
          </w:p>
        </w:tc>
        <w:tc>
          <w:tcPr>
            <w:tcW w:w="0" w:type="auto"/>
            <w:hideMark/>
          </w:tcPr>
          <w:p w14:paraId="4BDEB00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3914B7B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AD7DA6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scan rst</w:t>
            </w:r>
          </w:p>
        </w:tc>
      </w:tr>
      <w:tr w:rsidR="00E61607" w:rsidRPr="00362D70" w14:paraId="296BE750" w14:textId="77777777">
        <w:tc>
          <w:tcPr>
            <w:tcW w:w="0" w:type="auto"/>
            <w:hideMark/>
          </w:tcPr>
          <w:p w14:paraId="7B350D3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clk_bistctlr</w:t>
            </w:r>
          </w:p>
        </w:tc>
        <w:tc>
          <w:tcPr>
            <w:tcW w:w="0" w:type="auto"/>
            <w:hideMark/>
          </w:tcPr>
          <w:p w14:paraId="3D49815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7F4295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CE2F20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bist controller and collar clock</w:t>
            </w:r>
          </w:p>
        </w:tc>
      </w:tr>
      <w:tr w:rsidR="00E61607" w:rsidRPr="00362D70" w14:paraId="78ACA878" w14:textId="77777777">
        <w:tc>
          <w:tcPr>
            <w:tcW w:w="0" w:type="auto"/>
            <w:hideMark/>
          </w:tcPr>
          <w:p w14:paraId="2B95A9C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rst_bistctlr_n</w:t>
            </w:r>
          </w:p>
        </w:tc>
        <w:tc>
          <w:tcPr>
            <w:tcW w:w="0" w:type="auto"/>
            <w:hideMark/>
          </w:tcPr>
          <w:p w14:paraId="279EF63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859257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EFE9BD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bist controller and collar resetn</w:t>
            </w:r>
          </w:p>
        </w:tc>
      </w:tr>
      <w:tr w:rsidR="00E61607" w:rsidRPr="00362D70" w14:paraId="7814F962" w14:textId="77777777">
        <w:tc>
          <w:tcPr>
            <w:tcW w:w="0" w:type="auto"/>
            <w:hideMark/>
          </w:tcPr>
          <w:p w14:paraId="12C7F3F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clk_ext_en</w:t>
            </w:r>
          </w:p>
        </w:tc>
        <w:tc>
          <w:tcPr>
            <w:tcW w:w="0" w:type="auto"/>
            <w:hideMark/>
          </w:tcPr>
          <w:p w14:paraId="1BE7F61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2CD7DD1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04A93C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external clock from pad</w:t>
            </w:r>
          </w:p>
        </w:tc>
      </w:tr>
      <w:tr w:rsidR="00E61607" w:rsidRPr="00362D70" w14:paraId="7FF0172C" w14:textId="77777777">
        <w:tc>
          <w:tcPr>
            <w:tcW w:w="0" w:type="auto"/>
            <w:hideMark/>
          </w:tcPr>
          <w:p w14:paraId="57B0239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clk_ext_slow</w:t>
            </w:r>
          </w:p>
        </w:tc>
        <w:tc>
          <w:tcPr>
            <w:tcW w:w="0" w:type="auto"/>
            <w:hideMark/>
          </w:tcPr>
          <w:p w14:paraId="1B52C6A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19BCA3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0AA4A4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external clock 32kHz</w:t>
            </w:r>
          </w:p>
        </w:tc>
      </w:tr>
      <w:tr w:rsidR="00E61607" w:rsidRPr="00362D70" w14:paraId="00410BA9" w14:textId="77777777">
        <w:tc>
          <w:tcPr>
            <w:tcW w:w="0" w:type="auto"/>
            <w:hideMark/>
          </w:tcPr>
          <w:p w14:paraId="38B5F89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i_en_sh_clk</w:t>
            </w:r>
          </w:p>
        </w:tc>
        <w:tc>
          <w:tcPr>
            <w:tcW w:w="0" w:type="auto"/>
            <w:hideMark/>
          </w:tcPr>
          <w:p w14:paraId="380E40E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5DB959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405740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sensor hub clock</w:t>
            </w:r>
          </w:p>
        </w:tc>
      </w:tr>
      <w:tr w:rsidR="00E61607" w:rsidRPr="00362D70" w14:paraId="51686626" w14:textId="77777777">
        <w:tc>
          <w:tcPr>
            <w:tcW w:w="0" w:type="auto"/>
            <w:hideMark/>
          </w:tcPr>
          <w:p w14:paraId="5A69011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i_senshub_clk_sel</w:t>
            </w:r>
          </w:p>
        </w:tc>
        <w:tc>
          <w:tcPr>
            <w:tcW w:w="0" w:type="auto"/>
            <w:hideMark/>
          </w:tcPr>
          <w:p w14:paraId="095B15F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0666615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 [2:0]</w:t>
            </w:r>
          </w:p>
        </w:tc>
        <w:tc>
          <w:tcPr>
            <w:tcW w:w="0" w:type="auto"/>
            <w:hideMark/>
          </w:tcPr>
          <w:p w14:paraId="20B16B2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selector for sensor hub clock</w:t>
            </w:r>
          </w:p>
        </w:tc>
      </w:tr>
      <w:tr w:rsidR="00E61607" w:rsidRPr="00362D70" w14:paraId="52862D5F" w14:textId="77777777">
        <w:tc>
          <w:tcPr>
            <w:tcW w:w="0" w:type="auto"/>
            <w:hideMark/>
          </w:tcPr>
          <w:p w14:paraId="2D23956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i_test_clk_fast</w:t>
            </w:r>
          </w:p>
        </w:tc>
        <w:tc>
          <w:tcPr>
            <w:tcW w:w="0" w:type="auto"/>
            <w:hideMark/>
          </w:tcPr>
          <w:p w14:paraId="492647F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CA46CA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AE9484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test and trimming for 16MHz clock</w:t>
            </w:r>
          </w:p>
        </w:tc>
      </w:tr>
      <w:tr w:rsidR="00E61607" w:rsidRPr="00362D70" w14:paraId="7458975B" w14:textId="77777777">
        <w:tc>
          <w:tcPr>
            <w:tcW w:w="0" w:type="auto"/>
            <w:hideMark/>
          </w:tcPr>
          <w:p w14:paraId="0087791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i_half_charge_ldo</w:t>
            </w:r>
          </w:p>
        </w:tc>
        <w:tc>
          <w:tcPr>
            <w:tcW w:w="0" w:type="auto"/>
            <w:hideMark/>
          </w:tcPr>
          <w:p w14:paraId="683D508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348325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3BF7E2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the low power mode for ldo when only ppg is selected</w:t>
            </w:r>
          </w:p>
        </w:tc>
      </w:tr>
      <w:tr w:rsidR="00E61607" w:rsidRPr="00362D70" w14:paraId="790C2142" w14:textId="77777777">
        <w:tc>
          <w:tcPr>
            <w:tcW w:w="0" w:type="auto"/>
            <w:hideMark/>
          </w:tcPr>
          <w:p w14:paraId="05B3667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mask_en_ldo_pdclkf</w:t>
            </w:r>
          </w:p>
        </w:tc>
        <w:tc>
          <w:tcPr>
            <w:tcW w:w="0" w:type="auto"/>
            <w:hideMark/>
          </w:tcPr>
          <w:p w14:paraId="4E6D8B3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B827D1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806D45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mask the control of pdf and ldo control during boot</w:t>
            </w:r>
          </w:p>
        </w:tc>
      </w:tr>
      <w:tr w:rsidR="00E61607" w:rsidRPr="00362D70" w14:paraId="247CFA36" w14:textId="77777777">
        <w:tc>
          <w:tcPr>
            <w:tcW w:w="0" w:type="auto"/>
            <w:hideMark/>
          </w:tcPr>
          <w:p w14:paraId="6164C82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clk_en_s0</w:t>
            </w:r>
          </w:p>
        </w:tc>
        <w:tc>
          <w:tcPr>
            <w:tcW w:w="0" w:type="auto"/>
            <w:hideMark/>
          </w:tcPr>
          <w:p w14:paraId="725F5EA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FBF086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EB157A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gating logic inside stredl_afe_top</w:t>
            </w:r>
          </w:p>
        </w:tc>
      </w:tr>
      <w:tr w:rsidR="00E61607" w:rsidRPr="00362D70" w14:paraId="4C6A45C1" w14:textId="77777777">
        <w:tc>
          <w:tcPr>
            <w:tcW w:w="0" w:type="auto"/>
            <w:hideMark/>
          </w:tcPr>
          <w:p w14:paraId="6997C15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clk_en_s1</w:t>
            </w:r>
          </w:p>
        </w:tc>
        <w:tc>
          <w:tcPr>
            <w:tcW w:w="0" w:type="auto"/>
            <w:hideMark/>
          </w:tcPr>
          <w:p w14:paraId="7DE1B4C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6E1CFC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FEDAF4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if present should be HSEL STMC AHB Master</w:t>
            </w:r>
          </w:p>
        </w:tc>
      </w:tr>
      <w:tr w:rsidR="00E61607" w:rsidRPr="00362D70" w14:paraId="73179FA5" w14:textId="77777777">
        <w:tc>
          <w:tcPr>
            <w:tcW w:w="0" w:type="auto"/>
            <w:hideMark/>
          </w:tcPr>
          <w:p w14:paraId="2402ECD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clk_en_s2_i2c</w:t>
            </w:r>
          </w:p>
        </w:tc>
        <w:tc>
          <w:tcPr>
            <w:tcW w:w="0" w:type="auto"/>
            <w:hideMark/>
          </w:tcPr>
          <w:p w14:paraId="1F447A8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211E3E8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051899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if present should be HSEL STMC AHB Master</w:t>
            </w:r>
          </w:p>
        </w:tc>
      </w:tr>
      <w:tr w:rsidR="00E61607" w:rsidRPr="00362D70" w14:paraId="16354ECE" w14:textId="77777777">
        <w:tc>
          <w:tcPr>
            <w:tcW w:w="0" w:type="auto"/>
            <w:hideMark/>
          </w:tcPr>
          <w:p w14:paraId="6C54759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clk_en_s2_on</w:t>
            </w:r>
          </w:p>
        </w:tc>
        <w:tc>
          <w:tcPr>
            <w:tcW w:w="0" w:type="auto"/>
            <w:hideMark/>
          </w:tcPr>
          <w:p w14:paraId="7F2F735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A6818C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68BA49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 gating ON from AHB I2C/SPI Interface</w:t>
            </w:r>
          </w:p>
        </w:tc>
      </w:tr>
      <w:tr w:rsidR="00E61607" w:rsidRPr="00362D70" w14:paraId="082DD459" w14:textId="77777777">
        <w:tc>
          <w:tcPr>
            <w:tcW w:w="0" w:type="auto"/>
            <w:hideMark/>
          </w:tcPr>
          <w:p w14:paraId="161CFF8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clk_en_s2_off</w:t>
            </w:r>
          </w:p>
        </w:tc>
        <w:tc>
          <w:tcPr>
            <w:tcW w:w="0" w:type="auto"/>
            <w:hideMark/>
          </w:tcPr>
          <w:p w14:paraId="71842EA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6FE3DC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295641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 gating OFF from AHB I2C/SPI Interface</w:t>
            </w:r>
          </w:p>
        </w:tc>
      </w:tr>
      <w:tr w:rsidR="00E61607" w:rsidRPr="00362D70" w14:paraId="5B3FE240" w14:textId="77777777">
        <w:tc>
          <w:tcPr>
            <w:tcW w:w="0" w:type="auto"/>
            <w:hideMark/>
          </w:tcPr>
          <w:p w14:paraId="613815D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clk_en_s3</w:t>
            </w:r>
          </w:p>
        </w:tc>
        <w:tc>
          <w:tcPr>
            <w:tcW w:w="0" w:type="auto"/>
            <w:hideMark/>
          </w:tcPr>
          <w:p w14:paraId="3FAA220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CE879B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D91BE5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 gating from AHB Master Main Controller</w:t>
            </w:r>
          </w:p>
        </w:tc>
      </w:tr>
      <w:tr w:rsidR="00E61607" w:rsidRPr="00362D70" w14:paraId="44BA8BE5" w14:textId="77777777">
        <w:tc>
          <w:tcPr>
            <w:tcW w:w="0" w:type="auto"/>
            <w:hideMark/>
          </w:tcPr>
          <w:p w14:paraId="3CD7989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lastRenderedPageBreak/>
              <w:t>clk_en_s4</w:t>
            </w:r>
          </w:p>
        </w:tc>
        <w:tc>
          <w:tcPr>
            <w:tcW w:w="0" w:type="auto"/>
            <w:hideMark/>
          </w:tcPr>
          <w:p w14:paraId="36052BC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F6C314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4AA4F8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gating logic inside stredl_afe_top</w:t>
            </w:r>
          </w:p>
        </w:tc>
      </w:tr>
      <w:tr w:rsidR="00E61607" w:rsidRPr="00362D70" w14:paraId="055C83DA" w14:textId="77777777">
        <w:tc>
          <w:tcPr>
            <w:tcW w:w="0" w:type="auto"/>
            <w:hideMark/>
          </w:tcPr>
          <w:p w14:paraId="4395A88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clk_en_s5</w:t>
            </w:r>
          </w:p>
        </w:tc>
        <w:tc>
          <w:tcPr>
            <w:tcW w:w="0" w:type="auto"/>
            <w:hideMark/>
          </w:tcPr>
          <w:p w14:paraId="5F6F492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B56AF5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79189B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gating logic inside masterblaze_ahb</w:t>
            </w:r>
          </w:p>
        </w:tc>
      </w:tr>
      <w:tr w:rsidR="00E61607" w:rsidRPr="00362D70" w14:paraId="5A532113" w14:textId="77777777">
        <w:tc>
          <w:tcPr>
            <w:tcW w:w="0" w:type="auto"/>
            <w:hideMark/>
          </w:tcPr>
          <w:p w14:paraId="493B044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clk_en_m0</w:t>
            </w:r>
          </w:p>
        </w:tc>
        <w:tc>
          <w:tcPr>
            <w:tcW w:w="0" w:type="auto"/>
            <w:hideMark/>
          </w:tcPr>
          <w:p w14:paraId="78201FE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0376159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4277F7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gating logic inside stredl_afe_top</w:t>
            </w:r>
          </w:p>
        </w:tc>
      </w:tr>
      <w:tr w:rsidR="00E61607" w:rsidRPr="00362D70" w14:paraId="5D972A5D" w14:textId="77777777">
        <w:tc>
          <w:tcPr>
            <w:tcW w:w="0" w:type="auto"/>
            <w:hideMark/>
          </w:tcPr>
          <w:p w14:paraId="4228ABF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clk_en_m1</w:t>
            </w:r>
          </w:p>
        </w:tc>
        <w:tc>
          <w:tcPr>
            <w:tcW w:w="0" w:type="auto"/>
            <w:hideMark/>
          </w:tcPr>
          <w:p w14:paraId="2D5B242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C87208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06F7702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HSEL M1 from xbar to STMC AHB Slave</w:t>
            </w:r>
          </w:p>
        </w:tc>
      </w:tr>
      <w:tr w:rsidR="00E61607" w:rsidRPr="00362D70" w14:paraId="4D1104C1" w14:textId="77777777">
        <w:tc>
          <w:tcPr>
            <w:tcW w:w="0" w:type="auto"/>
            <w:hideMark/>
          </w:tcPr>
          <w:p w14:paraId="0B411E9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clk_en_m2</w:t>
            </w:r>
          </w:p>
        </w:tc>
        <w:tc>
          <w:tcPr>
            <w:tcW w:w="0" w:type="auto"/>
            <w:hideMark/>
          </w:tcPr>
          <w:p w14:paraId="5C3F0A1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97273D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6D2B90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HSEL M2 from xbar to FIFO</w:t>
            </w:r>
          </w:p>
        </w:tc>
      </w:tr>
      <w:tr w:rsidR="00E61607" w:rsidRPr="00362D70" w14:paraId="5C47590F" w14:textId="77777777">
        <w:tc>
          <w:tcPr>
            <w:tcW w:w="0" w:type="auto"/>
            <w:hideMark/>
          </w:tcPr>
          <w:p w14:paraId="20F0375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clk_en_m22</w:t>
            </w:r>
          </w:p>
        </w:tc>
        <w:tc>
          <w:tcPr>
            <w:tcW w:w="0" w:type="auto"/>
            <w:hideMark/>
          </w:tcPr>
          <w:p w14:paraId="3A877BD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AA6B74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8D2064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HSEL M2 from xbar to MASTERBLAZE</w:t>
            </w:r>
          </w:p>
        </w:tc>
      </w:tr>
      <w:tr w:rsidR="00E61607" w:rsidRPr="00362D70" w14:paraId="0FA8CF29" w14:textId="77777777">
        <w:tc>
          <w:tcPr>
            <w:tcW w:w="0" w:type="auto"/>
            <w:hideMark/>
          </w:tcPr>
          <w:p w14:paraId="3830860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clk_en_m3</w:t>
            </w:r>
          </w:p>
        </w:tc>
        <w:tc>
          <w:tcPr>
            <w:tcW w:w="0" w:type="auto"/>
            <w:hideMark/>
          </w:tcPr>
          <w:p w14:paraId="3893158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DAEE65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9C6835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HSEL M3 from xbar to Regmap</w:t>
            </w:r>
          </w:p>
        </w:tc>
      </w:tr>
      <w:tr w:rsidR="00E61607" w:rsidRPr="00362D70" w14:paraId="7D80946B" w14:textId="77777777">
        <w:tc>
          <w:tcPr>
            <w:tcW w:w="0" w:type="auto"/>
            <w:hideMark/>
          </w:tcPr>
          <w:p w14:paraId="5A2020B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iso_i</w:t>
            </w:r>
          </w:p>
        </w:tc>
        <w:tc>
          <w:tcPr>
            <w:tcW w:w="0" w:type="auto"/>
            <w:hideMark/>
          </w:tcPr>
          <w:p w14:paraId="1D94485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CA7804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0F1F63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from register</w:t>
            </w:r>
          </w:p>
        </w:tc>
      </w:tr>
      <w:tr w:rsidR="00E61607" w:rsidRPr="00362D70" w14:paraId="50D83DC2" w14:textId="77777777">
        <w:tc>
          <w:tcPr>
            <w:tcW w:w="0" w:type="auto"/>
            <w:hideMark/>
          </w:tcPr>
          <w:p w14:paraId="48CABC4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vdden_i</w:t>
            </w:r>
          </w:p>
        </w:tc>
        <w:tc>
          <w:tcPr>
            <w:tcW w:w="0" w:type="auto"/>
            <w:hideMark/>
          </w:tcPr>
          <w:p w14:paraId="24A6409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909D02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883517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ISPU Power Island</w:t>
            </w:r>
          </w:p>
        </w:tc>
      </w:tr>
      <w:tr w:rsidR="00E61607" w:rsidRPr="00362D70" w14:paraId="3402BA43" w14:textId="77777777">
        <w:tc>
          <w:tcPr>
            <w:tcW w:w="0" w:type="auto"/>
            <w:hideMark/>
          </w:tcPr>
          <w:p w14:paraId="12C60FE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i_start_operative_16MHz</w:t>
            </w:r>
          </w:p>
        </w:tc>
        <w:tc>
          <w:tcPr>
            <w:tcW w:w="0" w:type="auto"/>
            <w:hideMark/>
          </w:tcPr>
          <w:p w14:paraId="535D9F6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9B94E5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4FF5F9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the lead of check</w:t>
            </w:r>
          </w:p>
        </w:tc>
      </w:tr>
      <w:tr w:rsidR="00E61607" w:rsidRPr="00362D70" w14:paraId="4FE852FF" w14:textId="77777777">
        <w:tc>
          <w:tcPr>
            <w:tcW w:w="0" w:type="auto"/>
            <w:hideMark/>
          </w:tcPr>
          <w:p w14:paraId="67B05BB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main_ctrl_sw_resetn</w:t>
            </w:r>
          </w:p>
        </w:tc>
        <w:tc>
          <w:tcPr>
            <w:tcW w:w="0" w:type="auto"/>
            <w:hideMark/>
          </w:tcPr>
          <w:p w14:paraId="73BBE20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09DB499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CA2E2E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soft reset for main controller</w:t>
            </w:r>
          </w:p>
        </w:tc>
      </w:tr>
      <w:tr w:rsidR="00E61607" w:rsidRPr="00362D70" w14:paraId="17D87C53" w14:textId="77777777">
        <w:tc>
          <w:tcPr>
            <w:tcW w:w="0" w:type="auto"/>
            <w:hideMark/>
          </w:tcPr>
          <w:p w14:paraId="1EC4E39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stmc_sw_resetn</w:t>
            </w:r>
          </w:p>
        </w:tc>
        <w:tc>
          <w:tcPr>
            <w:tcW w:w="0" w:type="auto"/>
            <w:hideMark/>
          </w:tcPr>
          <w:p w14:paraId="025CFC3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4449F5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7A108B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 soft reset</w:t>
            </w:r>
          </w:p>
        </w:tc>
      </w:tr>
      <w:tr w:rsidR="00E61607" w:rsidRPr="00362D70" w14:paraId="68152085" w14:textId="77777777">
        <w:tc>
          <w:tcPr>
            <w:tcW w:w="0" w:type="auto"/>
            <w:hideMark/>
          </w:tcPr>
          <w:p w14:paraId="67262AD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fifo_sw_resetn</w:t>
            </w:r>
          </w:p>
        </w:tc>
        <w:tc>
          <w:tcPr>
            <w:tcW w:w="0" w:type="auto"/>
            <w:hideMark/>
          </w:tcPr>
          <w:p w14:paraId="3E460D7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207E564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9C0E4C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fifo soft reset</w:t>
            </w:r>
          </w:p>
        </w:tc>
      </w:tr>
      <w:tr w:rsidR="00E61607" w:rsidRPr="00362D70" w14:paraId="5EC30FF0" w14:textId="77777777">
        <w:tc>
          <w:tcPr>
            <w:tcW w:w="0" w:type="auto"/>
            <w:hideMark/>
          </w:tcPr>
          <w:p w14:paraId="0D8D8F0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masterblaze_sw_resetn</w:t>
            </w:r>
          </w:p>
        </w:tc>
        <w:tc>
          <w:tcPr>
            <w:tcW w:w="0" w:type="auto"/>
            <w:hideMark/>
          </w:tcPr>
          <w:p w14:paraId="0AB5751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6E59898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BFE1D9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sensor hub soft reset</w:t>
            </w:r>
          </w:p>
        </w:tc>
      </w:tr>
      <w:tr w:rsidR="00E61607" w:rsidRPr="00362D70" w14:paraId="1FE96901" w14:textId="77777777">
        <w:tc>
          <w:tcPr>
            <w:tcW w:w="0" w:type="auto"/>
            <w:hideMark/>
          </w:tcPr>
          <w:p w14:paraId="7C47466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regmap_sw_resetn</w:t>
            </w:r>
          </w:p>
        </w:tc>
        <w:tc>
          <w:tcPr>
            <w:tcW w:w="0" w:type="auto"/>
            <w:hideMark/>
          </w:tcPr>
          <w:p w14:paraId="55658E1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34085E0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00BCDF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regmap soft reset</w:t>
            </w:r>
          </w:p>
        </w:tc>
      </w:tr>
      <w:tr w:rsidR="00E61607" w:rsidRPr="00362D70" w14:paraId="3F749D27" w14:textId="77777777">
        <w:tc>
          <w:tcPr>
            <w:tcW w:w="0" w:type="auto"/>
            <w:hideMark/>
          </w:tcPr>
          <w:p w14:paraId="586E10E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adsp_run</w:t>
            </w:r>
          </w:p>
        </w:tc>
        <w:tc>
          <w:tcPr>
            <w:tcW w:w="0" w:type="auto"/>
            <w:hideMark/>
          </w:tcPr>
          <w:p w14:paraId="118B109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F090E5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977AEA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 is running</w:t>
            </w:r>
          </w:p>
        </w:tc>
      </w:tr>
      <w:tr w:rsidR="00E61607" w:rsidRPr="00362D70" w14:paraId="3D18BE03" w14:textId="77777777">
        <w:tc>
          <w:tcPr>
            <w:tcW w:w="0" w:type="auto"/>
            <w:hideMark/>
          </w:tcPr>
          <w:p w14:paraId="77BDC27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adsp_xbar_sw_en</w:t>
            </w:r>
          </w:p>
        </w:tc>
        <w:tc>
          <w:tcPr>
            <w:tcW w:w="0" w:type="auto"/>
            <w:hideMark/>
          </w:tcPr>
          <w:p w14:paraId="45DB807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0DC38A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B7686A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 clk ahb</w:t>
            </w:r>
          </w:p>
        </w:tc>
      </w:tr>
      <w:tr w:rsidR="00E61607" w:rsidRPr="00362D70" w14:paraId="27FDE569" w14:textId="77777777">
        <w:tc>
          <w:tcPr>
            <w:tcW w:w="0" w:type="auto"/>
            <w:hideMark/>
          </w:tcPr>
          <w:p w14:paraId="793E50F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i_en_clk_gsr_16M</w:t>
            </w:r>
          </w:p>
        </w:tc>
        <w:tc>
          <w:tcPr>
            <w:tcW w:w="0" w:type="auto"/>
            <w:hideMark/>
          </w:tcPr>
          <w:p w14:paraId="66B5897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D689E9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198A4F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the clock for gsr digital circuit</w:t>
            </w:r>
          </w:p>
        </w:tc>
      </w:tr>
      <w:tr w:rsidR="00E61607" w:rsidRPr="00362D70" w14:paraId="7F315E99" w14:textId="77777777">
        <w:tc>
          <w:tcPr>
            <w:tcW w:w="0" w:type="auto"/>
            <w:hideMark/>
          </w:tcPr>
          <w:p w14:paraId="5256B7C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i_en_ck_m_p_q</w:t>
            </w:r>
          </w:p>
        </w:tc>
        <w:tc>
          <w:tcPr>
            <w:tcW w:w="0" w:type="auto"/>
            <w:hideMark/>
          </w:tcPr>
          <w:p w14:paraId="63D4FD7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7D0CDCE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184655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quadrature and phase clock</w:t>
            </w:r>
          </w:p>
        </w:tc>
      </w:tr>
      <w:tr w:rsidR="00E61607" w:rsidRPr="00362D70" w14:paraId="317F63B2" w14:textId="77777777">
        <w:tc>
          <w:tcPr>
            <w:tcW w:w="0" w:type="auto"/>
            <w:hideMark/>
          </w:tcPr>
          <w:p w14:paraId="24070E3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i_en_clk_mod_debug</w:t>
            </w:r>
          </w:p>
        </w:tc>
        <w:tc>
          <w:tcPr>
            <w:tcW w:w="0" w:type="auto"/>
            <w:hideMark/>
          </w:tcPr>
          <w:p w14:paraId="3DBA215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289DBEA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6A7E16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the clock modulation debug</w:t>
            </w:r>
          </w:p>
        </w:tc>
      </w:tr>
      <w:tr w:rsidR="00E61607" w:rsidRPr="00362D70" w14:paraId="25892071" w14:textId="77777777">
        <w:tc>
          <w:tcPr>
            <w:tcW w:w="0" w:type="auto"/>
            <w:hideMark/>
          </w:tcPr>
          <w:p w14:paraId="7F20626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i_en_chop_ref</w:t>
            </w:r>
          </w:p>
        </w:tc>
        <w:tc>
          <w:tcPr>
            <w:tcW w:w="0" w:type="auto"/>
            <w:hideMark/>
          </w:tcPr>
          <w:p w14:paraId="186AFE5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BAC97B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07460DB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chopper clock</w:t>
            </w:r>
          </w:p>
        </w:tc>
      </w:tr>
      <w:tr w:rsidR="00E61607" w:rsidRPr="00362D70" w14:paraId="1501D04F" w14:textId="77777777">
        <w:tc>
          <w:tcPr>
            <w:tcW w:w="0" w:type="auto"/>
            <w:hideMark/>
          </w:tcPr>
          <w:p w14:paraId="18AE454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i_en_ck_chop_imp</w:t>
            </w:r>
          </w:p>
        </w:tc>
        <w:tc>
          <w:tcPr>
            <w:tcW w:w="0" w:type="auto"/>
            <w:hideMark/>
          </w:tcPr>
          <w:p w14:paraId="70A561E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13AAC1D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8DA97E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chopper clock for bia</w:t>
            </w:r>
          </w:p>
        </w:tc>
      </w:tr>
      <w:tr w:rsidR="00E61607" w:rsidRPr="00362D70" w14:paraId="296942AE" w14:textId="77777777">
        <w:tc>
          <w:tcPr>
            <w:tcW w:w="0" w:type="auto"/>
            <w:hideMark/>
          </w:tcPr>
          <w:p w14:paraId="01A12F4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i_en_ck_hc2_10k</w:t>
            </w:r>
          </w:p>
        </w:tc>
        <w:tc>
          <w:tcPr>
            <w:tcW w:w="0" w:type="auto"/>
            <w:hideMark/>
          </w:tcPr>
          <w:p w14:paraId="1FA09D8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6FC8F85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0BED4B2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health channel clock</w:t>
            </w:r>
          </w:p>
        </w:tc>
      </w:tr>
      <w:tr w:rsidR="00E61607" w:rsidRPr="00362D70" w14:paraId="59456BE0" w14:textId="77777777">
        <w:tc>
          <w:tcPr>
            <w:tcW w:w="0" w:type="auto"/>
            <w:hideMark/>
          </w:tcPr>
          <w:p w14:paraId="462FDE6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i_freq_bia_m_p_q</w:t>
            </w:r>
          </w:p>
        </w:tc>
        <w:tc>
          <w:tcPr>
            <w:tcW w:w="0" w:type="auto"/>
            <w:hideMark/>
          </w:tcPr>
          <w:p w14:paraId="35751E4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6916FDA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 [2:0]</w:t>
            </w:r>
          </w:p>
        </w:tc>
        <w:tc>
          <w:tcPr>
            <w:tcW w:w="0" w:type="auto"/>
            <w:hideMark/>
          </w:tcPr>
          <w:p w14:paraId="320DDF8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frequency selector for phase and quadrature</w:t>
            </w:r>
          </w:p>
        </w:tc>
      </w:tr>
      <w:tr w:rsidR="00E61607" w:rsidRPr="00362D70" w14:paraId="65440359" w14:textId="77777777">
        <w:tc>
          <w:tcPr>
            <w:tcW w:w="0" w:type="auto"/>
            <w:hideMark/>
          </w:tcPr>
          <w:p w14:paraId="574859C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lastRenderedPageBreak/>
              <w:t>i_en_clk_16MHz_sleep</w:t>
            </w:r>
          </w:p>
        </w:tc>
        <w:tc>
          <w:tcPr>
            <w:tcW w:w="0" w:type="auto"/>
            <w:hideMark/>
          </w:tcPr>
          <w:p w14:paraId="0DA9D6C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7A0765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1E7D0D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clock in SLEEP mode when a bio-channel is selected</w:t>
            </w:r>
          </w:p>
        </w:tc>
      </w:tr>
      <w:tr w:rsidR="00E61607" w:rsidRPr="00362D70" w14:paraId="56DC0791" w14:textId="77777777">
        <w:tc>
          <w:tcPr>
            <w:tcW w:w="0" w:type="auto"/>
            <w:hideMark/>
          </w:tcPr>
          <w:p w14:paraId="7D416A8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EN_ADC_TEST_LOW_NOISE</w:t>
            </w:r>
          </w:p>
        </w:tc>
        <w:tc>
          <w:tcPr>
            <w:tcW w:w="0" w:type="auto"/>
            <w:hideMark/>
          </w:tcPr>
          <w:p w14:paraId="51A0F79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274826F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60B9EE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adc test low noise</w:t>
            </w:r>
          </w:p>
        </w:tc>
      </w:tr>
      <w:tr w:rsidR="00E61607" w:rsidRPr="00362D70" w14:paraId="088A4F25" w14:textId="77777777">
        <w:tc>
          <w:tcPr>
            <w:tcW w:w="0" w:type="auto"/>
            <w:hideMark/>
          </w:tcPr>
          <w:p w14:paraId="521B24F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EN_ADC_TEST_FAST</w:t>
            </w:r>
          </w:p>
        </w:tc>
        <w:tc>
          <w:tcPr>
            <w:tcW w:w="0" w:type="auto"/>
            <w:hideMark/>
          </w:tcPr>
          <w:p w14:paraId="7666B32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5CF4F18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BE2D82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adc test fast</w:t>
            </w:r>
          </w:p>
        </w:tc>
      </w:tr>
      <w:tr w:rsidR="00E61607" w:rsidRPr="00362D70" w14:paraId="7195E724" w14:textId="77777777">
        <w:tc>
          <w:tcPr>
            <w:tcW w:w="0" w:type="auto"/>
            <w:hideMark/>
          </w:tcPr>
          <w:p w14:paraId="3D0AFA2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if_sh_ck_in</w:t>
            </w:r>
          </w:p>
        </w:tc>
        <w:tc>
          <w:tcPr>
            <w:tcW w:w="0" w:type="auto"/>
            <w:hideMark/>
          </w:tcPr>
          <w:p w14:paraId="692BC7D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input</w:t>
            </w:r>
          </w:p>
        </w:tc>
        <w:tc>
          <w:tcPr>
            <w:tcW w:w="0" w:type="auto"/>
            <w:hideMark/>
          </w:tcPr>
          <w:p w14:paraId="4F9D7D5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7DF037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sensor hub clock interface</w:t>
            </w:r>
          </w:p>
        </w:tc>
      </w:tr>
      <w:tr w:rsidR="00E61607" w:rsidRPr="00362D70" w14:paraId="0CE4D8B8" w14:textId="77777777">
        <w:tc>
          <w:tcPr>
            <w:tcW w:w="0" w:type="auto"/>
            <w:hideMark/>
          </w:tcPr>
          <w:p w14:paraId="1ED13F4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o_EN_LDO1V8</w:t>
            </w:r>
          </w:p>
        </w:tc>
        <w:tc>
          <w:tcPr>
            <w:tcW w:w="0" w:type="auto"/>
            <w:hideMark/>
          </w:tcPr>
          <w:p w14:paraId="5C75292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5B9D83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5A8EEF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ldo to analog domain</w:t>
            </w:r>
          </w:p>
        </w:tc>
      </w:tr>
      <w:tr w:rsidR="00E61607" w:rsidRPr="00362D70" w14:paraId="672EF7E9" w14:textId="77777777">
        <w:tc>
          <w:tcPr>
            <w:tcW w:w="0" w:type="auto"/>
            <w:hideMark/>
          </w:tcPr>
          <w:p w14:paraId="425AD3E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o_PD_CLKF</w:t>
            </w:r>
          </w:p>
        </w:tc>
        <w:tc>
          <w:tcPr>
            <w:tcW w:w="0" w:type="auto"/>
            <w:hideMark/>
          </w:tcPr>
          <w:p w14:paraId="317FFC3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5FBA5C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2133D9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power down 16MHz clock to analog domain</w:t>
            </w:r>
          </w:p>
        </w:tc>
      </w:tr>
      <w:tr w:rsidR="00E61607" w:rsidRPr="00362D70" w14:paraId="005AD302" w14:textId="77777777">
        <w:tc>
          <w:tcPr>
            <w:tcW w:w="0" w:type="auto"/>
            <w:hideMark/>
          </w:tcPr>
          <w:p w14:paraId="0FE9A40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o_CLK_16M_READY</w:t>
            </w:r>
          </w:p>
        </w:tc>
        <w:tc>
          <w:tcPr>
            <w:tcW w:w="0" w:type="auto"/>
            <w:hideMark/>
          </w:tcPr>
          <w:p w14:paraId="11474A9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7060BE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E027BF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ready to the digital domain</w:t>
            </w:r>
          </w:p>
        </w:tc>
      </w:tr>
      <w:tr w:rsidR="00E61607" w:rsidRPr="00362D70" w14:paraId="59F4673B" w14:textId="77777777">
        <w:tc>
          <w:tcPr>
            <w:tcW w:w="0" w:type="auto"/>
            <w:hideMark/>
          </w:tcPr>
          <w:p w14:paraId="375D952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o_DIS_RC_VIREF</w:t>
            </w:r>
          </w:p>
        </w:tc>
        <w:tc>
          <w:tcPr>
            <w:tcW w:w="0" w:type="auto"/>
            <w:hideMark/>
          </w:tcPr>
          <w:p w14:paraId="1C2F86B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6650977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CCE85E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dis rc viref to the analog domain</w:t>
            </w:r>
          </w:p>
        </w:tc>
      </w:tr>
      <w:tr w:rsidR="00E61607" w:rsidRPr="00362D70" w14:paraId="06320BBB" w14:textId="77777777">
        <w:tc>
          <w:tcPr>
            <w:tcW w:w="0" w:type="auto"/>
            <w:hideMark/>
          </w:tcPr>
          <w:p w14:paraId="10291AA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pd_osc_clk32k</w:t>
            </w:r>
          </w:p>
        </w:tc>
        <w:tc>
          <w:tcPr>
            <w:tcW w:w="0" w:type="auto"/>
            <w:hideMark/>
          </w:tcPr>
          <w:p w14:paraId="13EF3DF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5C28543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234948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power down for clk 64kHz</w:t>
            </w:r>
          </w:p>
        </w:tc>
      </w:tr>
      <w:tr w:rsidR="00E61607" w:rsidRPr="00362D70" w14:paraId="67992065" w14:textId="77777777">
        <w:tc>
          <w:tcPr>
            <w:tcW w:w="0" w:type="auto"/>
            <w:hideMark/>
          </w:tcPr>
          <w:p w14:paraId="48F8C9D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tst_clk_32k</w:t>
            </w:r>
          </w:p>
        </w:tc>
        <w:tc>
          <w:tcPr>
            <w:tcW w:w="0" w:type="auto"/>
            <w:hideMark/>
          </w:tcPr>
          <w:p w14:paraId="0B6527B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2B03CD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E1ADCE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slow 32k to main_controller</w:t>
            </w:r>
          </w:p>
        </w:tc>
      </w:tr>
      <w:tr w:rsidR="00E61607" w:rsidRPr="00362D70" w14:paraId="18EBA6A6" w14:textId="77777777">
        <w:tc>
          <w:tcPr>
            <w:tcW w:w="0" w:type="auto"/>
            <w:hideMark/>
          </w:tcPr>
          <w:p w14:paraId="787CAF6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tst_clk_16m</w:t>
            </w:r>
          </w:p>
        </w:tc>
        <w:tc>
          <w:tcPr>
            <w:tcW w:w="0" w:type="auto"/>
            <w:hideMark/>
          </w:tcPr>
          <w:p w14:paraId="62623E7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6E04184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E233D1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fast 16M</w:t>
            </w:r>
          </w:p>
        </w:tc>
      </w:tr>
      <w:tr w:rsidR="00E61607" w:rsidRPr="00362D70" w14:paraId="5B08AA8B" w14:textId="77777777">
        <w:tc>
          <w:tcPr>
            <w:tcW w:w="0" w:type="auto"/>
            <w:hideMark/>
          </w:tcPr>
          <w:p w14:paraId="2364FB7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tst_clk_bistctlr</w:t>
            </w:r>
          </w:p>
        </w:tc>
        <w:tc>
          <w:tcPr>
            <w:tcW w:w="0" w:type="auto"/>
            <w:hideMark/>
          </w:tcPr>
          <w:p w14:paraId="74107AF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74A5B6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AA15A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test clock for bist ctrl</w:t>
            </w:r>
          </w:p>
        </w:tc>
      </w:tr>
      <w:tr w:rsidR="00E61607" w:rsidRPr="00362D70" w14:paraId="79864A65" w14:textId="77777777">
        <w:tc>
          <w:tcPr>
            <w:tcW w:w="0" w:type="auto"/>
            <w:hideMark/>
          </w:tcPr>
          <w:p w14:paraId="7683801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tst_rst_bistctlr_n</w:t>
            </w:r>
          </w:p>
        </w:tc>
        <w:tc>
          <w:tcPr>
            <w:tcW w:w="0" w:type="auto"/>
            <w:hideMark/>
          </w:tcPr>
          <w:p w14:paraId="2DD509C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60E41B6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9FD67D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test reset for bist ctrl</w:t>
            </w:r>
          </w:p>
        </w:tc>
      </w:tr>
      <w:tr w:rsidR="00E61607" w:rsidRPr="00362D70" w14:paraId="3B7EFA81" w14:textId="77777777">
        <w:tc>
          <w:tcPr>
            <w:tcW w:w="0" w:type="auto"/>
            <w:hideMark/>
          </w:tcPr>
          <w:p w14:paraId="2FE0FEF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clk_stredl</w:t>
            </w:r>
          </w:p>
        </w:tc>
        <w:tc>
          <w:tcPr>
            <w:tcW w:w="0" w:type="auto"/>
            <w:hideMark/>
          </w:tcPr>
          <w:p w14:paraId="65A2811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263EC85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1977C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gating logic inside stredl_afe_top</w:t>
            </w:r>
          </w:p>
        </w:tc>
      </w:tr>
      <w:tr w:rsidR="00E61607" w:rsidRPr="00362D70" w14:paraId="77A896EF" w14:textId="77777777">
        <w:tc>
          <w:tcPr>
            <w:tcW w:w="0" w:type="auto"/>
            <w:hideMark/>
          </w:tcPr>
          <w:p w14:paraId="115D036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clk_xbar</w:t>
            </w:r>
          </w:p>
        </w:tc>
        <w:tc>
          <w:tcPr>
            <w:tcW w:w="0" w:type="auto"/>
            <w:hideMark/>
          </w:tcPr>
          <w:p w14:paraId="3858466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2D91E24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0A2266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xbar clock</w:t>
            </w:r>
          </w:p>
        </w:tc>
      </w:tr>
      <w:tr w:rsidR="00E61607" w:rsidRPr="00362D70" w14:paraId="152FEE17" w14:textId="77777777">
        <w:tc>
          <w:tcPr>
            <w:tcW w:w="0" w:type="auto"/>
            <w:hideMark/>
          </w:tcPr>
          <w:p w14:paraId="19B3344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clk_intf</w:t>
            </w:r>
          </w:p>
        </w:tc>
        <w:tc>
          <w:tcPr>
            <w:tcW w:w="0" w:type="auto"/>
            <w:hideMark/>
          </w:tcPr>
          <w:p w14:paraId="0AE95F8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602D92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6513A2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interface clock</w:t>
            </w:r>
          </w:p>
        </w:tc>
      </w:tr>
      <w:tr w:rsidR="00E61607" w:rsidRPr="00362D70" w14:paraId="76EA6C9E" w14:textId="77777777">
        <w:tc>
          <w:tcPr>
            <w:tcW w:w="0" w:type="auto"/>
            <w:hideMark/>
          </w:tcPr>
          <w:p w14:paraId="6ACDA39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clk_main_ctrl</w:t>
            </w:r>
          </w:p>
        </w:tc>
        <w:tc>
          <w:tcPr>
            <w:tcW w:w="0" w:type="auto"/>
            <w:hideMark/>
          </w:tcPr>
          <w:p w14:paraId="6E0AFE9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6D62CE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18503A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clock for main controller</w:t>
            </w:r>
          </w:p>
        </w:tc>
      </w:tr>
      <w:tr w:rsidR="00E61607" w:rsidRPr="00362D70" w14:paraId="0DBC5F54" w14:textId="77777777">
        <w:tc>
          <w:tcPr>
            <w:tcW w:w="0" w:type="auto"/>
            <w:hideMark/>
          </w:tcPr>
          <w:p w14:paraId="1A55DDC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clk_stmc</w:t>
            </w:r>
          </w:p>
        </w:tc>
        <w:tc>
          <w:tcPr>
            <w:tcW w:w="0" w:type="auto"/>
            <w:hideMark/>
          </w:tcPr>
          <w:p w14:paraId="6B295F2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2D332DE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F76057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 clock</w:t>
            </w:r>
          </w:p>
        </w:tc>
      </w:tr>
      <w:tr w:rsidR="00E61607" w:rsidRPr="00362D70" w14:paraId="0A9A676E" w14:textId="77777777">
        <w:tc>
          <w:tcPr>
            <w:tcW w:w="0" w:type="auto"/>
            <w:hideMark/>
          </w:tcPr>
          <w:p w14:paraId="0EA1DCB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clk_stmc_ahb</w:t>
            </w:r>
          </w:p>
        </w:tc>
        <w:tc>
          <w:tcPr>
            <w:tcW w:w="0" w:type="auto"/>
            <w:hideMark/>
          </w:tcPr>
          <w:p w14:paraId="729DA2C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247AE35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970773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adsp clk elaboration</w:t>
            </w:r>
          </w:p>
        </w:tc>
      </w:tr>
      <w:tr w:rsidR="00E61607" w:rsidRPr="00362D70" w14:paraId="65A5988F" w14:textId="77777777">
        <w:tc>
          <w:tcPr>
            <w:tcW w:w="0" w:type="auto"/>
            <w:hideMark/>
          </w:tcPr>
          <w:p w14:paraId="607E906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clk_fifo</w:t>
            </w:r>
          </w:p>
        </w:tc>
        <w:tc>
          <w:tcPr>
            <w:tcW w:w="0" w:type="auto"/>
            <w:hideMark/>
          </w:tcPr>
          <w:p w14:paraId="72765DB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1F5117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1ABC4B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fifo clock</w:t>
            </w:r>
          </w:p>
        </w:tc>
      </w:tr>
      <w:tr w:rsidR="00E61607" w:rsidRPr="00362D70" w14:paraId="21BBA48E" w14:textId="77777777">
        <w:tc>
          <w:tcPr>
            <w:tcW w:w="0" w:type="auto"/>
            <w:hideMark/>
          </w:tcPr>
          <w:p w14:paraId="1CDA934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clk_masterblaze_m</w:t>
            </w:r>
          </w:p>
        </w:tc>
        <w:tc>
          <w:tcPr>
            <w:tcW w:w="0" w:type="auto"/>
            <w:hideMark/>
          </w:tcPr>
          <w:p w14:paraId="0850986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6F4900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F46FF4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sensor hub master clock</w:t>
            </w:r>
          </w:p>
        </w:tc>
      </w:tr>
      <w:tr w:rsidR="00E61607" w:rsidRPr="00362D70" w14:paraId="3B1855EA" w14:textId="77777777">
        <w:tc>
          <w:tcPr>
            <w:tcW w:w="0" w:type="auto"/>
            <w:hideMark/>
          </w:tcPr>
          <w:p w14:paraId="36A48EB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clk_masterblaze_s</w:t>
            </w:r>
          </w:p>
        </w:tc>
        <w:tc>
          <w:tcPr>
            <w:tcW w:w="0" w:type="auto"/>
            <w:hideMark/>
          </w:tcPr>
          <w:p w14:paraId="6202CB2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20379EF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0DAF5E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sensor hub slave clock</w:t>
            </w:r>
          </w:p>
        </w:tc>
      </w:tr>
      <w:tr w:rsidR="00E61607" w:rsidRPr="00362D70" w14:paraId="5FCEB11C" w14:textId="77777777">
        <w:tc>
          <w:tcPr>
            <w:tcW w:w="0" w:type="auto"/>
            <w:hideMark/>
          </w:tcPr>
          <w:p w14:paraId="2FA4D84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clk_regmap</w:t>
            </w:r>
          </w:p>
        </w:tc>
        <w:tc>
          <w:tcPr>
            <w:tcW w:w="0" w:type="auto"/>
            <w:hideMark/>
          </w:tcPr>
          <w:p w14:paraId="620A400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E47791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6FDC07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regmap clock</w:t>
            </w:r>
          </w:p>
        </w:tc>
      </w:tr>
      <w:tr w:rsidR="00E61607" w:rsidRPr="00362D70" w14:paraId="01384CA1" w14:textId="77777777">
        <w:tc>
          <w:tcPr>
            <w:tcW w:w="0" w:type="auto"/>
            <w:hideMark/>
          </w:tcPr>
          <w:p w14:paraId="176D6B5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o_clk_ext_en</w:t>
            </w:r>
          </w:p>
        </w:tc>
        <w:tc>
          <w:tcPr>
            <w:tcW w:w="0" w:type="auto"/>
            <w:hideMark/>
          </w:tcPr>
          <w:p w14:paraId="5BBCDA1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706FE7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25C125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enable external clock</w:t>
            </w:r>
          </w:p>
        </w:tc>
      </w:tr>
      <w:tr w:rsidR="00E61607" w:rsidRPr="00362D70" w14:paraId="4D93CFCB" w14:textId="77777777">
        <w:tc>
          <w:tcPr>
            <w:tcW w:w="0" w:type="auto"/>
            <w:hideMark/>
          </w:tcPr>
          <w:p w14:paraId="67E078B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lastRenderedPageBreak/>
              <w:t>resetn_stredl</w:t>
            </w:r>
          </w:p>
        </w:tc>
        <w:tc>
          <w:tcPr>
            <w:tcW w:w="0" w:type="auto"/>
            <w:hideMark/>
          </w:tcPr>
          <w:p w14:paraId="2984794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5A2D417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535D75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mngmt inside stredl_afe_top</w:t>
            </w:r>
          </w:p>
        </w:tc>
      </w:tr>
      <w:tr w:rsidR="00E61607" w:rsidRPr="00362D70" w14:paraId="30DF7524" w14:textId="77777777">
        <w:tc>
          <w:tcPr>
            <w:tcW w:w="0" w:type="auto"/>
            <w:hideMark/>
          </w:tcPr>
          <w:p w14:paraId="3A9783C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resetn_xbar</w:t>
            </w:r>
          </w:p>
        </w:tc>
        <w:tc>
          <w:tcPr>
            <w:tcW w:w="0" w:type="auto"/>
            <w:hideMark/>
          </w:tcPr>
          <w:p w14:paraId="61A630E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FAE9A5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86474B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xbar reset</w:t>
            </w:r>
          </w:p>
        </w:tc>
      </w:tr>
      <w:tr w:rsidR="00E61607" w:rsidRPr="00362D70" w14:paraId="1D8D48C2" w14:textId="77777777">
        <w:tc>
          <w:tcPr>
            <w:tcW w:w="0" w:type="auto"/>
            <w:hideMark/>
          </w:tcPr>
          <w:p w14:paraId="079DB0E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resetn_intf</w:t>
            </w:r>
          </w:p>
        </w:tc>
        <w:tc>
          <w:tcPr>
            <w:tcW w:w="0" w:type="auto"/>
            <w:hideMark/>
          </w:tcPr>
          <w:p w14:paraId="479985E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67B3014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943EAA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interface</w:t>
            </w:r>
          </w:p>
        </w:tc>
      </w:tr>
      <w:tr w:rsidR="00E61607" w:rsidRPr="00362D70" w14:paraId="0EB9D358" w14:textId="77777777">
        <w:tc>
          <w:tcPr>
            <w:tcW w:w="0" w:type="auto"/>
            <w:hideMark/>
          </w:tcPr>
          <w:p w14:paraId="502CF04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resetn_main_ctrl</w:t>
            </w:r>
          </w:p>
        </w:tc>
        <w:tc>
          <w:tcPr>
            <w:tcW w:w="0" w:type="auto"/>
            <w:hideMark/>
          </w:tcPr>
          <w:p w14:paraId="670A974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C5B581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74E37A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main controller</w:t>
            </w:r>
          </w:p>
        </w:tc>
      </w:tr>
      <w:tr w:rsidR="00E61607" w:rsidRPr="00362D70" w14:paraId="6AB5B629" w14:textId="77777777">
        <w:tc>
          <w:tcPr>
            <w:tcW w:w="0" w:type="auto"/>
            <w:hideMark/>
          </w:tcPr>
          <w:p w14:paraId="09ED8A2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resetn_32k_main_ctrl</w:t>
            </w:r>
          </w:p>
        </w:tc>
        <w:tc>
          <w:tcPr>
            <w:tcW w:w="0" w:type="auto"/>
            <w:hideMark/>
          </w:tcPr>
          <w:p w14:paraId="78D9899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C80C2D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02BEBF1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32kHz domain main controller</w:t>
            </w:r>
          </w:p>
        </w:tc>
      </w:tr>
      <w:tr w:rsidR="00E61607" w:rsidRPr="00362D70" w14:paraId="1BDE664F" w14:textId="77777777">
        <w:tc>
          <w:tcPr>
            <w:tcW w:w="0" w:type="auto"/>
            <w:hideMark/>
          </w:tcPr>
          <w:p w14:paraId="581A36C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resetn_stmc</w:t>
            </w:r>
          </w:p>
        </w:tc>
        <w:tc>
          <w:tcPr>
            <w:tcW w:w="0" w:type="auto"/>
            <w:hideMark/>
          </w:tcPr>
          <w:p w14:paraId="00B593F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50FA52B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E44AE4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adsp</w:t>
            </w:r>
          </w:p>
        </w:tc>
      </w:tr>
      <w:tr w:rsidR="00E61607" w:rsidRPr="00362D70" w14:paraId="1451828A" w14:textId="77777777">
        <w:tc>
          <w:tcPr>
            <w:tcW w:w="0" w:type="auto"/>
            <w:hideMark/>
          </w:tcPr>
          <w:p w14:paraId="3E07A4F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resetn_fifo</w:t>
            </w:r>
          </w:p>
        </w:tc>
        <w:tc>
          <w:tcPr>
            <w:tcW w:w="0" w:type="auto"/>
            <w:hideMark/>
          </w:tcPr>
          <w:p w14:paraId="465151E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8BFFC8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846EF2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FIFO</w:t>
            </w:r>
          </w:p>
        </w:tc>
      </w:tr>
      <w:tr w:rsidR="00E61607" w:rsidRPr="00362D70" w14:paraId="1EAEEFF2" w14:textId="77777777">
        <w:tc>
          <w:tcPr>
            <w:tcW w:w="0" w:type="auto"/>
            <w:hideMark/>
          </w:tcPr>
          <w:p w14:paraId="160993A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resetn_masterblaze</w:t>
            </w:r>
          </w:p>
        </w:tc>
        <w:tc>
          <w:tcPr>
            <w:tcW w:w="0" w:type="auto"/>
            <w:hideMark/>
          </w:tcPr>
          <w:p w14:paraId="0872CF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77E0DF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79E9F02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sensor hub</w:t>
            </w:r>
          </w:p>
        </w:tc>
      </w:tr>
      <w:tr w:rsidR="00E61607" w:rsidRPr="00362D70" w14:paraId="73861CD2" w14:textId="77777777">
        <w:tc>
          <w:tcPr>
            <w:tcW w:w="0" w:type="auto"/>
            <w:hideMark/>
          </w:tcPr>
          <w:p w14:paraId="3837E06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resetn_regmap</w:t>
            </w:r>
          </w:p>
        </w:tc>
        <w:tc>
          <w:tcPr>
            <w:tcW w:w="0" w:type="auto"/>
            <w:hideMark/>
          </w:tcPr>
          <w:p w14:paraId="52A949F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387E53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F726B2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reset regmap</w:t>
            </w:r>
          </w:p>
        </w:tc>
      </w:tr>
      <w:tr w:rsidR="00E61607" w:rsidRPr="00362D70" w14:paraId="1F86C52B" w14:textId="77777777">
        <w:tc>
          <w:tcPr>
            <w:tcW w:w="0" w:type="auto"/>
            <w:hideMark/>
          </w:tcPr>
          <w:p w14:paraId="7B0C9A1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o_trimming_clk_fast</w:t>
            </w:r>
          </w:p>
        </w:tc>
        <w:tc>
          <w:tcPr>
            <w:tcW w:w="0" w:type="auto"/>
            <w:hideMark/>
          </w:tcPr>
          <w:p w14:paraId="2D7FB96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7F93B1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F5C35BF"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trimming output clock fast</w:t>
            </w:r>
          </w:p>
        </w:tc>
      </w:tr>
      <w:tr w:rsidR="00E61607" w:rsidRPr="00362D70" w14:paraId="15971D0B" w14:textId="77777777">
        <w:tc>
          <w:tcPr>
            <w:tcW w:w="0" w:type="auto"/>
            <w:hideMark/>
          </w:tcPr>
          <w:p w14:paraId="1046C1D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iso_o</w:t>
            </w:r>
          </w:p>
        </w:tc>
        <w:tc>
          <w:tcPr>
            <w:tcW w:w="0" w:type="auto"/>
            <w:hideMark/>
          </w:tcPr>
          <w:p w14:paraId="0587FA7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C9FEC5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E3A81E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left open . to be connected in synthesis</w:t>
            </w:r>
          </w:p>
        </w:tc>
      </w:tr>
      <w:tr w:rsidR="00E61607" w:rsidRPr="00362D70" w14:paraId="11637D87" w14:textId="77777777">
        <w:tc>
          <w:tcPr>
            <w:tcW w:w="0" w:type="auto"/>
            <w:hideMark/>
          </w:tcPr>
          <w:p w14:paraId="6141EE7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vdden_o</w:t>
            </w:r>
          </w:p>
        </w:tc>
        <w:tc>
          <w:tcPr>
            <w:tcW w:w="0" w:type="auto"/>
            <w:hideMark/>
          </w:tcPr>
          <w:p w14:paraId="3965F8F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80BE16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AD2506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to be connected to psw_ctrl.VDDIEN</w:t>
            </w:r>
          </w:p>
        </w:tc>
      </w:tr>
      <w:tr w:rsidR="00E61607" w:rsidRPr="00362D70" w14:paraId="3A148DD3" w14:textId="77777777">
        <w:tc>
          <w:tcPr>
            <w:tcW w:w="0" w:type="auto"/>
            <w:hideMark/>
          </w:tcPr>
          <w:p w14:paraId="30D34C0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o_ck_bg</w:t>
            </w:r>
          </w:p>
        </w:tc>
        <w:tc>
          <w:tcPr>
            <w:tcW w:w="0" w:type="auto"/>
            <w:hideMark/>
          </w:tcPr>
          <w:p w14:paraId="35198EC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30872C08"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CB0EA2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bg clock to analog domain</w:t>
            </w:r>
          </w:p>
        </w:tc>
      </w:tr>
      <w:tr w:rsidR="00E61607" w:rsidRPr="00362D70" w14:paraId="1660D3E2" w14:textId="77777777">
        <w:tc>
          <w:tcPr>
            <w:tcW w:w="0" w:type="auto"/>
            <w:hideMark/>
          </w:tcPr>
          <w:p w14:paraId="4191AA7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o_sh_clk</w:t>
            </w:r>
          </w:p>
        </w:tc>
        <w:tc>
          <w:tcPr>
            <w:tcW w:w="0" w:type="auto"/>
            <w:hideMark/>
          </w:tcPr>
          <w:p w14:paraId="0C44CC9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66A0D1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D84B00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sensor hub clock</w:t>
            </w:r>
          </w:p>
        </w:tc>
      </w:tr>
      <w:tr w:rsidR="00E61607" w:rsidRPr="00362D70" w14:paraId="5C7A9207" w14:textId="77777777">
        <w:tc>
          <w:tcPr>
            <w:tcW w:w="0" w:type="auto"/>
            <w:hideMark/>
          </w:tcPr>
          <w:p w14:paraId="1BAD3D8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o_ck_chop_imp</w:t>
            </w:r>
          </w:p>
        </w:tc>
        <w:tc>
          <w:tcPr>
            <w:tcW w:w="0" w:type="auto"/>
            <w:hideMark/>
          </w:tcPr>
          <w:p w14:paraId="601E0EE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C2E89D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06BA3E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chopper bia clock to analog domain</w:t>
            </w:r>
          </w:p>
        </w:tc>
      </w:tr>
      <w:tr w:rsidR="00E61607" w:rsidRPr="00362D70" w14:paraId="2C1E1235" w14:textId="77777777">
        <w:tc>
          <w:tcPr>
            <w:tcW w:w="0" w:type="auto"/>
            <w:hideMark/>
          </w:tcPr>
          <w:p w14:paraId="6541059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o_ck_m</w:t>
            </w:r>
          </w:p>
        </w:tc>
        <w:tc>
          <w:tcPr>
            <w:tcW w:w="0" w:type="auto"/>
            <w:hideMark/>
          </w:tcPr>
          <w:p w14:paraId="0A802CA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23EB2E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6A6126E5"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modulation clock to analog domain</w:t>
            </w:r>
          </w:p>
        </w:tc>
      </w:tr>
      <w:tr w:rsidR="00E61607" w:rsidRPr="00362D70" w14:paraId="09A531FB" w14:textId="77777777">
        <w:tc>
          <w:tcPr>
            <w:tcW w:w="0" w:type="auto"/>
            <w:hideMark/>
          </w:tcPr>
          <w:p w14:paraId="18AD4E2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o_ck_hc2_10k</w:t>
            </w:r>
          </w:p>
        </w:tc>
        <w:tc>
          <w:tcPr>
            <w:tcW w:w="0" w:type="auto"/>
            <w:hideMark/>
          </w:tcPr>
          <w:p w14:paraId="4B9AF76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3129CE4"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4C19823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healt channel 10kHz clock to analog domain</w:t>
            </w:r>
          </w:p>
        </w:tc>
      </w:tr>
      <w:tr w:rsidR="00E61607" w:rsidRPr="00362D70" w14:paraId="7075D954" w14:textId="77777777">
        <w:tc>
          <w:tcPr>
            <w:tcW w:w="0" w:type="auto"/>
            <w:hideMark/>
          </w:tcPr>
          <w:p w14:paraId="217B0DE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o_ck_p</w:t>
            </w:r>
          </w:p>
        </w:tc>
        <w:tc>
          <w:tcPr>
            <w:tcW w:w="0" w:type="auto"/>
            <w:hideMark/>
          </w:tcPr>
          <w:p w14:paraId="08D2093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CB8BE8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6720D5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phase clock to analog domain</w:t>
            </w:r>
          </w:p>
        </w:tc>
      </w:tr>
      <w:tr w:rsidR="00E61607" w:rsidRPr="00362D70" w14:paraId="623BDC69" w14:textId="77777777">
        <w:tc>
          <w:tcPr>
            <w:tcW w:w="0" w:type="auto"/>
            <w:hideMark/>
          </w:tcPr>
          <w:p w14:paraId="741F63D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o_ck_q</w:t>
            </w:r>
          </w:p>
        </w:tc>
        <w:tc>
          <w:tcPr>
            <w:tcW w:w="0" w:type="auto"/>
            <w:hideMark/>
          </w:tcPr>
          <w:p w14:paraId="7346713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07349A3"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1DCE4A2"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quadrature clock to analog domain</w:t>
            </w:r>
          </w:p>
        </w:tc>
      </w:tr>
      <w:tr w:rsidR="00E61607" w:rsidRPr="00362D70" w14:paraId="7670CB2E" w14:textId="77777777">
        <w:tc>
          <w:tcPr>
            <w:tcW w:w="0" w:type="auto"/>
            <w:hideMark/>
          </w:tcPr>
          <w:p w14:paraId="2D83A5E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o_clk_16M_mc</w:t>
            </w:r>
          </w:p>
        </w:tc>
        <w:tc>
          <w:tcPr>
            <w:tcW w:w="0" w:type="auto"/>
            <w:hideMark/>
          </w:tcPr>
          <w:p w14:paraId="2E7F544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65D0C95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15C9B6A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16MHz clock for Main Controller</w:t>
            </w:r>
          </w:p>
        </w:tc>
      </w:tr>
      <w:tr w:rsidR="00E61607" w:rsidRPr="00362D70" w14:paraId="46E654B9" w14:textId="77777777">
        <w:tc>
          <w:tcPr>
            <w:tcW w:w="0" w:type="auto"/>
            <w:hideMark/>
          </w:tcPr>
          <w:p w14:paraId="602F8B7C"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o_clk_dft_adc</w:t>
            </w:r>
          </w:p>
        </w:tc>
        <w:tc>
          <w:tcPr>
            <w:tcW w:w="0" w:type="auto"/>
            <w:hideMark/>
          </w:tcPr>
          <w:p w14:paraId="1B0703E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72E091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C2086F6"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16MHz clock for ADC DFT</w:t>
            </w:r>
          </w:p>
        </w:tc>
      </w:tr>
      <w:tr w:rsidR="00E61607" w:rsidRPr="00362D70" w14:paraId="3A1F13A8" w14:textId="77777777">
        <w:tc>
          <w:tcPr>
            <w:tcW w:w="0" w:type="auto"/>
            <w:hideMark/>
          </w:tcPr>
          <w:p w14:paraId="0D4D106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o_clk_gsr_16M</w:t>
            </w:r>
          </w:p>
        </w:tc>
        <w:tc>
          <w:tcPr>
            <w:tcW w:w="0" w:type="auto"/>
            <w:hideMark/>
          </w:tcPr>
          <w:p w14:paraId="607A248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48D8B10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3C0C2CCA"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gsr clock to digital domain</w:t>
            </w:r>
          </w:p>
        </w:tc>
      </w:tr>
      <w:tr w:rsidR="00E61607" w:rsidRPr="00362D70" w14:paraId="6D8B9F39" w14:textId="77777777">
        <w:tc>
          <w:tcPr>
            <w:tcW w:w="0" w:type="auto"/>
            <w:hideMark/>
          </w:tcPr>
          <w:p w14:paraId="5541D871"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o_ADC_clk_serial_dft</w:t>
            </w:r>
          </w:p>
        </w:tc>
        <w:tc>
          <w:tcPr>
            <w:tcW w:w="0" w:type="auto"/>
            <w:hideMark/>
          </w:tcPr>
          <w:p w14:paraId="5A193AAB"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14ECA73D"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55D87EF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adc serial clock in dft</w:t>
            </w:r>
          </w:p>
        </w:tc>
      </w:tr>
      <w:tr w:rsidR="00E61607" w:rsidRPr="00362D70" w14:paraId="2BD272AC" w14:textId="77777777">
        <w:tc>
          <w:tcPr>
            <w:tcW w:w="0" w:type="auto"/>
            <w:hideMark/>
          </w:tcPr>
          <w:p w14:paraId="20683137"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o_sh_clk_gate</w:t>
            </w:r>
          </w:p>
        </w:tc>
        <w:tc>
          <w:tcPr>
            <w:tcW w:w="0" w:type="auto"/>
            <w:hideMark/>
          </w:tcPr>
          <w:p w14:paraId="5834C6D9"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output</w:t>
            </w:r>
          </w:p>
        </w:tc>
        <w:tc>
          <w:tcPr>
            <w:tcW w:w="0" w:type="auto"/>
            <w:hideMark/>
          </w:tcPr>
          <w:p w14:paraId="7BBD51B0"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wire</w:t>
            </w:r>
          </w:p>
        </w:tc>
        <w:tc>
          <w:tcPr>
            <w:tcW w:w="0" w:type="auto"/>
            <w:hideMark/>
          </w:tcPr>
          <w:p w14:paraId="28F3CB7E" w14:textId="77777777" w:rsidR="00E61607" w:rsidRPr="00362D70" w:rsidRDefault="00E61607">
            <w:pPr>
              <w:spacing w:after="240"/>
              <w:rPr>
                <w:rFonts w:ascii="Segoe UI" w:eastAsia="Times New Roman" w:hAnsi="Segoe UI" w:cs="Segoe UI"/>
                <w:color w:val="24292E"/>
              </w:rPr>
            </w:pPr>
            <w:r w:rsidRPr="00362D70">
              <w:rPr>
                <w:rFonts w:ascii="Segoe UI" w:eastAsia="Times New Roman" w:hAnsi="Segoe UI" w:cs="Segoe UI"/>
                <w:color w:val="24292E"/>
              </w:rPr>
              <w:t>status clk reg clk sh 16Mhz</w:t>
            </w:r>
          </w:p>
        </w:tc>
      </w:tr>
    </w:tbl>
    <w:p w14:paraId="7479C467" w14:textId="77777777" w:rsidR="00E61607" w:rsidRPr="009E51FB" w:rsidRDefault="00E61607" w:rsidP="00E61607">
      <w:pPr>
        <w:rPr>
          <w:lang w:val="en-US"/>
        </w:rPr>
      </w:pPr>
    </w:p>
    <w:p w14:paraId="6BA1E238" w14:textId="77777777" w:rsidR="00185087" w:rsidRPr="009E51FB" w:rsidRDefault="00185087" w:rsidP="00185087">
      <w:pPr>
        <w:rPr>
          <w:lang w:val="en-US"/>
        </w:rPr>
      </w:pPr>
    </w:p>
    <w:p w14:paraId="23A93B06" w14:textId="3B83F02B" w:rsidR="00747DEB" w:rsidRPr="001F647C" w:rsidRDefault="00ED2D01" w:rsidP="00747DEB">
      <w:pPr>
        <w:pStyle w:val="Caption"/>
        <w:jc w:val="center"/>
        <w:rPr>
          <w:lang w:val="it-IT"/>
        </w:rPr>
      </w:pPr>
      <w:bookmarkStart w:id="69" w:name="_Toc210989346"/>
      <w:r>
        <w:rPr>
          <w:lang w:val="it-IT"/>
        </w:rPr>
        <w:t>Table</w:t>
      </w:r>
      <w:r w:rsidR="00747DEB" w:rsidRPr="001F647C">
        <w:rPr>
          <w:lang w:val="it-IT"/>
        </w:rPr>
        <w:t xml:space="preserve"> </w:t>
      </w:r>
      <w:r w:rsidR="00B81FFD">
        <w:rPr>
          <w:lang w:val="it-IT"/>
        </w:rPr>
        <w:fldChar w:fldCharType="begin"/>
      </w:r>
      <w:r w:rsidR="00B81FFD">
        <w:rPr>
          <w:lang w:val="it-IT"/>
        </w:rPr>
        <w:instrText xml:space="preserve"> SEQ Tableau \* ARABIC </w:instrText>
      </w:r>
      <w:r w:rsidR="00B81FFD">
        <w:rPr>
          <w:lang w:val="it-IT"/>
        </w:rPr>
        <w:fldChar w:fldCharType="separate"/>
      </w:r>
      <w:r w:rsidR="00E27A95">
        <w:rPr>
          <w:noProof/>
          <w:lang w:val="it-IT"/>
        </w:rPr>
        <w:t>10</w:t>
      </w:r>
      <w:r w:rsidR="00B81FFD">
        <w:rPr>
          <w:lang w:val="it-IT"/>
        </w:rPr>
        <w:fldChar w:fldCharType="end"/>
      </w:r>
      <w:r w:rsidR="00747DEB" w:rsidRPr="001F647C">
        <w:rPr>
          <w:lang w:val="it-IT"/>
        </w:rPr>
        <w:t>: PMU I/O List</w:t>
      </w:r>
      <w:bookmarkEnd w:id="69"/>
    </w:p>
    <w:p w14:paraId="116D8C26" w14:textId="14E7316F" w:rsidR="005C091F" w:rsidRDefault="005C091F" w:rsidP="00710BF4">
      <w:pPr>
        <w:pStyle w:val="Heading4"/>
      </w:pPr>
      <w:r>
        <w:t>PMU Peculiar Requirements</w:t>
      </w:r>
    </w:p>
    <w:p w14:paraId="5D058644" w14:textId="77777777" w:rsidR="006B3E2E" w:rsidRDefault="006B3E2E" w:rsidP="006B3E2E">
      <w:pPr>
        <w:rPr>
          <w:rStyle w:val="SubtleEmphasis"/>
        </w:rPr>
      </w:pPr>
    </w:p>
    <w:p w14:paraId="4B4A5581" w14:textId="77777777" w:rsidR="00180860" w:rsidRDefault="00180860" w:rsidP="00180860">
      <w:pPr>
        <w:keepNext/>
        <w:jc w:val="center"/>
      </w:pPr>
      <w:r>
        <w:rPr>
          <w:noProof/>
          <w:lang w:val="it-IT"/>
        </w:rPr>
        <w:drawing>
          <wp:inline distT="0" distB="0" distL="0" distR="0" wp14:anchorId="7D9877BF" wp14:editId="1D7D0A38">
            <wp:extent cx="4927559" cy="3935936"/>
            <wp:effectExtent l="0" t="0" r="6985" b="7620"/>
            <wp:docPr id="18" name="Picture 1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7559" cy="3935936"/>
                    </a:xfrm>
                    <a:prstGeom prst="rect">
                      <a:avLst/>
                    </a:prstGeom>
                  </pic:spPr>
                </pic:pic>
              </a:graphicData>
            </a:graphic>
          </wp:inline>
        </w:drawing>
      </w:r>
    </w:p>
    <w:p w14:paraId="778803E9" w14:textId="1D2DED01" w:rsidR="006B3E2E" w:rsidRDefault="00180860" w:rsidP="00180860">
      <w:pPr>
        <w:pStyle w:val="Caption"/>
        <w:jc w:val="center"/>
        <w:rPr>
          <w:rStyle w:val="SubtleEmphasis"/>
        </w:rPr>
      </w:pPr>
      <w:bookmarkStart w:id="70" w:name="_Toc210989377"/>
      <w:r>
        <w:t xml:space="preserve">Figure </w:t>
      </w:r>
      <w:fldSimple w:instr=" SEQ Figure \* ARABIC ">
        <w:r w:rsidR="00E27A95">
          <w:rPr>
            <w:noProof/>
          </w:rPr>
          <w:t>7</w:t>
        </w:r>
      </w:fldSimple>
      <w:r>
        <w:t>: Device Start-Up Phase</w:t>
      </w:r>
      <w:bookmarkEnd w:id="70"/>
    </w:p>
    <w:p w14:paraId="4AD03927" w14:textId="77777777" w:rsidR="00FC4CDC" w:rsidRDefault="00FC4CDC" w:rsidP="006B3E2E">
      <w:pPr>
        <w:rPr>
          <w:rStyle w:val="SubtleEmphasis"/>
        </w:rPr>
      </w:pPr>
    </w:p>
    <w:p w14:paraId="7015CEC3" w14:textId="52D8ECE0" w:rsidR="006B3E2E" w:rsidRPr="006C081A" w:rsidRDefault="006B3E2E" w:rsidP="006B3E2E">
      <w:pPr>
        <w:rPr>
          <w:rStyle w:val="SubtleEmphasis"/>
        </w:rPr>
      </w:pPr>
      <w:r w:rsidRPr="006D702D">
        <w:rPr>
          <w:rStyle w:val="STMacroReqChar"/>
        </w:rPr>
        <w:t>[</w:t>
      </w:r>
      <w:r w:rsidR="006D702D" w:rsidRPr="006D702D">
        <w:rPr>
          <w:rStyle w:val="STMacroReqChar"/>
        </w:rPr>
        <w:t>DDS_STBIO1</w:t>
      </w:r>
      <w:r w:rsidR="00180860" w:rsidRPr="006D702D">
        <w:rPr>
          <w:rStyle w:val="STMacroReqChar"/>
        </w:rPr>
        <w:t>_</w:t>
      </w:r>
      <w:r w:rsidR="001656A5">
        <w:rPr>
          <w:rStyle w:val="STMacroReqChar"/>
        </w:rPr>
        <w:t>0102</w:t>
      </w:r>
      <w:r w:rsidRPr="006D702D">
        <w:rPr>
          <w:rStyle w:val="STMacroReqChar"/>
        </w:rPr>
        <w:t>] Definition</w:t>
      </w:r>
      <w:r>
        <w:rPr>
          <w:rStyle w:val="STMacroReqChar"/>
        </w:rPr>
        <w:t>:</w:t>
      </w:r>
    </w:p>
    <w:p w14:paraId="0FAA0288" w14:textId="77777777" w:rsidR="006B3E2E" w:rsidRDefault="006B3E2E" w:rsidP="006B3E2E">
      <w:r>
        <w:t xml:space="preserve">w_EN_LDO and w_PDClockF are as follows: </w:t>
      </w:r>
    </w:p>
    <w:p w14:paraId="082FE045" w14:textId="77777777" w:rsidR="006B3E2E" w:rsidRDefault="006B3E2E" w:rsidP="006B3E2E"/>
    <w:p w14:paraId="06B98316" w14:textId="77777777" w:rsidR="00E53B19" w:rsidRDefault="006B3E2E" w:rsidP="00E53B19">
      <w:pPr>
        <w:keepNext/>
        <w:jc w:val="center"/>
      </w:pPr>
      <w:r>
        <w:rPr>
          <w:noProof/>
        </w:rPr>
        <w:lastRenderedPageBreak/>
        <w:drawing>
          <wp:inline distT="0" distB="0" distL="0" distR="0" wp14:anchorId="4A3EEDA4" wp14:editId="6B2F8FEE">
            <wp:extent cx="4876800" cy="2714625"/>
            <wp:effectExtent l="0" t="0" r="0" b="9525"/>
            <wp:docPr id="21" name="Picture 2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876800" cy="2714625"/>
                    </a:xfrm>
                    <a:prstGeom prst="rect">
                      <a:avLst/>
                    </a:prstGeom>
                  </pic:spPr>
                </pic:pic>
              </a:graphicData>
            </a:graphic>
          </wp:inline>
        </w:drawing>
      </w:r>
    </w:p>
    <w:p w14:paraId="2FBB67C5" w14:textId="2699BB1C" w:rsidR="006B3E2E" w:rsidRDefault="00E53B19" w:rsidP="00E53B19">
      <w:pPr>
        <w:pStyle w:val="Caption"/>
        <w:jc w:val="center"/>
      </w:pPr>
      <w:bookmarkStart w:id="71" w:name="_Toc210989378"/>
      <w:r>
        <w:t xml:space="preserve">Figure </w:t>
      </w:r>
      <w:fldSimple w:instr=" SEQ Figure \* ARABIC ">
        <w:r w:rsidR="00E27A95">
          <w:rPr>
            <w:noProof/>
          </w:rPr>
          <w:t>8</w:t>
        </w:r>
      </w:fldSimple>
      <w:r>
        <w:t>: Mask Cell for LDO and Fast Ring Oscillator</w:t>
      </w:r>
      <w:bookmarkEnd w:id="71"/>
    </w:p>
    <w:p w14:paraId="4388CCF4" w14:textId="77777777" w:rsidR="006B3E2E" w:rsidRDefault="006B3E2E" w:rsidP="006B3E2E">
      <w:pPr>
        <w:jc w:val="center"/>
      </w:pPr>
    </w:p>
    <w:p w14:paraId="722B850E" w14:textId="16367D73" w:rsidR="006B3E2E" w:rsidRDefault="006B3E2E" w:rsidP="006B3E2E">
      <w:pPr>
        <w:jc w:val="both"/>
      </w:pPr>
      <w:r>
        <w:t>w_EN_LDO_sync32</w:t>
      </w:r>
      <w:r w:rsidRPr="00132F4F">
        <w:t xml:space="preserve"> and </w:t>
      </w:r>
      <w:r>
        <w:t>w_PDClockF_sync32</w:t>
      </w:r>
      <w:r w:rsidRPr="00132F4F">
        <w:t xml:space="preserve"> are the relative 32kHz synchronized versions</w:t>
      </w:r>
      <w:r>
        <w:t>.</w:t>
      </w:r>
      <w:r w:rsidR="00B31202">
        <w:t xml:space="preserve"> [TO: IPOS_PMU]</w:t>
      </w:r>
      <w:r w:rsidR="00B31202" w:rsidRPr="004B4A40">
        <w:rPr>
          <w:rStyle w:val="STMacroReqChar"/>
        </w:rPr>
        <w:t xml:space="preserve"> [END]</w:t>
      </w:r>
    </w:p>
    <w:p w14:paraId="0A9C50D1" w14:textId="77777777" w:rsidR="006B3E2E" w:rsidRDefault="006B3E2E" w:rsidP="006B3E2E">
      <w:pPr>
        <w:jc w:val="both"/>
      </w:pPr>
    </w:p>
    <w:p w14:paraId="0780ED95" w14:textId="33B4C2E3" w:rsidR="00E53B19" w:rsidRPr="006C081A" w:rsidRDefault="00E53B19" w:rsidP="00E53B19">
      <w:pPr>
        <w:rPr>
          <w:rStyle w:val="SubtleEmphasis"/>
        </w:rPr>
      </w:pPr>
      <w:r w:rsidRPr="006C081A">
        <w:rPr>
          <w:rStyle w:val="SubtleEmphasis"/>
        </w:rPr>
        <w:t>[</w:t>
      </w:r>
      <w:r w:rsidR="003B65A4">
        <w:rPr>
          <w:rStyle w:val="SubtleEmphasis"/>
        </w:rPr>
        <w:t>DDS_STBIO1</w:t>
      </w:r>
      <w:r>
        <w:rPr>
          <w:rStyle w:val="SubtleEmphasis"/>
        </w:rPr>
        <w:t>_</w:t>
      </w:r>
      <w:r w:rsidR="001656A5">
        <w:rPr>
          <w:rStyle w:val="SubtleEmphasis"/>
        </w:rPr>
        <w:t>0103</w:t>
      </w:r>
      <w:r w:rsidRPr="006C081A">
        <w:rPr>
          <w:rStyle w:val="SubtleEmphasis"/>
        </w:rPr>
        <w:t>] Definition:</w:t>
      </w:r>
    </w:p>
    <w:p w14:paraId="6ED0E005" w14:textId="55AC79D6" w:rsidR="006B3E2E" w:rsidRDefault="006B3E2E" w:rsidP="00152C3C">
      <w:pPr>
        <w:pStyle w:val="NoSpacing"/>
      </w:pPr>
      <w:r w:rsidRPr="00A940CF">
        <w:t>clk_64k_divided</w:t>
      </w:r>
      <w:r>
        <w:t xml:space="preserve"> (32kHz) is i_clk_64k (64kHz) divided by two.</w:t>
      </w:r>
      <w:r w:rsidR="00B31202">
        <w:t xml:space="preserve"> [TO: IPOS_PMU]</w:t>
      </w:r>
      <w:r w:rsidR="00B31202" w:rsidRPr="004B4A40">
        <w:rPr>
          <w:rStyle w:val="STMacroReqChar"/>
        </w:rPr>
        <w:t xml:space="preserve"> [END]</w:t>
      </w:r>
    </w:p>
    <w:p w14:paraId="5E2F03FE" w14:textId="77777777" w:rsidR="006B3E2E" w:rsidRDefault="006B3E2E" w:rsidP="006B3E2E"/>
    <w:p w14:paraId="4CB921EE" w14:textId="28C16DBA" w:rsidR="006B3E2E" w:rsidRPr="00E53B19" w:rsidRDefault="006B3E2E" w:rsidP="00152C3C">
      <w:pPr>
        <w:pStyle w:val="NoSpacing"/>
        <w:rPr>
          <w:rStyle w:val="SubtleEmphasis"/>
          <w:i w:val="0"/>
          <w:iCs w:val="0"/>
          <w:color w:val="0753B3" w:themeColor="text1" w:themeTint="BF"/>
        </w:rPr>
      </w:pPr>
      <w:r>
        <w:rPr>
          <w:rStyle w:val="SubtleEmphasis"/>
        </w:rPr>
        <w:br/>
      </w:r>
      <w:r w:rsidR="00E53B19" w:rsidRPr="006C081A">
        <w:rPr>
          <w:rStyle w:val="SubtleEmphasis"/>
        </w:rPr>
        <w:t>[</w:t>
      </w:r>
      <w:r w:rsidR="003B65A4">
        <w:rPr>
          <w:rStyle w:val="SubtleEmphasis"/>
        </w:rPr>
        <w:t>DDS_STBIO1</w:t>
      </w:r>
      <w:r w:rsidR="00E53B19">
        <w:rPr>
          <w:rStyle w:val="SubtleEmphasis"/>
        </w:rPr>
        <w:t>_</w:t>
      </w:r>
      <w:r w:rsidR="001656A5">
        <w:rPr>
          <w:rStyle w:val="SubtleEmphasis"/>
        </w:rPr>
        <w:t>0104</w:t>
      </w:r>
      <w:r w:rsidR="00E53B19" w:rsidRPr="006C081A">
        <w:rPr>
          <w:rStyle w:val="SubtleEmphasis"/>
        </w:rPr>
        <w:t>]</w:t>
      </w:r>
      <w:r w:rsidR="00E53B19">
        <w:rPr>
          <w:rStyle w:val="SubtleEmphasis"/>
        </w:rPr>
        <w:t xml:space="preserve"> </w:t>
      </w:r>
      <w:r>
        <w:rPr>
          <w:rStyle w:val="SubtleEmphasis"/>
        </w:rPr>
        <w:t>Requirement:</w:t>
      </w:r>
      <w:r w:rsidRPr="00E53B19">
        <w:rPr>
          <w:rStyle w:val="SubtleEmphasis"/>
          <w:i w:val="0"/>
          <w:iCs w:val="0"/>
          <w:color w:val="0753B3" w:themeColor="text1" w:themeTint="BF"/>
        </w:rPr>
        <w:t xml:space="preserve"> </w:t>
      </w:r>
    </w:p>
    <w:p w14:paraId="75578E8F" w14:textId="050851F6" w:rsidR="006B3E2E" w:rsidRDefault="006B3E2E" w:rsidP="00152C3C">
      <w:pPr>
        <w:pStyle w:val="NoSpacing"/>
      </w:pPr>
      <w:r>
        <w:t>When the device is turned on, i_POR1V2_1V2 shall be high.</w:t>
      </w:r>
      <w:r w:rsidR="00B31202">
        <w:t xml:space="preserve"> [TO: IPOS_PMU]</w:t>
      </w:r>
      <w:r w:rsidR="00B31202" w:rsidRPr="004B4A40">
        <w:rPr>
          <w:rStyle w:val="STMacroReqChar"/>
        </w:rPr>
        <w:t xml:space="preserve"> [END]</w:t>
      </w:r>
    </w:p>
    <w:p w14:paraId="3B0501C1" w14:textId="77777777" w:rsidR="006B3E2E" w:rsidRDefault="006B3E2E" w:rsidP="006B3E2E"/>
    <w:p w14:paraId="4A21220E" w14:textId="0DFA18DD" w:rsidR="006B3E2E" w:rsidRPr="00312725" w:rsidRDefault="006B3E2E" w:rsidP="00152C3C">
      <w:pPr>
        <w:pStyle w:val="NoSpacing"/>
        <w:rPr>
          <w:rStyle w:val="SubtleEmphasis"/>
        </w:rPr>
      </w:pPr>
      <w:r>
        <w:rPr>
          <w:rStyle w:val="SubtleEmphasis"/>
        </w:rPr>
        <w:br/>
      </w:r>
      <w:r w:rsidR="00E53B19" w:rsidRPr="006C081A">
        <w:rPr>
          <w:rStyle w:val="SubtleEmphasis"/>
        </w:rPr>
        <w:t>[</w:t>
      </w:r>
      <w:r w:rsidR="00827103">
        <w:rPr>
          <w:rStyle w:val="SubtleEmphasis"/>
        </w:rPr>
        <w:t>DDS_STBIO1</w:t>
      </w:r>
      <w:r w:rsidR="00E53B19">
        <w:rPr>
          <w:rStyle w:val="SubtleEmphasis"/>
        </w:rPr>
        <w:t>_</w:t>
      </w:r>
      <w:r w:rsidR="001656A5">
        <w:rPr>
          <w:rStyle w:val="SubtleEmphasis"/>
        </w:rPr>
        <w:t>0105</w:t>
      </w:r>
      <w:r w:rsidR="00E53B19" w:rsidRPr="006C081A">
        <w:rPr>
          <w:rStyle w:val="SubtleEmphasis"/>
        </w:rPr>
        <w:t>]</w:t>
      </w:r>
      <w:r w:rsidR="00E53B19">
        <w:rPr>
          <w:rStyle w:val="SubtleEmphasis"/>
        </w:rPr>
        <w:t xml:space="preserve"> Requirement:</w:t>
      </w:r>
    </w:p>
    <w:p w14:paraId="74243DDD" w14:textId="5E619373" w:rsidR="006B3E2E" w:rsidRDefault="006B3E2E" w:rsidP="00152C3C">
      <w:pPr>
        <w:pStyle w:val="NoSpacing"/>
      </w:pPr>
      <w:r>
        <w:t>When i_POR1V2_1V2 is low, o_ EN_LDO1V8 shall be low.</w:t>
      </w:r>
      <w:r w:rsidR="00B31202">
        <w:t xml:space="preserve"> [TO: IPOS_PMU]</w:t>
      </w:r>
      <w:r w:rsidR="00B31202" w:rsidRPr="004B4A40">
        <w:rPr>
          <w:rStyle w:val="STMacroReqChar"/>
        </w:rPr>
        <w:t xml:space="preserve"> [END]</w:t>
      </w:r>
    </w:p>
    <w:p w14:paraId="2D662BC4" w14:textId="75CAD0A3" w:rsidR="006B3E2E" w:rsidRPr="00312725" w:rsidRDefault="006B3E2E" w:rsidP="00152C3C">
      <w:pPr>
        <w:pStyle w:val="NoSpacing"/>
        <w:rPr>
          <w:rStyle w:val="SubtleEmphasis"/>
        </w:rPr>
      </w:pPr>
      <w:r>
        <w:br/>
      </w:r>
      <w:r>
        <w:rPr>
          <w:rStyle w:val="SubtleEmphasis"/>
        </w:rPr>
        <w:br/>
      </w:r>
      <w:r w:rsidR="00E53B19" w:rsidRPr="006C081A">
        <w:rPr>
          <w:rStyle w:val="SubtleEmphasis"/>
        </w:rPr>
        <w:t>[</w:t>
      </w:r>
      <w:r w:rsidR="00827103">
        <w:rPr>
          <w:rStyle w:val="SubtleEmphasis"/>
        </w:rPr>
        <w:t>DDS_STBIO1</w:t>
      </w:r>
      <w:r w:rsidR="00E53B19">
        <w:rPr>
          <w:rStyle w:val="SubtleEmphasis"/>
        </w:rPr>
        <w:t>_</w:t>
      </w:r>
      <w:r w:rsidR="001656A5">
        <w:rPr>
          <w:rStyle w:val="SubtleEmphasis"/>
        </w:rPr>
        <w:t>0106</w:t>
      </w:r>
      <w:r w:rsidR="00E53B19" w:rsidRPr="006C081A">
        <w:rPr>
          <w:rStyle w:val="SubtleEmphasis"/>
        </w:rPr>
        <w:t>]</w:t>
      </w:r>
      <w:r w:rsidR="00E53B19">
        <w:rPr>
          <w:rStyle w:val="SubtleEmphasis"/>
        </w:rPr>
        <w:t xml:space="preserve"> Requirement:</w:t>
      </w:r>
    </w:p>
    <w:p w14:paraId="43A9C802" w14:textId="3ED4B9BE" w:rsidR="006B3E2E" w:rsidRDefault="006B3E2E" w:rsidP="00152C3C">
      <w:pPr>
        <w:pStyle w:val="NoSpacing"/>
      </w:pPr>
      <w:r>
        <w:t>When i_POR1V2_1V2 is low, o_PD_CLKF shall be high.</w:t>
      </w:r>
      <w:r w:rsidR="00B31202">
        <w:t xml:space="preserve"> [TO: IPOS_PMU]</w:t>
      </w:r>
      <w:r w:rsidR="00B31202" w:rsidRPr="004B4A40">
        <w:rPr>
          <w:rStyle w:val="STMacroReqChar"/>
        </w:rPr>
        <w:t xml:space="preserve"> [END]</w:t>
      </w:r>
    </w:p>
    <w:p w14:paraId="636ACB58" w14:textId="77777777" w:rsidR="006B3E2E" w:rsidRDefault="006B3E2E" w:rsidP="006B3E2E"/>
    <w:p w14:paraId="59E1B0D8" w14:textId="25B042C0" w:rsidR="00E53B19" w:rsidRPr="00312725" w:rsidRDefault="00E53B19" w:rsidP="00152C3C">
      <w:pPr>
        <w:pStyle w:val="NoSpacing"/>
        <w:rPr>
          <w:rStyle w:val="SubtleEmphasis"/>
        </w:rPr>
      </w:pPr>
      <w:r w:rsidRPr="006C081A">
        <w:rPr>
          <w:rStyle w:val="SubtleEmphasis"/>
        </w:rPr>
        <w:t>[</w:t>
      </w:r>
      <w:r w:rsidR="00827103">
        <w:rPr>
          <w:rStyle w:val="SubtleEmphasis"/>
        </w:rPr>
        <w:t>DDS_STBIO1</w:t>
      </w:r>
      <w:r>
        <w:rPr>
          <w:rStyle w:val="SubtleEmphasis"/>
        </w:rPr>
        <w:t>_</w:t>
      </w:r>
      <w:r w:rsidR="0036154B">
        <w:rPr>
          <w:rStyle w:val="SubtleEmphasis"/>
        </w:rPr>
        <w:t>0107</w:t>
      </w:r>
      <w:r w:rsidRPr="006C081A">
        <w:rPr>
          <w:rStyle w:val="SubtleEmphasis"/>
        </w:rPr>
        <w:t>]</w:t>
      </w:r>
      <w:r>
        <w:rPr>
          <w:rStyle w:val="SubtleEmphasis"/>
        </w:rPr>
        <w:t xml:space="preserve"> Requirement:</w:t>
      </w:r>
    </w:p>
    <w:p w14:paraId="2C8D006D" w14:textId="01A115DC" w:rsidR="006B3E2E" w:rsidRDefault="006B3E2E" w:rsidP="00152C3C">
      <w:pPr>
        <w:pStyle w:val="NoSpacing"/>
      </w:pPr>
      <w:r>
        <w:t>When i_POR1V2_1V2 is low, o_CLK_16M_READY shall be low.</w:t>
      </w:r>
      <w:r w:rsidR="00B31202">
        <w:t xml:space="preserve"> [TO: IPOS_PMU]</w:t>
      </w:r>
      <w:r w:rsidR="00B31202" w:rsidRPr="004B4A40">
        <w:rPr>
          <w:rStyle w:val="STMacroReqChar"/>
        </w:rPr>
        <w:t xml:space="preserve"> [END]</w:t>
      </w:r>
    </w:p>
    <w:p w14:paraId="385613B7" w14:textId="77777777" w:rsidR="006B3E2E" w:rsidRDefault="006B3E2E" w:rsidP="006B3E2E">
      <w:pPr>
        <w:rPr>
          <w:rStyle w:val="SubtleEmphasis"/>
        </w:rPr>
      </w:pPr>
    </w:p>
    <w:p w14:paraId="593F1D35" w14:textId="59BB0FB1" w:rsidR="006B3E2E" w:rsidRPr="00312725" w:rsidRDefault="00E53B19" w:rsidP="00152C3C">
      <w:pPr>
        <w:pStyle w:val="NoSpacing"/>
        <w:rPr>
          <w:rStyle w:val="SubtleEmphasis"/>
        </w:rPr>
      </w:pPr>
      <w:r w:rsidRPr="006C081A">
        <w:rPr>
          <w:rStyle w:val="SubtleEmphasis"/>
        </w:rPr>
        <w:t>[</w:t>
      </w:r>
      <w:r w:rsidR="00A10494">
        <w:rPr>
          <w:rStyle w:val="SubtleEmphasis"/>
        </w:rPr>
        <w:t>DDS_STBIO1</w:t>
      </w:r>
      <w:r>
        <w:rPr>
          <w:rStyle w:val="SubtleEmphasis"/>
        </w:rPr>
        <w:t>_</w:t>
      </w:r>
      <w:r w:rsidR="0036154B">
        <w:rPr>
          <w:rStyle w:val="SubtleEmphasis"/>
        </w:rPr>
        <w:t>0108</w:t>
      </w:r>
      <w:r w:rsidRPr="006C081A">
        <w:rPr>
          <w:rStyle w:val="SubtleEmphasis"/>
        </w:rPr>
        <w:t>]</w:t>
      </w:r>
      <w:r>
        <w:rPr>
          <w:rStyle w:val="SubtleEmphasis"/>
        </w:rPr>
        <w:t xml:space="preserve"> Requirement:</w:t>
      </w:r>
    </w:p>
    <w:p w14:paraId="65507044" w14:textId="3116672A" w:rsidR="006B3E2E" w:rsidRDefault="006B3E2E" w:rsidP="00152C3C">
      <w:pPr>
        <w:pStyle w:val="NoSpacing"/>
      </w:pPr>
      <w:r>
        <w:t xml:space="preserve">When i_POR1V2_1V2 is low, o_DIS_RC_VIREF shall be high. </w:t>
      </w:r>
      <w:r w:rsidR="00B31202">
        <w:t>[TO: IPOS_PMU]</w:t>
      </w:r>
      <w:r w:rsidR="00B31202" w:rsidRPr="004B4A40">
        <w:rPr>
          <w:rStyle w:val="STMacroReqChar"/>
        </w:rPr>
        <w:t xml:space="preserve"> [END]</w:t>
      </w:r>
    </w:p>
    <w:p w14:paraId="59EFBDC3" w14:textId="77777777" w:rsidR="006B3E2E" w:rsidRDefault="006B3E2E" w:rsidP="006B3E2E"/>
    <w:p w14:paraId="22CCF43B" w14:textId="477F2C6E" w:rsidR="00140FED" w:rsidRPr="00312725" w:rsidRDefault="00140FED" w:rsidP="00152C3C">
      <w:pPr>
        <w:pStyle w:val="NoSpacing"/>
        <w:rPr>
          <w:rStyle w:val="SubtleEmphasis"/>
        </w:rPr>
      </w:pPr>
      <w:r w:rsidRPr="006C081A">
        <w:rPr>
          <w:rStyle w:val="SubtleEmphasis"/>
        </w:rPr>
        <w:t>[</w:t>
      </w:r>
      <w:r w:rsidR="004C6380">
        <w:rPr>
          <w:rStyle w:val="SubtleEmphasis"/>
        </w:rPr>
        <w:t>DDS_STBIO1</w:t>
      </w:r>
      <w:r>
        <w:rPr>
          <w:rStyle w:val="SubtleEmphasis"/>
        </w:rPr>
        <w:t>_</w:t>
      </w:r>
      <w:r w:rsidR="0036154B">
        <w:rPr>
          <w:rStyle w:val="SubtleEmphasis"/>
        </w:rPr>
        <w:t>0109</w:t>
      </w:r>
      <w:r w:rsidRPr="006C081A">
        <w:rPr>
          <w:rStyle w:val="SubtleEmphasis"/>
        </w:rPr>
        <w:t>]</w:t>
      </w:r>
      <w:r>
        <w:rPr>
          <w:rStyle w:val="SubtleEmphasis"/>
        </w:rPr>
        <w:t xml:space="preserve"> Requirement:</w:t>
      </w:r>
    </w:p>
    <w:p w14:paraId="5A4F6C4F" w14:textId="331873DE" w:rsidR="006B3E2E" w:rsidRDefault="006B3E2E" w:rsidP="00152C3C">
      <w:pPr>
        <w:pStyle w:val="NoSpacing"/>
      </w:pPr>
      <w:r>
        <w:t>When i_POR1V2_1V2 rises, after at least 10 cycles of i_</w:t>
      </w:r>
      <w:r w:rsidRPr="00A940CF">
        <w:t>clk_64k</w:t>
      </w:r>
      <w:r>
        <w:t xml:space="preserve"> (64kHz), o_ EN_LDO1V8 shall be high and the </w:t>
      </w:r>
      <w:r w:rsidRPr="00A940CF">
        <w:t>clk_64k_divided</w:t>
      </w:r>
      <w:r>
        <w:t xml:space="preserve"> is considered stable.</w:t>
      </w:r>
      <w:r w:rsidR="00B31202">
        <w:t xml:space="preserve"> [TO: IPOS_PMU]</w:t>
      </w:r>
      <w:r w:rsidR="00B31202" w:rsidRPr="004B4A40">
        <w:rPr>
          <w:rStyle w:val="STMacroReqChar"/>
        </w:rPr>
        <w:t xml:space="preserve"> [END]</w:t>
      </w:r>
    </w:p>
    <w:p w14:paraId="33FAF109" w14:textId="77777777" w:rsidR="006B3E2E" w:rsidRDefault="006B3E2E" w:rsidP="006B3E2E"/>
    <w:p w14:paraId="107179A3" w14:textId="60D10992" w:rsidR="00B31202" w:rsidRDefault="00B31202" w:rsidP="00152C3C">
      <w:pPr>
        <w:pStyle w:val="NoSpacing"/>
        <w:rPr>
          <w:rStyle w:val="SubtleEmphasis"/>
          <w:i w:val="0"/>
          <w:iCs w:val="0"/>
          <w:color w:val="0753B3" w:themeColor="text1" w:themeTint="BF"/>
        </w:rPr>
      </w:pPr>
      <w:r w:rsidRPr="006C081A">
        <w:rPr>
          <w:rStyle w:val="SubtleEmphasis"/>
        </w:rPr>
        <w:t>[</w:t>
      </w:r>
      <w:r>
        <w:rPr>
          <w:rStyle w:val="SubtleEmphasis"/>
        </w:rPr>
        <w:t>DDS_STBIO1_</w:t>
      </w:r>
      <w:r w:rsidR="0036154B">
        <w:rPr>
          <w:rStyle w:val="SubtleEmphasis"/>
        </w:rPr>
        <w:t>0110</w:t>
      </w:r>
      <w:r w:rsidRPr="006C081A">
        <w:rPr>
          <w:rStyle w:val="SubtleEmphasis"/>
        </w:rPr>
        <w:t>]</w:t>
      </w:r>
      <w:r>
        <w:rPr>
          <w:rStyle w:val="SubtleEmphasis"/>
        </w:rPr>
        <w:t xml:space="preserve"> Requirement:</w:t>
      </w:r>
      <w:r w:rsidRPr="00E53B19">
        <w:rPr>
          <w:rStyle w:val="SubtleEmphasis"/>
          <w:i w:val="0"/>
          <w:iCs w:val="0"/>
          <w:color w:val="0753B3" w:themeColor="text1" w:themeTint="BF"/>
        </w:rPr>
        <w:t xml:space="preserve"> </w:t>
      </w:r>
    </w:p>
    <w:p w14:paraId="6BF0F8AA" w14:textId="4970F4F9" w:rsidR="006B3E2E" w:rsidRDefault="006B3E2E" w:rsidP="00152C3C">
      <w:pPr>
        <w:pStyle w:val="NoSpacing"/>
      </w:pPr>
      <w:r>
        <w:t xml:space="preserve">When </w:t>
      </w:r>
      <w:r w:rsidRPr="00A940CF">
        <w:t>clk_64k_divided</w:t>
      </w:r>
      <w:r>
        <w:t xml:space="preserve"> is stable, after at least 352 cycles of </w:t>
      </w:r>
      <w:r w:rsidRPr="00A940CF">
        <w:t>clk_64k_divided</w:t>
      </w:r>
      <w:r>
        <w:t xml:space="preserve"> (32kHz), o_DIS_RC_VIREF shall be low.</w:t>
      </w:r>
      <w:r w:rsidR="00B31202">
        <w:t xml:space="preserve"> [TO: IPOS_PMU]</w:t>
      </w:r>
      <w:r w:rsidR="00B31202" w:rsidRPr="004B4A40">
        <w:rPr>
          <w:rStyle w:val="STMacroReqChar"/>
        </w:rPr>
        <w:t xml:space="preserve"> [END]</w:t>
      </w:r>
    </w:p>
    <w:p w14:paraId="16807677" w14:textId="77777777" w:rsidR="006B3E2E" w:rsidRDefault="006B3E2E" w:rsidP="006B3E2E"/>
    <w:p w14:paraId="594D6B80" w14:textId="59E9D640" w:rsidR="006B3E2E" w:rsidRPr="00312725" w:rsidRDefault="00140FED" w:rsidP="00152C3C">
      <w:pPr>
        <w:pStyle w:val="NoSpacing"/>
        <w:rPr>
          <w:rStyle w:val="SubtleEmphasis"/>
        </w:rPr>
      </w:pPr>
      <w:r w:rsidRPr="006C081A">
        <w:rPr>
          <w:rStyle w:val="SubtleEmphasis"/>
        </w:rPr>
        <w:t>[</w:t>
      </w:r>
      <w:r w:rsidR="00B31202">
        <w:rPr>
          <w:rStyle w:val="SubtleEmphasis"/>
        </w:rPr>
        <w:t>DDS_STBIO1</w:t>
      </w:r>
      <w:r>
        <w:rPr>
          <w:rStyle w:val="SubtleEmphasis"/>
        </w:rPr>
        <w:t>_</w:t>
      </w:r>
      <w:r w:rsidR="0036154B">
        <w:rPr>
          <w:rStyle w:val="SubtleEmphasis"/>
        </w:rPr>
        <w:t>0111</w:t>
      </w:r>
      <w:r w:rsidRPr="006C081A">
        <w:rPr>
          <w:rStyle w:val="SubtleEmphasis"/>
        </w:rPr>
        <w:t>]</w:t>
      </w:r>
      <w:r>
        <w:rPr>
          <w:rStyle w:val="SubtleEmphasis"/>
        </w:rPr>
        <w:t xml:space="preserve"> Requirement:</w:t>
      </w:r>
    </w:p>
    <w:p w14:paraId="0A21F727" w14:textId="0863EB28" w:rsidR="006B3E2E" w:rsidRDefault="006B3E2E" w:rsidP="00152C3C">
      <w:pPr>
        <w:pStyle w:val="NoSpacing"/>
      </w:pPr>
      <w:r>
        <w:t xml:space="preserve">When i_mask_en_ldo_pdclkf_reg and o_EN_LDO1V8 are set to 1, o_PD_CLKF shall be low after at least 40 cycles of the </w:t>
      </w:r>
      <w:r w:rsidRPr="00A940CF">
        <w:t>clk_64k_divided</w:t>
      </w:r>
      <w:r>
        <w:t>.</w:t>
      </w:r>
      <w:r w:rsidR="00B31202">
        <w:t xml:space="preserve"> [TO: IPOS_PMU]</w:t>
      </w:r>
      <w:r w:rsidR="00B31202" w:rsidRPr="004B4A40">
        <w:rPr>
          <w:rStyle w:val="STMacroReqChar"/>
        </w:rPr>
        <w:t xml:space="preserve"> [END]</w:t>
      </w:r>
    </w:p>
    <w:p w14:paraId="54134AFD" w14:textId="77777777" w:rsidR="006B3E2E" w:rsidRDefault="006B3E2E" w:rsidP="006B3E2E"/>
    <w:p w14:paraId="3214042B" w14:textId="1311F644" w:rsidR="00B31202" w:rsidRDefault="00B31202" w:rsidP="00152C3C">
      <w:pPr>
        <w:pStyle w:val="NoSpacing"/>
        <w:rPr>
          <w:rStyle w:val="SubtleEmphasis"/>
          <w:i w:val="0"/>
          <w:iCs w:val="0"/>
          <w:color w:val="0753B3" w:themeColor="text1" w:themeTint="BF"/>
        </w:rPr>
      </w:pPr>
      <w:r w:rsidRPr="006C081A">
        <w:rPr>
          <w:rStyle w:val="SubtleEmphasis"/>
        </w:rPr>
        <w:t>[</w:t>
      </w:r>
      <w:r>
        <w:rPr>
          <w:rStyle w:val="SubtleEmphasis"/>
        </w:rPr>
        <w:t>DDS_STBIO1_</w:t>
      </w:r>
      <w:r w:rsidR="0036154B">
        <w:rPr>
          <w:rStyle w:val="SubtleEmphasis"/>
        </w:rPr>
        <w:t>0112</w:t>
      </w:r>
      <w:r w:rsidRPr="006C081A">
        <w:rPr>
          <w:rStyle w:val="SubtleEmphasis"/>
        </w:rPr>
        <w:t>]</w:t>
      </w:r>
      <w:r>
        <w:rPr>
          <w:rStyle w:val="SubtleEmphasis"/>
        </w:rPr>
        <w:t xml:space="preserve"> Requirement:</w:t>
      </w:r>
      <w:r w:rsidRPr="00E53B19">
        <w:rPr>
          <w:rStyle w:val="SubtleEmphasis"/>
          <w:i w:val="0"/>
          <w:iCs w:val="0"/>
          <w:color w:val="0753B3" w:themeColor="text1" w:themeTint="BF"/>
        </w:rPr>
        <w:t xml:space="preserve"> </w:t>
      </w:r>
    </w:p>
    <w:p w14:paraId="7E2DD314" w14:textId="62302630" w:rsidR="006B3E2E" w:rsidRDefault="006B3E2E" w:rsidP="00152C3C">
      <w:pPr>
        <w:pStyle w:val="NoSpacing"/>
      </w:pPr>
      <w:r>
        <w:t>When i_START_CLK_16M is high, after at least 20 cycles of i_clk_16M (16MHz), o_CLK_16M_READY shall be high.</w:t>
      </w:r>
      <w:r w:rsidR="00B31202">
        <w:t xml:space="preserve"> [TO: IPOS_PMU]</w:t>
      </w:r>
      <w:r w:rsidR="00B31202" w:rsidRPr="004B4A40">
        <w:rPr>
          <w:rStyle w:val="STMacroReqChar"/>
        </w:rPr>
        <w:t xml:space="preserve"> [END]</w:t>
      </w:r>
    </w:p>
    <w:p w14:paraId="3F07B096" w14:textId="7C410C6F" w:rsidR="006B3E2E" w:rsidRDefault="00B31202" w:rsidP="006B3E2E">
      <w:r>
        <w:t xml:space="preserve"> </w:t>
      </w:r>
    </w:p>
    <w:p w14:paraId="5D7A5B84" w14:textId="2075266B" w:rsidR="00140FED" w:rsidRPr="00312725" w:rsidRDefault="00140FED" w:rsidP="00152C3C">
      <w:pPr>
        <w:pStyle w:val="NoSpacing"/>
        <w:rPr>
          <w:rStyle w:val="SubtleEmphasis"/>
        </w:rPr>
      </w:pPr>
      <w:r w:rsidRPr="006C081A">
        <w:rPr>
          <w:rStyle w:val="SubtleEmphasis"/>
        </w:rPr>
        <w:t>[</w:t>
      </w:r>
      <w:r w:rsidR="00B31202">
        <w:rPr>
          <w:rStyle w:val="SubtleEmphasis"/>
        </w:rPr>
        <w:t>DDS_STBIO1</w:t>
      </w:r>
      <w:r>
        <w:rPr>
          <w:rStyle w:val="SubtleEmphasis"/>
        </w:rPr>
        <w:t>_</w:t>
      </w:r>
      <w:r w:rsidR="0036154B">
        <w:rPr>
          <w:rStyle w:val="SubtleEmphasis"/>
        </w:rPr>
        <w:t>0113</w:t>
      </w:r>
      <w:r w:rsidRPr="006C081A">
        <w:rPr>
          <w:rStyle w:val="SubtleEmphasis"/>
        </w:rPr>
        <w:t>]</w:t>
      </w:r>
      <w:r>
        <w:rPr>
          <w:rStyle w:val="SubtleEmphasis"/>
        </w:rPr>
        <w:t xml:space="preserve"> Requirement:</w:t>
      </w:r>
    </w:p>
    <w:p w14:paraId="2EDC0880" w14:textId="6A7E17B6" w:rsidR="006B3E2E" w:rsidRDefault="006B3E2E" w:rsidP="00152C3C">
      <w:pPr>
        <w:pStyle w:val="NoSpacing"/>
      </w:pPr>
      <w:r>
        <w:t>When i_START_CLK_16M is high for the first time, after at least 20 cycles of i_clk_16M (16MHz), o_main_resetn shall be high.</w:t>
      </w:r>
      <w:r w:rsidR="00B31202">
        <w:t xml:space="preserve"> [TO: IPOS_PMU]</w:t>
      </w:r>
      <w:r w:rsidR="00B31202" w:rsidRPr="004B4A40">
        <w:rPr>
          <w:rStyle w:val="STMacroReqChar"/>
        </w:rPr>
        <w:t xml:space="preserve"> [END]</w:t>
      </w:r>
    </w:p>
    <w:p w14:paraId="7B48946C" w14:textId="312D6270" w:rsidR="00FC4CDC" w:rsidRDefault="00FC4CDC">
      <w:r>
        <w:br w:type="page"/>
      </w:r>
    </w:p>
    <w:p w14:paraId="3526314A" w14:textId="77777777" w:rsidR="005C091F" w:rsidRPr="005C091F" w:rsidRDefault="005C091F" w:rsidP="005C091F"/>
    <w:p w14:paraId="6A222289" w14:textId="1D16C5DB" w:rsidR="002D4E0D" w:rsidRPr="00DB608E" w:rsidRDefault="002D4E0D" w:rsidP="00710BF4">
      <w:pPr>
        <w:pStyle w:val="Heading4"/>
      </w:pPr>
      <w:r>
        <w:t>Clocks</w:t>
      </w:r>
      <w:r w:rsidR="00433933">
        <w:t xml:space="preserve"> and Reset</w:t>
      </w:r>
    </w:p>
    <w:p w14:paraId="3E2D47A4" w14:textId="77777777" w:rsidR="002D4E0D" w:rsidRDefault="002D4E0D" w:rsidP="00152C3C">
      <w:pPr>
        <w:pStyle w:val="NoSpacing"/>
      </w:pPr>
    </w:p>
    <w:p w14:paraId="1497C51F" w14:textId="74EE17E3" w:rsidR="005437A2" w:rsidRDefault="005437A2" w:rsidP="00152C3C">
      <w:pPr>
        <w:pStyle w:val="NoSpacing"/>
      </w:pPr>
      <w:r>
        <w:t>Clock</w:t>
      </w:r>
      <w:r w:rsidR="00C34F45">
        <w:t>s</w:t>
      </w:r>
      <w:r>
        <w:t xml:space="preserve"> scheme is shown in the below figure</w:t>
      </w:r>
    </w:p>
    <w:p w14:paraId="356EEA56" w14:textId="77777777" w:rsidR="006E0B4B" w:rsidRDefault="002D4E0D" w:rsidP="00152C3C">
      <w:pPr>
        <w:pStyle w:val="NoSpacing"/>
      </w:pPr>
      <w:r>
        <w:rPr>
          <w:noProof/>
        </w:rPr>
        <w:drawing>
          <wp:inline distT="0" distB="0" distL="0" distR="0" wp14:anchorId="5929E5FB" wp14:editId="5E32C0B5">
            <wp:extent cx="5705728" cy="5934710"/>
            <wp:effectExtent l="0" t="0" r="9525" b="8890"/>
            <wp:docPr id="196646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0739"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705728" cy="5934710"/>
                    </a:xfrm>
                    <a:prstGeom prst="rect">
                      <a:avLst/>
                    </a:prstGeom>
                    <a:noFill/>
                    <a:ln>
                      <a:noFill/>
                    </a:ln>
                  </pic:spPr>
                </pic:pic>
              </a:graphicData>
            </a:graphic>
          </wp:inline>
        </w:drawing>
      </w:r>
    </w:p>
    <w:p w14:paraId="6391ADBB" w14:textId="308582CF" w:rsidR="007D0A0B" w:rsidRDefault="006E0B4B" w:rsidP="00FC4CDC">
      <w:pPr>
        <w:pStyle w:val="Caption"/>
        <w:jc w:val="center"/>
      </w:pPr>
      <w:bookmarkStart w:id="72" w:name="_Toc210989379"/>
      <w:r>
        <w:t xml:space="preserve">Figure </w:t>
      </w:r>
      <w:fldSimple w:instr=" SEQ Figure \* ARABIC ">
        <w:r w:rsidR="00E27A95">
          <w:rPr>
            <w:noProof/>
          </w:rPr>
          <w:t>9</w:t>
        </w:r>
      </w:fldSimple>
      <w:r w:rsidR="00FC4CDC">
        <w:t>: Clocks Scheme</w:t>
      </w:r>
      <w:bookmarkEnd w:id="72"/>
    </w:p>
    <w:p w14:paraId="0AD37C61" w14:textId="6A3E76A9" w:rsidR="00563F99" w:rsidRDefault="00563F99" w:rsidP="00563F99">
      <w:pPr>
        <w:pStyle w:val="NoSpacing"/>
      </w:pPr>
      <w:r>
        <w:t>Clocks scheme is shown in the above figure</w:t>
      </w:r>
    </w:p>
    <w:tbl>
      <w:tblPr>
        <w:tblpPr w:leftFromText="180" w:rightFromText="180" w:vertAnchor="text" w:horzAnchor="margin" w:tblpXSpec="center" w:tblpY="315"/>
        <w:tblW w:w="9428" w:type="dxa"/>
        <w:tblLayout w:type="fixed"/>
        <w:tblLook w:val="04A0" w:firstRow="1" w:lastRow="0" w:firstColumn="1" w:lastColumn="0" w:noHBand="0" w:noVBand="1"/>
      </w:tblPr>
      <w:tblGrid>
        <w:gridCol w:w="923"/>
        <w:gridCol w:w="2312"/>
        <w:gridCol w:w="1929"/>
        <w:gridCol w:w="783"/>
        <w:gridCol w:w="1730"/>
        <w:gridCol w:w="1134"/>
        <w:gridCol w:w="617"/>
      </w:tblGrid>
      <w:tr w:rsidR="00B7184C" w:rsidRPr="0066666A" w14:paraId="37DCF344" w14:textId="77777777" w:rsidTr="000B661F">
        <w:trPr>
          <w:trHeight w:val="290"/>
        </w:trPr>
        <w:tc>
          <w:tcPr>
            <w:tcW w:w="923" w:type="dxa"/>
            <w:tcBorders>
              <w:top w:val="single" w:sz="8" w:space="0" w:color="auto"/>
              <w:left w:val="single" w:sz="4" w:space="0" w:color="auto"/>
              <w:bottom w:val="single" w:sz="4" w:space="0" w:color="auto"/>
              <w:right w:val="single" w:sz="4" w:space="0" w:color="auto"/>
            </w:tcBorders>
            <w:vAlign w:val="center"/>
            <w:hideMark/>
          </w:tcPr>
          <w:p w14:paraId="1294A9AB"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sidRPr="0066666A">
              <w:rPr>
                <w:rFonts w:asciiTheme="minorHAnsi" w:eastAsiaTheme="minorEastAsia" w:hAnsiTheme="minorHAnsi" w:cstheme="minorHAnsi"/>
                <w:b/>
                <w:color w:val="002060"/>
                <w:sz w:val="10"/>
                <w:szCs w:val="10"/>
                <w:lang w:eastAsia="fr-FR"/>
              </w:rPr>
              <w:t>Req_ID</w:t>
            </w:r>
          </w:p>
        </w:tc>
        <w:tc>
          <w:tcPr>
            <w:tcW w:w="2312" w:type="dxa"/>
            <w:tcBorders>
              <w:top w:val="single" w:sz="8" w:space="0" w:color="auto"/>
              <w:left w:val="single" w:sz="4" w:space="0" w:color="auto"/>
              <w:bottom w:val="single" w:sz="4" w:space="0" w:color="auto"/>
              <w:right w:val="single" w:sz="4" w:space="0" w:color="auto"/>
            </w:tcBorders>
            <w:vAlign w:val="center"/>
            <w:hideMark/>
          </w:tcPr>
          <w:p w14:paraId="6C3DC256"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sidRPr="0066666A">
              <w:rPr>
                <w:rFonts w:asciiTheme="minorHAnsi" w:eastAsiaTheme="minorEastAsia" w:hAnsiTheme="minorHAnsi" w:cstheme="minorHAnsi"/>
                <w:b/>
                <w:color w:val="002060"/>
                <w:sz w:val="10"/>
                <w:szCs w:val="10"/>
                <w:lang w:eastAsia="fr-FR"/>
              </w:rPr>
              <w:t>Source</w:t>
            </w:r>
          </w:p>
        </w:tc>
        <w:tc>
          <w:tcPr>
            <w:tcW w:w="1929" w:type="dxa"/>
            <w:tcBorders>
              <w:top w:val="single" w:sz="8" w:space="0" w:color="auto"/>
              <w:left w:val="single" w:sz="4" w:space="0" w:color="auto"/>
              <w:bottom w:val="single" w:sz="4" w:space="0" w:color="auto"/>
              <w:right w:val="single" w:sz="8" w:space="0" w:color="auto"/>
            </w:tcBorders>
            <w:vAlign w:val="center"/>
            <w:hideMark/>
          </w:tcPr>
          <w:p w14:paraId="18554672"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sidRPr="0066666A">
              <w:rPr>
                <w:rFonts w:asciiTheme="minorHAnsi" w:eastAsiaTheme="minorEastAsia" w:hAnsiTheme="minorHAnsi" w:cstheme="minorHAnsi"/>
                <w:b/>
                <w:color w:val="002060"/>
                <w:sz w:val="10"/>
                <w:szCs w:val="10"/>
                <w:lang w:eastAsia="fr-FR"/>
              </w:rPr>
              <w:t>Target</w:t>
            </w:r>
          </w:p>
        </w:tc>
        <w:tc>
          <w:tcPr>
            <w:tcW w:w="783" w:type="dxa"/>
            <w:tcBorders>
              <w:top w:val="single" w:sz="8" w:space="0" w:color="auto"/>
              <w:left w:val="nil"/>
              <w:bottom w:val="single" w:sz="4" w:space="0" w:color="auto"/>
              <w:right w:val="single" w:sz="8" w:space="0" w:color="auto"/>
            </w:tcBorders>
            <w:vAlign w:val="center"/>
            <w:hideMark/>
          </w:tcPr>
          <w:p w14:paraId="1A7C37CB"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Pr>
                <w:rFonts w:asciiTheme="minorHAnsi" w:eastAsiaTheme="minorEastAsia" w:hAnsiTheme="minorHAnsi" w:cstheme="minorHAnsi"/>
                <w:b/>
                <w:color w:val="002060"/>
                <w:sz w:val="10"/>
                <w:szCs w:val="10"/>
                <w:lang w:eastAsia="fr-FR"/>
              </w:rPr>
              <w:t>Path Delay</w:t>
            </w:r>
          </w:p>
        </w:tc>
        <w:tc>
          <w:tcPr>
            <w:tcW w:w="1730" w:type="dxa"/>
            <w:tcBorders>
              <w:top w:val="single" w:sz="8" w:space="0" w:color="auto"/>
              <w:left w:val="single" w:sz="8" w:space="0" w:color="auto"/>
              <w:bottom w:val="single" w:sz="4" w:space="0" w:color="auto"/>
              <w:right w:val="single" w:sz="4" w:space="0" w:color="auto"/>
            </w:tcBorders>
            <w:vAlign w:val="center"/>
            <w:hideMark/>
          </w:tcPr>
          <w:p w14:paraId="2A7518F3"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sidRPr="0066666A">
              <w:rPr>
                <w:rFonts w:asciiTheme="minorHAnsi" w:eastAsiaTheme="minorEastAsia" w:hAnsiTheme="minorHAnsi" w:cstheme="minorHAnsi"/>
                <w:b/>
                <w:color w:val="002060"/>
                <w:sz w:val="10"/>
                <w:szCs w:val="10"/>
                <w:lang w:eastAsia="fr-FR"/>
              </w:rPr>
              <w:t>Clock Gating</w:t>
            </w:r>
          </w:p>
        </w:tc>
        <w:tc>
          <w:tcPr>
            <w:tcW w:w="1134" w:type="dxa"/>
            <w:tcBorders>
              <w:top w:val="single" w:sz="8" w:space="0" w:color="auto"/>
              <w:left w:val="single" w:sz="4" w:space="0" w:color="auto"/>
              <w:bottom w:val="single" w:sz="4" w:space="0" w:color="auto"/>
              <w:right w:val="single" w:sz="4" w:space="0" w:color="auto"/>
            </w:tcBorders>
          </w:tcPr>
          <w:p w14:paraId="694AF093"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sidRPr="0066666A">
              <w:rPr>
                <w:rFonts w:asciiTheme="minorHAnsi" w:eastAsiaTheme="minorEastAsia" w:hAnsiTheme="minorHAnsi" w:cstheme="minorHAnsi"/>
                <w:b/>
                <w:color w:val="002060"/>
                <w:sz w:val="10"/>
                <w:szCs w:val="10"/>
                <w:lang w:eastAsia="fr-FR"/>
              </w:rPr>
              <w:t>Analog Control</w:t>
            </w:r>
            <w:r>
              <w:rPr>
                <w:rFonts w:asciiTheme="minorHAnsi" w:eastAsiaTheme="minorEastAsia" w:hAnsiTheme="minorHAnsi" w:cstheme="minorHAnsi"/>
                <w:b/>
                <w:color w:val="002060"/>
                <w:sz w:val="10"/>
                <w:szCs w:val="10"/>
                <w:lang w:eastAsia="fr-FR"/>
              </w:rPr>
              <w:t xml:space="preserve"> and Description</w:t>
            </w:r>
          </w:p>
        </w:tc>
        <w:tc>
          <w:tcPr>
            <w:tcW w:w="617" w:type="dxa"/>
            <w:tcBorders>
              <w:top w:val="single" w:sz="8" w:space="0" w:color="auto"/>
              <w:left w:val="single" w:sz="4" w:space="0" w:color="auto"/>
              <w:bottom w:val="single" w:sz="4" w:space="0" w:color="auto"/>
              <w:right w:val="single" w:sz="4" w:space="0" w:color="auto"/>
            </w:tcBorders>
            <w:vAlign w:val="center"/>
          </w:tcPr>
          <w:p w14:paraId="7AFC307C"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sidRPr="0066666A">
              <w:rPr>
                <w:rFonts w:asciiTheme="minorHAnsi" w:eastAsiaTheme="minorEastAsia" w:hAnsiTheme="minorHAnsi" w:cstheme="minorHAnsi"/>
                <w:b/>
                <w:color w:val="002060"/>
                <w:sz w:val="10"/>
                <w:szCs w:val="10"/>
                <w:lang w:eastAsia="fr-FR"/>
              </w:rPr>
              <w:t>F Max</w:t>
            </w:r>
          </w:p>
        </w:tc>
      </w:tr>
      <w:tr w:rsidR="00B7184C" w:rsidRPr="0066666A" w14:paraId="44138F14" w14:textId="77777777" w:rsidTr="000B661F">
        <w:trPr>
          <w:trHeight w:val="290"/>
        </w:trPr>
        <w:tc>
          <w:tcPr>
            <w:tcW w:w="7677" w:type="dxa"/>
            <w:gridSpan w:val="5"/>
            <w:tcBorders>
              <w:top w:val="single" w:sz="8" w:space="0" w:color="auto"/>
              <w:left w:val="single" w:sz="4" w:space="0" w:color="auto"/>
              <w:bottom w:val="single" w:sz="4" w:space="0" w:color="auto"/>
              <w:right w:val="single" w:sz="4" w:space="0" w:color="auto"/>
            </w:tcBorders>
            <w:vAlign w:val="center"/>
          </w:tcPr>
          <w:p w14:paraId="326D5909" w14:textId="77777777" w:rsidR="00B7184C" w:rsidRPr="0066666A" w:rsidRDefault="00B7184C" w:rsidP="000B661F">
            <w:pPr>
              <w:spacing w:line="240" w:lineRule="auto"/>
              <w:rPr>
                <w:rFonts w:asciiTheme="minorHAnsi" w:eastAsiaTheme="minorEastAsia" w:hAnsiTheme="minorHAnsi" w:cstheme="minorHAnsi"/>
                <w:b/>
                <w:color w:val="002060"/>
                <w:sz w:val="10"/>
                <w:szCs w:val="10"/>
                <w:lang w:eastAsia="fr-FR"/>
              </w:rPr>
            </w:pPr>
            <w:r>
              <w:rPr>
                <w:rFonts w:asciiTheme="minorHAnsi" w:eastAsiaTheme="minorEastAsia" w:hAnsiTheme="minorHAnsi" w:cstheme="minorHAnsi"/>
                <w:b/>
                <w:color w:val="002060"/>
                <w:sz w:val="10"/>
                <w:szCs w:val="10"/>
                <w:lang w:eastAsia="fr-FR"/>
              </w:rPr>
              <w:t>Requirements</w:t>
            </w:r>
          </w:p>
        </w:tc>
        <w:tc>
          <w:tcPr>
            <w:tcW w:w="1751" w:type="dxa"/>
            <w:gridSpan w:val="2"/>
            <w:tcBorders>
              <w:top w:val="single" w:sz="8" w:space="0" w:color="auto"/>
              <w:left w:val="single" w:sz="4" w:space="0" w:color="auto"/>
              <w:bottom w:val="single" w:sz="4" w:space="0" w:color="auto"/>
              <w:right w:val="single" w:sz="4" w:space="0" w:color="auto"/>
            </w:tcBorders>
          </w:tcPr>
          <w:p w14:paraId="27FD863D" w14:textId="77777777" w:rsidR="00B7184C" w:rsidRPr="0066666A" w:rsidRDefault="00B7184C" w:rsidP="000B661F">
            <w:pPr>
              <w:spacing w:line="240" w:lineRule="auto"/>
              <w:jc w:val="center"/>
              <w:rPr>
                <w:rFonts w:asciiTheme="minorHAnsi" w:eastAsiaTheme="minorEastAsia" w:hAnsiTheme="minorHAnsi" w:cstheme="minorHAnsi"/>
                <w:b/>
                <w:color w:val="002060"/>
                <w:sz w:val="10"/>
                <w:szCs w:val="10"/>
                <w:lang w:eastAsia="fr-FR"/>
              </w:rPr>
            </w:pPr>
            <w:r>
              <w:rPr>
                <w:rFonts w:asciiTheme="minorHAnsi" w:eastAsiaTheme="minorEastAsia" w:hAnsiTheme="minorHAnsi" w:cstheme="minorHAnsi"/>
                <w:b/>
                <w:color w:val="002060"/>
                <w:sz w:val="10"/>
                <w:szCs w:val="10"/>
                <w:lang w:eastAsia="fr-FR"/>
              </w:rPr>
              <w:t>Definition</w:t>
            </w:r>
          </w:p>
        </w:tc>
      </w:tr>
      <w:tr w:rsidR="00B7184C" w:rsidRPr="0066666A" w14:paraId="67777276" w14:textId="77777777" w:rsidTr="000B661F">
        <w:trPr>
          <w:trHeight w:val="310"/>
        </w:trPr>
        <w:tc>
          <w:tcPr>
            <w:tcW w:w="923" w:type="dxa"/>
            <w:tcBorders>
              <w:top w:val="single" w:sz="4" w:space="0" w:color="auto"/>
              <w:left w:val="single" w:sz="8" w:space="0" w:color="002060"/>
              <w:bottom w:val="single" w:sz="8" w:space="0" w:color="002060"/>
              <w:right w:val="single" w:sz="8" w:space="0" w:color="002060"/>
            </w:tcBorders>
            <w:shd w:val="clear" w:color="auto" w:fill="FFFFFF" w:themeFill="background1"/>
            <w:vAlign w:val="center"/>
            <w:hideMark/>
          </w:tcPr>
          <w:p w14:paraId="3D64BF98"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DDS_STBIO1_1020</w:t>
            </w:r>
          </w:p>
        </w:tc>
        <w:tc>
          <w:tcPr>
            <w:tcW w:w="2312" w:type="dxa"/>
            <w:tcBorders>
              <w:top w:val="single" w:sz="4" w:space="0" w:color="auto"/>
              <w:left w:val="nil"/>
              <w:bottom w:val="single" w:sz="8" w:space="0" w:color="002060"/>
              <w:right w:val="single" w:sz="8" w:space="0" w:color="002060"/>
            </w:tcBorders>
            <w:shd w:val="clear" w:color="auto" w:fill="FFFFFF" w:themeFill="background1"/>
            <w:vAlign w:val="center"/>
            <w:hideMark/>
          </w:tcPr>
          <w:p w14:paraId="5D16EF14"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stbio1_top.clk_16m</w:t>
            </w:r>
          </w:p>
        </w:tc>
        <w:tc>
          <w:tcPr>
            <w:tcW w:w="1929" w:type="dxa"/>
            <w:tcBorders>
              <w:top w:val="single" w:sz="4" w:space="0" w:color="auto"/>
              <w:left w:val="nil"/>
              <w:bottom w:val="single" w:sz="8" w:space="0" w:color="002060"/>
              <w:right w:val="single" w:sz="8" w:space="0" w:color="002060"/>
            </w:tcBorders>
            <w:shd w:val="clear" w:color="auto" w:fill="FFFFFF" w:themeFill="background1"/>
            <w:vAlign w:val="center"/>
            <w:hideMark/>
          </w:tcPr>
          <w:p w14:paraId="53DEA955"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stbio1_top.dig_wrapper_LV.u_pmu.clk_16m</w:t>
            </w:r>
          </w:p>
        </w:tc>
        <w:tc>
          <w:tcPr>
            <w:tcW w:w="783" w:type="dxa"/>
            <w:tcBorders>
              <w:top w:val="single" w:sz="4" w:space="0" w:color="auto"/>
              <w:left w:val="nil"/>
              <w:bottom w:val="single" w:sz="8" w:space="0" w:color="002060"/>
              <w:right w:val="single" w:sz="8" w:space="0" w:color="002060"/>
            </w:tcBorders>
            <w:shd w:val="clear" w:color="auto" w:fill="D7EDF8"/>
            <w:vAlign w:val="center"/>
            <w:hideMark/>
          </w:tcPr>
          <w:p w14:paraId="2012FE45"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p>
        </w:tc>
        <w:tc>
          <w:tcPr>
            <w:tcW w:w="1730" w:type="dxa"/>
            <w:tcBorders>
              <w:top w:val="single" w:sz="4" w:space="0" w:color="auto"/>
              <w:left w:val="nil"/>
              <w:bottom w:val="single" w:sz="8" w:space="0" w:color="002060"/>
              <w:right w:val="single" w:sz="8" w:space="0" w:color="002060"/>
            </w:tcBorders>
            <w:shd w:val="clear" w:color="auto" w:fill="FFFFFF" w:themeFill="background1"/>
            <w:vAlign w:val="center"/>
            <w:hideMark/>
          </w:tcPr>
          <w:p w14:paraId="13B14F1F"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1134" w:type="dxa"/>
            <w:tcBorders>
              <w:top w:val="single" w:sz="4" w:space="0" w:color="auto"/>
              <w:left w:val="nil"/>
              <w:bottom w:val="single" w:sz="8" w:space="0" w:color="002060"/>
              <w:right w:val="single" w:sz="8" w:space="0" w:color="002060"/>
            </w:tcBorders>
            <w:shd w:val="clear" w:color="auto" w:fill="FFFFFF" w:themeFill="background1"/>
          </w:tcPr>
          <w:p w14:paraId="143518A1"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Pwr_down controlled by pmu</w:t>
            </w:r>
          </w:p>
        </w:tc>
        <w:tc>
          <w:tcPr>
            <w:tcW w:w="617" w:type="dxa"/>
            <w:tcBorders>
              <w:top w:val="single" w:sz="4" w:space="0" w:color="auto"/>
              <w:left w:val="nil"/>
              <w:bottom w:val="single" w:sz="8" w:space="0" w:color="002060"/>
              <w:right w:val="single" w:sz="4" w:space="0" w:color="auto"/>
            </w:tcBorders>
            <w:shd w:val="clear" w:color="auto" w:fill="FFFFFF" w:themeFill="background1"/>
            <w:vAlign w:val="center"/>
          </w:tcPr>
          <w:p w14:paraId="53FE8D16"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394869B0" w14:textId="77777777" w:rsidTr="000B661F">
        <w:trPr>
          <w:trHeight w:val="310"/>
        </w:trPr>
        <w:tc>
          <w:tcPr>
            <w:tcW w:w="923" w:type="dxa"/>
            <w:tcBorders>
              <w:top w:val="single" w:sz="4" w:space="0" w:color="auto"/>
              <w:left w:val="single" w:sz="8" w:space="0" w:color="002060"/>
              <w:bottom w:val="single" w:sz="8" w:space="0" w:color="002060"/>
              <w:right w:val="single" w:sz="8" w:space="0" w:color="002060"/>
            </w:tcBorders>
            <w:shd w:val="clear" w:color="auto" w:fill="FFFFFF" w:themeFill="background1"/>
            <w:vAlign w:val="center"/>
          </w:tcPr>
          <w:p w14:paraId="6C6F012A"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DDS_STBIO1_1021</w:t>
            </w:r>
          </w:p>
        </w:tc>
        <w:tc>
          <w:tcPr>
            <w:tcW w:w="2312" w:type="dxa"/>
            <w:tcBorders>
              <w:top w:val="single" w:sz="4" w:space="0" w:color="auto"/>
              <w:left w:val="nil"/>
              <w:bottom w:val="single" w:sz="8" w:space="0" w:color="002060"/>
              <w:right w:val="single" w:sz="8" w:space="0" w:color="002060"/>
            </w:tcBorders>
            <w:shd w:val="clear" w:color="auto" w:fill="FFFFFF" w:themeFill="background1"/>
            <w:vAlign w:val="center"/>
          </w:tcPr>
          <w:p w14:paraId="798CA276"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stbio1_top.clk_64k</w:t>
            </w:r>
          </w:p>
        </w:tc>
        <w:tc>
          <w:tcPr>
            <w:tcW w:w="1929" w:type="dxa"/>
            <w:tcBorders>
              <w:top w:val="single" w:sz="4" w:space="0" w:color="auto"/>
              <w:left w:val="nil"/>
              <w:bottom w:val="single" w:sz="8" w:space="0" w:color="002060"/>
              <w:right w:val="single" w:sz="8" w:space="0" w:color="002060"/>
            </w:tcBorders>
            <w:shd w:val="clear" w:color="auto" w:fill="FFFFFF" w:themeFill="background1"/>
            <w:vAlign w:val="center"/>
          </w:tcPr>
          <w:p w14:paraId="234192F6"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stbio1_top.dig_wrapper_LV.u_pmu.clk_64k</w:t>
            </w:r>
          </w:p>
        </w:tc>
        <w:tc>
          <w:tcPr>
            <w:tcW w:w="783" w:type="dxa"/>
            <w:tcBorders>
              <w:top w:val="nil"/>
              <w:left w:val="nil"/>
              <w:bottom w:val="single" w:sz="8" w:space="0" w:color="002060"/>
              <w:right w:val="single" w:sz="8" w:space="0" w:color="002060"/>
            </w:tcBorders>
            <w:shd w:val="clear" w:color="auto" w:fill="D7EDF8"/>
            <w:vAlign w:val="center"/>
          </w:tcPr>
          <w:p w14:paraId="25AFB837"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p>
        </w:tc>
        <w:tc>
          <w:tcPr>
            <w:tcW w:w="1730" w:type="dxa"/>
            <w:tcBorders>
              <w:top w:val="single" w:sz="4" w:space="0" w:color="auto"/>
              <w:left w:val="nil"/>
              <w:bottom w:val="single" w:sz="8" w:space="0" w:color="002060"/>
              <w:right w:val="single" w:sz="8" w:space="0" w:color="002060"/>
            </w:tcBorders>
            <w:shd w:val="clear" w:color="auto" w:fill="FFFFFF" w:themeFill="background1"/>
            <w:vAlign w:val="center"/>
          </w:tcPr>
          <w:p w14:paraId="613AEF71"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color w:val="002060"/>
                <w:sz w:val="10"/>
                <w:szCs w:val="10"/>
                <w:lang w:eastAsia="fr-FR"/>
              </w:rPr>
              <w:t>No</w:t>
            </w:r>
          </w:p>
        </w:tc>
        <w:tc>
          <w:tcPr>
            <w:tcW w:w="1134" w:type="dxa"/>
            <w:tcBorders>
              <w:top w:val="single" w:sz="4" w:space="0" w:color="auto"/>
              <w:left w:val="nil"/>
              <w:bottom w:val="single" w:sz="8" w:space="0" w:color="002060"/>
              <w:right w:val="single" w:sz="8" w:space="0" w:color="002060"/>
            </w:tcBorders>
            <w:shd w:val="clear" w:color="auto" w:fill="FFFFFF" w:themeFill="background1"/>
          </w:tcPr>
          <w:p w14:paraId="2D00BD9C"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single" w:sz="4" w:space="0" w:color="auto"/>
              <w:left w:val="nil"/>
              <w:bottom w:val="single" w:sz="8" w:space="0" w:color="002060"/>
              <w:right w:val="single" w:sz="4" w:space="0" w:color="auto"/>
            </w:tcBorders>
            <w:shd w:val="clear" w:color="auto" w:fill="FFFFFF" w:themeFill="background1"/>
            <w:vAlign w:val="center"/>
          </w:tcPr>
          <w:p w14:paraId="1076D14E"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64 kHz</w:t>
            </w:r>
          </w:p>
        </w:tc>
      </w:tr>
      <w:tr w:rsidR="00B7184C" w:rsidRPr="0066666A" w14:paraId="597F1C1D" w14:textId="77777777" w:rsidTr="000B661F">
        <w:trPr>
          <w:trHeight w:val="510"/>
        </w:trPr>
        <w:tc>
          <w:tcPr>
            <w:tcW w:w="923" w:type="dxa"/>
            <w:tcBorders>
              <w:top w:val="nil"/>
              <w:left w:val="single" w:sz="8" w:space="0" w:color="002060"/>
              <w:bottom w:val="single" w:sz="4" w:space="0" w:color="auto"/>
              <w:right w:val="single" w:sz="8" w:space="0" w:color="002060"/>
            </w:tcBorders>
            <w:shd w:val="clear" w:color="000000" w:fill="D7EDF8"/>
            <w:vAlign w:val="center"/>
            <w:hideMark/>
          </w:tcPr>
          <w:p w14:paraId="2A0B624D"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lastRenderedPageBreak/>
              <w:t>DDS_STBIO1_1027</w:t>
            </w:r>
          </w:p>
        </w:tc>
        <w:tc>
          <w:tcPr>
            <w:tcW w:w="2312" w:type="dxa"/>
            <w:tcBorders>
              <w:top w:val="nil"/>
              <w:left w:val="nil"/>
              <w:bottom w:val="single" w:sz="4" w:space="0" w:color="auto"/>
              <w:right w:val="single" w:sz="8" w:space="0" w:color="002060"/>
            </w:tcBorders>
            <w:shd w:val="clear" w:color="000000" w:fill="D7EDF8"/>
            <w:vAlign w:val="center"/>
            <w:hideMark/>
          </w:tcPr>
          <w:p w14:paraId="11C6E3E4"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stbio1_top.dig_wrapper_LV.u_pmu.tst_clk_32k</w:t>
            </w:r>
          </w:p>
        </w:tc>
        <w:tc>
          <w:tcPr>
            <w:tcW w:w="1929" w:type="dxa"/>
            <w:tcBorders>
              <w:top w:val="nil"/>
              <w:left w:val="nil"/>
              <w:bottom w:val="single" w:sz="4" w:space="0" w:color="auto"/>
              <w:right w:val="single" w:sz="8" w:space="0" w:color="002060"/>
            </w:tcBorders>
            <w:shd w:val="clear" w:color="000000" w:fill="D7EDF8"/>
            <w:vAlign w:val="center"/>
            <w:hideMark/>
          </w:tcPr>
          <w:p w14:paraId="162152FC"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stbio1_top.dig_wrapper_LV.u_main_controller_top.i_clk_32kHz</w:t>
            </w:r>
          </w:p>
        </w:tc>
        <w:tc>
          <w:tcPr>
            <w:tcW w:w="783" w:type="dxa"/>
            <w:tcBorders>
              <w:top w:val="nil"/>
              <w:left w:val="nil"/>
              <w:bottom w:val="single" w:sz="4" w:space="0" w:color="auto"/>
              <w:right w:val="single" w:sz="8" w:space="0" w:color="002060"/>
            </w:tcBorders>
            <w:shd w:val="clear" w:color="000000" w:fill="D7EDF8"/>
            <w:vAlign w:val="center"/>
            <w:hideMark/>
          </w:tcPr>
          <w:p w14:paraId="17794705"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p>
        </w:tc>
        <w:tc>
          <w:tcPr>
            <w:tcW w:w="1730" w:type="dxa"/>
            <w:tcBorders>
              <w:top w:val="nil"/>
              <w:left w:val="nil"/>
              <w:bottom w:val="single" w:sz="4" w:space="0" w:color="auto"/>
              <w:right w:val="single" w:sz="8" w:space="0" w:color="002060"/>
            </w:tcBorders>
            <w:shd w:val="clear" w:color="000000" w:fill="D7EDF8"/>
            <w:vAlign w:val="center"/>
            <w:hideMark/>
          </w:tcPr>
          <w:p w14:paraId="22A64A82"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No</w:t>
            </w:r>
          </w:p>
        </w:tc>
        <w:tc>
          <w:tcPr>
            <w:tcW w:w="1134" w:type="dxa"/>
            <w:tcBorders>
              <w:top w:val="nil"/>
              <w:left w:val="nil"/>
              <w:bottom w:val="single" w:sz="4" w:space="0" w:color="auto"/>
              <w:right w:val="single" w:sz="8" w:space="0" w:color="002060"/>
            </w:tcBorders>
            <w:shd w:val="clear" w:color="000000" w:fill="D7EDF8"/>
          </w:tcPr>
          <w:p w14:paraId="60851FD6"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nil"/>
              <w:left w:val="nil"/>
              <w:bottom w:val="single" w:sz="4" w:space="0" w:color="auto"/>
              <w:right w:val="single" w:sz="4" w:space="0" w:color="auto"/>
            </w:tcBorders>
            <w:shd w:val="clear" w:color="000000" w:fill="D7EDF8"/>
            <w:vAlign w:val="center"/>
          </w:tcPr>
          <w:p w14:paraId="6E2340F0"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32 kHz</w:t>
            </w:r>
          </w:p>
        </w:tc>
      </w:tr>
      <w:tr w:rsidR="00B7184C" w:rsidRPr="0066666A" w14:paraId="17D69CE5" w14:textId="77777777" w:rsidTr="000B661F">
        <w:trPr>
          <w:trHeight w:val="510"/>
        </w:trPr>
        <w:tc>
          <w:tcPr>
            <w:tcW w:w="923" w:type="dxa"/>
            <w:tcBorders>
              <w:top w:val="single" w:sz="4" w:space="0" w:color="auto"/>
              <w:left w:val="single" w:sz="8" w:space="0" w:color="002060"/>
              <w:bottom w:val="single" w:sz="8" w:space="0" w:color="002060"/>
              <w:right w:val="single" w:sz="8" w:space="0" w:color="002060"/>
            </w:tcBorders>
            <w:shd w:val="clear" w:color="000000" w:fill="FFFFFF"/>
            <w:vAlign w:val="center"/>
            <w:hideMark/>
          </w:tcPr>
          <w:p w14:paraId="7C667825"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DDS_STBIO1_1022</w:t>
            </w:r>
          </w:p>
        </w:tc>
        <w:tc>
          <w:tcPr>
            <w:tcW w:w="2312" w:type="dxa"/>
            <w:tcBorders>
              <w:top w:val="single" w:sz="4" w:space="0" w:color="auto"/>
              <w:left w:val="nil"/>
              <w:bottom w:val="single" w:sz="8" w:space="0" w:color="002060"/>
              <w:right w:val="single" w:sz="8" w:space="0" w:color="002060"/>
            </w:tcBorders>
            <w:shd w:val="clear" w:color="000000" w:fill="FFFFFF"/>
            <w:vAlign w:val="center"/>
            <w:hideMark/>
          </w:tcPr>
          <w:p w14:paraId="021C2E10"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stbio1_top.dig_wrapper_LV.u_pmu.clk_16m_dft</w:t>
            </w:r>
          </w:p>
        </w:tc>
        <w:tc>
          <w:tcPr>
            <w:tcW w:w="1929" w:type="dxa"/>
            <w:tcBorders>
              <w:top w:val="single" w:sz="4" w:space="0" w:color="auto"/>
              <w:left w:val="nil"/>
              <w:bottom w:val="single" w:sz="8" w:space="0" w:color="002060"/>
              <w:right w:val="single" w:sz="8" w:space="0" w:color="002060"/>
            </w:tcBorders>
            <w:shd w:val="clear" w:color="000000" w:fill="FFFFFF"/>
            <w:vAlign w:val="center"/>
            <w:hideMark/>
          </w:tcPr>
          <w:p w14:paraId="0E1FD0CA"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stbio1_top.dig_wrapper_LV.u_ADSP.stmc_clk</w:t>
            </w:r>
          </w:p>
        </w:tc>
        <w:tc>
          <w:tcPr>
            <w:tcW w:w="783" w:type="dxa"/>
            <w:tcBorders>
              <w:top w:val="single" w:sz="4" w:space="0" w:color="auto"/>
              <w:left w:val="nil"/>
              <w:bottom w:val="single" w:sz="8" w:space="0" w:color="002060"/>
              <w:right w:val="single" w:sz="8" w:space="0" w:color="002060"/>
            </w:tcBorders>
            <w:shd w:val="clear" w:color="000000" w:fill="D7EDF8"/>
            <w:vAlign w:val="center"/>
            <w:hideMark/>
          </w:tcPr>
          <w:p w14:paraId="759998F8"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Pr>
                <w:rFonts w:asciiTheme="minorHAnsi" w:eastAsiaTheme="minorEastAsia" w:hAnsiTheme="minorHAnsi" w:cstheme="minorHAnsi"/>
                <w:color w:val="002060"/>
                <w:sz w:val="10"/>
                <w:szCs w:val="10"/>
                <w:lang w:eastAsia="fr-FR"/>
              </w:rPr>
              <w:t>1</w:t>
            </w:r>
          </w:p>
        </w:tc>
        <w:tc>
          <w:tcPr>
            <w:tcW w:w="1730" w:type="dxa"/>
            <w:tcBorders>
              <w:top w:val="single" w:sz="4" w:space="0" w:color="auto"/>
              <w:left w:val="nil"/>
              <w:bottom w:val="single" w:sz="8" w:space="0" w:color="002060"/>
              <w:right w:val="single" w:sz="8" w:space="0" w:color="002060"/>
            </w:tcBorders>
            <w:shd w:val="clear" w:color="000000" w:fill="FFFFFF"/>
            <w:vAlign w:val="center"/>
            <w:hideMark/>
          </w:tcPr>
          <w:p w14:paraId="208E4CCB"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1A19A7">
              <w:rPr>
                <w:rFonts w:asciiTheme="minorHAnsi" w:eastAsiaTheme="minorEastAsia" w:hAnsiTheme="minorHAnsi" w:cstheme="minorHAnsi"/>
                <w:color w:val="002060"/>
                <w:sz w:val="10"/>
                <w:szCs w:val="10"/>
                <w:lang w:eastAsia="fr-FR"/>
              </w:rPr>
              <w:t>stbio1_top.dig_wrapper_LV.u_pmu.adsp_run | stbio1_top.dig_wrapper_LV.u_pmu.all_test_mode | ~stbio1_top.dig_wrapper_LV.u_pad_mux.scan_enable</w:t>
            </w:r>
          </w:p>
        </w:tc>
        <w:tc>
          <w:tcPr>
            <w:tcW w:w="1134" w:type="dxa"/>
            <w:tcBorders>
              <w:top w:val="single" w:sz="4" w:space="0" w:color="auto"/>
              <w:left w:val="nil"/>
              <w:bottom w:val="single" w:sz="8" w:space="0" w:color="002060"/>
              <w:right w:val="single" w:sz="8" w:space="0" w:color="002060"/>
            </w:tcBorders>
            <w:shd w:val="clear" w:color="000000" w:fill="FFFFFF"/>
          </w:tcPr>
          <w:p w14:paraId="0E24D467"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single" w:sz="4" w:space="0" w:color="auto"/>
              <w:left w:val="nil"/>
              <w:bottom w:val="single" w:sz="8" w:space="0" w:color="002060"/>
              <w:right w:val="single" w:sz="4" w:space="0" w:color="auto"/>
            </w:tcBorders>
            <w:shd w:val="clear" w:color="000000" w:fill="FFFFFF"/>
            <w:vAlign w:val="center"/>
          </w:tcPr>
          <w:p w14:paraId="35F51FED"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582C3087" w14:textId="77777777" w:rsidTr="000B661F">
        <w:trPr>
          <w:trHeight w:val="510"/>
        </w:trPr>
        <w:tc>
          <w:tcPr>
            <w:tcW w:w="923" w:type="dxa"/>
            <w:tcBorders>
              <w:top w:val="nil"/>
              <w:left w:val="single" w:sz="8" w:space="0" w:color="002060"/>
              <w:bottom w:val="single" w:sz="8" w:space="0" w:color="002060"/>
              <w:right w:val="single" w:sz="8" w:space="0" w:color="002060"/>
            </w:tcBorders>
            <w:shd w:val="clear" w:color="auto" w:fill="D7EDF8"/>
            <w:vAlign w:val="center"/>
            <w:hideMark/>
          </w:tcPr>
          <w:p w14:paraId="1F4DAFD8"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DDS_STBIO1_1023</w:t>
            </w:r>
          </w:p>
        </w:tc>
        <w:tc>
          <w:tcPr>
            <w:tcW w:w="2312" w:type="dxa"/>
            <w:tcBorders>
              <w:top w:val="nil"/>
              <w:left w:val="nil"/>
              <w:bottom w:val="single" w:sz="8" w:space="0" w:color="002060"/>
              <w:right w:val="single" w:sz="8" w:space="0" w:color="002060"/>
            </w:tcBorders>
            <w:shd w:val="clear" w:color="auto" w:fill="D7EDF8"/>
            <w:vAlign w:val="center"/>
            <w:hideMark/>
          </w:tcPr>
          <w:p w14:paraId="025FC338"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stbio1_top.dig_wrapper_LV.u_pmu.w_sh_clk</w:t>
            </w:r>
          </w:p>
        </w:tc>
        <w:tc>
          <w:tcPr>
            <w:tcW w:w="1929" w:type="dxa"/>
            <w:tcBorders>
              <w:top w:val="nil"/>
              <w:left w:val="nil"/>
              <w:bottom w:val="single" w:sz="8" w:space="0" w:color="002060"/>
              <w:right w:val="single" w:sz="8" w:space="0" w:color="002060"/>
            </w:tcBorders>
            <w:shd w:val="clear" w:color="auto" w:fill="D7EDF8"/>
            <w:vAlign w:val="center"/>
            <w:hideMark/>
          </w:tcPr>
          <w:p w14:paraId="2ED0F557"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stbio1_top.dig_wrapper_LV.u_masterblaze_ahb.sys_clk</w:t>
            </w:r>
          </w:p>
        </w:tc>
        <w:tc>
          <w:tcPr>
            <w:tcW w:w="783" w:type="dxa"/>
            <w:tcBorders>
              <w:top w:val="nil"/>
              <w:left w:val="nil"/>
              <w:bottom w:val="single" w:sz="8" w:space="0" w:color="002060"/>
              <w:right w:val="single" w:sz="8" w:space="0" w:color="002060"/>
            </w:tcBorders>
            <w:shd w:val="clear" w:color="auto" w:fill="D7EDF8"/>
            <w:vAlign w:val="center"/>
            <w:hideMark/>
          </w:tcPr>
          <w:p w14:paraId="2160D4B7"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Pr>
                <w:rFonts w:asciiTheme="minorHAnsi" w:eastAsiaTheme="minorEastAsia" w:hAnsiTheme="minorHAnsi" w:cstheme="minorHAnsi"/>
                <w:color w:val="002060"/>
                <w:sz w:val="10"/>
                <w:szCs w:val="10"/>
                <w:lang w:eastAsia="fr-FR"/>
              </w:rPr>
              <w:t>1</w:t>
            </w:r>
          </w:p>
        </w:tc>
        <w:tc>
          <w:tcPr>
            <w:tcW w:w="1730" w:type="dxa"/>
            <w:tcBorders>
              <w:top w:val="nil"/>
              <w:left w:val="nil"/>
              <w:bottom w:val="single" w:sz="8" w:space="0" w:color="002060"/>
              <w:right w:val="single" w:sz="8" w:space="0" w:color="002060"/>
            </w:tcBorders>
            <w:shd w:val="clear" w:color="auto" w:fill="D7EDF8"/>
            <w:vAlign w:val="center"/>
            <w:hideMark/>
          </w:tcPr>
          <w:p w14:paraId="1ACD2D40"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1A19A7">
              <w:rPr>
                <w:rFonts w:asciiTheme="minorHAnsi" w:eastAsiaTheme="minorEastAsia" w:hAnsiTheme="minorHAnsi" w:cstheme="minorHAnsi"/>
                <w:color w:val="002060"/>
                <w:sz w:val="10"/>
                <w:szCs w:val="10"/>
                <w:lang w:eastAsia="fr-FR"/>
              </w:rPr>
              <w:t>stbio1_top.dig_wrapper_LV.u_pmu.i_en_sh_clk | stbio1_top.dig_wrapper_LV.u_pmu.all_test_mode | ~stbio1_top.dig_wrapper_LV.u_pad_mux.scan_enable</w:t>
            </w:r>
          </w:p>
        </w:tc>
        <w:tc>
          <w:tcPr>
            <w:tcW w:w="1134" w:type="dxa"/>
            <w:tcBorders>
              <w:top w:val="nil"/>
              <w:left w:val="nil"/>
              <w:bottom w:val="single" w:sz="8" w:space="0" w:color="002060"/>
              <w:right w:val="single" w:sz="8" w:space="0" w:color="002060"/>
            </w:tcBorders>
            <w:shd w:val="clear" w:color="auto" w:fill="D7EDF8"/>
          </w:tcPr>
          <w:p w14:paraId="4C4DAFA4"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nil"/>
              <w:left w:val="nil"/>
              <w:bottom w:val="single" w:sz="8" w:space="0" w:color="002060"/>
              <w:right w:val="single" w:sz="4" w:space="0" w:color="auto"/>
            </w:tcBorders>
            <w:shd w:val="clear" w:color="auto" w:fill="D7EDF8"/>
            <w:vAlign w:val="center"/>
          </w:tcPr>
          <w:p w14:paraId="5B57F3AE"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4E7FB1FE" w14:textId="77777777" w:rsidTr="000B661F">
        <w:trPr>
          <w:trHeight w:val="510"/>
        </w:trPr>
        <w:tc>
          <w:tcPr>
            <w:tcW w:w="923" w:type="dxa"/>
            <w:tcBorders>
              <w:top w:val="nil"/>
              <w:left w:val="single" w:sz="8" w:space="0" w:color="002060"/>
              <w:bottom w:val="single" w:sz="8" w:space="0" w:color="002060"/>
              <w:right w:val="single" w:sz="8" w:space="0" w:color="002060"/>
            </w:tcBorders>
            <w:shd w:val="clear" w:color="auto" w:fill="FFFFFF" w:themeFill="background1"/>
            <w:vAlign w:val="center"/>
            <w:hideMark/>
          </w:tcPr>
          <w:p w14:paraId="324E8E79"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DDS_STBIO1_1024</w:t>
            </w:r>
          </w:p>
        </w:tc>
        <w:tc>
          <w:tcPr>
            <w:tcW w:w="2312" w:type="dxa"/>
            <w:tcBorders>
              <w:top w:val="nil"/>
              <w:left w:val="nil"/>
              <w:bottom w:val="single" w:sz="8" w:space="0" w:color="002060"/>
              <w:right w:val="single" w:sz="8" w:space="0" w:color="002060"/>
            </w:tcBorders>
            <w:shd w:val="clear" w:color="auto" w:fill="FFFFFF" w:themeFill="background1"/>
            <w:vAlign w:val="bottom"/>
            <w:hideMark/>
          </w:tcPr>
          <w:p w14:paraId="0ABC9339"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hAnsiTheme="minorHAnsi" w:cstheme="minorHAnsi"/>
                <w:color w:val="000000"/>
                <w:sz w:val="10"/>
                <w:szCs w:val="10"/>
              </w:rPr>
              <w:t>stbio1_top.dig_wrapper_LV.u_pmu.clk_16m_dft</w:t>
            </w:r>
          </w:p>
        </w:tc>
        <w:tc>
          <w:tcPr>
            <w:tcW w:w="1929" w:type="dxa"/>
            <w:tcBorders>
              <w:top w:val="nil"/>
              <w:left w:val="nil"/>
              <w:bottom w:val="single" w:sz="8" w:space="0" w:color="002060"/>
              <w:right w:val="single" w:sz="8" w:space="0" w:color="002060"/>
            </w:tcBorders>
            <w:shd w:val="clear" w:color="auto" w:fill="FFFFFF" w:themeFill="background1"/>
            <w:vAlign w:val="bottom"/>
            <w:hideMark/>
          </w:tcPr>
          <w:p w14:paraId="7F68AE52"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hAnsiTheme="minorHAnsi" w:cstheme="minorHAnsi"/>
                <w:color w:val="000000"/>
                <w:sz w:val="10"/>
                <w:szCs w:val="10"/>
              </w:rPr>
              <w:t xml:space="preserve"> stbio1_top.dig_wrapper_LV.u</w:t>
            </w:r>
            <w:r>
              <w:rPr>
                <w:rFonts w:asciiTheme="minorHAnsi" w:hAnsiTheme="minorHAnsi" w:cstheme="minorHAnsi"/>
                <w:color w:val="000000"/>
                <w:sz w:val="10"/>
                <w:szCs w:val="10"/>
              </w:rPr>
              <w:t>_</w:t>
            </w:r>
            <w:r w:rsidRPr="0066666A">
              <w:rPr>
                <w:rFonts w:asciiTheme="minorHAnsi" w:hAnsiTheme="minorHAnsi" w:cstheme="minorHAnsi"/>
                <w:color w:val="000000"/>
                <w:sz w:val="10"/>
                <w:szCs w:val="10"/>
              </w:rPr>
              <w:t>xbar_afe.hclk</w:t>
            </w:r>
          </w:p>
        </w:tc>
        <w:tc>
          <w:tcPr>
            <w:tcW w:w="783" w:type="dxa"/>
            <w:tcBorders>
              <w:top w:val="nil"/>
              <w:left w:val="nil"/>
              <w:bottom w:val="single" w:sz="8" w:space="0" w:color="002060"/>
              <w:right w:val="single" w:sz="8" w:space="0" w:color="002060"/>
            </w:tcBorders>
            <w:shd w:val="clear" w:color="auto" w:fill="D7EDF8"/>
            <w:vAlign w:val="center"/>
            <w:hideMark/>
          </w:tcPr>
          <w:p w14:paraId="6DF47DF7"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Pr>
                <w:rFonts w:asciiTheme="minorHAnsi" w:eastAsiaTheme="minorEastAsia" w:hAnsiTheme="minorHAnsi" w:cstheme="minorHAnsi"/>
                <w:color w:val="002060"/>
                <w:sz w:val="10"/>
                <w:szCs w:val="10"/>
                <w:lang w:eastAsia="fr-FR"/>
              </w:rPr>
              <w:t>1</w:t>
            </w:r>
          </w:p>
        </w:tc>
        <w:tc>
          <w:tcPr>
            <w:tcW w:w="1730" w:type="dxa"/>
            <w:tcBorders>
              <w:top w:val="nil"/>
              <w:left w:val="nil"/>
              <w:bottom w:val="single" w:sz="8" w:space="0" w:color="002060"/>
              <w:right w:val="single" w:sz="8" w:space="0" w:color="002060"/>
            </w:tcBorders>
            <w:shd w:val="clear" w:color="auto" w:fill="FFFFFF" w:themeFill="background1"/>
            <w:vAlign w:val="center"/>
            <w:hideMark/>
          </w:tcPr>
          <w:p w14:paraId="57916870"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1A19A7">
              <w:rPr>
                <w:rFonts w:asciiTheme="minorHAnsi" w:eastAsiaTheme="minorEastAsia" w:hAnsiTheme="minorHAnsi" w:cstheme="minorHAnsi"/>
                <w:color w:val="002060"/>
                <w:sz w:val="10"/>
                <w:szCs w:val="10"/>
                <w:lang w:eastAsia="fr-FR"/>
              </w:rPr>
              <w:t>stbio1_top.dig_wrapper_LV.u_pmu.clk_xbar_en | stbio1_top.dig_wrapper_LV.u_pmu.all_test_mode | ~stbio1_top.dig_wrapper_LV.u_pad_mux.scan_enable</w:t>
            </w:r>
          </w:p>
        </w:tc>
        <w:tc>
          <w:tcPr>
            <w:tcW w:w="1134" w:type="dxa"/>
            <w:tcBorders>
              <w:top w:val="nil"/>
              <w:left w:val="nil"/>
              <w:bottom w:val="single" w:sz="8" w:space="0" w:color="002060"/>
              <w:right w:val="single" w:sz="8" w:space="0" w:color="002060"/>
            </w:tcBorders>
            <w:shd w:val="clear" w:color="auto" w:fill="FFFFFF" w:themeFill="background1"/>
          </w:tcPr>
          <w:p w14:paraId="00606656"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nil"/>
              <w:left w:val="nil"/>
              <w:bottom w:val="single" w:sz="8" w:space="0" w:color="002060"/>
              <w:right w:val="single" w:sz="4" w:space="0" w:color="auto"/>
            </w:tcBorders>
            <w:shd w:val="clear" w:color="auto" w:fill="FFFFFF" w:themeFill="background1"/>
            <w:vAlign w:val="center"/>
          </w:tcPr>
          <w:p w14:paraId="0D4295F6"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1B719C6E" w14:textId="77777777" w:rsidTr="000B661F">
        <w:trPr>
          <w:trHeight w:val="510"/>
        </w:trPr>
        <w:tc>
          <w:tcPr>
            <w:tcW w:w="923" w:type="dxa"/>
            <w:tcBorders>
              <w:top w:val="nil"/>
              <w:left w:val="single" w:sz="8" w:space="0" w:color="002060"/>
              <w:bottom w:val="single" w:sz="8" w:space="0" w:color="002060"/>
              <w:right w:val="single" w:sz="8" w:space="0" w:color="002060"/>
            </w:tcBorders>
            <w:shd w:val="clear" w:color="auto" w:fill="FFFFFF" w:themeFill="background1"/>
            <w:vAlign w:val="center"/>
          </w:tcPr>
          <w:p w14:paraId="13DC4B43"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DDS_STBIO1_2024</w:t>
            </w:r>
          </w:p>
        </w:tc>
        <w:tc>
          <w:tcPr>
            <w:tcW w:w="2312" w:type="dxa"/>
            <w:tcBorders>
              <w:top w:val="nil"/>
              <w:left w:val="nil"/>
              <w:bottom w:val="single" w:sz="8" w:space="0" w:color="002060"/>
              <w:right w:val="single" w:sz="8" w:space="0" w:color="002060"/>
            </w:tcBorders>
            <w:shd w:val="clear" w:color="auto" w:fill="FFFFFF" w:themeFill="background1"/>
            <w:vAlign w:val="bottom"/>
          </w:tcPr>
          <w:p w14:paraId="05400669"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hAnsiTheme="minorHAnsi" w:cstheme="minorHAnsi"/>
                <w:color w:val="000000"/>
                <w:sz w:val="10"/>
                <w:szCs w:val="10"/>
              </w:rPr>
              <w:t>stbio1_top.dig_wrapper_LV.u_pmuclk_xbar</w:t>
            </w:r>
          </w:p>
        </w:tc>
        <w:tc>
          <w:tcPr>
            <w:tcW w:w="1929" w:type="dxa"/>
            <w:tcBorders>
              <w:top w:val="nil"/>
              <w:left w:val="nil"/>
              <w:bottom w:val="single" w:sz="8" w:space="0" w:color="002060"/>
              <w:right w:val="single" w:sz="8" w:space="0" w:color="002060"/>
            </w:tcBorders>
            <w:shd w:val="clear" w:color="auto" w:fill="FFFFFF" w:themeFill="background1"/>
            <w:vAlign w:val="bottom"/>
          </w:tcPr>
          <w:p w14:paraId="04429F0C"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hAnsiTheme="minorHAnsi" w:cstheme="minorHAnsi"/>
                <w:color w:val="000000"/>
                <w:sz w:val="10"/>
                <w:szCs w:val="10"/>
              </w:rPr>
              <w:t xml:space="preserve"> stbio1_top.dig_wrapper_LV.u</w:t>
            </w:r>
            <w:r>
              <w:rPr>
                <w:rFonts w:asciiTheme="minorHAnsi" w:hAnsiTheme="minorHAnsi" w:cstheme="minorHAnsi"/>
                <w:color w:val="000000"/>
                <w:sz w:val="10"/>
                <w:szCs w:val="10"/>
              </w:rPr>
              <w:t>.</w:t>
            </w:r>
            <w:r w:rsidRPr="0066666A">
              <w:rPr>
                <w:rFonts w:asciiTheme="minorHAnsi" w:hAnsiTheme="minorHAnsi" w:cstheme="minorHAnsi"/>
                <w:color w:val="000000"/>
                <w:sz w:val="10"/>
                <w:szCs w:val="10"/>
              </w:rPr>
              <w:t>fifo.HCLK</w:t>
            </w:r>
          </w:p>
        </w:tc>
        <w:tc>
          <w:tcPr>
            <w:tcW w:w="783" w:type="dxa"/>
            <w:tcBorders>
              <w:top w:val="nil"/>
              <w:left w:val="nil"/>
              <w:bottom w:val="single" w:sz="8" w:space="0" w:color="002060"/>
              <w:right w:val="single" w:sz="8" w:space="0" w:color="002060"/>
            </w:tcBorders>
            <w:shd w:val="clear" w:color="auto" w:fill="D7EDF8"/>
            <w:vAlign w:val="center"/>
          </w:tcPr>
          <w:p w14:paraId="0ADC4BFB"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Pr>
                <w:rFonts w:asciiTheme="minorHAnsi" w:eastAsiaTheme="minorEastAsia" w:hAnsiTheme="minorHAnsi" w:cstheme="minorHAnsi"/>
                <w:noProof/>
                <w:color w:val="002060"/>
                <w:sz w:val="10"/>
                <w:szCs w:val="10"/>
                <w:lang w:eastAsia="fr-FR"/>
              </w:rPr>
              <w:t>1</w:t>
            </w:r>
          </w:p>
        </w:tc>
        <w:tc>
          <w:tcPr>
            <w:tcW w:w="1730" w:type="dxa"/>
            <w:tcBorders>
              <w:top w:val="nil"/>
              <w:left w:val="nil"/>
              <w:bottom w:val="single" w:sz="8" w:space="0" w:color="002060"/>
              <w:right w:val="single" w:sz="8" w:space="0" w:color="002060"/>
            </w:tcBorders>
            <w:shd w:val="clear" w:color="auto" w:fill="FFFFFF" w:themeFill="background1"/>
            <w:vAlign w:val="center"/>
          </w:tcPr>
          <w:p w14:paraId="405B8DA3"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1A19A7">
              <w:rPr>
                <w:rFonts w:asciiTheme="minorHAnsi" w:eastAsiaTheme="minorEastAsia" w:hAnsiTheme="minorHAnsi" w:cstheme="minorHAnsi"/>
                <w:color w:val="002060"/>
                <w:sz w:val="10"/>
                <w:szCs w:val="10"/>
                <w:lang w:eastAsia="fr-FR"/>
              </w:rPr>
              <w:t>stbio1_top.dig_wrapper_LV.u_pmu.clk_en_m2 | stbio1_top.dig_wrapper_LV.u_pmu.all_test_mode | stbio1_top.dig_wrapper_LV.u_pmu.clk_en_m2_reg | ~stbio1_top.dig_wrapper_LV.u_pad_mux.scan_enable</w:t>
            </w:r>
          </w:p>
        </w:tc>
        <w:tc>
          <w:tcPr>
            <w:tcW w:w="1134" w:type="dxa"/>
            <w:tcBorders>
              <w:top w:val="nil"/>
              <w:left w:val="nil"/>
              <w:bottom w:val="single" w:sz="8" w:space="0" w:color="002060"/>
              <w:right w:val="single" w:sz="8" w:space="0" w:color="002060"/>
            </w:tcBorders>
            <w:shd w:val="clear" w:color="auto" w:fill="FFFFFF" w:themeFill="background1"/>
          </w:tcPr>
          <w:p w14:paraId="13557B90"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nil"/>
              <w:left w:val="nil"/>
              <w:bottom w:val="single" w:sz="8" w:space="0" w:color="002060"/>
              <w:right w:val="single" w:sz="4" w:space="0" w:color="auto"/>
            </w:tcBorders>
            <w:shd w:val="clear" w:color="auto" w:fill="FFFFFF" w:themeFill="background1"/>
            <w:vAlign w:val="center"/>
          </w:tcPr>
          <w:p w14:paraId="5171F284"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15EF811F" w14:textId="77777777" w:rsidTr="000B661F">
        <w:trPr>
          <w:trHeight w:val="510"/>
        </w:trPr>
        <w:tc>
          <w:tcPr>
            <w:tcW w:w="923" w:type="dxa"/>
            <w:tcBorders>
              <w:top w:val="nil"/>
              <w:left w:val="single" w:sz="8" w:space="0" w:color="002060"/>
              <w:bottom w:val="single" w:sz="8" w:space="0" w:color="002060"/>
              <w:right w:val="single" w:sz="8" w:space="0" w:color="002060"/>
            </w:tcBorders>
            <w:shd w:val="clear" w:color="auto" w:fill="FFFFFF" w:themeFill="background1"/>
            <w:vAlign w:val="center"/>
          </w:tcPr>
          <w:p w14:paraId="708ADFB4"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DDS_STBIO1_2025</w:t>
            </w:r>
          </w:p>
        </w:tc>
        <w:tc>
          <w:tcPr>
            <w:tcW w:w="2312" w:type="dxa"/>
            <w:tcBorders>
              <w:top w:val="nil"/>
              <w:left w:val="nil"/>
              <w:bottom w:val="single" w:sz="8" w:space="0" w:color="002060"/>
              <w:right w:val="single" w:sz="8" w:space="0" w:color="002060"/>
            </w:tcBorders>
            <w:shd w:val="clear" w:color="auto" w:fill="FFFFFF" w:themeFill="background1"/>
            <w:vAlign w:val="bottom"/>
          </w:tcPr>
          <w:p w14:paraId="1AB501FE"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hAnsiTheme="minorHAnsi" w:cstheme="minorHAnsi"/>
                <w:color w:val="000000"/>
                <w:sz w:val="10"/>
                <w:szCs w:val="10"/>
              </w:rPr>
              <w:t>stbio1_top.dig_wrapper_LV.u_pmu.clk_stredl</w:t>
            </w:r>
          </w:p>
        </w:tc>
        <w:tc>
          <w:tcPr>
            <w:tcW w:w="1929" w:type="dxa"/>
            <w:tcBorders>
              <w:top w:val="nil"/>
              <w:left w:val="nil"/>
              <w:bottom w:val="single" w:sz="8" w:space="0" w:color="002060"/>
              <w:right w:val="single" w:sz="8" w:space="0" w:color="002060"/>
            </w:tcBorders>
            <w:shd w:val="clear" w:color="auto" w:fill="FFFFFF" w:themeFill="background1"/>
            <w:vAlign w:val="bottom"/>
          </w:tcPr>
          <w:p w14:paraId="2D1A1BA8"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hAnsiTheme="minorHAnsi" w:cstheme="minorHAnsi"/>
                <w:color w:val="000000"/>
                <w:sz w:val="10"/>
                <w:szCs w:val="10"/>
              </w:rPr>
              <w:t>stbio1_top.dig_wrapper_LV.u_ispu.clk</w:t>
            </w:r>
          </w:p>
        </w:tc>
        <w:tc>
          <w:tcPr>
            <w:tcW w:w="783" w:type="dxa"/>
            <w:tcBorders>
              <w:top w:val="nil"/>
              <w:left w:val="nil"/>
              <w:bottom w:val="single" w:sz="8" w:space="0" w:color="002060"/>
              <w:right w:val="single" w:sz="8" w:space="0" w:color="002060"/>
            </w:tcBorders>
            <w:shd w:val="clear" w:color="auto" w:fill="D7EDF8"/>
            <w:vAlign w:val="center"/>
          </w:tcPr>
          <w:p w14:paraId="5DA3C037"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p>
        </w:tc>
        <w:tc>
          <w:tcPr>
            <w:tcW w:w="1730" w:type="dxa"/>
            <w:tcBorders>
              <w:top w:val="nil"/>
              <w:left w:val="nil"/>
              <w:bottom w:val="single" w:sz="8" w:space="0" w:color="002060"/>
              <w:right w:val="single" w:sz="8" w:space="0" w:color="002060"/>
            </w:tcBorders>
            <w:shd w:val="clear" w:color="auto" w:fill="FFFFFF" w:themeFill="background1"/>
            <w:vAlign w:val="center"/>
          </w:tcPr>
          <w:p w14:paraId="6E11E30E"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No</w:t>
            </w:r>
          </w:p>
        </w:tc>
        <w:tc>
          <w:tcPr>
            <w:tcW w:w="1134" w:type="dxa"/>
            <w:tcBorders>
              <w:top w:val="nil"/>
              <w:left w:val="nil"/>
              <w:bottom w:val="single" w:sz="8" w:space="0" w:color="002060"/>
              <w:right w:val="single" w:sz="8" w:space="0" w:color="002060"/>
            </w:tcBorders>
            <w:shd w:val="clear" w:color="auto" w:fill="FFFFFF" w:themeFill="background1"/>
          </w:tcPr>
          <w:p w14:paraId="3F409190"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Pwr_down controlled by pmu</w:t>
            </w:r>
          </w:p>
        </w:tc>
        <w:tc>
          <w:tcPr>
            <w:tcW w:w="617" w:type="dxa"/>
            <w:tcBorders>
              <w:top w:val="nil"/>
              <w:left w:val="nil"/>
              <w:bottom w:val="single" w:sz="8" w:space="0" w:color="002060"/>
              <w:right w:val="single" w:sz="4" w:space="0" w:color="auto"/>
            </w:tcBorders>
            <w:shd w:val="clear" w:color="auto" w:fill="FFFFFF" w:themeFill="background1"/>
            <w:vAlign w:val="center"/>
          </w:tcPr>
          <w:p w14:paraId="2B1D165C"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2B85C983" w14:textId="77777777" w:rsidTr="000B661F">
        <w:trPr>
          <w:trHeight w:val="510"/>
        </w:trPr>
        <w:tc>
          <w:tcPr>
            <w:tcW w:w="923" w:type="dxa"/>
            <w:tcBorders>
              <w:top w:val="nil"/>
              <w:left w:val="single" w:sz="8" w:space="0" w:color="002060"/>
              <w:bottom w:val="single" w:sz="8" w:space="0" w:color="002060"/>
              <w:right w:val="single" w:sz="8" w:space="0" w:color="002060"/>
            </w:tcBorders>
            <w:shd w:val="clear" w:color="auto" w:fill="FFFFFF" w:themeFill="background1"/>
            <w:vAlign w:val="center"/>
          </w:tcPr>
          <w:p w14:paraId="2039307F"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DDS_STBIO1_2026</w:t>
            </w:r>
          </w:p>
        </w:tc>
        <w:tc>
          <w:tcPr>
            <w:tcW w:w="2312" w:type="dxa"/>
            <w:tcBorders>
              <w:top w:val="nil"/>
              <w:left w:val="nil"/>
              <w:bottom w:val="single" w:sz="8" w:space="0" w:color="002060"/>
              <w:right w:val="single" w:sz="8" w:space="0" w:color="002060"/>
            </w:tcBorders>
            <w:shd w:val="clear" w:color="auto" w:fill="FFFFFF" w:themeFill="background1"/>
            <w:vAlign w:val="bottom"/>
          </w:tcPr>
          <w:p w14:paraId="4D062E62"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hAnsiTheme="minorHAnsi" w:cstheme="minorHAnsi"/>
                <w:color w:val="000000"/>
                <w:sz w:val="10"/>
                <w:szCs w:val="10"/>
              </w:rPr>
              <w:t>stbio1_top.dig_wrapper_LV.u_pmu.clk_xbar</w:t>
            </w:r>
          </w:p>
        </w:tc>
        <w:tc>
          <w:tcPr>
            <w:tcW w:w="1929" w:type="dxa"/>
            <w:tcBorders>
              <w:top w:val="nil"/>
              <w:left w:val="nil"/>
              <w:bottom w:val="single" w:sz="8" w:space="0" w:color="002060"/>
              <w:right w:val="single" w:sz="8" w:space="0" w:color="002060"/>
            </w:tcBorders>
            <w:shd w:val="clear" w:color="auto" w:fill="FFFFFF" w:themeFill="background1"/>
            <w:vAlign w:val="bottom"/>
          </w:tcPr>
          <w:p w14:paraId="012E52ED"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hAnsiTheme="minorHAnsi" w:cstheme="minorHAnsi"/>
                <w:color w:val="000000"/>
                <w:sz w:val="10"/>
                <w:szCs w:val="10"/>
              </w:rPr>
              <w:t>stbio1_top.dig_wrapper_LV.u_regmap_otp.hclk</w:t>
            </w:r>
          </w:p>
        </w:tc>
        <w:tc>
          <w:tcPr>
            <w:tcW w:w="783" w:type="dxa"/>
            <w:tcBorders>
              <w:top w:val="nil"/>
              <w:left w:val="nil"/>
              <w:bottom w:val="single" w:sz="8" w:space="0" w:color="002060"/>
              <w:right w:val="single" w:sz="8" w:space="0" w:color="002060"/>
            </w:tcBorders>
            <w:shd w:val="clear" w:color="auto" w:fill="D7EDF8"/>
            <w:vAlign w:val="center"/>
          </w:tcPr>
          <w:p w14:paraId="69300219"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Pr>
                <w:rFonts w:asciiTheme="minorHAnsi" w:eastAsiaTheme="minorEastAsia" w:hAnsiTheme="minorHAnsi" w:cstheme="minorHAnsi"/>
                <w:noProof/>
                <w:color w:val="002060"/>
                <w:sz w:val="10"/>
                <w:szCs w:val="10"/>
                <w:lang w:eastAsia="fr-FR"/>
              </w:rPr>
              <w:t>1</w:t>
            </w:r>
          </w:p>
        </w:tc>
        <w:tc>
          <w:tcPr>
            <w:tcW w:w="1730" w:type="dxa"/>
            <w:tcBorders>
              <w:top w:val="nil"/>
              <w:left w:val="nil"/>
              <w:bottom w:val="single" w:sz="8" w:space="0" w:color="002060"/>
              <w:right w:val="single" w:sz="8" w:space="0" w:color="002060"/>
            </w:tcBorders>
            <w:shd w:val="clear" w:color="auto" w:fill="FFFFFF" w:themeFill="background1"/>
            <w:vAlign w:val="center"/>
          </w:tcPr>
          <w:p w14:paraId="71CD552B"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1A19A7">
              <w:rPr>
                <w:rFonts w:asciiTheme="minorHAnsi" w:eastAsiaTheme="minorEastAsia" w:hAnsiTheme="minorHAnsi" w:cstheme="minorHAnsi"/>
                <w:color w:val="002060"/>
                <w:sz w:val="10"/>
                <w:szCs w:val="10"/>
                <w:lang w:eastAsia="fr-FR"/>
              </w:rPr>
              <w:t xml:space="preserve">stbio1_top.dig_wrapper_LV.u_pmu.clk_en_m3 | stbio1_top.dig_wrapper_LV.u_pmu.all_test_mode | stbio1_top.dig_wrapper_LV.u_pmu.clk_en_m3_reg | stbio1_top.dig_wrapper_LV.u_pmu.clk_en_s3 | ~stbio1_top.dig_wrapper_LV.u_pad_mux.scan_enable </w:t>
            </w:r>
          </w:p>
        </w:tc>
        <w:tc>
          <w:tcPr>
            <w:tcW w:w="1134" w:type="dxa"/>
            <w:tcBorders>
              <w:top w:val="nil"/>
              <w:left w:val="nil"/>
              <w:bottom w:val="single" w:sz="8" w:space="0" w:color="002060"/>
              <w:right w:val="single" w:sz="8" w:space="0" w:color="002060"/>
            </w:tcBorders>
            <w:shd w:val="clear" w:color="auto" w:fill="FFFFFF" w:themeFill="background1"/>
          </w:tcPr>
          <w:p w14:paraId="6D4940FD"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617" w:type="dxa"/>
            <w:tcBorders>
              <w:top w:val="nil"/>
              <w:left w:val="nil"/>
              <w:bottom w:val="single" w:sz="8" w:space="0" w:color="002060"/>
              <w:right w:val="single" w:sz="4" w:space="0" w:color="auto"/>
            </w:tcBorders>
            <w:shd w:val="clear" w:color="auto" w:fill="FFFFFF" w:themeFill="background1"/>
            <w:vAlign w:val="center"/>
          </w:tcPr>
          <w:p w14:paraId="2E4F192E" w14:textId="77777777" w:rsidR="00B7184C" w:rsidRPr="0066666A" w:rsidRDefault="00B7184C"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r w:rsidR="00B7184C" w:rsidRPr="0066666A" w14:paraId="07AB394A" w14:textId="77777777" w:rsidTr="000B661F">
        <w:trPr>
          <w:trHeight w:val="300"/>
        </w:trPr>
        <w:tc>
          <w:tcPr>
            <w:tcW w:w="923" w:type="dxa"/>
            <w:tcBorders>
              <w:top w:val="nil"/>
              <w:left w:val="single" w:sz="8" w:space="0" w:color="002060"/>
              <w:bottom w:val="single" w:sz="8" w:space="0" w:color="002060"/>
              <w:right w:val="single" w:sz="8" w:space="0" w:color="002060"/>
            </w:tcBorders>
            <w:shd w:val="clear" w:color="auto" w:fill="D7EDF8"/>
            <w:vAlign w:val="center"/>
            <w:hideMark/>
          </w:tcPr>
          <w:p w14:paraId="46906B39"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DDS_STBIO1_1025</w:t>
            </w:r>
          </w:p>
        </w:tc>
        <w:tc>
          <w:tcPr>
            <w:tcW w:w="2312" w:type="dxa"/>
            <w:tcBorders>
              <w:top w:val="nil"/>
              <w:left w:val="nil"/>
              <w:bottom w:val="single" w:sz="8" w:space="0" w:color="002060"/>
              <w:right w:val="single" w:sz="8" w:space="0" w:color="002060"/>
            </w:tcBorders>
            <w:shd w:val="clear" w:color="auto" w:fill="D7EDF8"/>
            <w:vAlign w:val="center"/>
            <w:hideMark/>
          </w:tcPr>
          <w:p w14:paraId="2D6E523C"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u_stbio1_top.</w:t>
            </w:r>
            <w:r>
              <w:rPr>
                <w:rFonts w:asciiTheme="minorHAnsi" w:eastAsiaTheme="minorEastAsia" w:hAnsiTheme="minorHAnsi" w:cstheme="minorHAnsi"/>
                <w:noProof/>
                <w:color w:val="002060"/>
                <w:sz w:val="10"/>
                <w:szCs w:val="10"/>
                <w:lang w:eastAsia="fr-FR"/>
              </w:rPr>
              <w:t>u_pmu.u_device_startup.</w:t>
            </w:r>
            <w:r w:rsidRPr="00633B6C">
              <w:rPr>
                <w:rFonts w:asciiTheme="minorHAnsi" w:eastAsiaTheme="minorEastAsia" w:hAnsiTheme="minorHAnsi" w:cstheme="minorHAnsi"/>
                <w:noProof/>
                <w:color w:val="002060"/>
                <w:sz w:val="10"/>
                <w:szCs w:val="10"/>
                <w:lang w:eastAsia="fr-FR"/>
              </w:rPr>
              <w:t>tst_clk_32k</w:t>
            </w:r>
          </w:p>
        </w:tc>
        <w:tc>
          <w:tcPr>
            <w:tcW w:w="1929" w:type="dxa"/>
            <w:tcBorders>
              <w:top w:val="nil"/>
              <w:left w:val="nil"/>
              <w:bottom w:val="single" w:sz="8" w:space="0" w:color="002060"/>
              <w:right w:val="single" w:sz="8" w:space="0" w:color="002060"/>
            </w:tcBorders>
            <w:shd w:val="clear" w:color="auto" w:fill="D7EDF8"/>
            <w:vAlign w:val="center"/>
            <w:hideMark/>
          </w:tcPr>
          <w:p w14:paraId="7C558A2E"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w:t>
            </w:r>
            <w:r w:rsidRPr="00633B6C">
              <w:rPr>
                <w:rFonts w:asciiTheme="minorHAnsi" w:eastAsiaTheme="minorEastAsia" w:hAnsiTheme="minorHAnsi" w:cstheme="minorHAnsi"/>
                <w:noProof/>
                <w:color w:val="002060"/>
                <w:sz w:val="10"/>
                <w:szCs w:val="10"/>
                <w:lang w:eastAsia="fr-FR"/>
              </w:rPr>
              <w:t>tst_clk_32k</w:t>
            </w:r>
          </w:p>
        </w:tc>
        <w:tc>
          <w:tcPr>
            <w:tcW w:w="783" w:type="dxa"/>
            <w:tcBorders>
              <w:top w:val="nil"/>
              <w:left w:val="nil"/>
              <w:bottom w:val="single" w:sz="8" w:space="0" w:color="002060"/>
              <w:right w:val="single" w:sz="8" w:space="0" w:color="002060"/>
            </w:tcBorders>
            <w:shd w:val="clear" w:color="auto" w:fill="D7EDF8"/>
            <w:vAlign w:val="center"/>
            <w:hideMark/>
          </w:tcPr>
          <w:p w14:paraId="78A3045D"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p>
        </w:tc>
        <w:tc>
          <w:tcPr>
            <w:tcW w:w="1730" w:type="dxa"/>
            <w:tcBorders>
              <w:top w:val="nil"/>
              <w:left w:val="nil"/>
              <w:bottom w:val="single" w:sz="8" w:space="0" w:color="002060"/>
              <w:right w:val="single" w:sz="8" w:space="0" w:color="002060"/>
            </w:tcBorders>
            <w:shd w:val="clear" w:color="auto" w:fill="D7EDF8"/>
            <w:vAlign w:val="center"/>
            <w:hideMark/>
          </w:tcPr>
          <w:p w14:paraId="20EB5527"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No</w:t>
            </w:r>
          </w:p>
        </w:tc>
        <w:tc>
          <w:tcPr>
            <w:tcW w:w="1134" w:type="dxa"/>
            <w:tcBorders>
              <w:top w:val="nil"/>
              <w:left w:val="nil"/>
              <w:bottom w:val="single" w:sz="8" w:space="0" w:color="002060"/>
              <w:right w:val="single" w:sz="8" w:space="0" w:color="002060"/>
            </w:tcBorders>
            <w:shd w:val="clear" w:color="auto" w:fill="D7EDF8"/>
          </w:tcPr>
          <w:p w14:paraId="7F2E8C43"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No</w:t>
            </w:r>
          </w:p>
        </w:tc>
        <w:tc>
          <w:tcPr>
            <w:tcW w:w="617" w:type="dxa"/>
            <w:tcBorders>
              <w:top w:val="nil"/>
              <w:left w:val="nil"/>
              <w:bottom w:val="single" w:sz="8" w:space="0" w:color="002060"/>
              <w:right w:val="single" w:sz="4" w:space="0" w:color="auto"/>
            </w:tcBorders>
            <w:shd w:val="clear" w:color="auto" w:fill="D7EDF8"/>
            <w:vAlign w:val="center"/>
          </w:tcPr>
          <w:p w14:paraId="37C7D10A"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Pr>
                <w:rFonts w:asciiTheme="minorHAnsi" w:eastAsiaTheme="minorEastAsia" w:hAnsiTheme="minorHAnsi" w:cstheme="minorHAnsi"/>
                <w:noProof/>
                <w:color w:val="002060"/>
                <w:sz w:val="10"/>
                <w:szCs w:val="10"/>
                <w:lang w:eastAsia="fr-FR"/>
              </w:rPr>
              <w:t>32</w:t>
            </w:r>
            <w:r w:rsidRPr="0066666A">
              <w:rPr>
                <w:rFonts w:asciiTheme="minorHAnsi" w:eastAsiaTheme="minorEastAsia" w:hAnsiTheme="minorHAnsi" w:cstheme="minorHAnsi"/>
                <w:noProof/>
                <w:color w:val="002060"/>
                <w:sz w:val="10"/>
                <w:szCs w:val="10"/>
                <w:lang w:eastAsia="fr-FR"/>
              </w:rPr>
              <w:t xml:space="preserve"> </w:t>
            </w:r>
            <w:r>
              <w:rPr>
                <w:rFonts w:asciiTheme="minorHAnsi" w:eastAsiaTheme="minorEastAsia" w:hAnsiTheme="minorHAnsi" w:cstheme="minorHAnsi"/>
                <w:noProof/>
                <w:color w:val="002060"/>
                <w:sz w:val="10"/>
                <w:szCs w:val="10"/>
                <w:lang w:eastAsia="fr-FR"/>
              </w:rPr>
              <w:t>k</w:t>
            </w:r>
            <w:r w:rsidRPr="0066666A">
              <w:rPr>
                <w:rFonts w:asciiTheme="minorHAnsi" w:eastAsiaTheme="minorEastAsia" w:hAnsiTheme="minorHAnsi" w:cstheme="minorHAnsi"/>
                <w:noProof/>
                <w:color w:val="002060"/>
                <w:sz w:val="10"/>
                <w:szCs w:val="10"/>
                <w:lang w:eastAsia="fr-FR"/>
              </w:rPr>
              <w:t>Hz</w:t>
            </w:r>
          </w:p>
        </w:tc>
      </w:tr>
      <w:tr w:rsidR="00B7184C" w:rsidRPr="0066666A" w14:paraId="2B6B321B" w14:textId="77777777" w:rsidTr="000B661F">
        <w:trPr>
          <w:trHeight w:val="510"/>
        </w:trPr>
        <w:tc>
          <w:tcPr>
            <w:tcW w:w="923" w:type="dxa"/>
            <w:tcBorders>
              <w:top w:val="nil"/>
              <w:left w:val="single" w:sz="8" w:space="0" w:color="002060"/>
              <w:bottom w:val="single" w:sz="8" w:space="0" w:color="002060"/>
              <w:right w:val="single" w:sz="8" w:space="0" w:color="002060"/>
            </w:tcBorders>
            <w:shd w:val="clear" w:color="auto" w:fill="FFFFFF" w:themeFill="background1"/>
            <w:vAlign w:val="center"/>
            <w:hideMark/>
          </w:tcPr>
          <w:p w14:paraId="4EC17864"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DDS_STBIO1_1026</w:t>
            </w:r>
          </w:p>
        </w:tc>
        <w:tc>
          <w:tcPr>
            <w:tcW w:w="2312" w:type="dxa"/>
            <w:tcBorders>
              <w:top w:val="nil"/>
              <w:left w:val="nil"/>
              <w:bottom w:val="single" w:sz="8" w:space="0" w:color="002060"/>
              <w:right w:val="single" w:sz="8" w:space="0" w:color="002060"/>
            </w:tcBorders>
            <w:shd w:val="clear" w:color="auto" w:fill="FFFFFF" w:themeFill="background1"/>
            <w:vAlign w:val="center"/>
            <w:hideMark/>
          </w:tcPr>
          <w:p w14:paraId="6F346A1E"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stbio1_top.dig_wrapper_LV.u_pmu.tst_clk_16m</w:t>
            </w:r>
          </w:p>
        </w:tc>
        <w:tc>
          <w:tcPr>
            <w:tcW w:w="1929" w:type="dxa"/>
            <w:tcBorders>
              <w:top w:val="nil"/>
              <w:left w:val="nil"/>
              <w:bottom w:val="single" w:sz="8" w:space="0" w:color="002060"/>
              <w:right w:val="single" w:sz="8" w:space="0" w:color="002060"/>
            </w:tcBorders>
            <w:shd w:val="clear" w:color="auto" w:fill="FFFFFF" w:themeFill="background1"/>
            <w:vAlign w:val="center"/>
            <w:hideMark/>
          </w:tcPr>
          <w:p w14:paraId="48D80047"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stbio1_top.dig_wrapper_LV.u_main_controller_top.i_clk_16MHz</w:t>
            </w:r>
          </w:p>
        </w:tc>
        <w:tc>
          <w:tcPr>
            <w:tcW w:w="783" w:type="dxa"/>
            <w:tcBorders>
              <w:top w:val="nil"/>
              <w:left w:val="nil"/>
              <w:bottom w:val="single" w:sz="8" w:space="0" w:color="002060"/>
              <w:right w:val="single" w:sz="8" w:space="0" w:color="002060"/>
            </w:tcBorders>
            <w:shd w:val="clear" w:color="auto" w:fill="FFFFFF" w:themeFill="background1"/>
            <w:vAlign w:val="center"/>
            <w:hideMark/>
          </w:tcPr>
          <w:p w14:paraId="218F758B"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Pr>
                <w:rFonts w:asciiTheme="minorHAnsi" w:eastAsiaTheme="minorEastAsia" w:hAnsiTheme="minorHAnsi" w:cstheme="minorHAnsi"/>
                <w:color w:val="002060"/>
                <w:sz w:val="10"/>
                <w:szCs w:val="10"/>
                <w:lang w:eastAsia="fr-FR"/>
              </w:rPr>
              <w:t>1</w:t>
            </w:r>
          </w:p>
        </w:tc>
        <w:tc>
          <w:tcPr>
            <w:tcW w:w="1730" w:type="dxa"/>
            <w:tcBorders>
              <w:top w:val="nil"/>
              <w:left w:val="nil"/>
              <w:bottom w:val="single" w:sz="8" w:space="0" w:color="002060"/>
              <w:right w:val="single" w:sz="8" w:space="0" w:color="002060"/>
            </w:tcBorders>
            <w:shd w:val="clear" w:color="auto" w:fill="FFFFFF" w:themeFill="background1"/>
            <w:vAlign w:val="center"/>
            <w:hideMark/>
          </w:tcPr>
          <w:p w14:paraId="179D0F7E" w14:textId="77777777" w:rsidR="00B7184C" w:rsidRPr="0066666A" w:rsidRDefault="00B7184C" w:rsidP="000B661F">
            <w:pPr>
              <w:spacing w:line="240" w:lineRule="auto"/>
              <w:rPr>
                <w:rFonts w:asciiTheme="minorHAnsi" w:eastAsiaTheme="minorEastAsia" w:hAnsiTheme="minorHAnsi" w:cstheme="minorHAnsi"/>
                <w:color w:val="002060"/>
                <w:sz w:val="10"/>
                <w:szCs w:val="10"/>
                <w:lang w:eastAsia="fr-FR"/>
              </w:rPr>
            </w:pPr>
            <w:r w:rsidRPr="001A19A7">
              <w:rPr>
                <w:rFonts w:asciiTheme="minorHAnsi" w:eastAsiaTheme="minorEastAsia" w:hAnsiTheme="minorHAnsi" w:cstheme="minorHAnsi"/>
                <w:color w:val="002060"/>
                <w:sz w:val="10"/>
                <w:szCs w:val="10"/>
                <w:lang w:eastAsia="fr-FR"/>
              </w:rPr>
              <w:t>stbio1_top.dig_wrapper_LV.u_pmu.i_en_clk_16MHz_sleep | stbio1_top.dig_wrapper_LV.u_pmu.scan_mode | ~stbio1_top.dig_wrapper_LV.u_pad_mux.scan_enable</w:t>
            </w:r>
          </w:p>
        </w:tc>
        <w:tc>
          <w:tcPr>
            <w:tcW w:w="1134" w:type="dxa"/>
            <w:tcBorders>
              <w:top w:val="nil"/>
              <w:left w:val="nil"/>
              <w:bottom w:val="single" w:sz="8" w:space="0" w:color="002060"/>
              <w:right w:val="single" w:sz="8" w:space="0" w:color="002060"/>
            </w:tcBorders>
            <w:shd w:val="clear" w:color="auto" w:fill="FFFFFF" w:themeFill="background1"/>
          </w:tcPr>
          <w:p w14:paraId="7F681EE0" w14:textId="77777777" w:rsidR="00B7184C" w:rsidRPr="0066666A" w:rsidRDefault="00B7184C" w:rsidP="000B661F">
            <w:pPr>
              <w:keepNext/>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color w:val="002060"/>
                <w:sz w:val="10"/>
                <w:szCs w:val="10"/>
                <w:lang w:eastAsia="fr-FR"/>
              </w:rPr>
              <w:t>No</w:t>
            </w:r>
          </w:p>
        </w:tc>
        <w:tc>
          <w:tcPr>
            <w:tcW w:w="617" w:type="dxa"/>
            <w:tcBorders>
              <w:top w:val="nil"/>
              <w:left w:val="nil"/>
              <w:bottom w:val="single" w:sz="8" w:space="0" w:color="002060"/>
              <w:right w:val="single" w:sz="4" w:space="0" w:color="auto"/>
            </w:tcBorders>
            <w:shd w:val="clear" w:color="auto" w:fill="FFFFFF" w:themeFill="background1"/>
            <w:vAlign w:val="center"/>
          </w:tcPr>
          <w:p w14:paraId="587569DD" w14:textId="77777777" w:rsidR="00B7184C" w:rsidRPr="0066666A" w:rsidRDefault="00B7184C" w:rsidP="00B81FFD">
            <w:pPr>
              <w:keepNext/>
              <w:spacing w:line="240" w:lineRule="auto"/>
              <w:rPr>
                <w:rFonts w:asciiTheme="minorHAnsi" w:eastAsiaTheme="minorEastAsia" w:hAnsiTheme="minorHAnsi" w:cstheme="minorHAnsi"/>
                <w:color w:val="002060"/>
                <w:sz w:val="10"/>
                <w:szCs w:val="10"/>
                <w:lang w:eastAsia="fr-FR"/>
              </w:rPr>
            </w:pPr>
            <w:r w:rsidRPr="0066666A">
              <w:rPr>
                <w:rFonts w:asciiTheme="minorHAnsi" w:eastAsiaTheme="minorEastAsia" w:hAnsiTheme="minorHAnsi" w:cstheme="minorHAnsi"/>
                <w:noProof/>
                <w:color w:val="002060"/>
                <w:sz w:val="10"/>
                <w:szCs w:val="10"/>
                <w:lang w:eastAsia="fr-FR"/>
              </w:rPr>
              <w:t>16 MHz</w:t>
            </w:r>
          </w:p>
        </w:tc>
      </w:tr>
    </w:tbl>
    <w:p w14:paraId="2A7A586D" w14:textId="0476FAE3" w:rsidR="00B81FFD" w:rsidRDefault="00B81FFD" w:rsidP="00B81FFD">
      <w:pPr>
        <w:pStyle w:val="Caption"/>
        <w:framePr w:hSpace="180" w:wrap="around" w:vAnchor="text" w:hAnchor="page" w:x="5796" w:y="6417"/>
      </w:pPr>
      <w:bookmarkStart w:id="73" w:name="_Toc210989347"/>
      <w:r>
        <w:t xml:space="preserve">Table </w:t>
      </w:r>
      <w:fldSimple w:instr=" SEQ Tableau \* ARABIC ">
        <w:r w:rsidR="00E27A95">
          <w:rPr>
            <w:noProof/>
          </w:rPr>
          <w:t>11</w:t>
        </w:r>
      </w:fldSimple>
      <w:r>
        <w:t>: Clock Recap Table</w:t>
      </w:r>
      <w:bookmarkEnd w:id="73"/>
      <w:r>
        <w:t xml:space="preserve"> </w:t>
      </w:r>
    </w:p>
    <w:p w14:paraId="35DBE22F" w14:textId="77777777" w:rsidR="00563F99" w:rsidRPr="00563F99" w:rsidRDefault="00563F99" w:rsidP="00563F99">
      <w:pPr>
        <w:rPr>
          <w:lang w:val="en-US"/>
        </w:rPr>
      </w:pPr>
    </w:p>
    <w:p w14:paraId="0D50757D" w14:textId="77777777" w:rsidR="005437A2" w:rsidRDefault="005437A2" w:rsidP="00152C3C">
      <w:pPr>
        <w:pStyle w:val="NoSpacing"/>
      </w:pPr>
    </w:p>
    <w:p w14:paraId="488E45B4" w14:textId="77777777" w:rsidR="005437A2" w:rsidRDefault="005437A2" w:rsidP="00152C3C">
      <w:pPr>
        <w:pStyle w:val="NoSpacing"/>
      </w:pPr>
    </w:p>
    <w:p w14:paraId="618922E7" w14:textId="77777777" w:rsidR="00433933" w:rsidRDefault="00433933" w:rsidP="00152C3C">
      <w:pPr>
        <w:pStyle w:val="NoSpacing"/>
      </w:pPr>
    </w:p>
    <w:p w14:paraId="42B6E515" w14:textId="78E58B97" w:rsidR="006E0B4B" w:rsidRDefault="006E0B4B" w:rsidP="00152C3C">
      <w:pPr>
        <w:pStyle w:val="NoSpacing"/>
      </w:pPr>
      <w:r>
        <w:t>Reset scheme is shown in the below figure</w:t>
      </w:r>
    </w:p>
    <w:p w14:paraId="0620223B" w14:textId="77777777" w:rsidR="00B65524" w:rsidRPr="00DB608E" w:rsidRDefault="00B65524" w:rsidP="00182467">
      <w:pPr>
        <w:pStyle w:val="IRegular"/>
      </w:pPr>
    </w:p>
    <w:p w14:paraId="158DD654" w14:textId="77777777" w:rsidR="00D6627B" w:rsidRDefault="006E0B4B" w:rsidP="00D6627B">
      <w:pPr>
        <w:pStyle w:val="IRegular"/>
        <w:keepNext/>
      </w:pPr>
      <w:r>
        <w:lastRenderedPageBreak/>
        <w:drawing>
          <wp:inline distT="0" distB="0" distL="0" distR="0" wp14:anchorId="15E8686F" wp14:editId="21BE006F">
            <wp:extent cx="6004560" cy="5840730"/>
            <wp:effectExtent l="0" t="0" r="0" b="7620"/>
            <wp:docPr id="145374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04560" cy="5840730"/>
                    </a:xfrm>
                    <a:prstGeom prst="rect">
                      <a:avLst/>
                    </a:prstGeom>
                    <a:noFill/>
                    <a:ln>
                      <a:noFill/>
                    </a:ln>
                  </pic:spPr>
                </pic:pic>
              </a:graphicData>
            </a:graphic>
          </wp:inline>
        </w:drawing>
      </w:r>
    </w:p>
    <w:p w14:paraId="7893F15B" w14:textId="2F79659B" w:rsidR="00B65524" w:rsidRPr="00DB608E" w:rsidRDefault="00D6627B" w:rsidP="00D6627B">
      <w:pPr>
        <w:pStyle w:val="Caption"/>
        <w:jc w:val="center"/>
      </w:pPr>
      <w:bookmarkStart w:id="74" w:name="_Toc210989380"/>
      <w:r>
        <w:t xml:space="preserve">Figure </w:t>
      </w:r>
      <w:fldSimple w:instr=" SEQ Figure \* ARABIC ">
        <w:r w:rsidR="00E27A95">
          <w:rPr>
            <w:noProof/>
          </w:rPr>
          <w:t>10</w:t>
        </w:r>
      </w:fldSimple>
      <w:r>
        <w:t>: STBIO1 Reset Scheme</w:t>
      </w:r>
      <w:bookmarkEnd w:id="74"/>
    </w:p>
    <w:tbl>
      <w:tblPr>
        <w:tblW w:w="4945" w:type="dxa"/>
        <w:jc w:val="center"/>
        <w:tblLayout w:type="fixed"/>
        <w:tblLook w:val="04A0" w:firstRow="1" w:lastRow="0" w:firstColumn="1" w:lastColumn="0" w:noHBand="0" w:noVBand="1"/>
      </w:tblPr>
      <w:tblGrid>
        <w:gridCol w:w="1555"/>
        <w:gridCol w:w="1773"/>
        <w:gridCol w:w="1617"/>
      </w:tblGrid>
      <w:tr w:rsidR="003056C8" w:rsidRPr="00985557" w14:paraId="31BD3A2E" w14:textId="77777777" w:rsidTr="000B661F">
        <w:trPr>
          <w:trHeight w:val="291"/>
          <w:jc w:val="center"/>
        </w:trPr>
        <w:tc>
          <w:tcPr>
            <w:tcW w:w="1555" w:type="dxa"/>
            <w:tcBorders>
              <w:top w:val="single" w:sz="8" w:space="0" w:color="auto"/>
              <w:left w:val="single" w:sz="4" w:space="0" w:color="auto"/>
              <w:bottom w:val="single" w:sz="4" w:space="0" w:color="auto"/>
              <w:right w:val="single" w:sz="4" w:space="0" w:color="auto"/>
            </w:tcBorders>
            <w:vAlign w:val="center"/>
            <w:hideMark/>
          </w:tcPr>
          <w:p w14:paraId="7622BFE9" w14:textId="77777777" w:rsidR="003056C8" w:rsidRPr="00985557" w:rsidRDefault="003056C8" w:rsidP="000B661F">
            <w:pPr>
              <w:spacing w:line="240" w:lineRule="auto"/>
              <w:rPr>
                <w:rFonts w:eastAsiaTheme="minorEastAsia"/>
                <w:b/>
                <w:color w:val="002060"/>
                <w:sz w:val="14"/>
                <w:szCs w:val="14"/>
                <w:lang w:eastAsia="fr-FR"/>
              </w:rPr>
            </w:pPr>
            <w:r w:rsidRPr="56D41BB6">
              <w:rPr>
                <w:rFonts w:eastAsiaTheme="minorEastAsia"/>
                <w:b/>
                <w:color w:val="002060"/>
                <w:sz w:val="14"/>
                <w:szCs w:val="14"/>
                <w:lang w:eastAsia="fr-FR"/>
              </w:rPr>
              <w:t>Req_ID</w:t>
            </w:r>
          </w:p>
        </w:tc>
        <w:tc>
          <w:tcPr>
            <w:tcW w:w="1773" w:type="dxa"/>
            <w:tcBorders>
              <w:top w:val="single" w:sz="8" w:space="0" w:color="auto"/>
              <w:left w:val="single" w:sz="4" w:space="0" w:color="auto"/>
              <w:bottom w:val="single" w:sz="4" w:space="0" w:color="auto"/>
              <w:right w:val="single" w:sz="4" w:space="0" w:color="auto"/>
            </w:tcBorders>
            <w:vAlign w:val="center"/>
            <w:hideMark/>
          </w:tcPr>
          <w:p w14:paraId="2E294229" w14:textId="77777777" w:rsidR="003056C8" w:rsidRPr="00985557" w:rsidRDefault="003056C8" w:rsidP="000B661F">
            <w:pPr>
              <w:spacing w:line="240" w:lineRule="auto"/>
              <w:rPr>
                <w:rFonts w:eastAsiaTheme="minorEastAsia"/>
                <w:b/>
                <w:color w:val="002060"/>
                <w:sz w:val="14"/>
                <w:szCs w:val="26"/>
                <w:lang w:eastAsia="fr-FR"/>
              </w:rPr>
            </w:pPr>
            <w:r>
              <w:rPr>
                <w:rFonts w:eastAsiaTheme="minorEastAsia"/>
                <w:b/>
                <w:color w:val="002060"/>
                <w:sz w:val="14"/>
                <w:szCs w:val="26"/>
                <w:lang w:eastAsia="fr-FR"/>
              </w:rPr>
              <w:t>Source</w:t>
            </w:r>
          </w:p>
        </w:tc>
        <w:tc>
          <w:tcPr>
            <w:tcW w:w="1617" w:type="dxa"/>
            <w:tcBorders>
              <w:top w:val="single" w:sz="8" w:space="0" w:color="auto"/>
              <w:left w:val="single" w:sz="4" w:space="0" w:color="auto"/>
              <w:bottom w:val="single" w:sz="4" w:space="0" w:color="auto"/>
              <w:right w:val="single" w:sz="4" w:space="0" w:color="auto"/>
            </w:tcBorders>
            <w:vAlign w:val="center"/>
            <w:hideMark/>
          </w:tcPr>
          <w:p w14:paraId="7FDBE3C0" w14:textId="77777777" w:rsidR="003056C8" w:rsidRPr="00985557" w:rsidRDefault="003056C8" w:rsidP="000B661F">
            <w:pPr>
              <w:spacing w:line="240" w:lineRule="auto"/>
              <w:rPr>
                <w:rFonts w:eastAsiaTheme="minorEastAsia"/>
                <w:b/>
                <w:color w:val="002060"/>
                <w:sz w:val="14"/>
                <w:szCs w:val="26"/>
                <w:lang w:eastAsia="fr-FR"/>
              </w:rPr>
            </w:pPr>
            <w:r w:rsidRPr="00985557">
              <w:rPr>
                <w:rFonts w:eastAsiaTheme="minorEastAsia"/>
                <w:b/>
                <w:color w:val="002060"/>
                <w:sz w:val="14"/>
                <w:szCs w:val="26"/>
                <w:lang w:eastAsia="fr-FR"/>
              </w:rPr>
              <w:t>Target</w:t>
            </w:r>
          </w:p>
        </w:tc>
      </w:tr>
      <w:tr w:rsidR="003056C8" w:rsidRPr="00985557" w14:paraId="6932BDA7" w14:textId="77777777" w:rsidTr="000B661F">
        <w:trPr>
          <w:trHeight w:val="310"/>
          <w:jc w:val="center"/>
        </w:trPr>
        <w:tc>
          <w:tcPr>
            <w:tcW w:w="1555" w:type="dxa"/>
            <w:tcBorders>
              <w:top w:val="single" w:sz="4" w:space="0" w:color="auto"/>
              <w:left w:val="single" w:sz="8" w:space="0" w:color="002060"/>
              <w:bottom w:val="single" w:sz="8" w:space="0" w:color="002060"/>
              <w:right w:val="single" w:sz="8" w:space="0" w:color="002060"/>
            </w:tcBorders>
            <w:shd w:val="clear" w:color="auto" w:fill="FFFFFF" w:themeFill="background1"/>
            <w:vAlign w:val="center"/>
            <w:hideMark/>
          </w:tcPr>
          <w:p w14:paraId="436DD33F"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DDS_STBIO1_1050</w:t>
            </w:r>
          </w:p>
        </w:tc>
        <w:tc>
          <w:tcPr>
            <w:tcW w:w="1773" w:type="dxa"/>
            <w:tcBorders>
              <w:top w:val="single" w:sz="4" w:space="0" w:color="auto"/>
              <w:left w:val="nil"/>
              <w:bottom w:val="single" w:sz="8" w:space="0" w:color="002060"/>
              <w:right w:val="single" w:sz="8" w:space="0" w:color="002060"/>
            </w:tcBorders>
            <w:shd w:val="clear" w:color="auto" w:fill="FFFFFF" w:themeFill="background1"/>
            <w:vAlign w:val="center"/>
            <w:hideMark/>
          </w:tcPr>
          <w:p w14:paraId="674DFE3D" w14:textId="77777777" w:rsidR="003056C8" w:rsidRPr="00985557" w:rsidRDefault="003056C8" w:rsidP="000B661F">
            <w:pPr>
              <w:spacing w:line="240" w:lineRule="auto"/>
              <w:rPr>
                <w:rFonts w:eastAsiaTheme="minorEastAsia"/>
                <w:color w:val="002060"/>
                <w:sz w:val="14"/>
                <w:szCs w:val="14"/>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DE7094">
              <w:rPr>
                <w:rFonts w:asciiTheme="minorHAnsi" w:eastAsiaTheme="minorEastAsia" w:hAnsiTheme="minorHAnsi" w:cstheme="minorHAnsi"/>
                <w:noProof/>
                <w:color w:val="002060"/>
                <w:sz w:val="10"/>
                <w:szCs w:val="10"/>
                <w:lang w:eastAsia="fr-FR"/>
              </w:rPr>
              <w:t>resetn_stmc</w:t>
            </w:r>
          </w:p>
        </w:tc>
        <w:tc>
          <w:tcPr>
            <w:tcW w:w="1617" w:type="dxa"/>
            <w:tcBorders>
              <w:top w:val="single" w:sz="4" w:space="0" w:color="auto"/>
              <w:left w:val="single" w:sz="4" w:space="0" w:color="auto"/>
              <w:bottom w:val="single" w:sz="8" w:space="0" w:color="002060"/>
              <w:right w:val="single" w:sz="8" w:space="0" w:color="002060"/>
            </w:tcBorders>
            <w:shd w:val="clear" w:color="auto" w:fill="FFFFFF" w:themeFill="background1"/>
            <w:vAlign w:val="center"/>
            <w:hideMark/>
          </w:tcPr>
          <w:p w14:paraId="361F48A5" w14:textId="77777777" w:rsidR="003056C8" w:rsidRPr="00985557" w:rsidRDefault="003056C8" w:rsidP="000B661F">
            <w:pPr>
              <w:spacing w:line="240" w:lineRule="auto"/>
              <w:rPr>
                <w:rFonts w:eastAsiaTheme="minorEastAsia"/>
                <w:color w:val="002060"/>
                <w:sz w:val="14"/>
                <w:szCs w:val="26"/>
                <w:lang w:eastAsia="fr-FR"/>
              </w:rPr>
            </w:pPr>
            <w:r w:rsidRPr="003A7936">
              <w:rPr>
                <w:rFonts w:eastAsiaTheme="minorEastAsia"/>
                <w:color w:val="002060"/>
                <w:sz w:val="14"/>
                <w:szCs w:val="26"/>
                <w:lang w:eastAsia="fr-FR"/>
              </w:rPr>
              <w:t>u_stbio1_top.dig_wrapper_LV.u_ADSP.HRESETn</w:t>
            </w:r>
          </w:p>
        </w:tc>
      </w:tr>
      <w:tr w:rsidR="003056C8" w:rsidRPr="00985557" w14:paraId="2F021D35" w14:textId="77777777" w:rsidTr="000B661F">
        <w:trPr>
          <w:trHeight w:val="510"/>
          <w:jc w:val="center"/>
        </w:trPr>
        <w:tc>
          <w:tcPr>
            <w:tcW w:w="1555" w:type="dxa"/>
            <w:tcBorders>
              <w:top w:val="nil"/>
              <w:left w:val="single" w:sz="8" w:space="0" w:color="002060"/>
              <w:bottom w:val="single" w:sz="8" w:space="0" w:color="002060"/>
              <w:right w:val="single" w:sz="8" w:space="0" w:color="002060"/>
            </w:tcBorders>
            <w:shd w:val="clear" w:color="auto" w:fill="D7EDF8"/>
            <w:vAlign w:val="center"/>
            <w:hideMark/>
          </w:tcPr>
          <w:p w14:paraId="5AA29618"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DDS_STBIO1_1051</w:t>
            </w:r>
          </w:p>
        </w:tc>
        <w:tc>
          <w:tcPr>
            <w:tcW w:w="1773" w:type="dxa"/>
            <w:tcBorders>
              <w:top w:val="nil"/>
              <w:left w:val="nil"/>
              <w:bottom w:val="single" w:sz="8" w:space="0" w:color="002060"/>
              <w:right w:val="single" w:sz="8" w:space="0" w:color="002060"/>
            </w:tcBorders>
            <w:shd w:val="clear" w:color="auto" w:fill="D7EDF8"/>
            <w:vAlign w:val="center"/>
            <w:hideMark/>
          </w:tcPr>
          <w:p w14:paraId="2A64FC2C" w14:textId="77777777" w:rsidR="003056C8" w:rsidRPr="0054539B" w:rsidRDefault="003056C8"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AE24D9">
              <w:rPr>
                <w:rFonts w:asciiTheme="minorHAnsi" w:eastAsiaTheme="minorEastAsia" w:hAnsiTheme="minorHAnsi" w:cstheme="minorHAnsi"/>
                <w:noProof/>
                <w:color w:val="002060"/>
                <w:sz w:val="10"/>
                <w:szCs w:val="10"/>
                <w:lang w:eastAsia="fr-FR"/>
              </w:rPr>
              <w:t>resetn_masterblaze</w:t>
            </w:r>
          </w:p>
        </w:tc>
        <w:tc>
          <w:tcPr>
            <w:tcW w:w="1617" w:type="dxa"/>
            <w:tcBorders>
              <w:top w:val="single" w:sz="8" w:space="0" w:color="002060"/>
              <w:left w:val="single" w:sz="4" w:space="0" w:color="auto"/>
              <w:bottom w:val="single" w:sz="8" w:space="0" w:color="002060"/>
              <w:right w:val="single" w:sz="8" w:space="0" w:color="002060"/>
            </w:tcBorders>
            <w:shd w:val="clear" w:color="auto" w:fill="D7EDF8"/>
            <w:vAlign w:val="center"/>
            <w:hideMark/>
          </w:tcPr>
          <w:p w14:paraId="7F2AFB92" w14:textId="77777777" w:rsidR="003056C8" w:rsidRPr="00985557" w:rsidRDefault="003056C8" w:rsidP="000B661F">
            <w:pPr>
              <w:spacing w:line="240" w:lineRule="auto"/>
              <w:rPr>
                <w:rFonts w:eastAsiaTheme="minorEastAsia"/>
                <w:color w:val="002060"/>
                <w:sz w:val="14"/>
                <w:szCs w:val="14"/>
                <w:lang w:eastAsia="fr-FR"/>
              </w:rPr>
            </w:pPr>
            <w:r w:rsidRPr="003A7936">
              <w:rPr>
                <w:rFonts w:eastAsiaTheme="minorEastAsia"/>
                <w:color w:val="002060"/>
                <w:sz w:val="14"/>
                <w:szCs w:val="14"/>
                <w:lang w:eastAsia="fr-FR"/>
              </w:rPr>
              <w:t>u_stbio1_top.dig_wrapper_LV.u_masterblaze_ahb.HRESETn</w:t>
            </w:r>
          </w:p>
        </w:tc>
      </w:tr>
      <w:tr w:rsidR="003056C8" w:rsidRPr="00985557" w14:paraId="4703CDE4" w14:textId="77777777" w:rsidTr="000B661F">
        <w:trPr>
          <w:trHeight w:val="510"/>
          <w:jc w:val="center"/>
        </w:trPr>
        <w:tc>
          <w:tcPr>
            <w:tcW w:w="1555" w:type="dxa"/>
            <w:tcBorders>
              <w:top w:val="nil"/>
              <w:left w:val="single" w:sz="8" w:space="0" w:color="002060"/>
              <w:bottom w:val="single" w:sz="4" w:space="0" w:color="auto"/>
              <w:right w:val="single" w:sz="8" w:space="0" w:color="002060"/>
            </w:tcBorders>
            <w:shd w:val="clear" w:color="auto" w:fill="FFFFFF" w:themeFill="background1"/>
            <w:vAlign w:val="center"/>
            <w:hideMark/>
          </w:tcPr>
          <w:p w14:paraId="7F2735D2"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DDS_STBIO1_1052</w:t>
            </w:r>
          </w:p>
        </w:tc>
        <w:tc>
          <w:tcPr>
            <w:tcW w:w="1773" w:type="dxa"/>
            <w:tcBorders>
              <w:top w:val="nil"/>
              <w:left w:val="nil"/>
              <w:bottom w:val="single" w:sz="4" w:space="0" w:color="auto"/>
              <w:right w:val="single" w:sz="8" w:space="0" w:color="002060"/>
            </w:tcBorders>
            <w:shd w:val="clear" w:color="auto" w:fill="FFFFFF" w:themeFill="background1"/>
            <w:vAlign w:val="center"/>
            <w:hideMark/>
          </w:tcPr>
          <w:p w14:paraId="1E48A2A4" w14:textId="77777777" w:rsidR="003056C8" w:rsidRPr="00985557" w:rsidRDefault="003056C8" w:rsidP="000B661F">
            <w:pPr>
              <w:spacing w:line="240" w:lineRule="auto"/>
              <w:rPr>
                <w:rFonts w:eastAsiaTheme="minorEastAsia"/>
                <w:color w:val="002060"/>
                <w:sz w:val="14"/>
                <w:szCs w:val="26"/>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AE24D9">
              <w:rPr>
                <w:rFonts w:asciiTheme="minorHAnsi" w:eastAsiaTheme="minorEastAsia" w:hAnsiTheme="minorHAnsi" w:cstheme="minorHAnsi"/>
                <w:noProof/>
                <w:color w:val="002060"/>
                <w:sz w:val="10"/>
                <w:szCs w:val="10"/>
                <w:lang w:eastAsia="fr-FR"/>
              </w:rPr>
              <w:t>resetn_regmap</w:t>
            </w:r>
          </w:p>
        </w:tc>
        <w:tc>
          <w:tcPr>
            <w:tcW w:w="1617" w:type="dxa"/>
            <w:tcBorders>
              <w:top w:val="single" w:sz="8" w:space="0" w:color="002060"/>
              <w:left w:val="single" w:sz="4" w:space="0" w:color="auto"/>
              <w:bottom w:val="single" w:sz="4" w:space="0" w:color="auto"/>
              <w:right w:val="single" w:sz="8" w:space="0" w:color="002060"/>
            </w:tcBorders>
            <w:shd w:val="clear" w:color="auto" w:fill="FFFFFF" w:themeFill="background1"/>
            <w:vAlign w:val="center"/>
            <w:hideMark/>
          </w:tcPr>
          <w:p w14:paraId="6394300A" w14:textId="77777777" w:rsidR="003056C8" w:rsidRPr="00985557" w:rsidRDefault="003056C8" w:rsidP="000B661F">
            <w:pPr>
              <w:spacing w:line="240" w:lineRule="auto"/>
              <w:rPr>
                <w:rFonts w:eastAsiaTheme="minorEastAsia"/>
                <w:color w:val="002060"/>
                <w:sz w:val="14"/>
                <w:szCs w:val="14"/>
                <w:lang w:eastAsia="fr-FR"/>
              </w:rPr>
            </w:pPr>
            <w:r w:rsidRPr="003A7936">
              <w:rPr>
                <w:rFonts w:eastAsiaTheme="minorEastAsia"/>
                <w:color w:val="002060"/>
                <w:sz w:val="14"/>
                <w:szCs w:val="14"/>
                <w:lang w:eastAsia="fr-FR"/>
              </w:rPr>
              <w:t>u_stbio1_top.dig_wrapper_LV.u_regmap_otp.hresetn</w:t>
            </w:r>
          </w:p>
        </w:tc>
      </w:tr>
      <w:tr w:rsidR="003056C8" w:rsidRPr="00985557" w14:paraId="6B2D1C54" w14:textId="77777777" w:rsidTr="000B661F">
        <w:trPr>
          <w:trHeight w:val="510"/>
          <w:jc w:val="center"/>
        </w:trPr>
        <w:tc>
          <w:tcPr>
            <w:tcW w:w="1555" w:type="dxa"/>
            <w:tcBorders>
              <w:top w:val="nil"/>
              <w:left w:val="single" w:sz="8" w:space="0" w:color="002060"/>
              <w:bottom w:val="single" w:sz="4" w:space="0" w:color="auto"/>
              <w:right w:val="single" w:sz="8" w:space="0" w:color="002060"/>
            </w:tcBorders>
            <w:shd w:val="clear" w:color="auto" w:fill="FFFFFF" w:themeFill="background1"/>
            <w:vAlign w:val="center"/>
          </w:tcPr>
          <w:p w14:paraId="77FE90FF"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w:t>
            </w:r>
            <w:r>
              <w:rPr>
                <w:rFonts w:eastAsiaTheme="minorEastAsia"/>
                <w:color w:val="002060"/>
                <w:sz w:val="14"/>
                <w:szCs w:val="26"/>
                <w:lang w:eastAsia="fr-FR"/>
              </w:rPr>
              <w:t>2</w:t>
            </w:r>
            <w:r w:rsidRPr="00985557">
              <w:rPr>
                <w:rFonts w:eastAsiaTheme="minorEastAsia"/>
                <w:color w:val="002060"/>
                <w:sz w:val="14"/>
                <w:szCs w:val="26"/>
                <w:lang w:eastAsia="fr-FR"/>
              </w:rPr>
              <w:t>052</w:t>
            </w:r>
          </w:p>
        </w:tc>
        <w:tc>
          <w:tcPr>
            <w:tcW w:w="1773" w:type="dxa"/>
            <w:tcBorders>
              <w:top w:val="nil"/>
              <w:left w:val="nil"/>
              <w:bottom w:val="single" w:sz="4" w:space="0" w:color="auto"/>
              <w:right w:val="single" w:sz="8" w:space="0" w:color="002060"/>
            </w:tcBorders>
            <w:shd w:val="clear" w:color="auto" w:fill="FFFFFF" w:themeFill="background1"/>
            <w:vAlign w:val="center"/>
          </w:tcPr>
          <w:p w14:paraId="7C0D796C" w14:textId="77777777" w:rsidR="003056C8" w:rsidRPr="0066666A" w:rsidRDefault="003056C8" w:rsidP="000B661F">
            <w:pPr>
              <w:spacing w:line="240" w:lineRule="auto"/>
              <w:rPr>
                <w:rFonts w:asciiTheme="minorHAnsi" w:eastAsiaTheme="minorEastAsia" w:hAnsiTheme="minorHAnsi" w:cstheme="minorHAnsi"/>
                <w:noProof/>
                <w:color w:val="002060"/>
                <w:sz w:val="10"/>
                <w:szCs w:val="10"/>
                <w:lang w:eastAsia="fr-FR"/>
              </w:rPr>
            </w:pPr>
            <w:r w:rsidRPr="00AE24D9">
              <w:rPr>
                <w:rFonts w:asciiTheme="minorHAnsi" w:eastAsiaTheme="minorEastAsia" w:hAnsiTheme="minorHAnsi" w:cstheme="minorHAnsi"/>
                <w:noProof/>
                <w:color w:val="002060"/>
                <w:sz w:val="10"/>
                <w:szCs w:val="10"/>
                <w:lang w:eastAsia="fr-FR"/>
              </w:rPr>
              <w:t>stbio1_top.dig_wrapper_LV.u_pmu.u_device_startup.u_por_main_resetn.RST_N_FF[0]</w:t>
            </w:r>
          </w:p>
        </w:tc>
        <w:tc>
          <w:tcPr>
            <w:tcW w:w="1617" w:type="dxa"/>
            <w:tcBorders>
              <w:top w:val="single" w:sz="8" w:space="0" w:color="002060"/>
              <w:left w:val="single" w:sz="4" w:space="0" w:color="auto"/>
              <w:bottom w:val="single" w:sz="4" w:space="0" w:color="auto"/>
              <w:right w:val="single" w:sz="8" w:space="0" w:color="002060"/>
            </w:tcBorders>
            <w:shd w:val="clear" w:color="auto" w:fill="FFFFFF" w:themeFill="background1"/>
            <w:vAlign w:val="center"/>
          </w:tcPr>
          <w:p w14:paraId="2BF82EEE" w14:textId="77777777" w:rsidR="003056C8" w:rsidRPr="003A7936" w:rsidRDefault="003056C8" w:rsidP="000B661F">
            <w:pPr>
              <w:spacing w:line="240" w:lineRule="auto"/>
              <w:rPr>
                <w:rFonts w:eastAsiaTheme="minorEastAsia"/>
                <w:color w:val="002060"/>
                <w:sz w:val="14"/>
                <w:szCs w:val="14"/>
                <w:lang w:eastAsia="fr-FR"/>
              </w:rPr>
            </w:pPr>
            <w:r w:rsidRPr="003A7936">
              <w:rPr>
                <w:rFonts w:eastAsiaTheme="minorEastAsia"/>
                <w:color w:val="002060"/>
                <w:sz w:val="14"/>
                <w:szCs w:val="14"/>
                <w:lang w:eastAsia="fr-FR"/>
              </w:rPr>
              <w:t>u_stbio1_top.dig_wrapper_LV.</w:t>
            </w:r>
            <w:r w:rsidRPr="00747A01">
              <w:rPr>
                <w:rFonts w:eastAsiaTheme="minorEastAsia"/>
                <w:color w:val="002060"/>
                <w:sz w:val="14"/>
                <w:szCs w:val="14"/>
                <w:lang w:eastAsia="fr-FR"/>
              </w:rPr>
              <w:t>u_xbar_afe</w:t>
            </w:r>
            <w:r>
              <w:rPr>
                <w:rFonts w:eastAsiaTheme="minorEastAsia"/>
                <w:color w:val="002060"/>
                <w:sz w:val="14"/>
                <w:szCs w:val="14"/>
                <w:lang w:eastAsia="fr-FR"/>
              </w:rPr>
              <w:t>.</w:t>
            </w:r>
            <w:r w:rsidRPr="003A7936">
              <w:rPr>
                <w:rFonts w:eastAsiaTheme="minorEastAsia"/>
                <w:color w:val="002060"/>
                <w:sz w:val="14"/>
                <w:szCs w:val="14"/>
                <w:lang w:eastAsia="fr-FR"/>
              </w:rPr>
              <w:t>hresetn</w:t>
            </w:r>
          </w:p>
        </w:tc>
      </w:tr>
      <w:tr w:rsidR="003056C8" w:rsidRPr="00985557" w14:paraId="7C1232BE" w14:textId="77777777" w:rsidTr="000B661F">
        <w:trPr>
          <w:trHeight w:val="510"/>
          <w:jc w:val="center"/>
        </w:trPr>
        <w:tc>
          <w:tcPr>
            <w:tcW w:w="1555" w:type="dxa"/>
            <w:tcBorders>
              <w:top w:val="nil"/>
              <w:left w:val="single" w:sz="8" w:space="0" w:color="002060"/>
              <w:bottom w:val="single" w:sz="4" w:space="0" w:color="auto"/>
              <w:right w:val="single" w:sz="8" w:space="0" w:color="002060"/>
            </w:tcBorders>
            <w:shd w:val="clear" w:color="auto" w:fill="FFFFFF" w:themeFill="background1"/>
            <w:vAlign w:val="center"/>
          </w:tcPr>
          <w:p w14:paraId="3CA4A160"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w:t>
            </w:r>
            <w:r>
              <w:rPr>
                <w:rFonts w:eastAsiaTheme="minorEastAsia"/>
                <w:color w:val="002060"/>
                <w:sz w:val="14"/>
                <w:szCs w:val="26"/>
                <w:lang w:eastAsia="fr-FR"/>
              </w:rPr>
              <w:t>2</w:t>
            </w:r>
            <w:r w:rsidRPr="00985557">
              <w:rPr>
                <w:rFonts w:eastAsiaTheme="minorEastAsia"/>
                <w:color w:val="002060"/>
                <w:sz w:val="14"/>
                <w:szCs w:val="26"/>
                <w:lang w:eastAsia="fr-FR"/>
              </w:rPr>
              <w:t>05</w:t>
            </w:r>
            <w:r>
              <w:rPr>
                <w:rFonts w:eastAsiaTheme="minorEastAsia"/>
                <w:color w:val="002060"/>
                <w:sz w:val="14"/>
                <w:szCs w:val="26"/>
                <w:lang w:eastAsia="fr-FR"/>
              </w:rPr>
              <w:t>3</w:t>
            </w:r>
          </w:p>
        </w:tc>
        <w:tc>
          <w:tcPr>
            <w:tcW w:w="1773" w:type="dxa"/>
            <w:tcBorders>
              <w:top w:val="nil"/>
              <w:left w:val="nil"/>
              <w:bottom w:val="single" w:sz="4" w:space="0" w:color="auto"/>
              <w:right w:val="single" w:sz="8" w:space="0" w:color="002060"/>
            </w:tcBorders>
            <w:shd w:val="clear" w:color="auto" w:fill="FFFFFF" w:themeFill="background1"/>
            <w:vAlign w:val="center"/>
          </w:tcPr>
          <w:p w14:paraId="12CFB838" w14:textId="77777777" w:rsidR="003056C8" w:rsidRPr="0066666A" w:rsidRDefault="003056C8" w:rsidP="000B661F">
            <w:pPr>
              <w:spacing w:line="240" w:lineRule="auto"/>
              <w:rPr>
                <w:rFonts w:asciiTheme="minorHAnsi" w:eastAsiaTheme="minorEastAsia" w:hAnsiTheme="minorHAnsi" w:cstheme="minorHAnsi"/>
                <w:noProof/>
                <w:color w:val="002060"/>
                <w:sz w:val="10"/>
                <w:szCs w:val="10"/>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AE24D9">
              <w:rPr>
                <w:rFonts w:asciiTheme="minorHAnsi" w:eastAsiaTheme="minorEastAsia" w:hAnsiTheme="minorHAnsi" w:cstheme="minorHAnsi"/>
                <w:noProof/>
                <w:color w:val="002060"/>
                <w:sz w:val="10"/>
                <w:szCs w:val="10"/>
                <w:lang w:eastAsia="fr-FR"/>
              </w:rPr>
              <w:t>resetn_regmap</w:t>
            </w:r>
          </w:p>
        </w:tc>
        <w:tc>
          <w:tcPr>
            <w:tcW w:w="1617" w:type="dxa"/>
            <w:tcBorders>
              <w:top w:val="single" w:sz="8" w:space="0" w:color="002060"/>
              <w:left w:val="single" w:sz="4" w:space="0" w:color="auto"/>
              <w:bottom w:val="single" w:sz="4" w:space="0" w:color="auto"/>
              <w:right w:val="single" w:sz="8" w:space="0" w:color="002060"/>
            </w:tcBorders>
            <w:shd w:val="clear" w:color="auto" w:fill="FFFFFF" w:themeFill="background1"/>
            <w:vAlign w:val="center"/>
          </w:tcPr>
          <w:p w14:paraId="45DAF5BD" w14:textId="77777777" w:rsidR="003056C8" w:rsidRPr="003A7936" w:rsidRDefault="003056C8" w:rsidP="000B661F">
            <w:pPr>
              <w:spacing w:line="240" w:lineRule="auto"/>
              <w:rPr>
                <w:rFonts w:eastAsiaTheme="minorEastAsia"/>
                <w:color w:val="002060"/>
                <w:sz w:val="14"/>
                <w:szCs w:val="14"/>
                <w:lang w:eastAsia="fr-FR"/>
              </w:rPr>
            </w:pPr>
            <w:r w:rsidRPr="003A7936">
              <w:rPr>
                <w:rFonts w:eastAsiaTheme="minorEastAsia"/>
                <w:color w:val="002060"/>
                <w:sz w:val="14"/>
                <w:szCs w:val="14"/>
                <w:lang w:eastAsia="fr-FR"/>
              </w:rPr>
              <w:t>u_stbio1_top.dig_wrapper_LV</w:t>
            </w:r>
            <w:r>
              <w:rPr>
                <w:rFonts w:eastAsiaTheme="minorEastAsia"/>
                <w:color w:val="002060"/>
                <w:sz w:val="14"/>
                <w:szCs w:val="14"/>
                <w:lang w:eastAsia="fr-FR"/>
              </w:rPr>
              <w:t>.u_ispu.</w:t>
            </w:r>
            <w:r w:rsidRPr="00747A01">
              <w:rPr>
                <w:rFonts w:eastAsiaTheme="minorEastAsia"/>
                <w:color w:val="002060"/>
                <w:sz w:val="14"/>
                <w:szCs w:val="14"/>
                <w:lang w:eastAsia="fr-FR"/>
              </w:rPr>
              <w:t>main_rst_n</w:t>
            </w:r>
          </w:p>
        </w:tc>
      </w:tr>
      <w:tr w:rsidR="003056C8" w:rsidRPr="00985557" w14:paraId="7B74D806" w14:textId="77777777" w:rsidTr="000B661F">
        <w:trPr>
          <w:trHeight w:val="510"/>
          <w:jc w:val="center"/>
        </w:trPr>
        <w:tc>
          <w:tcPr>
            <w:tcW w:w="1555" w:type="dxa"/>
            <w:tcBorders>
              <w:top w:val="single" w:sz="4" w:space="0" w:color="auto"/>
              <w:left w:val="single" w:sz="4" w:space="0" w:color="auto"/>
              <w:bottom w:val="single" w:sz="4" w:space="0" w:color="auto"/>
              <w:right w:val="single" w:sz="4" w:space="0" w:color="auto"/>
            </w:tcBorders>
            <w:shd w:val="clear" w:color="auto" w:fill="D7EDF8"/>
            <w:vAlign w:val="center"/>
          </w:tcPr>
          <w:p w14:paraId="6131901E"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DDS_STBIO1_1053</w:t>
            </w:r>
          </w:p>
        </w:tc>
        <w:tc>
          <w:tcPr>
            <w:tcW w:w="1773" w:type="dxa"/>
            <w:tcBorders>
              <w:top w:val="single" w:sz="4" w:space="0" w:color="auto"/>
              <w:left w:val="single" w:sz="4" w:space="0" w:color="auto"/>
              <w:bottom w:val="single" w:sz="4" w:space="0" w:color="auto"/>
              <w:right w:val="single" w:sz="4" w:space="0" w:color="auto"/>
            </w:tcBorders>
            <w:shd w:val="clear" w:color="auto" w:fill="D7EDF8"/>
            <w:vAlign w:val="center"/>
          </w:tcPr>
          <w:p w14:paraId="4572BAB8" w14:textId="77777777" w:rsidR="003056C8" w:rsidRPr="00985557" w:rsidRDefault="003056C8" w:rsidP="000B661F">
            <w:pPr>
              <w:spacing w:line="240" w:lineRule="auto"/>
              <w:rPr>
                <w:rFonts w:eastAsiaTheme="minorEastAsia"/>
                <w:color w:val="002060"/>
                <w:sz w:val="14"/>
                <w:szCs w:val="26"/>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AE24D9">
              <w:rPr>
                <w:rFonts w:asciiTheme="minorHAnsi" w:eastAsiaTheme="minorEastAsia" w:hAnsiTheme="minorHAnsi" w:cstheme="minorHAnsi"/>
                <w:noProof/>
                <w:color w:val="002060"/>
                <w:sz w:val="10"/>
                <w:szCs w:val="10"/>
                <w:lang w:eastAsia="fr-FR"/>
              </w:rPr>
              <w:t>resetn_fifo</w:t>
            </w:r>
          </w:p>
        </w:tc>
        <w:tc>
          <w:tcPr>
            <w:tcW w:w="1617" w:type="dxa"/>
            <w:tcBorders>
              <w:top w:val="single" w:sz="4" w:space="0" w:color="auto"/>
              <w:left w:val="single" w:sz="4" w:space="0" w:color="auto"/>
              <w:bottom w:val="single" w:sz="4" w:space="0" w:color="auto"/>
              <w:right w:val="single" w:sz="4" w:space="0" w:color="auto"/>
            </w:tcBorders>
            <w:shd w:val="clear" w:color="auto" w:fill="D7EDF8"/>
            <w:vAlign w:val="center"/>
          </w:tcPr>
          <w:p w14:paraId="5D720D4B" w14:textId="77777777" w:rsidR="003056C8" w:rsidRPr="00985557" w:rsidRDefault="003056C8" w:rsidP="000B661F">
            <w:pPr>
              <w:spacing w:line="240" w:lineRule="auto"/>
              <w:rPr>
                <w:rFonts w:eastAsiaTheme="minorEastAsia"/>
                <w:color w:val="002060"/>
                <w:sz w:val="14"/>
                <w:szCs w:val="14"/>
                <w:lang w:eastAsia="fr-FR"/>
              </w:rPr>
            </w:pPr>
            <w:r w:rsidRPr="003A7936">
              <w:rPr>
                <w:rFonts w:eastAsiaTheme="minorEastAsia"/>
                <w:color w:val="002060"/>
                <w:sz w:val="14"/>
                <w:szCs w:val="14"/>
                <w:lang w:eastAsia="fr-FR"/>
              </w:rPr>
              <w:t>u_stbio1_top.dig_wrapper_LV.u_multi_channel_fifo_top.HRESETn</w:t>
            </w:r>
          </w:p>
        </w:tc>
      </w:tr>
      <w:tr w:rsidR="003056C8" w:rsidRPr="00985557" w14:paraId="46C437C6" w14:textId="77777777" w:rsidTr="000B661F">
        <w:trPr>
          <w:trHeight w:val="510"/>
          <w:jc w:val="center"/>
        </w:trPr>
        <w:tc>
          <w:tcPr>
            <w:tcW w:w="1555" w:type="dxa"/>
            <w:tcBorders>
              <w:top w:val="single" w:sz="4" w:space="0" w:color="auto"/>
              <w:left w:val="single" w:sz="8" w:space="0" w:color="002060"/>
              <w:bottom w:val="single" w:sz="4" w:space="0" w:color="auto"/>
              <w:right w:val="single" w:sz="8" w:space="0" w:color="002060"/>
            </w:tcBorders>
            <w:shd w:val="clear" w:color="auto" w:fill="FFFFFF" w:themeFill="background1"/>
            <w:vAlign w:val="center"/>
          </w:tcPr>
          <w:p w14:paraId="4C905FF4"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lastRenderedPageBreak/>
              <w:t>DDS_STBIO1_1054</w:t>
            </w:r>
          </w:p>
        </w:tc>
        <w:tc>
          <w:tcPr>
            <w:tcW w:w="1773" w:type="dxa"/>
            <w:tcBorders>
              <w:top w:val="single" w:sz="4" w:space="0" w:color="auto"/>
              <w:left w:val="nil"/>
              <w:bottom w:val="single" w:sz="4" w:space="0" w:color="auto"/>
              <w:right w:val="single" w:sz="8" w:space="0" w:color="002060"/>
            </w:tcBorders>
            <w:shd w:val="clear" w:color="auto" w:fill="FFFFFF" w:themeFill="background1"/>
            <w:vAlign w:val="center"/>
          </w:tcPr>
          <w:p w14:paraId="59BE048E" w14:textId="77777777" w:rsidR="003056C8" w:rsidRPr="00985557" w:rsidRDefault="003056C8" w:rsidP="000B661F">
            <w:pPr>
              <w:spacing w:line="240" w:lineRule="auto"/>
              <w:rPr>
                <w:rFonts w:eastAsiaTheme="minorEastAsia"/>
                <w:color w:val="002060"/>
                <w:sz w:val="14"/>
                <w:szCs w:val="26"/>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AE24D9">
              <w:rPr>
                <w:rFonts w:asciiTheme="minorHAnsi" w:eastAsiaTheme="minorEastAsia" w:hAnsiTheme="minorHAnsi" w:cstheme="minorHAnsi"/>
                <w:noProof/>
                <w:color w:val="002060"/>
                <w:sz w:val="10"/>
                <w:szCs w:val="10"/>
                <w:lang w:eastAsia="fr-FR"/>
              </w:rPr>
              <w:t>resetn_main_ctrl</w:t>
            </w:r>
          </w:p>
        </w:tc>
        <w:tc>
          <w:tcPr>
            <w:tcW w:w="1617" w:type="dxa"/>
            <w:tcBorders>
              <w:top w:val="single" w:sz="4" w:space="0" w:color="auto"/>
              <w:left w:val="single" w:sz="4" w:space="0" w:color="auto"/>
              <w:bottom w:val="single" w:sz="4" w:space="0" w:color="auto"/>
              <w:right w:val="single" w:sz="8" w:space="0" w:color="002060"/>
            </w:tcBorders>
            <w:shd w:val="clear" w:color="auto" w:fill="FFFFFF" w:themeFill="background1"/>
            <w:vAlign w:val="center"/>
          </w:tcPr>
          <w:p w14:paraId="69C1B185" w14:textId="77777777" w:rsidR="003056C8" w:rsidRPr="00985557" w:rsidRDefault="003056C8" w:rsidP="000B661F">
            <w:pPr>
              <w:spacing w:line="240" w:lineRule="auto"/>
              <w:rPr>
                <w:rFonts w:eastAsiaTheme="minorEastAsia"/>
                <w:color w:val="002060"/>
                <w:sz w:val="14"/>
                <w:szCs w:val="26"/>
                <w:lang w:eastAsia="fr-FR"/>
              </w:rPr>
            </w:pPr>
            <w:r w:rsidRPr="003A7936">
              <w:rPr>
                <w:rFonts w:eastAsiaTheme="minorEastAsia"/>
                <w:color w:val="002060"/>
                <w:sz w:val="14"/>
                <w:szCs w:val="26"/>
                <w:lang w:eastAsia="fr-FR"/>
              </w:rPr>
              <w:t>u_stbio1_top.dig_wrapper_LV.u_main_controller_top.i_rstn</w:t>
            </w:r>
          </w:p>
        </w:tc>
      </w:tr>
      <w:tr w:rsidR="003056C8" w:rsidRPr="00985557" w14:paraId="3A3438B4" w14:textId="77777777" w:rsidTr="000B661F">
        <w:trPr>
          <w:trHeight w:val="510"/>
          <w:jc w:val="center"/>
        </w:trPr>
        <w:tc>
          <w:tcPr>
            <w:tcW w:w="1555" w:type="dxa"/>
            <w:tcBorders>
              <w:top w:val="single" w:sz="4" w:space="0" w:color="auto"/>
              <w:left w:val="single" w:sz="8" w:space="0" w:color="002060"/>
              <w:bottom w:val="single" w:sz="8" w:space="0" w:color="002060"/>
              <w:right w:val="single" w:sz="8" w:space="0" w:color="002060"/>
            </w:tcBorders>
            <w:shd w:val="clear" w:color="auto" w:fill="FFFFFF" w:themeFill="background1"/>
            <w:vAlign w:val="center"/>
          </w:tcPr>
          <w:p w14:paraId="709C7574" w14:textId="77777777" w:rsidR="003056C8" w:rsidRPr="00985557" w:rsidRDefault="003056C8" w:rsidP="000B661F">
            <w:pPr>
              <w:spacing w:line="240" w:lineRule="auto"/>
              <w:rPr>
                <w:rFonts w:eastAsiaTheme="minorEastAsia"/>
                <w:color w:val="002060"/>
                <w:sz w:val="14"/>
                <w:szCs w:val="26"/>
                <w:lang w:eastAsia="fr-FR"/>
              </w:rPr>
            </w:pPr>
            <w:r w:rsidRPr="00985557">
              <w:rPr>
                <w:rFonts w:eastAsiaTheme="minorEastAsia"/>
                <w:color w:val="002060"/>
                <w:sz w:val="14"/>
                <w:szCs w:val="26"/>
                <w:lang w:eastAsia="fr-FR"/>
              </w:rPr>
              <w:t>DDS_STBIO1_</w:t>
            </w:r>
            <w:r>
              <w:rPr>
                <w:rFonts w:eastAsiaTheme="minorEastAsia"/>
                <w:color w:val="002060"/>
                <w:sz w:val="14"/>
                <w:szCs w:val="26"/>
                <w:lang w:eastAsia="fr-FR"/>
              </w:rPr>
              <w:t>2</w:t>
            </w:r>
            <w:r w:rsidRPr="00985557">
              <w:rPr>
                <w:rFonts w:eastAsiaTheme="minorEastAsia"/>
                <w:color w:val="002060"/>
                <w:sz w:val="14"/>
                <w:szCs w:val="26"/>
                <w:lang w:eastAsia="fr-FR"/>
              </w:rPr>
              <w:t>054</w:t>
            </w:r>
          </w:p>
        </w:tc>
        <w:tc>
          <w:tcPr>
            <w:tcW w:w="1773" w:type="dxa"/>
            <w:tcBorders>
              <w:top w:val="single" w:sz="4" w:space="0" w:color="auto"/>
              <w:left w:val="nil"/>
              <w:bottom w:val="single" w:sz="8" w:space="0" w:color="002060"/>
              <w:right w:val="single" w:sz="8" w:space="0" w:color="002060"/>
            </w:tcBorders>
            <w:shd w:val="clear" w:color="auto" w:fill="FFFFFF" w:themeFill="background1"/>
            <w:vAlign w:val="center"/>
          </w:tcPr>
          <w:p w14:paraId="3D52CAC4" w14:textId="77777777" w:rsidR="003056C8" w:rsidRDefault="003056C8" w:rsidP="000B661F">
            <w:pPr>
              <w:spacing w:line="240" w:lineRule="auto"/>
              <w:rPr>
                <w:rFonts w:eastAsiaTheme="minorEastAsia"/>
                <w:color w:val="002060"/>
                <w:sz w:val="14"/>
                <w:szCs w:val="26"/>
                <w:lang w:eastAsia="fr-FR"/>
              </w:rPr>
            </w:pPr>
            <w:r w:rsidRPr="0066666A">
              <w:rPr>
                <w:rFonts w:asciiTheme="minorHAnsi" w:eastAsiaTheme="minorEastAsia" w:hAnsiTheme="minorHAnsi" w:cstheme="minorHAnsi"/>
                <w:noProof/>
                <w:color w:val="002060"/>
                <w:sz w:val="10"/>
                <w:szCs w:val="10"/>
                <w:lang w:eastAsia="fr-FR"/>
              </w:rPr>
              <w:t>u_stbio1_top.dig_wrapper_LV.u_pmu.</w:t>
            </w:r>
            <w:r w:rsidRPr="00AE24D9">
              <w:rPr>
                <w:rFonts w:asciiTheme="minorHAnsi" w:eastAsiaTheme="minorEastAsia" w:hAnsiTheme="minorHAnsi" w:cstheme="minorHAnsi"/>
                <w:noProof/>
                <w:color w:val="002060"/>
                <w:sz w:val="10"/>
                <w:szCs w:val="10"/>
                <w:lang w:eastAsia="fr-FR"/>
              </w:rPr>
              <w:t>resetn_32k_main_ctrl</w:t>
            </w:r>
          </w:p>
        </w:tc>
        <w:tc>
          <w:tcPr>
            <w:tcW w:w="1617" w:type="dxa"/>
            <w:tcBorders>
              <w:top w:val="single" w:sz="4" w:space="0" w:color="auto"/>
              <w:left w:val="single" w:sz="4" w:space="0" w:color="auto"/>
              <w:bottom w:val="single" w:sz="8" w:space="0" w:color="002060"/>
              <w:right w:val="single" w:sz="8" w:space="0" w:color="002060"/>
            </w:tcBorders>
            <w:shd w:val="clear" w:color="auto" w:fill="FFFFFF" w:themeFill="background1"/>
            <w:vAlign w:val="center"/>
          </w:tcPr>
          <w:p w14:paraId="2C39A323" w14:textId="77777777" w:rsidR="003056C8" w:rsidRPr="00985557" w:rsidRDefault="003056C8" w:rsidP="000B661F">
            <w:pPr>
              <w:spacing w:line="240" w:lineRule="auto"/>
              <w:rPr>
                <w:rFonts w:eastAsiaTheme="minorEastAsia"/>
                <w:color w:val="002060"/>
                <w:sz w:val="14"/>
                <w:szCs w:val="26"/>
                <w:lang w:eastAsia="fr-FR"/>
              </w:rPr>
            </w:pPr>
            <w:r w:rsidRPr="003A7936">
              <w:rPr>
                <w:rFonts w:eastAsiaTheme="minorEastAsia"/>
                <w:color w:val="002060"/>
                <w:sz w:val="14"/>
                <w:szCs w:val="26"/>
                <w:lang w:eastAsia="fr-FR"/>
              </w:rPr>
              <w:t>u_stbio1_top.dig_wrapper_LV.u_main_controller_top.i_rstn_sync_32</w:t>
            </w:r>
          </w:p>
        </w:tc>
      </w:tr>
    </w:tbl>
    <w:p w14:paraId="5E9F2312" w14:textId="77777777" w:rsidR="00B65524" w:rsidRPr="003056C8" w:rsidRDefault="00B65524" w:rsidP="00182467">
      <w:pPr>
        <w:pStyle w:val="IRegular"/>
        <w:rPr>
          <w:lang w:val="fr-FR"/>
        </w:rPr>
      </w:pPr>
    </w:p>
    <w:p w14:paraId="6A4F7927" w14:textId="00F7EE2E" w:rsidR="00985557" w:rsidRPr="00B81FFD" w:rsidRDefault="00985557">
      <w:pPr>
        <w:rPr>
          <w:rFonts w:asciiTheme="majorHAnsi" w:eastAsiaTheme="majorEastAsia" w:hAnsiTheme="majorHAnsi" w:cstheme="majorBidi"/>
          <w:color w:val="03234B" w:themeColor="text1"/>
          <w:sz w:val="32"/>
          <w:szCs w:val="32"/>
          <w:lang w:val="en-US"/>
        </w:rPr>
      </w:pPr>
    </w:p>
    <w:p w14:paraId="1E7C0E62" w14:textId="01C78D87" w:rsidR="001D657A" w:rsidRDefault="00ED2D01" w:rsidP="001D657A">
      <w:pPr>
        <w:pStyle w:val="Caption"/>
        <w:jc w:val="center"/>
      </w:pPr>
      <w:bookmarkStart w:id="75" w:name="_Toc210989348"/>
      <w:r>
        <w:t>Table</w:t>
      </w:r>
      <w:r w:rsidR="001D657A">
        <w:t xml:space="preserve"> </w:t>
      </w:r>
      <w:fldSimple w:instr=" SEQ Tableau \* ARABIC ">
        <w:r w:rsidR="00E27A95">
          <w:rPr>
            <w:noProof/>
          </w:rPr>
          <w:t>12</w:t>
        </w:r>
      </w:fldSimple>
      <w:r w:rsidR="001D657A">
        <w:t>: STBI</w:t>
      </w:r>
      <w:r w:rsidR="00287362">
        <w:t>O</w:t>
      </w:r>
      <w:r w:rsidR="001D657A">
        <w:t>1 Functional reset Summary table</w:t>
      </w:r>
      <w:bookmarkEnd w:id="75"/>
    </w:p>
    <w:p w14:paraId="7757786B" w14:textId="77AAB0D9" w:rsidR="006E0B4B" w:rsidRDefault="006E0B4B">
      <w:pPr>
        <w:rPr>
          <w:rFonts w:asciiTheme="majorHAnsi" w:eastAsiaTheme="majorEastAsia" w:hAnsiTheme="majorHAnsi" w:cstheme="majorBidi"/>
          <w:color w:val="03234B" w:themeColor="text1"/>
          <w:sz w:val="32"/>
          <w:szCs w:val="32"/>
        </w:rPr>
      </w:pPr>
    </w:p>
    <w:p w14:paraId="4FCDE591" w14:textId="77777777" w:rsidR="002C11CA" w:rsidRDefault="002C11CA">
      <w:pPr>
        <w:rPr>
          <w:rFonts w:asciiTheme="majorHAnsi" w:eastAsiaTheme="majorEastAsia" w:hAnsiTheme="majorHAnsi" w:cstheme="majorBidi"/>
          <w:color w:val="03234B" w:themeColor="text1"/>
          <w:sz w:val="32"/>
          <w:szCs w:val="32"/>
        </w:rPr>
      </w:pPr>
      <w:bookmarkStart w:id="76" w:name="_PAD_Mux"/>
      <w:bookmarkEnd w:id="76"/>
      <w:r>
        <w:br w:type="page"/>
      </w:r>
    </w:p>
    <w:p w14:paraId="65F50738" w14:textId="4A02998C" w:rsidR="00E15618" w:rsidRDefault="00C007BE" w:rsidP="00710BF4">
      <w:pPr>
        <w:pStyle w:val="Heading3"/>
      </w:pPr>
      <w:bookmarkStart w:id="77" w:name="_Toc224827103"/>
      <w:r>
        <w:lastRenderedPageBreak/>
        <w:t>P</w:t>
      </w:r>
      <w:r w:rsidR="000543B1">
        <w:t>AD</w:t>
      </w:r>
      <w:r>
        <w:t xml:space="preserve"> Mux</w:t>
      </w:r>
      <w:bookmarkEnd w:id="77"/>
    </w:p>
    <w:p w14:paraId="0A1D7905" w14:textId="77777777" w:rsidR="000543B1" w:rsidRDefault="000543B1" w:rsidP="00152C3C">
      <w:pPr>
        <w:pStyle w:val="NoSpacing"/>
      </w:pPr>
      <w:r>
        <w:t>In the following table are reported the Pad Configuration for each operative mode of the device. The</w:t>
      </w:r>
    </w:p>
    <w:p w14:paraId="27B8636C" w14:textId="77777777" w:rsidR="000543B1" w:rsidRDefault="000543B1" w:rsidP="00152C3C">
      <w:pPr>
        <w:pStyle w:val="NoSpacing"/>
      </w:pPr>
      <w:r>
        <w:t>BIST Mode, Scan Mode and Debug Mode are reserved for ST Testing Purpose</w:t>
      </w:r>
    </w:p>
    <w:p w14:paraId="2D149824" w14:textId="77777777" w:rsidR="000543B1" w:rsidRPr="000543B1" w:rsidRDefault="000543B1" w:rsidP="000543B1">
      <w:bookmarkStart w:id="78" w:name="_Hlk198047683"/>
    </w:p>
    <w:p w14:paraId="0B491B8D" w14:textId="4353F731" w:rsidR="00B463B1" w:rsidRDefault="00B463B1" w:rsidP="00710BF4">
      <w:pPr>
        <w:pStyle w:val="Heading4"/>
      </w:pPr>
      <w:r>
        <w:t>PAD MUX TOP I/</w:t>
      </w:r>
      <w:r w:rsidR="009E2C96">
        <w:t>O</w:t>
      </w:r>
      <w:r>
        <w:t xml:space="preserve"> List</w:t>
      </w:r>
    </w:p>
    <w:tbl>
      <w:tblPr>
        <w:tblStyle w:val="TableGrid"/>
        <w:tblW w:w="9350" w:type="dxa"/>
        <w:tblLook w:val="04A0" w:firstRow="1" w:lastRow="0" w:firstColumn="1" w:lastColumn="0" w:noHBand="0" w:noVBand="1"/>
      </w:tblPr>
      <w:tblGrid>
        <w:gridCol w:w="3108"/>
        <w:gridCol w:w="1169"/>
        <w:gridCol w:w="775"/>
        <w:gridCol w:w="4298"/>
      </w:tblGrid>
      <w:tr w:rsidR="00BD2487" w:rsidRPr="000E1A05" w14:paraId="1D4AE0E2" w14:textId="77777777">
        <w:tc>
          <w:tcPr>
            <w:tcW w:w="0" w:type="auto"/>
            <w:hideMark/>
          </w:tcPr>
          <w:p w14:paraId="74D0D879" w14:textId="77777777" w:rsidR="00BD2487" w:rsidRPr="000E1A05" w:rsidRDefault="00BD2487">
            <w:pPr>
              <w:spacing w:after="240"/>
              <w:jc w:val="center"/>
              <w:rPr>
                <w:rFonts w:ascii="Segoe UI" w:eastAsia="Times New Roman" w:hAnsi="Segoe UI" w:cs="Segoe UI"/>
                <w:b/>
                <w:bCs/>
                <w:color w:val="24292E"/>
              </w:rPr>
            </w:pPr>
            <w:r w:rsidRPr="000E1A05">
              <w:rPr>
                <w:rFonts w:ascii="Segoe UI" w:eastAsia="Times New Roman" w:hAnsi="Segoe UI" w:cs="Segoe UI"/>
                <w:b/>
                <w:bCs/>
                <w:color w:val="24292E"/>
              </w:rPr>
              <w:t>Port name</w:t>
            </w:r>
          </w:p>
        </w:tc>
        <w:tc>
          <w:tcPr>
            <w:tcW w:w="0" w:type="auto"/>
            <w:hideMark/>
          </w:tcPr>
          <w:p w14:paraId="0B0D9478" w14:textId="77777777" w:rsidR="00BD2487" w:rsidRPr="000E1A05" w:rsidRDefault="00BD2487">
            <w:pPr>
              <w:spacing w:after="240"/>
              <w:jc w:val="center"/>
              <w:rPr>
                <w:rFonts w:ascii="Segoe UI" w:eastAsia="Times New Roman" w:hAnsi="Segoe UI" w:cs="Segoe UI"/>
                <w:b/>
                <w:bCs/>
                <w:color w:val="24292E"/>
              </w:rPr>
            </w:pPr>
            <w:r w:rsidRPr="000E1A05">
              <w:rPr>
                <w:rFonts w:ascii="Segoe UI" w:eastAsia="Times New Roman" w:hAnsi="Segoe UI" w:cs="Segoe UI"/>
                <w:b/>
                <w:bCs/>
                <w:color w:val="24292E"/>
              </w:rPr>
              <w:t>Direction</w:t>
            </w:r>
          </w:p>
        </w:tc>
        <w:tc>
          <w:tcPr>
            <w:tcW w:w="0" w:type="auto"/>
            <w:hideMark/>
          </w:tcPr>
          <w:p w14:paraId="23057279" w14:textId="77777777" w:rsidR="00BD2487" w:rsidRPr="000E1A05" w:rsidRDefault="00BD2487">
            <w:pPr>
              <w:spacing w:after="240"/>
              <w:jc w:val="center"/>
              <w:rPr>
                <w:rFonts w:ascii="Segoe UI" w:eastAsia="Times New Roman" w:hAnsi="Segoe UI" w:cs="Segoe UI"/>
                <w:b/>
                <w:bCs/>
                <w:color w:val="24292E"/>
              </w:rPr>
            </w:pPr>
            <w:r w:rsidRPr="000E1A05">
              <w:rPr>
                <w:rFonts w:ascii="Segoe UI" w:eastAsia="Times New Roman" w:hAnsi="Segoe UI" w:cs="Segoe UI"/>
                <w:b/>
                <w:bCs/>
                <w:color w:val="24292E"/>
              </w:rPr>
              <w:t>Type</w:t>
            </w:r>
          </w:p>
        </w:tc>
        <w:tc>
          <w:tcPr>
            <w:tcW w:w="0" w:type="auto"/>
            <w:hideMark/>
          </w:tcPr>
          <w:p w14:paraId="23054C3F" w14:textId="77777777" w:rsidR="00BD2487" w:rsidRPr="000E1A05" w:rsidRDefault="00BD2487">
            <w:pPr>
              <w:spacing w:after="240"/>
              <w:jc w:val="center"/>
              <w:rPr>
                <w:rFonts w:ascii="Segoe UI" w:eastAsia="Times New Roman" w:hAnsi="Segoe UI" w:cs="Segoe UI"/>
                <w:b/>
                <w:bCs/>
                <w:color w:val="24292E"/>
              </w:rPr>
            </w:pPr>
            <w:r w:rsidRPr="000E1A05">
              <w:rPr>
                <w:rFonts w:ascii="Segoe UI" w:eastAsia="Times New Roman" w:hAnsi="Segoe UI" w:cs="Segoe UI"/>
                <w:b/>
                <w:bCs/>
                <w:color w:val="24292E"/>
              </w:rPr>
              <w:t>Description</w:t>
            </w:r>
          </w:p>
        </w:tc>
      </w:tr>
      <w:tr w:rsidR="00BD2487" w:rsidRPr="000E1A05" w14:paraId="7A67C47F" w14:textId="77777777">
        <w:tc>
          <w:tcPr>
            <w:tcW w:w="0" w:type="auto"/>
            <w:hideMark/>
          </w:tcPr>
          <w:p w14:paraId="5CA2095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i_write_protection_en</w:t>
            </w:r>
          </w:p>
        </w:tc>
        <w:tc>
          <w:tcPr>
            <w:tcW w:w="0" w:type="auto"/>
            <w:hideMark/>
          </w:tcPr>
          <w:p w14:paraId="4F4CC3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EF29D6B" w14:textId="77777777" w:rsidR="00BD2487" w:rsidRPr="000E1A05" w:rsidRDefault="00BD2487">
            <w:pPr>
              <w:spacing w:after="240"/>
              <w:rPr>
                <w:rFonts w:ascii="Segoe UI" w:eastAsia="Times New Roman" w:hAnsi="Segoe UI" w:cs="Segoe UI"/>
                <w:color w:val="24292E"/>
              </w:rPr>
            </w:pPr>
          </w:p>
        </w:tc>
        <w:tc>
          <w:tcPr>
            <w:tcW w:w="0" w:type="auto"/>
            <w:hideMark/>
          </w:tcPr>
          <w:p w14:paraId="4C8DE3C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write_protection_en OTP regmap enable from regmap</w:t>
            </w:r>
          </w:p>
        </w:tc>
      </w:tr>
      <w:tr w:rsidR="00BD2487" w:rsidRPr="000E1A05" w14:paraId="6DBC16BD" w14:textId="77777777">
        <w:tc>
          <w:tcPr>
            <w:tcW w:w="0" w:type="auto"/>
            <w:hideMark/>
          </w:tcPr>
          <w:p w14:paraId="79EA245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o_write_protection_en</w:t>
            </w:r>
          </w:p>
        </w:tc>
        <w:tc>
          <w:tcPr>
            <w:tcW w:w="0" w:type="auto"/>
            <w:hideMark/>
          </w:tcPr>
          <w:p w14:paraId="2681D0B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D31AB1D" w14:textId="77777777" w:rsidR="00BD2487" w:rsidRPr="000E1A05" w:rsidRDefault="00BD2487">
            <w:pPr>
              <w:spacing w:after="240"/>
              <w:rPr>
                <w:rFonts w:ascii="Segoe UI" w:eastAsia="Times New Roman" w:hAnsi="Segoe UI" w:cs="Segoe UI"/>
                <w:color w:val="24292E"/>
              </w:rPr>
            </w:pPr>
          </w:p>
        </w:tc>
        <w:tc>
          <w:tcPr>
            <w:tcW w:w="0" w:type="auto"/>
            <w:hideMark/>
          </w:tcPr>
          <w:p w14:paraId="557E6A2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write_protection_en OTP regmap enable to regmap</w:t>
            </w:r>
          </w:p>
        </w:tc>
      </w:tr>
      <w:tr w:rsidR="00BD2487" w:rsidRPr="000E1A05" w14:paraId="11FB6DC0" w14:textId="77777777">
        <w:tc>
          <w:tcPr>
            <w:tcW w:w="0" w:type="auto"/>
            <w:hideMark/>
          </w:tcPr>
          <w:p w14:paraId="63C13B0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i_tap_bist_mode</w:t>
            </w:r>
          </w:p>
        </w:tc>
        <w:tc>
          <w:tcPr>
            <w:tcW w:w="0" w:type="auto"/>
            <w:hideMark/>
          </w:tcPr>
          <w:p w14:paraId="0703859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D28D536" w14:textId="77777777" w:rsidR="00BD2487" w:rsidRPr="000E1A05" w:rsidRDefault="00BD2487">
            <w:pPr>
              <w:spacing w:after="240"/>
              <w:rPr>
                <w:rFonts w:ascii="Segoe UI" w:eastAsia="Times New Roman" w:hAnsi="Segoe UI" w:cs="Segoe UI"/>
                <w:color w:val="24292E"/>
              </w:rPr>
            </w:pPr>
          </w:p>
        </w:tc>
        <w:tc>
          <w:tcPr>
            <w:tcW w:w="0" w:type="auto"/>
            <w:hideMark/>
          </w:tcPr>
          <w:p w14:paraId="12884CE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bist_mode signal used retun in functional mode</w:t>
            </w:r>
          </w:p>
        </w:tc>
      </w:tr>
      <w:tr w:rsidR="00BD2487" w:rsidRPr="000E1A05" w14:paraId="19786E07" w14:textId="77777777">
        <w:tc>
          <w:tcPr>
            <w:tcW w:w="0" w:type="auto"/>
            <w:hideMark/>
          </w:tcPr>
          <w:p w14:paraId="75AE0FD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i_EN_0P05HP_ECG0</w:t>
            </w:r>
          </w:p>
        </w:tc>
        <w:tc>
          <w:tcPr>
            <w:tcW w:w="0" w:type="auto"/>
            <w:hideMark/>
          </w:tcPr>
          <w:p w14:paraId="31A210E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16E7210" w14:textId="77777777" w:rsidR="00BD2487" w:rsidRPr="000E1A05" w:rsidRDefault="00BD2487">
            <w:pPr>
              <w:spacing w:after="240"/>
              <w:rPr>
                <w:rFonts w:ascii="Segoe UI" w:eastAsia="Times New Roman" w:hAnsi="Segoe UI" w:cs="Segoe UI"/>
                <w:color w:val="24292E"/>
              </w:rPr>
            </w:pPr>
          </w:p>
        </w:tc>
        <w:tc>
          <w:tcPr>
            <w:tcW w:w="0" w:type="auto"/>
            <w:hideMark/>
          </w:tcPr>
          <w:p w14:paraId="751A9FF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bit enable select PDRES 05 ECG0 channel</w:t>
            </w:r>
          </w:p>
        </w:tc>
      </w:tr>
      <w:tr w:rsidR="00BD2487" w:rsidRPr="000E1A05" w14:paraId="7E372CDE" w14:textId="77777777">
        <w:tc>
          <w:tcPr>
            <w:tcW w:w="0" w:type="auto"/>
            <w:hideMark/>
          </w:tcPr>
          <w:p w14:paraId="3C21B02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i_EN_0P05HP_ECG12</w:t>
            </w:r>
          </w:p>
        </w:tc>
        <w:tc>
          <w:tcPr>
            <w:tcW w:w="0" w:type="auto"/>
            <w:hideMark/>
          </w:tcPr>
          <w:p w14:paraId="7370799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CF4E454" w14:textId="77777777" w:rsidR="00BD2487" w:rsidRPr="000E1A05" w:rsidRDefault="00BD2487">
            <w:pPr>
              <w:spacing w:after="240"/>
              <w:rPr>
                <w:rFonts w:ascii="Segoe UI" w:eastAsia="Times New Roman" w:hAnsi="Segoe UI" w:cs="Segoe UI"/>
                <w:color w:val="24292E"/>
              </w:rPr>
            </w:pPr>
          </w:p>
        </w:tc>
        <w:tc>
          <w:tcPr>
            <w:tcW w:w="0" w:type="auto"/>
            <w:hideMark/>
          </w:tcPr>
          <w:p w14:paraId="19E841F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bit enable select PDRES 05 ECG12 channel</w:t>
            </w:r>
          </w:p>
        </w:tc>
      </w:tr>
      <w:tr w:rsidR="00BD2487" w:rsidRPr="000E1A05" w14:paraId="1306F065" w14:textId="77777777">
        <w:tc>
          <w:tcPr>
            <w:tcW w:w="0" w:type="auto"/>
            <w:hideMark/>
          </w:tcPr>
          <w:p w14:paraId="25C12AD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IMPQ_PSDRES_UP_02</w:t>
            </w:r>
          </w:p>
        </w:tc>
        <w:tc>
          <w:tcPr>
            <w:tcW w:w="0" w:type="auto"/>
            <w:hideMark/>
          </w:tcPr>
          <w:p w14:paraId="7E94A2F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73CAE0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5DEE1E2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3CCA8126" w14:textId="77777777">
        <w:tc>
          <w:tcPr>
            <w:tcW w:w="0" w:type="auto"/>
            <w:hideMark/>
          </w:tcPr>
          <w:p w14:paraId="0C4117B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IMPQ_PSDRES_DOWN_02</w:t>
            </w:r>
          </w:p>
        </w:tc>
        <w:tc>
          <w:tcPr>
            <w:tcW w:w="0" w:type="auto"/>
            <w:hideMark/>
          </w:tcPr>
          <w:p w14:paraId="3837130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3E1EE0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7D7641E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0A2A9E71" w14:textId="77777777">
        <w:tc>
          <w:tcPr>
            <w:tcW w:w="0" w:type="auto"/>
            <w:hideMark/>
          </w:tcPr>
          <w:p w14:paraId="3FC966F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IMPP_PSDRES_UP_02</w:t>
            </w:r>
          </w:p>
        </w:tc>
        <w:tc>
          <w:tcPr>
            <w:tcW w:w="0" w:type="auto"/>
            <w:hideMark/>
          </w:tcPr>
          <w:p w14:paraId="2C81167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F476DD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224D4A5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1D585899" w14:textId="77777777">
        <w:tc>
          <w:tcPr>
            <w:tcW w:w="0" w:type="auto"/>
            <w:hideMark/>
          </w:tcPr>
          <w:p w14:paraId="200D01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IMPP_PSDRES_DOWN_02</w:t>
            </w:r>
          </w:p>
        </w:tc>
        <w:tc>
          <w:tcPr>
            <w:tcW w:w="0" w:type="auto"/>
            <w:hideMark/>
          </w:tcPr>
          <w:p w14:paraId="2E01A0B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F80720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4DA3BB6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5CBF5E61" w14:textId="77777777">
        <w:tc>
          <w:tcPr>
            <w:tcW w:w="0" w:type="auto"/>
            <w:hideMark/>
          </w:tcPr>
          <w:p w14:paraId="614BAFA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ECG_PSDRES_DOWN_02</w:t>
            </w:r>
          </w:p>
        </w:tc>
        <w:tc>
          <w:tcPr>
            <w:tcW w:w="0" w:type="auto"/>
            <w:hideMark/>
          </w:tcPr>
          <w:p w14:paraId="2F9FBF1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E71B7A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0B9E8E2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16193094" w14:textId="77777777">
        <w:tc>
          <w:tcPr>
            <w:tcW w:w="0" w:type="auto"/>
            <w:hideMark/>
          </w:tcPr>
          <w:p w14:paraId="349499A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ECG_PSDRES_UP_02</w:t>
            </w:r>
          </w:p>
        </w:tc>
        <w:tc>
          <w:tcPr>
            <w:tcW w:w="0" w:type="auto"/>
            <w:hideMark/>
          </w:tcPr>
          <w:p w14:paraId="43D6D95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45D5B6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2C88C5C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27A4A882" w14:textId="77777777">
        <w:tc>
          <w:tcPr>
            <w:tcW w:w="0" w:type="auto"/>
            <w:hideMark/>
          </w:tcPr>
          <w:p w14:paraId="5F694ED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IMPQ_PSDRES_UP_05</w:t>
            </w:r>
          </w:p>
        </w:tc>
        <w:tc>
          <w:tcPr>
            <w:tcW w:w="0" w:type="auto"/>
            <w:hideMark/>
          </w:tcPr>
          <w:p w14:paraId="66028D5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AF4E00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6F443B5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6EA5EBE2" w14:textId="77777777">
        <w:tc>
          <w:tcPr>
            <w:tcW w:w="0" w:type="auto"/>
            <w:hideMark/>
          </w:tcPr>
          <w:p w14:paraId="72E1567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IMPQ_PSDRES_DOWN_05</w:t>
            </w:r>
          </w:p>
        </w:tc>
        <w:tc>
          <w:tcPr>
            <w:tcW w:w="0" w:type="auto"/>
            <w:hideMark/>
          </w:tcPr>
          <w:p w14:paraId="49BF323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6F6C5F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041682D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5BBD57E0" w14:textId="77777777">
        <w:tc>
          <w:tcPr>
            <w:tcW w:w="0" w:type="auto"/>
            <w:hideMark/>
          </w:tcPr>
          <w:p w14:paraId="6E573A6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IMPP_PSDRES_UP_05</w:t>
            </w:r>
          </w:p>
        </w:tc>
        <w:tc>
          <w:tcPr>
            <w:tcW w:w="0" w:type="auto"/>
            <w:hideMark/>
          </w:tcPr>
          <w:p w14:paraId="2367900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70E237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5473061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2A8B1A25" w14:textId="77777777">
        <w:tc>
          <w:tcPr>
            <w:tcW w:w="0" w:type="auto"/>
            <w:hideMark/>
          </w:tcPr>
          <w:p w14:paraId="09E11D1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IMPP_PSDRES_DOWN_05</w:t>
            </w:r>
          </w:p>
        </w:tc>
        <w:tc>
          <w:tcPr>
            <w:tcW w:w="0" w:type="auto"/>
            <w:hideMark/>
          </w:tcPr>
          <w:p w14:paraId="1C24F63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10631B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75ADE08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022AA289" w14:textId="77777777">
        <w:tc>
          <w:tcPr>
            <w:tcW w:w="0" w:type="auto"/>
            <w:hideMark/>
          </w:tcPr>
          <w:p w14:paraId="3576D06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ECG_PSDRES_DOWN_05</w:t>
            </w:r>
          </w:p>
        </w:tc>
        <w:tc>
          <w:tcPr>
            <w:tcW w:w="0" w:type="auto"/>
            <w:hideMark/>
          </w:tcPr>
          <w:p w14:paraId="2A2542B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27DAE7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5A9ADD5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72869365" w14:textId="77777777">
        <w:tc>
          <w:tcPr>
            <w:tcW w:w="0" w:type="auto"/>
            <w:hideMark/>
          </w:tcPr>
          <w:p w14:paraId="38AA174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ECG_PSDRES_UP_05</w:t>
            </w:r>
          </w:p>
        </w:tc>
        <w:tc>
          <w:tcPr>
            <w:tcW w:w="0" w:type="auto"/>
            <w:hideMark/>
          </w:tcPr>
          <w:p w14:paraId="704B801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B7D006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2584CBA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00191D1A" w14:textId="77777777">
        <w:tc>
          <w:tcPr>
            <w:tcW w:w="0" w:type="auto"/>
            <w:hideMark/>
          </w:tcPr>
          <w:p w14:paraId="2FD18AF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IMPQ_PSDRES_UP</w:t>
            </w:r>
          </w:p>
        </w:tc>
        <w:tc>
          <w:tcPr>
            <w:tcW w:w="0" w:type="auto"/>
            <w:hideMark/>
          </w:tcPr>
          <w:p w14:paraId="14CC262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6DF8D0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7931A1C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0A5E1853" w14:textId="77777777">
        <w:tc>
          <w:tcPr>
            <w:tcW w:w="0" w:type="auto"/>
            <w:hideMark/>
          </w:tcPr>
          <w:p w14:paraId="5E7E2A0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IMPQ_PSDRES_DOWN</w:t>
            </w:r>
          </w:p>
        </w:tc>
        <w:tc>
          <w:tcPr>
            <w:tcW w:w="0" w:type="auto"/>
            <w:hideMark/>
          </w:tcPr>
          <w:p w14:paraId="291E9E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6B1250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24E5439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25DC3856" w14:textId="77777777">
        <w:tc>
          <w:tcPr>
            <w:tcW w:w="0" w:type="auto"/>
            <w:hideMark/>
          </w:tcPr>
          <w:p w14:paraId="56D7EB4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IMPP_PSDRES_UP</w:t>
            </w:r>
          </w:p>
        </w:tc>
        <w:tc>
          <w:tcPr>
            <w:tcW w:w="0" w:type="auto"/>
            <w:hideMark/>
          </w:tcPr>
          <w:p w14:paraId="346A462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C114E6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6EFAC81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571033ED" w14:textId="77777777">
        <w:tc>
          <w:tcPr>
            <w:tcW w:w="0" w:type="auto"/>
            <w:hideMark/>
          </w:tcPr>
          <w:p w14:paraId="0C6A047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IMPP_PSDRES_DOWN</w:t>
            </w:r>
          </w:p>
        </w:tc>
        <w:tc>
          <w:tcPr>
            <w:tcW w:w="0" w:type="auto"/>
            <w:hideMark/>
          </w:tcPr>
          <w:p w14:paraId="5A39750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94AC7A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74D97FF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0D1B9DC3" w14:textId="77777777">
        <w:tc>
          <w:tcPr>
            <w:tcW w:w="0" w:type="auto"/>
            <w:hideMark/>
          </w:tcPr>
          <w:p w14:paraId="23A4E04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ECG_PSDRES_DOWN</w:t>
            </w:r>
          </w:p>
        </w:tc>
        <w:tc>
          <w:tcPr>
            <w:tcW w:w="0" w:type="auto"/>
            <w:hideMark/>
          </w:tcPr>
          <w:p w14:paraId="073D64E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953D81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0095C7B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2850E55A" w14:textId="77777777">
        <w:tc>
          <w:tcPr>
            <w:tcW w:w="0" w:type="auto"/>
            <w:hideMark/>
          </w:tcPr>
          <w:p w14:paraId="777FF2F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ECG_PSDRES_UP</w:t>
            </w:r>
          </w:p>
        </w:tc>
        <w:tc>
          <w:tcPr>
            <w:tcW w:w="0" w:type="auto"/>
            <w:hideMark/>
          </w:tcPr>
          <w:p w14:paraId="0299E59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50A601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[2:0]</w:t>
            </w:r>
          </w:p>
        </w:tc>
        <w:tc>
          <w:tcPr>
            <w:tcW w:w="0" w:type="auto"/>
            <w:hideMark/>
          </w:tcPr>
          <w:p w14:paraId="5A1665E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OTP value for Analog block</w:t>
            </w:r>
          </w:p>
        </w:tc>
      </w:tr>
      <w:tr w:rsidR="00BD2487" w:rsidRPr="000E1A05" w14:paraId="58CBFC1E" w14:textId="77777777">
        <w:tc>
          <w:tcPr>
            <w:tcW w:w="0" w:type="auto"/>
            <w:hideMark/>
          </w:tcPr>
          <w:p w14:paraId="427B86A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i_TS_IRQ_ST</w:t>
            </w:r>
          </w:p>
        </w:tc>
        <w:tc>
          <w:tcPr>
            <w:tcW w:w="0" w:type="auto"/>
            <w:hideMark/>
          </w:tcPr>
          <w:p w14:paraId="17E8E5F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CCC25C0" w14:textId="77777777" w:rsidR="00BD2487" w:rsidRPr="000E1A05" w:rsidRDefault="00BD2487">
            <w:pPr>
              <w:spacing w:after="240"/>
              <w:rPr>
                <w:rFonts w:ascii="Segoe UI" w:eastAsia="Times New Roman" w:hAnsi="Segoe UI" w:cs="Segoe UI"/>
                <w:color w:val="24292E"/>
              </w:rPr>
            </w:pPr>
          </w:p>
        </w:tc>
        <w:tc>
          <w:tcPr>
            <w:tcW w:w="0" w:type="auto"/>
            <w:hideMark/>
          </w:tcPr>
          <w:p w14:paraId="1ED126D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time slot irq</w:t>
            </w:r>
          </w:p>
        </w:tc>
      </w:tr>
      <w:tr w:rsidR="00BD2487" w:rsidRPr="000E1A05" w14:paraId="493E44DD" w14:textId="77777777">
        <w:tc>
          <w:tcPr>
            <w:tcW w:w="0" w:type="auto"/>
            <w:hideMark/>
          </w:tcPr>
          <w:p w14:paraId="2493E7F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i_DCCK_IRQ_ST</w:t>
            </w:r>
          </w:p>
        </w:tc>
        <w:tc>
          <w:tcPr>
            <w:tcW w:w="0" w:type="auto"/>
            <w:hideMark/>
          </w:tcPr>
          <w:p w14:paraId="593692C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DA97792" w14:textId="77777777" w:rsidR="00BD2487" w:rsidRPr="000E1A05" w:rsidRDefault="00BD2487">
            <w:pPr>
              <w:spacing w:after="240"/>
              <w:rPr>
                <w:rFonts w:ascii="Segoe UI" w:eastAsia="Times New Roman" w:hAnsi="Segoe UI" w:cs="Segoe UI"/>
                <w:color w:val="24292E"/>
              </w:rPr>
            </w:pPr>
          </w:p>
        </w:tc>
        <w:tc>
          <w:tcPr>
            <w:tcW w:w="0" w:type="auto"/>
            <w:hideMark/>
          </w:tcPr>
          <w:p w14:paraId="095CD40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DCCK irq change status</w:t>
            </w:r>
          </w:p>
        </w:tc>
      </w:tr>
      <w:tr w:rsidR="00BD2487" w:rsidRPr="000E1A05" w14:paraId="56EF9567" w14:textId="77777777">
        <w:tc>
          <w:tcPr>
            <w:tcW w:w="0" w:type="auto"/>
            <w:hideMark/>
          </w:tcPr>
          <w:p w14:paraId="74E4C0F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o_en_tx_1V2</w:t>
            </w:r>
          </w:p>
        </w:tc>
        <w:tc>
          <w:tcPr>
            <w:tcW w:w="0" w:type="auto"/>
            <w:hideMark/>
          </w:tcPr>
          <w:p w14:paraId="06CB355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CCA4F9B" w14:textId="77777777" w:rsidR="00BD2487" w:rsidRPr="000E1A05" w:rsidRDefault="00BD2487">
            <w:pPr>
              <w:spacing w:after="240"/>
              <w:rPr>
                <w:rFonts w:ascii="Segoe UI" w:eastAsia="Times New Roman" w:hAnsi="Segoe UI" w:cs="Segoe UI"/>
                <w:color w:val="24292E"/>
              </w:rPr>
            </w:pPr>
          </w:p>
        </w:tc>
        <w:tc>
          <w:tcPr>
            <w:tcW w:w="0" w:type="auto"/>
            <w:hideMark/>
          </w:tcPr>
          <w:p w14:paraId="385CB09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 to LED pilot</w:t>
            </w:r>
          </w:p>
        </w:tc>
      </w:tr>
      <w:tr w:rsidR="00BD2487" w:rsidRPr="000E1A05" w14:paraId="160F2C36" w14:textId="77777777">
        <w:tc>
          <w:tcPr>
            <w:tcW w:w="0" w:type="auto"/>
            <w:hideMark/>
          </w:tcPr>
          <w:p w14:paraId="4043769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o_tx_preset_1V2</w:t>
            </w:r>
          </w:p>
        </w:tc>
        <w:tc>
          <w:tcPr>
            <w:tcW w:w="0" w:type="auto"/>
            <w:hideMark/>
          </w:tcPr>
          <w:p w14:paraId="772A824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4D5F4A8" w14:textId="77777777" w:rsidR="00BD2487" w:rsidRPr="000E1A05" w:rsidRDefault="00BD2487">
            <w:pPr>
              <w:spacing w:after="240"/>
              <w:rPr>
                <w:rFonts w:ascii="Segoe UI" w:eastAsia="Times New Roman" w:hAnsi="Segoe UI" w:cs="Segoe UI"/>
                <w:color w:val="24292E"/>
              </w:rPr>
            </w:pPr>
          </w:p>
        </w:tc>
        <w:tc>
          <w:tcPr>
            <w:tcW w:w="0" w:type="auto"/>
            <w:hideMark/>
          </w:tcPr>
          <w:p w14:paraId="0F17908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 to LED pilot</w:t>
            </w:r>
          </w:p>
        </w:tc>
      </w:tr>
      <w:tr w:rsidR="00BD2487" w:rsidRPr="000E1A05" w14:paraId="1D4AB1A8" w14:textId="77777777">
        <w:tc>
          <w:tcPr>
            <w:tcW w:w="0" w:type="auto"/>
            <w:hideMark/>
          </w:tcPr>
          <w:p w14:paraId="5F1FBF7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o_tx1_outlab_sel_frame_x_1V2</w:t>
            </w:r>
          </w:p>
        </w:tc>
        <w:tc>
          <w:tcPr>
            <w:tcW w:w="0" w:type="auto"/>
            <w:hideMark/>
          </w:tcPr>
          <w:p w14:paraId="6000829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E9E65E0" w14:textId="77777777" w:rsidR="00BD2487" w:rsidRPr="000E1A05" w:rsidRDefault="00BD2487">
            <w:pPr>
              <w:spacing w:after="240"/>
              <w:rPr>
                <w:rFonts w:ascii="Segoe UI" w:eastAsia="Times New Roman" w:hAnsi="Segoe UI" w:cs="Segoe UI"/>
                <w:color w:val="24292E"/>
              </w:rPr>
            </w:pPr>
          </w:p>
        </w:tc>
        <w:tc>
          <w:tcPr>
            <w:tcW w:w="0" w:type="auto"/>
            <w:hideMark/>
          </w:tcPr>
          <w:p w14:paraId="6DB6EA6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 to LED pilot</w:t>
            </w:r>
          </w:p>
        </w:tc>
      </w:tr>
      <w:tr w:rsidR="00BD2487" w:rsidRPr="000E1A05" w14:paraId="73EE2A45" w14:textId="77777777">
        <w:tc>
          <w:tcPr>
            <w:tcW w:w="0" w:type="auto"/>
            <w:hideMark/>
          </w:tcPr>
          <w:p w14:paraId="558E3DD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sel_irq_gpio1</w:t>
            </w:r>
          </w:p>
        </w:tc>
        <w:tc>
          <w:tcPr>
            <w:tcW w:w="0" w:type="auto"/>
            <w:hideMark/>
          </w:tcPr>
          <w:p w14:paraId="4CE749B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0036E1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[3:0]</w:t>
            </w:r>
          </w:p>
        </w:tc>
        <w:tc>
          <w:tcPr>
            <w:tcW w:w="0" w:type="auto"/>
            <w:hideMark/>
          </w:tcPr>
          <w:p w14:paraId="7EA3FB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 irq gpi1 {000:NC, 001:i_fifo_irq, 010:i_LED_Pilot, 011:i_DCCK_irq, 100:i_error_time_slot, 101:i_time_slot_irq}</w:t>
            </w:r>
          </w:p>
        </w:tc>
      </w:tr>
      <w:tr w:rsidR="00BD2487" w:rsidRPr="000E1A05" w14:paraId="7ABF045C" w14:textId="77777777">
        <w:tc>
          <w:tcPr>
            <w:tcW w:w="0" w:type="auto"/>
            <w:hideMark/>
          </w:tcPr>
          <w:p w14:paraId="12D8880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sel_irq_gpio2</w:t>
            </w:r>
          </w:p>
        </w:tc>
        <w:tc>
          <w:tcPr>
            <w:tcW w:w="0" w:type="auto"/>
            <w:hideMark/>
          </w:tcPr>
          <w:p w14:paraId="17E79B9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B47921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[3:0]</w:t>
            </w:r>
          </w:p>
        </w:tc>
        <w:tc>
          <w:tcPr>
            <w:tcW w:w="0" w:type="auto"/>
            <w:hideMark/>
          </w:tcPr>
          <w:p w14:paraId="73BB7D3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 irq gpi2 {000:NC, 001:i_fifo_irq, 010:i_LED_Pilot, 011:i_DCCK_irq, 100:i_error_time_slot, 101:i_time_slot_irq}</w:t>
            </w:r>
          </w:p>
        </w:tc>
      </w:tr>
      <w:tr w:rsidR="00BD2487" w:rsidRPr="000E1A05" w14:paraId="550A52C3" w14:textId="77777777">
        <w:tc>
          <w:tcPr>
            <w:tcW w:w="0" w:type="auto"/>
            <w:hideMark/>
          </w:tcPr>
          <w:p w14:paraId="0D1740E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sel_irq_gpio3</w:t>
            </w:r>
          </w:p>
        </w:tc>
        <w:tc>
          <w:tcPr>
            <w:tcW w:w="0" w:type="auto"/>
            <w:hideMark/>
          </w:tcPr>
          <w:p w14:paraId="50226F2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41022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[3:0]</w:t>
            </w:r>
          </w:p>
        </w:tc>
        <w:tc>
          <w:tcPr>
            <w:tcW w:w="0" w:type="auto"/>
            <w:hideMark/>
          </w:tcPr>
          <w:p w14:paraId="0A0AA28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 irq gpi3 {000:NC, 001:i_fifo_irq, 010:i_LED_Pilot, 011:i_DCCK_irq, 100:i_error_time_slot, 101:i_time_slot_irq}</w:t>
            </w:r>
          </w:p>
        </w:tc>
      </w:tr>
      <w:tr w:rsidR="00BD2487" w:rsidRPr="000E1A05" w14:paraId="1F127685" w14:textId="77777777">
        <w:tc>
          <w:tcPr>
            <w:tcW w:w="0" w:type="auto"/>
            <w:hideMark/>
          </w:tcPr>
          <w:p w14:paraId="0815D96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sel_irq_gpio4</w:t>
            </w:r>
          </w:p>
        </w:tc>
        <w:tc>
          <w:tcPr>
            <w:tcW w:w="0" w:type="auto"/>
            <w:hideMark/>
          </w:tcPr>
          <w:p w14:paraId="4941569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AA3144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[3:0]</w:t>
            </w:r>
          </w:p>
        </w:tc>
        <w:tc>
          <w:tcPr>
            <w:tcW w:w="0" w:type="auto"/>
            <w:hideMark/>
          </w:tcPr>
          <w:p w14:paraId="0D4EB21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sel irq gpi4 {000:NC, 001:i_fifo_irq, 010:i_LED_Pilot, 011:i_DCCK_irq, 100:i_error_time_slot, 101:i_time_slot_irq}</w:t>
            </w:r>
          </w:p>
        </w:tc>
      </w:tr>
      <w:tr w:rsidR="00BD2487" w:rsidRPr="000E1A05" w14:paraId="2E0540B8" w14:textId="77777777">
        <w:tc>
          <w:tcPr>
            <w:tcW w:w="0" w:type="auto"/>
            <w:hideMark/>
          </w:tcPr>
          <w:p w14:paraId="22598A3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DCCK_P_en</w:t>
            </w:r>
          </w:p>
        </w:tc>
        <w:tc>
          <w:tcPr>
            <w:tcW w:w="0" w:type="auto"/>
            <w:hideMark/>
          </w:tcPr>
          <w:p w14:paraId="6017EE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1234111" w14:textId="77777777" w:rsidR="00BD2487" w:rsidRPr="000E1A05" w:rsidRDefault="00BD2487">
            <w:pPr>
              <w:spacing w:after="240"/>
              <w:rPr>
                <w:rFonts w:ascii="Segoe UI" w:eastAsia="Times New Roman" w:hAnsi="Segoe UI" w:cs="Segoe UI"/>
                <w:color w:val="24292E"/>
              </w:rPr>
            </w:pPr>
          </w:p>
        </w:tc>
        <w:tc>
          <w:tcPr>
            <w:tcW w:w="0" w:type="auto"/>
            <w:hideMark/>
          </w:tcPr>
          <w:p w14:paraId="1083DEC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Manages lead off mode DCCK_P, Source: Regmap</w:t>
            </w:r>
          </w:p>
        </w:tc>
      </w:tr>
      <w:tr w:rsidR="00BD2487" w:rsidRPr="000E1A05" w14:paraId="19034908" w14:textId="77777777">
        <w:tc>
          <w:tcPr>
            <w:tcW w:w="0" w:type="auto"/>
            <w:hideMark/>
          </w:tcPr>
          <w:p w14:paraId="1A90ABF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DCCK_N_en</w:t>
            </w:r>
          </w:p>
        </w:tc>
        <w:tc>
          <w:tcPr>
            <w:tcW w:w="0" w:type="auto"/>
            <w:hideMark/>
          </w:tcPr>
          <w:p w14:paraId="3B20C88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3BA325E" w14:textId="77777777" w:rsidR="00BD2487" w:rsidRPr="000E1A05" w:rsidRDefault="00BD2487">
            <w:pPr>
              <w:spacing w:after="240"/>
              <w:rPr>
                <w:rFonts w:ascii="Segoe UI" w:eastAsia="Times New Roman" w:hAnsi="Segoe UI" w:cs="Segoe UI"/>
                <w:color w:val="24292E"/>
              </w:rPr>
            </w:pPr>
          </w:p>
        </w:tc>
        <w:tc>
          <w:tcPr>
            <w:tcW w:w="0" w:type="auto"/>
            <w:hideMark/>
          </w:tcPr>
          <w:p w14:paraId="492B30F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Manages lead off mode DCCK_P, Source: Regmap</w:t>
            </w:r>
          </w:p>
        </w:tc>
      </w:tr>
      <w:tr w:rsidR="00BD2487" w:rsidRPr="000E1A05" w14:paraId="1D461730" w14:textId="77777777">
        <w:tc>
          <w:tcPr>
            <w:tcW w:w="0" w:type="auto"/>
            <w:hideMark/>
          </w:tcPr>
          <w:p w14:paraId="2E1579B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MODE_OPERATION</w:t>
            </w:r>
          </w:p>
        </w:tc>
        <w:tc>
          <w:tcPr>
            <w:tcW w:w="0" w:type="auto"/>
            <w:hideMark/>
          </w:tcPr>
          <w:p w14:paraId="08EA679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39437F0" w14:textId="77777777" w:rsidR="00BD2487" w:rsidRPr="000E1A05" w:rsidRDefault="00BD2487">
            <w:pPr>
              <w:spacing w:after="240"/>
              <w:rPr>
                <w:rFonts w:ascii="Segoe UI" w:eastAsia="Times New Roman" w:hAnsi="Segoe UI" w:cs="Segoe UI"/>
                <w:color w:val="24292E"/>
              </w:rPr>
            </w:pPr>
          </w:p>
        </w:tc>
        <w:tc>
          <w:tcPr>
            <w:tcW w:w="0" w:type="auto"/>
            <w:hideMark/>
          </w:tcPr>
          <w:p w14:paraId="0832BB3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Start Divice operations status</w:t>
            </w:r>
          </w:p>
        </w:tc>
      </w:tr>
      <w:tr w:rsidR="00BD2487" w:rsidRPr="000E1A05" w14:paraId="20098255" w14:textId="77777777">
        <w:tc>
          <w:tcPr>
            <w:tcW w:w="0" w:type="auto"/>
            <w:hideMark/>
          </w:tcPr>
          <w:p w14:paraId="24F441D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o_pd_p</w:t>
            </w:r>
          </w:p>
        </w:tc>
        <w:tc>
          <w:tcPr>
            <w:tcW w:w="0" w:type="auto"/>
            <w:hideMark/>
          </w:tcPr>
          <w:p w14:paraId="498F825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1873EC3" w14:textId="77777777" w:rsidR="00BD2487" w:rsidRPr="000E1A05" w:rsidRDefault="00BD2487">
            <w:pPr>
              <w:spacing w:after="240"/>
              <w:rPr>
                <w:rFonts w:ascii="Segoe UI" w:eastAsia="Times New Roman" w:hAnsi="Segoe UI" w:cs="Segoe UI"/>
                <w:color w:val="24292E"/>
              </w:rPr>
            </w:pPr>
          </w:p>
        </w:tc>
        <w:tc>
          <w:tcPr>
            <w:tcW w:w="0" w:type="auto"/>
            <w:hideMark/>
          </w:tcPr>
          <w:p w14:paraId="5C7F70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enable lead off mode DCCK_P, Destination:Analog block</w:t>
            </w:r>
          </w:p>
        </w:tc>
      </w:tr>
      <w:tr w:rsidR="00BD2487" w:rsidRPr="000E1A05" w14:paraId="2C353E4C" w14:textId="77777777">
        <w:tc>
          <w:tcPr>
            <w:tcW w:w="0" w:type="auto"/>
            <w:hideMark/>
          </w:tcPr>
          <w:p w14:paraId="27D9C43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o_pd_n</w:t>
            </w:r>
          </w:p>
        </w:tc>
        <w:tc>
          <w:tcPr>
            <w:tcW w:w="0" w:type="auto"/>
            <w:hideMark/>
          </w:tcPr>
          <w:p w14:paraId="6848EA1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04A319A" w14:textId="77777777" w:rsidR="00BD2487" w:rsidRPr="000E1A05" w:rsidRDefault="00BD2487">
            <w:pPr>
              <w:spacing w:after="240"/>
              <w:rPr>
                <w:rFonts w:ascii="Segoe UI" w:eastAsia="Times New Roman" w:hAnsi="Segoe UI" w:cs="Segoe UI"/>
                <w:color w:val="24292E"/>
              </w:rPr>
            </w:pPr>
          </w:p>
        </w:tc>
        <w:tc>
          <w:tcPr>
            <w:tcW w:w="0" w:type="auto"/>
            <w:hideMark/>
          </w:tcPr>
          <w:p w14:paraId="495DBD5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enable lead off mode DCCK_N, Destination:Analog block</w:t>
            </w:r>
          </w:p>
        </w:tc>
      </w:tr>
      <w:tr w:rsidR="00BD2487" w:rsidRPr="000E1A05" w14:paraId="0CEC1B21" w14:textId="77777777">
        <w:tc>
          <w:tcPr>
            <w:tcW w:w="0" w:type="auto"/>
            <w:hideMark/>
          </w:tcPr>
          <w:p w14:paraId="11A3A9F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O_DCCK_P_i</w:t>
            </w:r>
          </w:p>
        </w:tc>
        <w:tc>
          <w:tcPr>
            <w:tcW w:w="0" w:type="auto"/>
            <w:hideMark/>
          </w:tcPr>
          <w:p w14:paraId="4EBC906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2FD4658" w14:textId="77777777" w:rsidR="00BD2487" w:rsidRPr="000E1A05" w:rsidRDefault="00BD2487">
            <w:pPr>
              <w:spacing w:after="240"/>
              <w:rPr>
                <w:rFonts w:ascii="Segoe UI" w:eastAsia="Times New Roman" w:hAnsi="Segoe UI" w:cs="Segoe UI"/>
                <w:color w:val="24292E"/>
              </w:rPr>
            </w:pPr>
          </w:p>
        </w:tc>
        <w:tc>
          <w:tcPr>
            <w:tcW w:w="0" w:type="auto"/>
            <w:hideMark/>
          </w:tcPr>
          <w:p w14:paraId="39805FE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status lead off mode DCCK_P {0:low impedance,1:floating electrode}, Source: Analog block</w:t>
            </w:r>
          </w:p>
        </w:tc>
      </w:tr>
      <w:tr w:rsidR="00BD2487" w:rsidRPr="000E1A05" w14:paraId="7E667A2F" w14:textId="77777777">
        <w:tc>
          <w:tcPr>
            <w:tcW w:w="0" w:type="auto"/>
            <w:hideMark/>
          </w:tcPr>
          <w:p w14:paraId="58D97E4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O_DCCK_N_i</w:t>
            </w:r>
          </w:p>
        </w:tc>
        <w:tc>
          <w:tcPr>
            <w:tcW w:w="0" w:type="auto"/>
            <w:hideMark/>
          </w:tcPr>
          <w:p w14:paraId="2ACE59F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95E08FC" w14:textId="77777777" w:rsidR="00BD2487" w:rsidRPr="000E1A05" w:rsidRDefault="00BD2487">
            <w:pPr>
              <w:spacing w:after="240"/>
              <w:rPr>
                <w:rFonts w:ascii="Segoe UI" w:eastAsia="Times New Roman" w:hAnsi="Segoe UI" w:cs="Segoe UI"/>
                <w:color w:val="24292E"/>
              </w:rPr>
            </w:pPr>
          </w:p>
        </w:tc>
        <w:tc>
          <w:tcPr>
            <w:tcW w:w="0" w:type="auto"/>
            <w:hideMark/>
          </w:tcPr>
          <w:p w14:paraId="378B847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status lead off mode DCCK_N {0:low impedance,1:floating electrode}, Source: Analog block</w:t>
            </w:r>
          </w:p>
        </w:tc>
      </w:tr>
      <w:tr w:rsidR="00BD2487" w:rsidRPr="000E1A05" w14:paraId="6395CD56" w14:textId="77777777">
        <w:tc>
          <w:tcPr>
            <w:tcW w:w="0" w:type="auto"/>
            <w:hideMark/>
          </w:tcPr>
          <w:p w14:paraId="3C6A67E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if_gpio1_in_reg</w:t>
            </w:r>
          </w:p>
        </w:tc>
        <w:tc>
          <w:tcPr>
            <w:tcW w:w="0" w:type="auto"/>
            <w:hideMark/>
          </w:tcPr>
          <w:p w14:paraId="59216C2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23FD0F6" w14:textId="77777777" w:rsidR="00BD2487" w:rsidRPr="000E1A05" w:rsidRDefault="00BD2487">
            <w:pPr>
              <w:spacing w:after="240"/>
              <w:rPr>
                <w:rFonts w:ascii="Segoe UI" w:eastAsia="Times New Roman" w:hAnsi="Segoe UI" w:cs="Segoe UI"/>
                <w:color w:val="24292E"/>
              </w:rPr>
            </w:pPr>
          </w:p>
        </w:tc>
        <w:tc>
          <w:tcPr>
            <w:tcW w:w="0" w:type="auto"/>
            <w:hideMark/>
          </w:tcPr>
          <w:p w14:paraId="15406CA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value from regmap</w:t>
            </w:r>
          </w:p>
        </w:tc>
      </w:tr>
      <w:tr w:rsidR="00BD2487" w:rsidRPr="000E1A05" w14:paraId="606B9C8E" w14:textId="77777777">
        <w:tc>
          <w:tcPr>
            <w:tcW w:w="0" w:type="auto"/>
            <w:hideMark/>
          </w:tcPr>
          <w:p w14:paraId="04F347B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if_gpio1_en_reg</w:t>
            </w:r>
          </w:p>
        </w:tc>
        <w:tc>
          <w:tcPr>
            <w:tcW w:w="0" w:type="auto"/>
            <w:hideMark/>
          </w:tcPr>
          <w:p w14:paraId="041216E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505B8AB" w14:textId="77777777" w:rsidR="00BD2487" w:rsidRPr="000E1A05" w:rsidRDefault="00BD2487">
            <w:pPr>
              <w:spacing w:after="240"/>
              <w:rPr>
                <w:rFonts w:ascii="Segoe UI" w:eastAsia="Times New Roman" w:hAnsi="Segoe UI" w:cs="Segoe UI"/>
                <w:color w:val="24292E"/>
              </w:rPr>
            </w:pPr>
          </w:p>
        </w:tc>
        <w:tc>
          <w:tcPr>
            <w:tcW w:w="0" w:type="auto"/>
            <w:hideMark/>
          </w:tcPr>
          <w:p w14:paraId="078A51A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 value from regmap</w:t>
            </w:r>
          </w:p>
        </w:tc>
      </w:tr>
      <w:tr w:rsidR="00BD2487" w:rsidRPr="000E1A05" w14:paraId="7B67E8A6" w14:textId="77777777">
        <w:tc>
          <w:tcPr>
            <w:tcW w:w="0" w:type="auto"/>
            <w:hideMark/>
          </w:tcPr>
          <w:p w14:paraId="1B61DD7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if_gpio1_out_reg</w:t>
            </w:r>
          </w:p>
        </w:tc>
        <w:tc>
          <w:tcPr>
            <w:tcW w:w="0" w:type="auto"/>
            <w:hideMark/>
          </w:tcPr>
          <w:p w14:paraId="1479C49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E77D50F" w14:textId="77777777" w:rsidR="00BD2487" w:rsidRPr="000E1A05" w:rsidRDefault="00BD2487">
            <w:pPr>
              <w:spacing w:after="240"/>
              <w:rPr>
                <w:rFonts w:ascii="Segoe UI" w:eastAsia="Times New Roman" w:hAnsi="Segoe UI" w:cs="Segoe UI"/>
                <w:color w:val="24292E"/>
              </w:rPr>
            </w:pPr>
          </w:p>
        </w:tc>
        <w:tc>
          <w:tcPr>
            <w:tcW w:w="0" w:type="auto"/>
            <w:hideMark/>
          </w:tcPr>
          <w:p w14:paraId="7635721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 value from regmap</w:t>
            </w:r>
          </w:p>
        </w:tc>
      </w:tr>
      <w:tr w:rsidR="00BD2487" w:rsidRPr="000E1A05" w14:paraId="4CF17035" w14:textId="77777777">
        <w:tc>
          <w:tcPr>
            <w:tcW w:w="0" w:type="auto"/>
            <w:hideMark/>
          </w:tcPr>
          <w:p w14:paraId="5C551CF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if_gpio2_in_reg</w:t>
            </w:r>
          </w:p>
        </w:tc>
        <w:tc>
          <w:tcPr>
            <w:tcW w:w="0" w:type="auto"/>
            <w:hideMark/>
          </w:tcPr>
          <w:p w14:paraId="484528E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03E81A8" w14:textId="77777777" w:rsidR="00BD2487" w:rsidRPr="000E1A05" w:rsidRDefault="00BD2487">
            <w:pPr>
              <w:spacing w:after="240"/>
              <w:rPr>
                <w:rFonts w:ascii="Segoe UI" w:eastAsia="Times New Roman" w:hAnsi="Segoe UI" w:cs="Segoe UI"/>
                <w:color w:val="24292E"/>
              </w:rPr>
            </w:pPr>
          </w:p>
        </w:tc>
        <w:tc>
          <w:tcPr>
            <w:tcW w:w="0" w:type="auto"/>
            <w:hideMark/>
          </w:tcPr>
          <w:p w14:paraId="1900C0C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value from regmap// ZI</w:t>
            </w:r>
          </w:p>
        </w:tc>
      </w:tr>
      <w:tr w:rsidR="00BD2487" w:rsidRPr="000E1A05" w14:paraId="6AFA30BC" w14:textId="77777777">
        <w:tc>
          <w:tcPr>
            <w:tcW w:w="0" w:type="auto"/>
            <w:hideMark/>
          </w:tcPr>
          <w:p w14:paraId="656A852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if_gpio2_en_reg</w:t>
            </w:r>
          </w:p>
        </w:tc>
        <w:tc>
          <w:tcPr>
            <w:tcW w:w="0" w:type="auto"/>
            <w:hideMark/>
          </w:tcPr>
          <w:p w14:paraId="4282481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B135812" w14:textId="77777777" w:rsidR="00BD2487" w:rsidRPr="000E1A05" w:rsidRDefault="00BD2487">
            <w:pPr>
              <w:spacing w:after="240"/>
              <w:rPr>
                <w:rFonts w:ascii="Segoe UI" w:eastAsia="Times New Roman" w:hAnsi="Segoe UI" w:cs="Segoe UI"/>
                <w:color w:val="24292E"/>
              </w:rPr>
            </w:pPr>
          </w:p>
        </w:tc>
        <w:tc>
          <w:tcPr>
            <w:tcW w:w="0" w:type="auto"/>
            <w:hideMark/>
          </w:tcPr>
          <w:p w14:paraId="50265E3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 value from regmap</w:t>
            </w:r>
          </w:p>
        </w:tc>
      </w:tr>
      <w:tr w:rsidR="00BD2487" w:rsidRPr="000E1A05" w14:paraId="2547B71A" w14:textId="77777777">
        <w:tc>
          <w:tcPr>
            <w:tcW w:w="0" w:type="auto"/>
            <w:hideMark/>
          </w:tcPr>
          <w:p w14:paraId="1B2C8FB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if_gpio2_out_reg</w:t>
            </w:r>
          </w:p>
        </w:tc>
        <w:tc>
          <w:tcPr>
            <w:tcW w:w="0" w:type="auto"/>
            <w:hideMark/>
          </w:tcPr>
          <w:p w14:paraId="1791224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5DD3212" w14:textId="77777777" w:rsidR="00BD2487" w:rsidRPr="000E1A05" w:rsidRDefault="00BD2487">
            <w:pPr>
              <w:spacing w:after="240"/>
              <w:rPr>
                <w:rFonts w:ascii="Segoe UI" w:eastAsia="Times New Roman" w:hAnsi="Segoe UI" w:cs="Segoe UI"/>
                <w:color w:val="24292E"/>
              </w:rPr>
            </w:pPr>
          </w:p>
        </w:tc>
        <w:tc>
          <w:tcPr>
            <w:tcW w:w="0" w:type="auto"/>
            <w:hideMark/>
          </w:tcPr>
          <w:p w14:paraId="01D6B76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 value from regmap</w:t>
            </w:r>
          </w:p>
        </w:tc>
      </w:tr>
      <w:tr w:rsidR="00BD2487" w:rsidRPr="000E1A05" w14:paraId="0A055835" w14:textId="77777777">
        <w:tc>
          <w:tcPr>
            <w:tcW w:w="0" w:type="auto"/>
            <w:hideMark/>
          </w:tcPr>
          <w:p w14:paraId="4B48268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if_gpio3_in_reg</w:t>
            </w:r>
          </w:p>
        </w:tc>
        <w:tc>
          <w:tcPr>
            <w:tcW w:w="0" w:type="auto"/>
            <w:hideMark/>
          </w:tcPr>
          <w:p w14:paraId="29FA0D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8DE7A59" w14:textId="77777777" w:rsidR="00BD2487" w:rsidRPr="000E1A05" w:rsidRDefault="00BD2487">
            <w:pPr>
              <w:spacing w:after="240"/>
              <w:rPr>
                <w:rFonts w:ascii="Segoe UI" w:eastAsia="Times New Roman" w:hAnsi="Segoe UI" w:cs="Segoe UI"/>
                <w:color w:val="24292E"/>
              </w:rPr>
            </w:pPr>
          </w:p>
        </w:tc>
        <w:tc>
          <w:tcPr>
            <w:tcW w:w="0" w:type="auto"/>
            <w:hideMark/>
          </w:tcPr>
          <w:p w14:paraId="0A08ADE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value from regmap</w:t>
            </w:r>
          </w:p>
        </w:tc>
      </w:tr>
      <w:tr w:rsidR="00BD2487" w:rsidRPr="000E1A05" w14:paraId="51041BA7" w14:textId="77777777">
        <w:tc>
          <w:tcPr>
            <w:tcW w:w="0" w:type="auto"/>
            <w:hideMark/>
          </w:tcPr>
          <w:p w14:paraId="0A15AD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if_gpio3_en_reg</w:t>
            </w:r>
          </w:p>
        </w:tc>
        <w:tc>
          <w:tcPr>
            <w:tcW w:w="0" w:type="auto"/>
            <w:hideMark/>
          </w:tcPr>
          <w:p w14:paraId="7CAB86C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B5DE851" w14:textId="77777777" w:rsidR="00BD2487" w:rsidRPr="000E1A05" w:rsidRDefault="00BD2487">
            <w:pPr>
              <w:spacing w:after="240"/>
              <w:rPr>
                <w:rFonts w:ascii="Segoe UI" w:eastAsia="Times New Roman" w:hAnsi="Segoe UI" w:cs="Segoe UI"/>
                <w:color w:val="24292E"/>
              </w:rPr>
            </w:pPr>
          </w:p>
        </w:tc>
        <w:tc>
          <w:tcPr>
            <w:tcW w:w="0" w:type="auto"/>
            <w:hideMark/>
          </w:tcPr>
          <w:p w14:paraId="3CA6407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 value from regmap</w:t>
            </w:r>
          </w:p>
        </w:tc>
      </w:tr>
      <w:tr w:rsidR="00BD2487" w:rsidRPr="000E1A05" w14:paraId="177B0201" w14:textId="77777777">
        <w:tc>
          <w:tcPr>
            <w:tcW w:w="0" w:type="auto"/>
            <w:hideMark/>
          </w:tcPr>
          <w:p w14:paraId="25A5AA4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if_gpio3_out_reg</w:t>
            </w:r>
          </w:p>
        </w:tc>
        <w:tc>
          <w:tcPr>
            <w:tcW w:w="0" w:type="auto"/>
            <w:hideMark/>
          </w:tcPr>
          <w:p w14:paraId="5F81A8F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C3B5F9A" w14:textId="77777777" w:rsidR="00BD2487" w:rsidRPr="000E1A05" w:rsidRDefault="00BD2487">
            <w:pPr>
              <w:spacing w:after="240"/>
              <w:rPr>
                <w:rFonts w:ascii="Segoe UI" w:eastAsia="Times New Roman" w:hAnsi="Segoe UI" w:cs="Segoe UI"/>
                <w:color w:val="24292E"/>
              </w:rPr>
            </w:pPr>
          </w:p>
        </w:tc>
        <w:tc>
          <w:tcPr>
            <w:tcW w:w="0" w:type="auto"/>
            <w:hideMark/>
          </w:tcPr>
          <w:p w14:paraId="5CCF4AF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 value from regmap</w:t>
            </w:r>
          </w:p>
        </w:tc>
      </w:tr>
      <w:tr w:rsidR="00BD2487" w:rsidRPr="000E1A05" w14:paraId="40364DE0" w14:textId="77777777">
        <w:tc>
          <w:tcPr>
            <w:tcW w:w="0" w:type="auto"/>
            <w:hideMark/>
          </w:tcPr>
          <w:p w14:paraId="65089CE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if_gpio4_in_reg</w:t>
            </w:r>
          </w:p>
        </w:tc>
        <w:tc>
          <w:tcPr>
            <w:tcW w:w="0" w:type="auto"/>
            <w:hideMark/>
          </w:tcPr>
          <w:p w14:paraId="1678412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E676874" w14:textId="77777777" w:rsidR="00BD2487" w:rsidRPr="000E1A05" w:rsidRDefault="00BD2487">
            <w:pPr>
              <w:spacing w:after="240"/>
              <w:rPr>
                <w:rFonts w:ascii="Segoe UI" w:eastAsia="Times New Roman" w:hAnsi="Segoe UI" w:cs="Segoe UI"/>
                <w:color w:val="24292E"/>
              </w:rPr>
            </w:pPr>
          </w:p>
        </w:tc>
        <w:tc>
          <w:tcPr>
            <w:tcW w:w="0" w:type="auto"/>
            <w:hideMark/>
          </w:tcPr>
          <w:p w14:paraId="001EFF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value from regmap</w:t>
            </w:r>
          </w:p>
        </w:tc>
      </w:tr>
      <w:tr w:rsidR="00BD2487" w:rsidRPr="000E1A05" w14:paraId="7E3FCCE4" w14:textId="77777777">
        <w:tc>
          <w:tcPr>
            <w:tcW w:w="0" w:type="auto"/>
            <w:hideMark/>
          </w:tcPr>
          <w:p w14:paraId="7E5656B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if_gpio4_en_reg</w:t>
            </w:r>
          </w:p>
        </w:tc>
        <w:tc>
          <w:tcPr>
            <w:tcW w:w="0" w:type="auto"/>
            <w:hideMark/>
          </w:tcPr>
          <w:p w14:paraId="514A095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0544A0F" w14:textId="77777777" w:rsidR="00BD2487" w:rsidRPr="000E1A05" w:rsidRDefault="00BD2487">
            <w:pPr>
              <w:spacing w:after="240"/>
              <w:rPr>
                <w:rFonts w:ascii="Segoe UI" w:eastAsia="Times New Roman" w:hAnsi="Segoe UI" w:cs="Segoe UI"/>
                <w:color w:val="24292E"/>
              </w:rPr>
            </w:pPr>
          </w:p>
        </w:tc>
        <w:tc>
          <w:tcPr>
            <w:tcW w:w="0" w:type="auto"/>
            <w:hideMark/>
          </w:tcPr>
          <w:p w14:paraId="5CA9EEE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 value from regmap</w:t>
            </w:r>
          </w:p>
        </w:tc>
      </w:tr>
      <w:tr w:rsidR="00BD2487" w:rsidRPr="000E1A05" w14:paraId="73F142E0" w14:textId="77777777">
        <w:tc>
          <w:tcPr>
            <w:tcW w:w="0" w:type="auto"/>
            <w:hideMark/>
          </w:tcPr>
          <w:p w14:paraId="70A43C0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if_gpio4_out_reg</w:t>
            </w:r>
          </w:p>
        </w:tc>
        <w:tc>
          <w:tcPr>
            <w:tcW w:w="0" w:type="auto"/>
            <w:hideMark/>
          </w:tcPr>
          <w:p w14:paraId="679F429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3CA6C4D" w14:textId="77777777" w:rsidR="00BD2487" w:rsidRPr="000E1A05" w:rsidRDefault="00BD2487">
            <w:pPr>
              <w:spacing w:after="240"/>
              <w:rPr>
                <w:rFonts w:ascii="Segoe UI" w:eastAsia="Times New Roman" w:hAnsi="Segoe UI" w:cs="Segoe UI"/>
                <w:color w:val="24292E"/>
              </w:rPr>
            </w:pPr>
          </w:p>
        </w:tc>
        <w:tc>
          <w:tcPr>
            <w:tcW w:w="0" w:type="auto"/>
            <w:hideMark/>
          </w:tcPr>
          <w:p w14:paraId="67A9B0D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 value from regmap</w:t>
            </w:r>
          </w:p>
        </w:tc>
      </w:tr>
      <w:tr w:rsidR="00BD2487" w:rsidRPr="000E1A05" w14:paraId="07B306A0" w14:textId="77777777">
        <w:tc>
          <w:tcPr>
            <w:tcW w:w="0" w:type="auto"/>
            <w:hideMark/>
          </w:tcPr>
          <w:p w14:paraId="099F7C5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o_ext_reg_dt_afe</w:t>
            </w:r>
          </w:p>
        </w:tc>
        <w:tc>
          <w:tcPr>
            <w:tcW w:w="0" w:type="auto"/>
            <w:hideMark/>
          </w:tcPr>
          <w:p w14:paraId="4672F8B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3BB704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[7:0]</w:t>
            </w:r>
          </w:p>
        </w:tc>
        <w:tc>
          <w:tcPr>
            <w:tcW w:w="0" w:type="auto"/>
            <w:hideMark/>
          </w:tcPr>
          <w:p w14:paraId="08CEFC5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read data u_regmap_otp</w:t>
            </w:r>
          </w:p>
        </w:tc>
      </w:tr>
      <w:tr w:rsidR="00BD2487" w:rsidRPr="000E1A05" w14:paraId="2B830B37" w14:textId="77777777">
        <w:tc>
          <w:tcPr>
            <w:tcW w:w="0" w:type="auto"/>
            <w:hideMark/>
          </w:tcPr>
          <w:p w14:paraId="7A11CF0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o_ext_reg_dt</w:t>
            </w:r>
          </w:p>
        </w:tc>
        <w:tc>
          <w:tcPr>
            <w:tcW w:w="0" w:type="auto"/>
            <w:hideMark/>
          </w:tcPr>
          <w:p w14:paraId="183F8A5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8AB2D4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[7:0]</w:t>
            </w:r>
          </w:p>
        </w:tc>
        <w:tc>
          <w:tcPr>
            <w:tcW w:w="0" w:type="auto"/>
            <w:hideMark/>
          </w:tcPr>
          <w:p w14:paraId="39F5F34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read data output</w:t>
            </w:r>
          </w:p>
        </w:tc>
      </w:tr>
      <w:tr w:rsidR="00BD2487" w:rsidRPr="000E1A05" w14:paraId="5E3928D9" w14:textId="77777777">
        <w:tc>
          <w:tcPr>
            <w:tcW w:w="0" w:type="auto"/>
            <w:hideMark/>
          </w:tcPr>
          <w:p w14:paraId="5D5212B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i_ext_reg_add</w:t>
            </w:r>
          </w:p>
        </w:tc>
        <w:tc>
          <w:tcPr>
            <w:tcW w:w="0" w:type="auto"/>
            <w:hideMark/>
          </w:tcPr>
          <w:p w14:paraId="30A42F1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5AEC1C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[7:0]</w:t>
            </w:r>
          </w:p>
        </w:tc>
        <w:tc>
          <w:tcPr>
            <w:tcW w:w="0" w:type="auto"/>
            <w:hideMark/>
          </w:tcPr>
          <w:p w14:paraId="3C4C828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address</w:t>
            </w:r>
          </w:p>
        </w:tc>
      </w:tr>
      <w:tr w:rsidR="00BD2487" w:rsidRPr="000E1A05" w14:paraId="230D3B12" w14:textId="77777777">
        <w:tc>
          <w:tcPr>
            <w:tcW w:w="0" w:type="auto"/>
            <w:hideMark/>
          </w:tcPr>
          <w:p w14:paraId="51E0ED9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i_ext_reg_dt</w:t>
            </w:r>
          </w:p>
        </w:tc>
        <w:tc>
          <w:tcPr>
            <w:tcW w:w="0" w:type="auto"/>
            <w:hideMark/>
          </w:tcPr>
          <w:p w14:paraId="3D069A4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158B3D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[7:0]</w:t>
            </w:r>
          </w:p>
        </w:tc>
        <w:tc>
          <w:tcPr>
            <w:tcW w:w="0" w:type="auto"/>
            <w:hideMark/>
          </w:tcPr>
          <w:p w14:paraId="02F8EF9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write data</w:t>
            </w:r>
          </w:p>
        </w:tc>
      </w:tr>
      <w:tr w:rsidR="00BD2487" w:rsidRPr="000E1A05" w14:paraId="3FCAC0A6" w14:textId="77777777">
        <w:tc>
          <w:tcPr>
            <w:tcW w:w="0" w:type="auto"/>
            <w:hideMark/>
          </w:tcPr>
          <w:p w14:paraId="4D9FDDA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i_ext_reg_ck_wr</w:t>
            </w:r>
          </w:p>
        </w:tc>
        <w:tc>
          <w:tcPr>
            <w:tcW w:w="0" w:type="auto"/>
            <w:hideMark/>
          </w:tcPr>
          <w:p w14:paraId="0906744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7A6CABD" w14:textId="77777777" w:rsidR="00BD2487" w:rsidRPr="000E1A05" w:rsidRDefault="00BD2487">
            <w:pPr>
              <w:spacing w:after="240"/>
              <w:rPr>
                <w:rFonts w:ascii="Segoe UI" w:eastAsia="Times New Roman" w:hAnsi="Segoe UI" w:cs="Segoe UI"/>
                <w:color w:val="24292E"/>
              </w:rPr>
            </w:pPr>
          </w:p>
        </w:tc>
        <w:tc>
          <w:tcPr>
            <w:tcW w:w="0" w:type="auto"/>
            <w:hideMark/>
          </w:tcPr>
          <w:p w14:paraId="34BC886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clk</w:t>
            </w:r>
          </w:p>
        </w:tc>
      </w:tr>
      <w:tr w:rsidR="00BD2487" w:rsidRPr="000E1A05" w14:paraId="1CF4263D" w14:textId="77777777">
        <w:tc>
          <w:tcPr>
            <w:tcW w:w="0" w:type="auto"/>
            <w:hideMark/>
          </w:tcPr>
          <w:p w14:paraId="604D6E3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i_ext_reg_we</w:t>
            </w:r>
          </w:p>
        </w:tc>
        <w:tc>
          <w:tcPr>
            <w:tcW w:w="0" w:type="auto"/>
            <w:hideMark/>
          </w:tcPr>
          <w:p w14:paraId="158AA3A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2B60050" w14:textId="77777777" w:rsidR="00BD2487" w:rsidRPr="000E1A05" w:rsidRDefault="00BD2487">
            <w:pPr>
              <w:spacing w:after="240"/>
              <w:rPr>
                <w:rFonts w:ascii="Segoe UI" w:eastAsia="Times New Roman" w:hAnsi="Segoe UI" w:cs="Segoe UI"/>
                <w:color w:val="24292E"/>
              </w:rPr>
            </w:pPr>
          </w:p>
        </w:tc>
        <w:tc>
          <w:tcPr>
            <w:tcW w:w="0" w:type="auto"/>
            <w:hideMark/>
          </w:tcPr>
          <w:p w14:paraId="1B36B61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regmap direct write enable</w:t>
            </w:r>
          </w:p>
        </w:tc>
      </w:tr>
      <w:tr w:rsidR="00BD2487" w:rsidRPr="000E1A05" w14:paraId="7A2E376E" w14:textId="77777777">
        <w:tc>
          <w:tcPr>
            <w:tcW w:w="0" w:type="auto"/>
            <w:hideMark/>
          </w:tcPr>
          <w:p w14:paraId="5D6BBE2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if_sclk_in</w:t>
            </w:r>
          </w:p>
        </w:tc>
        <w:tc>
          <w:tcPr>
            <w:tcW w:w="0" w:type="auto"/>
            <w:hideMark/>
          </w:tcPr>
          <w:p w14:paraId="096A259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831331A" w14:textId="77777777" w:rsidR="00BD2487" w:rsidRPr="000E1A05" w:rsidRDefault="00BD2487">
            <w:pPr>
              <w:spacing w:after="240"/>
              <w:rPr>
                <w:rFonts w:ascii="Segoe UI" w:eastAsia="Times New Roman" w:hAnsi="Segoe UI" w:cs="Segoe UI"/>
                <w:color w:val="24292E"/>
              </w:rPr>
            </w:pPr>
          </w:p>
        </w:tc>
        <w:tc>
          <w:tcPr>
            <w:tcW w:w="0" w:type="auto"/>
            <w:hideMark/>
          </w:tcPr>
          <w:p w14:paraId="2282421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ZI_I2C</w:t>
            </w:r>
          </w:p>
        </w:tc>
      </w:tr>
      <w:tr w:rsidR="00BD2487" w:rsidRPr="000E1A05" w14:paraId="2A567CEE" w14:textId="77777777">
        <w:tc>
          <w:tcPr>
            <w:tcW w:w="0" w:type="auto"/>
            <w:hideMark/>
          </w:tcPr>
          <w:p w14:paraId="5A11775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if_sclk_i3c_in</w:t>
            </w:r>
          </w:p>
        </w:tc>
        <w:tc>
          <w:tcPr>
            <w:tcW w:w="0" w:type="auto"/>
            <w:hideMark/>
          </w:tcPr>
          <w:p w14:paraId="6B1B17B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96AD282" w14:textId="77777777" w:rsidR="00BD2487" w:rsidRPr="000E1A05" w:rsidRDefault="00BD2487">
            <w:pPr>
              <w:spacing w:after="240"/>
              <w:rPr>
                <w:rFonts w:ascii="Segoe UI" w:eastAsia="Times New Roman" w:hAnsi="Segoe UI" w:cs="Segoe UI"/>
                <w:color w:val="24292E"/>
              </w:rPr>
            </w:pPr>
          </w:p>
        </w:tc>
        <w:tc>
          <w:tcPr>
            <w:tcW w:w="0" w:type="auto"/>
            <w:hideMark/>
          </w:tcPr>
          <w:p w14:paraId="621A69B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ZI_I3C</w:t>
            </w:r>
          </w:p>
        </w:tc>
      </w:tr>
      <w:tr w:rsidR="00BD2487" w:rsidRPr="000E1A05" w14:paraId="3FC8F2EF" w14:textId="77777777">
        <w:tc>
          <w:tcPr>
            <w:tcW w:w="0" w:type="auto"/>
            <w:hideMark/>
          </w:tcPr>
          <w:p w14:paraId="53037C1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if_sclk_out</w:t>
            </w:r>
          </w:p>
        </w:tc>
        <w:tc>
          <w:tcPr>
            <w:tcW w:w="0" w:type="auto"/>
            <w:hideMark/>
          </w:tcPr>
          <w:p w14:paraId="47BB8E9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015903DB" w14:textId="77777777" w:rsidR="00BD2487" w:rsidRPr="000E1A05" w:rsidRDefault="00BD2487">
            <w:pPr>
              <w:spacing w:after="240"/>
              <w:rPr>
                <w:rFonts w:ascii="Segoe UI" w:eastAsia="Times New Roman" w:hAnsi="Segoe UI" w:cs="Segoe UI"/>
                <w:color w:val="24292E"/>
              </w:rPr>
            </w:pPr>
          </w:p>
        </w:tc>
        <w:tc>
          <w:tcPr>
            <w:tcW w:w="0" w:type="auto"/>
            <w:hideMark/>
          </w:tcPr>
          <w:p w14:paraId="4EF59E5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0AE79186" w14:textId="77777777">
        <w:tc>
          <w:tcPr>
            <w:tcW w:w="0" w:type="auto"/>
            <w:hideMark/>
          </w:tcPr>
          <w:p w14:paraId="1B1C930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if_sclk_en</w:t>
            </w:r>
          </w:p>
        </w:tc>
        <w:tc>
          <w:tcPr>
            <w:tcW w:w="0" w:type="auto"/>
            <w:hideMark/>
          </w:tcPr>
          <w:p w14:paraId="3240D24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BCFAEC1" w14:textId="77777777" w:rsidR="00BD2487" w:rsidRPr="000E1A05" w:rsidRDefault="00BD2487">
            <w:pPr>
              <w:spacing w:after="240"/>
              <w:rPr>
                <w:rFonts w:ascii="Segoe UI" w:eastAsia="Times New Roman" w:hAnsi="Segoe UI" w:cs="Segoe UI"/>
                <w:color w:val="24292E"/>
              </w:rPr>
            </w:pPr>
          </w:p>
        </w:tc>
        <w:tc>
          <w:tcPr>
            <w:tcW w:w="0" w:type="auto"/>
            <w:hideMark/>
          </w:tcPr>
          <w:p w14:paraId="69700E7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0A5538EF" w14:textId="77777777">
        <w:tc>
          <w:tcPr>
            <w:tcW w:w="0" w:type="auto"/>
            <w:hideMark/>
          </w:tcPr>
          <w:p w14:paraId="70C66E2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if_sclk_tud</w:t>
            </w:r>
          </w:p>
        </w:tc>
        <w:tc>
          <w:tcPr>
            <w:tcW w:w="0" w:type="auto"/>
            <w:hideMark/>
          </w:tcPr>
          <w:p w14:paraId="077DFD3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07689987" w14:textId="77777777" w:rsidR="00BD2487" w:rsidRPr="000E1A05" w:rsidRDefault="00BD2487">
            <w:pPr>
              <w:spacing w:after="240"/>
              <w:rPr>
                <w:rFonts w:ascii="Segoe UI" w:eastAsia="Times New Roman" w:hAnsi="Segoe UI" w:cs="Segoe UI"/>
                <w:color w:val="24292E"/>
              </w:rPr>
            </w:pPr>
          </w:p>
        </w:tc>
        <w:tc>
          <w:tcPr>
            <w:tcW w:w="0" w:type="auto"/>
            <w:hideMark/>
          </w:tcPr>
          <w:p w14:paraId="52D6826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2AF90616" w14:textId="77777777">
        <w:tc>
          <w:tcPr>
            <w:tcW w:w="0" w:type="auto"/>
            <w:hideMark/>
          </w:tcPr>
          <w:p w14:paraId="0275CCF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if_sda_sdi_in</w:t>
            </w:r>
          </w:p>
        </w:tc>
        <w:tc>
          <w:tcPr>
            <w:tcW w:w="0" w:type="auto"/>
            <w:hideMark/>
          </w:tcPr>
          <w:p w14:paraId="7C44022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81392BF" w14:textId="77777777" w:rsidR="00BD2487" w:rsidRPr="000E1A05" w:rsidRDefault="00BD2487">
            <w:pPr>
              <w:spacing w:after="240"/>
              <w:rPr>
                <w:rFonts w:ascii="Segoe UI" w:eastAsia="Times New Roman" w:hAnsi="Segoe UI" w:cs="Segoe UI"/>
                <w:color w:val="24292E"/>
              </w:rPr>
            </w:pPr>
          </w:p>
        </w:tc>
        <w:tc>
          <w:tcPr>
            <w:tcW w:w="0" w:type="auto"/>
            <w:hideMark/>
          </w:tcPr>
          <w:p w14:paraId="01F18E9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ZI_I2C</w:t>
            </w:r>
          </w:p>
        </w:tc>
      </w:tr>
      <w:tr w:rsidR="00BD2487" w:rsidRPr="000E1A05" w14:paraId="05003EA4" w14:textId="77777777">
        <w:tc>
          <w:tcPr>
            <w:tcW w:w="0" w:type="auto"/>
            <w:hideMark/>
          </w:tcPr>
          <w:p w14:paraId="2E6B46C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if_sda_sdi_i3c_in</w:t>
            </w:r>
          </w:p>
        </w:tc>
        <w:tc>
          <w:tcPr>
            <w:tcW w:w="0" w:type="auto"/>
            <w:hideMark/>
          </w:tcPr>
          <w:p w14:paraId="6487D18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97F1F6F" w14:textId="77777777" w:rsidR="00BD2487" w:rsidRPr="000E1A05" w:rsidRDefault="00BD2487">
            <w:pPr>
              <w:spacing w:after="240"/>
              <w:rPr>
                <w:rFonts w:ascii="Segoe UI" w:eastAsia="Times New Roman" w:hAnsi="Segoe UI" w:cs="Segoe UI"/>
                <w:color w:val="24292E"/>
              </w:rPr>
            </w:pPr>
          </w:p>
        </w:tc>
        <w:tc>
          <w:tcPr>
            <w:tcW w:w="0" w:type="auto"/>
            <w:hideMark/>
          </w:tcPr>
          <w:p w14:paraId="2CE5BFE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ZI_I3C</w:t>
            </w:r>
          </w:p>
        </w:tc>
      </w:tr>
      <w:tr w:rsidR="00BD2487" w:rsidRPr="000E1A05" w14:paraId="2DC328AD" w14:textId="77777777">
        <w:tc>
          <w:tcPr>
            <w:tcW w:w="0" w:type="auto"/>
            <w:hideMark/>
          </w:tcPr>
          <w:p w14:paraId="756FC9C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if_sda_sdi_out</w:t>
            </w:r>
          </w:p>
        </w:tc>
        <w:tc>
          <w:tcPr>
            <w:tcW w:w="0" w:type="auto"/>
            <w:hideMark/>
          </w:tcPr>
          <w:p w14:paraId="5C9BE97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457AFD3" w14:textId="77777777" w:rsidR="00BD2487" w:rsidRPr="000E1A05" w:rsidRDefault="00BD2487">
            <w:pPr>
              <w:spacing w:after="240"/>
              <w:rPr>
                <w:rFonts w:ascii="Segoe UI" w:eastAsia="Times New Roman" w:hAnsi="Segoe UI" w:cs="Segoe UI"/>
                <w:color w:val="24292E"/>
              </w:rPr>
            </w:pPr>
          </w:p>
        </w:tc>
        <w:tc>
          <w:tcPr>
            <w:tcW w:w="0" w:type="auto"/>
            <w:hideMark/>
          </w:tcPr>
          <w:p w14:paraId="130123B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0BE7F985" w14:textId="77777777">
        <w:tc>
          <w:tcPr>
            <w:tcW w:w="0" w:type="auto"/>
            <w:hideMark/>
          </w:tcPr>
          <w:p w14:paraId="32FC337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if_sda_sdi_en</w:t>
            </w:r>
          </w:p>
        </w:tc>
        <w:tc>
          <w:tcPr>
            <w:tcW w:w="0" w:type="auto"/>
            <w:hideMark/>
          </w:tcPr>
          <w:p w14:paraId="105016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B7E1EC0" w14:textId="77777777" w:rsidR="00BD2487" w:rsidRPr="000E1A05" w:rsidRDefault="00BD2487">
            <w:pPr>
              <w:spacing w:after="240"/>
              <w:rPr>
                <w:rFonts w:ascii="Segoe UI" w:eastAsia="Times New Roman" w:hAnsi="Segoe UI" w:cs="Segoe UI"/>
                <w:color w:val="24292E"/>
              </w:rPr>
            </w:pPr>
          </w:p>
        </w:tc>
        <w:tc>
          <w:tcPr>
            <w:tcW w:w="0" w:type="auto"/>
            <w:hideMark/>
          </w:tcPr>
          <w:p w14:paraId="606E8B6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675492F2" w14:textId="77777777">
        <w:tc>
          <w:tcPr>
            <w:tcW w:w="0" w:type="auto"/>
            <w:hideMark/>
          </w:tcPr>
          <w:p w14:paraId="5D5C0EC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if_sda_sdi_tud</w:t>
            </w:r>
          </w:p>
        </w:tc>
        <w:tc>
          <w:tcPr>
            <w:tcW w:w="0" w:type="auto"/>
            <w:hideMark/>
          </w:tcPr>
          <w:p w14:paraId="2FAFA94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00FD0EF7" w14:textId="77777777" w:rsidR="00BD2487" w:rsidRPr="000E1A05" w:rsidRDefault="00BD2487">
            <w:pPr>
              <w:spacing w:after="240"/>
              <w:rPr>
                <w:rFonts w:ascii="Segoe UI" w:eastAsia="Times New Roman" w:hAnsi="Segoe UI" w:cs="Segoe UI"/>
                <w:color w:val="24292E"/>
              </w:rPr>
            </w:pPr>
          </w:p>
        </w:tc>
        <w:tc>
          <w:tcPr>
            <w:tcW w:w="0" w:type="auto"/>
            <w:hideMark/>
          </w:tcPr>
          <w:p w14:paraId="0733BFD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75CFD22B" w14:textId="77777777">
        <w:tc>
          <w:tcPr>
            <w:tcW w:w="0" w:type="auto"/>
            <w:hideMark/>
          </w:tcPr>
          <w:p w14:paraId="3296377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if_cs_in</w:t>
            </w:r>
          </w:p>
        </w:tc>
        <w:tc>
          <w:tcPr>
            <w:tcW w:w="0" w:type="auto"/>
            <w:hideMark/>
          </w:tcPr>
          <w:p w14:paraId="47DA1DB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5B35871" w14:textId="77777777" w:rsidR="00BD2487" w:rsidRPr="000E1A05" w:rsidRDefault="00BD2487">
            <w:pPr>
              <w:spacing w:after="240"/>
              <w:rPr>
                <w:rFonts w:ascii="Segoe UI" w:eastAsia="Times New Roman" w:hAnsi="Segoe UI" w:cs="Segoe UI"/>
                <w:color w:val="24292E"/>
              </w:rPr>
            </w:pPr>
          </w:p>
        </w:tc>
        <w:tc>
          <w:tcPr>
            <w:tcW w:w="0" w:type="auto"/>
            <w:hideMark/>
          </w:tcPr>
          <w:p w14:paraId="1C54A1C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CS</w:t>
            </w:r>
          </w:p>
        </w:tc>
      </w:tr>
      <w:tr w:rsidR="00BD2487" w:rsidRPr="000E1A05" w14:paraId="3341FE8F" w14:textId="77777777">
        <w:tc>
          <w:tcPr>
            <w:tcW w:w="0" w:type="auto"/>
            <w:hideMark/>
          </w:tcPr>
          <w:p w14:paraId="40BEAB4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if_cs_out</w:t>
            </w:r>
          </w:p>
        </w:tc>
        <w:tc>
          <w:tcPr>
            <w:tcW w:w="0" w:type="auto"/>
            <w:hideMark/>
          </w:tcPr>
          <w:p w14:paraId="6DBD1C0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0AEA2273" w14:textId="77777777" w:rsidR="00BD2487" w:rsidRPr="000E1A05" w:rsidRDefault="00BD2487">
            <w:pPr>
              <w:spacing w:after="240"/>
              <w:rPr>
                <w:rFonts w:ascii="Segoe UI" w:eastAsia="Times New Roman" w:hAnsi="Segoe UI" w:cs="Segoe UI"/>
                <w:color w:val="24292E"/>
              </w:rPr>
            </w:pPr>
          </w:p>
        </w:tc>
        <w:tc>
          <w:tcPr>
            <w:tcW w:w="0" w:type="auto"/>
            <w:hideMark/>
          </w:tcPr>
          <w:p w14:paraId="533855D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283A19B2" w14:textId="77777777">
        <w:tc>
          <w:tcPr>
            <w:tcW w:w="0" w:type="auto"/>
            <w:hideMark/>
          </w:tcPr>
          <w:p w14:paraId="05CF8B8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if_cs_en</w:t>
            </w:r>
          </w:p>
        </w:tc>
        <w:tc>
          <w:tcPr>
            <w:tcW w:w="0" w:type="auto"/>
            <w:hideMark/>
          </w:tcPr>
          <w:p w14:paraId="062913F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0EE99C1" w14:textId="77777777" w:rsidR="00BD2487" w:rsidRPr="000E1A05" w:rsidRDefault="00BD2487">
            <w:pPr>
              <w:spacing w:after="240"/>
              <w:rPr>
                <w:rFonts w:ascii="Segoe UI" w:eastAsia="Times New Roman" w:hAnsi="Segoe UI" w:cs="Segoe UI"/>
                <w:color w:val="24292E"/>
              </w:rPr>
            </w:pPr>
          </w:p>
        </w:tc>
        <w:tc>
          <w:tcPr>
            <w:tcW w:w="0" w:type="auto"/>
            <w:hideMark/>
          </w:tcPr>
          <w:p w14:paraId="0C8D6A7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06DF0FDD" w14:textId="77777777">
        <w:tc>
          <w:tcPr>
            <w:tcW w:w="0" w:type="auto"/>
            <w:hideMark/>
          </w:tcPr>
          <w:p w14:paraId="57F879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if_cs_tud</w:t>
            </w:r>
          </w:p>
        </w:tc>
        <w:tc>
          <w:tcPr>
            <w:tcW w:w="0" w:type="auto"/>
            <w:hideMark/>
          </w:tcPr>
          <w:p w14:paraId="725C501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A7A81B0" w14:textId="77777777" w:rsidR="00BD2487" w:rsidRPr="000E1A05" w:rsidRDefault="00BD2487">
            <w:pPr>
              <w:spacing w:after="240"/>
              <w:rPr>
                <w:rFonts w:ascii="Segoe UI" w:eastAsia="Times New Roman" w:hAnsi="Segoe UI" w:cs="Segoe UI"/>
                <w:color w:val="24292E"/>
              </w:rPr>
            </w:pPr>
          </w:p>
        </w:tc>
        <w:tc>
          <w:tcPr>
            <w:tcW w:w="0" w:type="auto"/>
            <w:hideMark/>
          </w:tcPr>
          <w:p w14:paraId="28CE214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5331074D" w14:textId="77777777">
        <w:tc>
          <w:tcPr>
            <w:tcW w:w="0" w:type="auto"/>
            <w:hideMark/>
          </w:tcPr>
          <w:p w14:paraId="367042D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if_gpio0_in</w:t>
            </w:r>
          </w:p>
        </w:tc>
        <w:tc>
          <w:tcPr>
            <w:tcW w:w="0" w:type="auto"/>
            <w:hideMark/>
          </w:tcPr>
          <w:p w14:paraId="0BC001E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014BFD2" w14:textId="77777777" w:rsidR="00BD2487" w:rsidRPr="000E1A05" w:rsidRDefault="00BD2487">
            <w:pPr>
              <w:spacing w:after="240"/>
              <w:rPr>
                <w:rFonts w:ascii="Segoe UI" w:eastAsia="Times New Roman" w:hAnsi="Segoe UI" w:cs="Segoe UI"/>
                <w:color w:val="24292E"/>
              </w:rPr>
            </w:pPr>
          </w:p>
        </w:tc>
        <w:tc>
          <w:tcPr>
            <w:tcW w:w="0" w:type="auto"/>
            <w:hideMark/>
          </w:tcPr>
          <w:p w14:paraId="170FC62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GPIO0</w:t>
            </w:r>
          </w:p>
        </w:tc>
      </w:tr>
      <w:tr w:rsidR="00BD2487" w:rsidRPr="000E1A05" w14:paraId="3911EB9B" w14:textId="77777777">
        <w:tc>
          <w:tcPr>
            <w:tcW w:w="0" w:type="auto"/>
            <w:hideMark/>
          </w:tcPr>
          <w:p w14:paraId="1AF205F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if_gpio0_out</w:t>
            </w:r>
          </w:p>
        </w:tc>
        <w:tc>
          <w:tcPr>
            <w:tcW w:w="0" w:type="auto"/>
            <w:hideMark/>
          </w:tcPr>
          <w:p w14:paraId="51DBAB4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3466E66" w14:textId="77777777" w:rsidR="00BD2487" w:rsidRPr="000E1A05" w:rsidRDefault="00BD2487">
            <w:pPr>
              <w:spacing w:after="240"/>
              <w:rPr>
                <w:rFonts w:ascii="Segoe UI" w:eastAsia="Times New Roman" w:hAnsi="Segoe UI" w:cs="Segoe UI"/>
                <w:color w:val="24292E"/>
              </w:rPr>
            </w:pPr>
          </w:p>
        </w:tc>
        <w:tc>
          <w:tcPr>
            <w:tcW w:w="0" w:type="auto"/>
            <w:hideMark/>
          </w:tcPr>
          <w:p w14:paraId="7006345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42505991" w14:textId="77777777">
        <w:tc>
          <w:tcPr>
            <w:tcW w:w="0" w:type="auto"/>
            <w:hideMark/>
          </w:tcPr>
          <w:p w14:paraId="7F886D9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if_gpio0_en</w:t>
            </w:r>
          </w:p>
        </w:tc>
        <w:tc>
          <w:tcPr>
            <w:tcW w:w="0" w:type="auto"/>
            <w:hideMark/>
          </w:tcPr>
          <w:p w14:paraId="2FE1940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BF967CC" w14:textId="77777777" w:rsidR="00BD2487" w:rsidRPr="000E1A05" w:rsidRDefault="00BD2487">
            <w:pPr>
              <w:spacing w:after="240"/>
              <w:rPr>
                <w:rFonts w:ascii="Segoe UI" w:eastAsia="Times New Roman" w:hAnsi="Segoe UI" w:cs="Segoe UI"/>
                <w:color w:val="24292E"/>
              </w:rPr>
            </w:pPr>
          </w:p>
        </w:tc>
        <w:tc>
          <w:tcPr>
            <w:tcW w:w="0" w:type="auto"/>
            <w:hideMark/>
          </w:tcPr>
          <w:p w14:paraId="2A0FFC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708288DC" w14:textId="77777777">
        <w:tc>
          <w:tcPr>
            <w:tcW w:w="0" w:type="auto"/>
            <w:hideMark/>
          </w:tcPr>
          <w:p w14:paraId="1F88DFD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if_gpio0_tud</w:t>
            </w:r>
          </w:p>
        </w:tc>
        <w:tc>
          <w:tcPr>
            <w:tcW w:w="0" w:type="auto"/>
            <w:hideMark/>
          </w:tcPr>
          <w:p w14:paraId="61006F4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8BAFD9E" w14:textId="77777777" w:rsidR="00BD2487" w:rsidRPr="000E1A05" w:rsidRDefault="00BD2487">
            <w:pPr>
              <w:spacing w:after="240"/>
              <w:rPr>
                <w:rFonts w:ascii="Segoe UI" w:eastAsia="Times New Roman" w:hAnsi="Segoe UI" w:cs="Segoe UI"/>
                <w:color w:val="24292E"/>
              </w:rPr>
            </w:pPr>
          </w:p>
        </w:tc>
        <w:tc>
          <w:tcPr>
            <w:tcW w:w="0" w:type="auto"/>
            <w:hideMark/>
          </w:tcPr>
          <w:p w14:paraId="68A0810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5FD50101" w14:textId="77777777">
        <w:tc>
          <w:tcPr>
            <w:tcW w:w="0" w:type="auto"/>
            <w:hideMark/>
          </w:tcPr>
          <w:p w14:paraId="5AC95D4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if_gpio1_in</w:t>
            </w:r>
          </w:p>
        </w:tc>
        <w:tc>
          <w:tcPr>
            <w:tcW w:w="0" w:type="auto"/>
            <w:hideMark/>
          </w:tcPr>
          <w:p w14:paraId="7A0C424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357CE06" w14:textId="77777777" w:rsidR="00BD2487" w:rsidRPr="000E1A05" w:rsidRDefault="00BD2487">
            <w:pPr>
              <w:spacing w:after="240"/>
              <w:rPr>
                <w:rFonts w:ascii="Segoe UI" w:eastAsia="Times New Roman" w:hAnsi="Segoe UI" w:cs="Segoe UI"/>
                <w:color w:val="24292E"/>
              </w:rPr>
            </w:pPr>
          </w:p>
        </w:tc>
        <w:tc>
          <w:tcPr>
            <w:tcW w:w="0" w:type="auto"/>
            <w:hideMark/>
          </w:tcPr>
          <w:p w14:paraId="1A879E6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GPIO1</w:t>
            </w:r>
          </w:p>
        </w:tc>
      </w:tr>
      <w:tr w:rsidR="00BD2487" w:rsidRPr="000E1A05" w14:paraId="32A1D02F" w14:textId="77777777">
        <w:tc>
          <w:tcPr>
            <w:tcW w:w="0" w:type="auto"/>
            <w:hideMark/>
          </w:tcPr>
          <w:p w14:paraId="09945B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if_gpio1_out</w:t>
            </w:r>
          </w:p>
        </w:tc>
        <w:tc>
          <w:tcPr>
            <w:tcW w:w="0" w:type="auto"/>
            <w:hideMark/>
          </w:tcPr>
          <w:p w14:paraId="1B89286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7E0051B" w14:textId="77777777" w:rsidR="00BD2487" w:rsidRPr="000E1A05" w:rsidRDefault="00BD2487">
            <w:pPr>
              <w:spacing w:after="240"/>
              <w:rPr>
                <w:rFonts w:ascii="Segoe UI" w:eastAsia="Times New Roman" w:hAnsi="Segoe UI" w:cs="Segoe UI"/>
                <w:color w:val="24292E"/>
              </w:rPr>
            </w:pPr>
          </w:p>
        </w:tc>
        <w:tc>
          <w:tcPr>
            <w:tcW w:w="0" w:type="auto"/>
            <w:hideMark/>
          </w:tcPr>
          <w:p w14:paraId="6830C92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6B0BAA7E" w14:textId="77777777">
        <w:tc>
          <w:tcPr>
            <w:tcW w:w="0" w:type="auto"/>
            <w:hideMark/>
          </w:tcPr>
          <w:p w14:paraId="04BC6DF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if_gpio1_en</w:t>
            </w:r>
          </w:p>
        </w:tc>
        <w:tc>
          <w:tcPr>
            <w:tcW w:w="0" w:type="auto"/>
            <w:hideMark/>
          </w:tcPr>
          <w:p w14:paraId="4BD2B2B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D1EA2C4" w14:textId="77777777" w:rsidR="00BD2487" w:rsidRPr="000E1A05" w:rsidRDefault="00BD2487">
            <w:pPr>
              <w:spacing w:after="240"/>
              <w:rPr>
                <w:rFonts w:ascii="Segoe UI" w:eastAsia="Times New Roman" w:hAnsi="Segoe UI" w:cs="Segoe UI"/>
                <w:color w:val="24292E"/>
              </w:rPr>
            </w:pPr>
          </w:p>
        </w:tc>
        <w:tc>
          <w:tcPr>
            <w:tcW w:w="0" w:type="auto"/>
            <w:hideMark/>
          </w:tcPr>
          <w:p w14:paraId="4B57315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7B41F607" w14:textId="77777777">
        <w:tc>
          <w:tcPr>
            <w:tcW w:w="0" w:type="auto"/>
            <w:hideMark/>
          </w:tcPr>
          <w:p w14:paraId="39989B3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if_gpio1_tud</w:t>
            </w:r>
          </w:p>
        </w:tc>
        <w:tc>
          <w:tcPr>
            <w:tcW w:w="0" w:type="auto"/>
            <w:hideMark/>
          </w:tcPr>
          <w:p w14:paraId="2E872EC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31A38B3" w14:textId="77777777" w:rsidR="00BD2487" w:rsidRPr="000E1A05" w:rsidRDefault="00BD2487">
            <w:pPr>
              <w:spacing w:after="240"/>
              <w:rPr>
                <w:rFonts w:ascii="Segoe UI" w:eastAsia="Times New Roman" w:hAnsi="Segoe UI" w:cs="Segoe UI"/>
                <w:color w:val="24292E"/>
              </w:rPr>
            </w:pPr>
          </w:p>
        </w:tc>
        <w:tc>
          <w:tcPr>
            <w:tcW w:w="0" w:type="auto"/>
            <w:hideMark/>
          </w:tcPr>
          <w:p w14:paraId="6FFDEB8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70D27DEB" w14:textId="77777777">
        <w:tc>
          <w:tcPr>
            <w:tcW w:w="0" w:type="auto"/>
            <w:hideMark/>
          </w:tcPr>
          <w:p w14:paraId="2C88762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if_gpio2_in</w:t>
            </w:r>
          </w:p>
        </w:tc>
        <w:tc>
          <w:tcPr>
            <w:tcW w:w="0" w:type="auto"/>
            <w:hideMark/>
          </w:tcPr>
          <w:p w14:paraId="0A28DF7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D121F17" w14:textId="77777777" w:rsidR="00BD2487" w:rsidRPr="000E1A05" w:rsidRDefault="00BD2487">
            <w:pPr>
              <w:spacing w:after="240"/>
              <w:rPr>
                <w:rFonts w:ascii="Segoe UI" w:eastAsia="Times New Roman" w:hAnsi="Segoe UI" w:cs="Segoe UI"/>
                <w:color w:val="24292E"/>
              </w:rPr>
            </w:pPr>
          </w:p>
        </w:tc>
        <w:tc>
          <w:tcPr>
            <w:tcW w:w="0" w:type="auto"/>
            <w:hideMark/>
          </w:tcPr>
          <w:p w14:paraId="1B3F920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GPIO2</w:t>
            </w:r>
          </w:p>
        </w:tc>
      </w:tr>
      <w:tr w:rsidR="00BD2487" w:rsidRPr="000E1A05" w14:paraId="7EBB7A32" w14:textId="77777777">
        <w:tc>
          <w:tcPr>
            <w:tcW w:w="0" w:type="auto"/>
            <w:hideMark/>
          </w:tcPr>
          <w:p w14:paraId="56359CF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if_gpio2_out</w:t>
            </w:r>
          </w:p>
        </w:tc>
        <w:tc>
          <w:tcPr>
            <w:tcW w:w="0" w:type="auto"/>
            <w:hideMark/>
          </w:tcPr>
          <w:p w14:paraId="61D3FF5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CF82C6A" w14:textId="77777777" w:rsidR="00BD2487" w:rsidRPr="000E1A05" w:rsidRDefault="00BD2487">
            <w:pPr>
              <w:spacing w:after="240"/>
              <w:rPr>
                <w:rFonts w:ascii="Segoe UI" w:eastAsia="Times New Roman" w:hAnsi="Segoe UI" w:cs="Segoe UI"/>
                <w:color w:val="24292E"/>
              </w:rPr>
            </w:pPr>
          </w:p>
        </w:tc>
        <w:tc>
          <w:tcPr>
            <w:tcW w:w="0" w:type="auto"/>
            <w:hideMark/>
          </w:tcPr>
          <w:p w14:paraId="77CC96A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7DF22D64" w14:textId="77777777">
        <w:tc>
          <w:tcPr>
            <w:tcW w:w="0" w:type="auto"/>
            <w:hideMark/>
          </w:tcPr>
          <w:p w14:paraId="794BDCF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if_gpio2_en</w:t>
            </w:r>
          </w:p>
        </w:tc>
        <w:tc>
          <w:tcPr>
            <w:tcW w:w="0" w:type="auto"/>
            <w:hideMark/>
          </w:tcPr>
          <w:p w14:paraId="6E68622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358AEA42" w14:textId="77777777" w:rsidR="00BD2487" w:rsidRPr="000E1A05" w:rsidRDefault="00BD2487">
            <w:pPr>
              <w:spacing w:after="240"/>
              <w:rPr>
                <w:rFonts w:ascii="Segoe UI" w:eastAsia="Times New Roman" w:hAnsi="Segoe UI" w:cs="Segoe UI"/>
                <w:color w:val="24292E"/>
              </w:rPr>
            </w:pPr>
          </w:p>
        </w:tc>
        <w:tc>
          <w:tcPr>
            <w:tcW w:w="0" w:type="auto"/>
            <w:hideMark/>
          </w:tcPr>
          <w:p w14:paraId="2D49A9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7E70B598" w14:textId="77777777">
        <w:tc>
          <w:tcPr>
            <w:tcW w:w="0" w:type="auto"/>
            <w:hideMark/>
          </w:tcPr>
          <w:p w14:paraId="4EC45DC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if_gpio2_tud</w:t>
            </w:r>
          </w:p>
        </w:tc>
        <w:tc>
          <w:tcPr>
            <w:tcW w:w="0" w:type="auto"/>
            <w:hideMark/>
          </w:tcPr>
          <w:p w14:paraId="5E4E45E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BDD7C7F" w14:textId="77777777" w:rsidR="00BD2487" w:rsidRPr="000E1A05" w:rsidRDefault="00BD2487">
            <w:pPr>
              <w:spacing w:after="240"/>
              <w:rPr>
                <w:rFonts w:ascii="Segoe UI" w:eastAsia="Times New Roman" w:hAnsi="Segoe UI" w:cs="Segoe UI"/>
                <w:color w:val="24292E"/>
              </w:rPr>
            </w:pPr>
          </w:p>
        </w:tc>
        <w:tc>
          <w:tcPr>
            <w:tcW w:w="0" w:type="auto"/>
            <w:hideMark/>
          </w:tcPr>
          <w:p w14:paraId="7AFE077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24BF04A8" w14:textId="77777777">
        <w:tc>
          <w:tcPr>
            <w:tcW w:w="0" w:type="auto"/>
            <w:hideMark/>
          </w:tcPr>
          <w:p w14:paraId="44F37AE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if_gpio3_in</w:t>
            </w:r>
          </w:p>
        </w:tc>
        <w:tc>
          <w:tcPr>
            <w:tcW w:w="0" w:type="auto"/>
            <w:hideMark/>
          </w:tcPr>
          <w:p w14:paraId="4BC0004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FD6D139" w14:textId="77777777" w:rsidR="00BD2487" w:rsidRPr="000E1A05" w:rsidRDefault="00BD2487">
            <w:pPr>
              <w:spacing w:after="240"/>
              <w:rPr>
                <w:rFonts w:ascii="Segoe UI" w:eastAsia="Times New Roman" w:hAnsi="Segoe UI" w:cs="Segoe UI"/>
                <w:color w:val="24292E"/>
              </w:rPr>
            </w:pPr>
          </w:p>
        </w:tc>
        <w:tc>
          <w:tcPr>
            <w:tcW w:w="0" w:type="auto"/>
            <w:hideMark/>
          </w:tcPr>
          <w:p w14:paraId="0F254B1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GPIO3</w:t>
            </w:r>
          </w:p>
        </w:tc>
      </w:tr>
      <w:tr w:rsidR="00BD2487" w:rsidRPr="000E1A05" w14:paraId="0D801182" w14:textId="77777777">
        <w:tc>
          <w:tcPr>
            <w:tcW w:w="0" w:type="auto"/>
            <w:hideMark/>
          </w:tcPr>
          <w:p w14:paraId="4F225D3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if_gpio3_out</w:t>
            </w:r>
          </w:p>
        </w:tc>
        <w:tc>
          <w:tcPr>
            <w:tcW w:w="0" w:type="auto"/>
            <w:hideMark/>
          </w:tcPr>
          <w:p w14:paraId="745E41E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F12DC42" w14:textId="77777777" w:rsidR="00BD2487" w:rsidRPr="000E1A05" w:rsidRDefault="00BD2487">
            <w:pPr>
              <w:spacing w:after="240"/>
              <w:rPr>
                <w:rFonts w:ascii="Segoe UI" w:eastAsia="Times New Roman" w:hAnsi="Segoe UI" w:cs="Segoe UI"/>
                <w:color w:val="24292E"/>
              </w:rPr>
            </w:pPr>
          </w:p>
        </w:tc>
        <w:tc>
          <w:tcPr>
            <w:tcW w:w="0" w:type="auto"/>
            <w:hideMark/>
          </w:tcPr>
          <w:p w14:paraId="7198C9B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63D22F74" w14:textId="77777777">
        <w:tc>
          <w:tcPr>
            <w:tcW w:w="0" w:type="auto"/>
            <w:hideMark/>
          </w:tcPr>
          <w:p w14:paraId="052C646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if_gpio3_en</w:t>
            </w:r>
          </w:p>
        </w:tc>
        <w:tc>
          <w:tcPr>
            <w:tcW w:w="0" w:type="auto"/>
            <w:hideMark/>
          </w:tcPr>
          <w:p w14:paraId="13144B1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0C906C86" w14:textId="77777777" w:rsidR="00BD2487" w:rsidRPr="000E1A05" w:rsidRDefault="00BD2487">
            <w:pPr>
              <w:spacing w:after="240"/>
              <w:rPr>
                <w:rFonts w:ascii="Segoe UI" w:eastAsia="Times New Roman" w:hAnsi="Segoe UI" w:cs="Segoe UI"/>
                <w:color w:val="24292E"/>
              </w:rPr>
            </w:pPr>
          </w:p>
        </w:tc>
        <w:tc>
          <w:tcPr>
            <w:tcW w:w="0" w:type="auto"/>
            <w:hideMark/>
          </w:tcPr>
          <w:p w14:paraId="1B9FFDA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168EA2B8" w14:textId="77777777">
        <w:tc>
          <w:tcPr>
            <w:tcW w:w="0" w:type="auto"/>
            <w:hideMark/>
          </w:tcPr>
          <w:p w14:paraId="11735BC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if_gpio3_tud</w:t>
            </w:r>
          </w:p>
        </w:tc>
        <w:tc>
          <w:tcPr>
            <w:tcW w:w="0" w:type="auto"/>
            <w:hideMark/>
          </w:tcPr>
          <w:p w14:paraId="11954EB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7FA9A41" w14:textId="77777777" w:rsidR="00BD2487" w:rsidRPr="000E1A05" w:rsidRDefault="00BD2487">
            <w:pPr>
              <w:spacing w:after="240"/>
              <w:rPr>
                <w:rFonts w:ascii="Segoe UI" w:eastAsia="Times New Roman" w:hAnsi="Segoe UI" w:cs="Segoe UI"/>
                <w:color w:val="24292E"/>
              </w:rPr>
            </w:pPr>
          </w:p>
        </w:tc>
        <w:tc>
          <w:tcPr>
            <w:tcW w:w="0" w:type="auto"/>
            <w:hideMark/>
          </w:tcPr>
          <w:p w14:paraId="53FC712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222B8288" w14:textId="77777777">
        <w:tc>
          <w:tcPr>
            <w:tcW w:w="0" w:type="auto"/>
            <w:hideMark/>
          </w:tcPr>
          <w:p w14:paraId="7905186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if_gpio4_in</w:t>
            </w:r>
          </w:p>
        </w:tc>
        <w:tc>
          <w:tcPr>
            <w:tcW w:w="0" w:type="auto"/>
            <w:hideMark/>
          </w:tcPr>
          <w:p w14:paraId="5385092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1BD9ED9" w14:textId="77777777" w:rsidR="00BD2487" w:rsidRPr="000E1A05" w:rsidRDefault="00BD2487">
            <w:pPr>
              <w:spacing w:after="240"/>
              <w:rPr>
                <w:rFonts w:ascii="Segoe UI" w:eastAsia="Times New Roman" w:hAnsi="Segoe UI" w:cs="Segoe UI"/>
                <w:color w:val="24292E"/>
              </w:rPr>
            </w:pPr>
          </w:p>
        </w:tc>
        <w:tc>
          <w:tcPr>
            <w:tcW w:w="0" w:type="auto"/>
            <w:hideMark/>
          </w:tcPr>
          <w:p w14:paraId="5283B7B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GPIO4</w:t>
            </w:r>
          </w:p>
        </w:tc>
      </w:tr>
      <w:tr w:rsidR="00BD2487" w:rsidRPr="000E1A05" w14:paraId="49198C36" w14:textId="77777777">
        <w:tc>
          <w:tcPr>
            <w:tcW w:w="0" w:type="auto"/>
            <w:hideMark/>
          </w:tcPr>
          <w:p w14:paraId="7A3B64D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if_gpio4_out</w:t>
            </w:r>
          </w:p>
        </w:tc>
        <w:tc>
          <w:tcPr>
            <w:tcW w:w="0" w:type="auto"/>
            <w:hideMark/>
          </w:tcPr>
          <w:p w14:paraId="53983FE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2D7885D" w14:textId="77777777" w:rsidR="00BD2487" w:rsidRPr="000E1A05" w:rsidRDefault="00BD2487">
            <w:pPr>
              <w:spacing w:after="240"/>
              <w:rPr>
                <w:rFonts w:ascii="Segoe UI" w:eastAsia="Times New Roman" w:hAnsi="Segoe UI" w:cs="Segoe UI"/>
                <w:color w:val="24292E"/>
              </w:rPr>
            </w:pPr>
          </w:p>
        </w:tc>
        <w:tc>
          <w:tcPr>
            <w:tcW w:w="0" w:type="auto"/>
            <w:hideMark/>
          </w:tcPr>
          <w:p w14:paraId="7197014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4F6194C4" w14:textId="77777777">
        <w:tc>
          <w:tcPr>
            <w:tcW w:w="0" w:type="auto"/>
            <w:hideMark/>
          </w:tcPr>
          <w:p w14:paraId="7424D81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if_gpio4_en</w:t>
            </w:r>
          </w:p>
        </w:tc>
        <w:tc>
          <w:tcPr>
            <w:tcW w:w="0" w:type="auto"/>
            <w:hideMark/>
          </w:tcPr>
          <w:p w14:paraId="448300D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0C2FB35" w14:textId="77777777" w:rsidR="00BD2487" w:rsidRPr="000E1A05" w:rsidRDefault="00BD2487">
            <w:pPr>
              <w:spacing w:after="240"/>
              <w:rPr>
                <w:rFonts w:ascii="Segoe UI" w:eastAsia="Times New Roman" w:hAnsi="Segoe UI" w:cs="Segoe UI"/>
                <w:color w:val="24292E"/>
              </w:rPr>
            </w:pPr>
          </w:p>
        </w:tc>
        <w:tc>
          <w:tcPr>
            <w:tcW w:w="0" w:type="auto"/>
            <w:hideMark/>
          </w:tcPr>
          <w:p w14:paraId="032C23A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20173E61" w14:textId="77777777">
        <w:tc>
          <w:tcPr>
            <w:tcW w:w="0" w:type="auto"/>
            <w:hideMark/>
          </w:tcPr>
          <w:p w14:paraId="6D94F2C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if_gpio4_tud</w:t>
            </w:r>
          </w:p>
        </w:tc>
        <w:tc>
          <w:tcPr>
            <w:tcW w:w="0" w:type="auto"/>
            <w:hideMark/>
          </w:tcPr>
          <w:p w14:paraId="0632A96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09926C9" w14:textId="77777777" w:rsidR="00BD2487" w:rsidRPr="000E1A05" w:rsidRDefault="00BD2487">
            <w:pPr>
              <w:spacing w:after="240"/>
              <w:rPr>
                <w:rFonts w:ascii="Segoe UI" w:eastAsia="Times New Roman" w:hAnsi="Segoe UI" w:cs="Segoe UI"/>
                <w:color w:val="24292E"/>
              </w:rPr>
            </w:pPr>
          </w:p>
        </w:tc>
        <w:tc>
          <w:tcPr>
            <w:tcW w:w="0" w:type="auto"/>
            <w:hideMark/>
          </w:tcPr>
          <w:p w14:paraId="6E71D57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4E3D695E" w14:textId="77777777">
        <w:tc>
          <w:tcPr>
            <w:tcW w:w="0" w:type="auto"/>
            <w:hideMark/>
          </w:tcPr>
          <w:p w14:paraId="36C0C45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if_sh_ck_in</w:t>
            </w:r>
          </w:p>
        </w:tc>
        <w:tc>
          <w:tcPr>
            <w:tcW w:w="0" w:type="auto"/>
            <w:hideMark/>
          </w:tcPr>
          <w:p w14:paraId="1C39F54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684A326" w14:textId="77777777" w:rsidR="00BD2487" w:rsidRPr="000E1A05" w:rsidRDefault="00BD2487">
            <w:pPr>
              <w:spacing w:after="240"/>
              <w:rPr>
                <w:rFonts w:ascii="Segoe UI" w:eastAsia="Times New Roman" w:hAnsi="Segoe UI" w:cs="Segoe UI"/>
                <w:color w:val="24292E"/>
              </w:rPr>
            </w:pPr>
          </w:p>
        </w:tc>
        <w:tc>
          <w:tcPr>
            <w:tcW w:w="0" w:type="auto"/>
            <w:hideMark/>
          </w:tcPr>
          <w:p w14:paraId="5973E5A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sensor hub ck</w:t>
            </w:r>
          </w:p>
        </w:tc>
      </w:tr>
      <w:tr w:rsidR="00BD2487" w:rsidRPr="000E1A05" w14:paraId="29A72861" w14:textId="77777777">
        <w:tc>
          <w:tcPr>
            <w:tcW w:w="0" w:type="auto"/>
            <w:hideMark/>
          </w:tcPr>
          <w:p w14:paraId="25001C1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if_sh_ck_out</w:t>
            </w:r>
          </w:p>
        </w:tc>
        <w:tc>
          <w:tcPr>
            <w:tcW w:w="0" w:type="auto"/>
            <w:hideMark/>
          </w:tcPr>
          <w:p w14:paraId="1043134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8481C21" w14:textId="77777777" w:rsidR="00BD2487" w:rsidRPr="000E1A05" w:rsidRDefault="00BD2487">
            <w:pPr>
              <w:spacing w:after="240"/>
              <w:rPr>
                <w:rFonts w:ascii="Segoe UI" w:eastAsia="Times New Roman" w:hAnsi="Segoe UI" w:cs="Segoe UI"/>
                <w:color w:val="24292E"/>
              </w:rPr>
            </w:pPr>
          </w:p>
        </w:tc>
        <w:tc>
          <w:tcPr>
            <w:tcW w:w="0" w:type="auto"/>
            <w:hideMark/>
          </w:tcPr>
          <w:p w14:paraId="016C0FC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16787758" w14:textId="77777777">
        <w:tc>
          <w:tcPr>
            <w:tcW w:w="0" w:type="auto"/>
            <w:hideMark/>
          </w:tcPr>
          <w:p w14:paraId="0CC4E33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if_sh_ck_en</w:t>
            </w:r>
          </w:p>
        </w:tc>
        <w:tc>
          <w:tcPr>
            <w:tcW w:w="0" w:type="auto"/>
            <w:hideMark/>
          </w:tcPr>
          <w:p w14:paraId="784D690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CC2B135" w14:textId="77777777" w:rsidR="00BD2487" w:rsidRPr="000E1A05" w:rsidRDefault="00BD2487">
            <w:pPr>
              <w:spacing w:after="240"/>
              <w:rPr>
                <w:rFonts w:ascii="Segoe UI" w:eastAsia="Times New Roman" w:hAnsi="Segoe UI" w:cs="Segoe UI"/>
                <w:color w:val="24292E"/>
              </w:rPr>
            </w:pPr>
          </w:p>
        </w:tc>
        <w:tc>
          <w:tcPr>
            <w:tcW w:w="0" w:type="auto"/>
            <w:hideMark/>
          </w:tcPr>
          <w:p w14:paraId="64150BF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56CC4991" w14:textId="77777777">
        <w:tc>
          <w:tcPr>
            <w:tcW w:w="0" w:type="auto"/>
            <w:hideMark/>
          </w:tcPr>
          <w:p w14:paraId="26872D6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if_sh_ck_tud</w:t>
            </w:r>
          </w:p>
        </w:tc>
        <w:tc>
          <w:tcPr>
            <w:tcW w:w="0" w:type="auto"/>
            <w:hideMark/>
          </w:tcPr>
          <w:p w14:paraId="2AE6B33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F765883" w14:textId="77777777" w:rsidR="00BD2487" w:rsidRPr="000E1A05" w:rsidRDefault="00BD2487">
            <w:pPr>
              <w:spacing w:after="240"/>
              <w:rPr>
                <w:rFonts w:ascii="Segoe UI" w:eastAsia="Times New Roman" w:hAnsi="Segoe UI" w:cs="Segoe UI"/>
                <w:color w:val="24292E"/>
              </w:rPr>
            </w:pPr>
          </w:p>
        </w:tc>
        <w:tc>
          <w:tcPr>
            <w:tcW w:w="0" w:type="auto"/>
            <w:hideMark/>
          </w:tcPr>
          <w:p w14:paraId="2A2E8C6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30900B50" w14:textId="77777777">
        <w:tc>
          <w:tcPr>
            <w:tcW w:w="0" w:type="auto"/>
            <w:hideMark/>
          </w:tcPr>
          <w:p w14:paraId="762F21D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if_sh_sda_in</w:t>
            </w:r>
          </w:p>
        </w:tc>
        <w:tc>
          <w:tcPr>
            <w:tcW w:w="0" w:type="auto"/>
            <w:hideMark/>
          </w:tcPr>
          <w:p w14:paraId="0931C04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4A9F374" w14:textId="77777777" w:rsidR="00BD2487" w:rsidRPr="000E1A05" w:rsidRDefault="00BD2487">
            <w:pPr>
              <w:spacing w:after="240"/>
              <w:rPr>
                <w:rFonts w:ascii="Segoe UI" w:eastAsia="Times New Roman" w:hAnsi="Segoe UI" w:cs="Segoe UI"/>
                <w:color w:val="24292E"/>
              </w:rPr>
            </w:pPr>
          </w:p>
        </w:tc>
        <w:tc>
          <w:tcPr>
            <w:tcW w:w="0" w:type="auto"/>
            <w:hideMark/>
          </w:tcPr>
          <w:p w14:paraId="16ED81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ZI sensor hub SDA</w:t>
            </w:r>
          </w:p>
        </w:tc>
      </w:tr>
      <w:tr w:rsidR="00BD2487" w:rsidRPr="000E1A05" w14:paraId="514D7FD2" w14:textId="77777777">
        <w:tc>
          <w:tcPr>
            <w:tcW w:w="0" w:type="auto"/>
            <w:hideMark/>
          </w:tcPr>
          <w:p w14:paraId="210ED70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if_sh_sda_out</w:t>
            </w:r>
          </w:p>
        </w:tc>
        <w:tc>
          <w:tcPr>
            <w:tcW w:w="0" w:type="auto"/>
            <w:hideMark/>
          </w:tcPr>
          <w:p w14:paraId="515BEEA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EDF3E9B" w14:textId="77777777" w:rsidR="00BD2487" w:rsidRPr="000E1A05" w:rsidRDefault="00BD2487">
            <w:pPr>
              <w:spacing w:after="240"/>
              <w:rPr>
                <w:rFonts w:ascii="Segoe UI" w:eastAsia="Times New Roman" w:hAnsi="Segoe UI" w:cs="Segoe UI"/>
                <w:color w:val="24292E"/>
              </w:rPr>
            </w:pPr>
          </w:p>
        </w:tc>
        <w:tc>
          <w:tcPr>
            <w:tcW w:w="0" w:type="auto"/>
            <w:hideMark/>
          </w:tcPr>
          <w:p w14:paraId="6571942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w:t>
            </w:r>
          </w:p>
        </w:tc>
      </w:tr>
      <w:tr w:rsidR="00BD2487" w:rsidRPr="000E1A05" w14:paraId="486BE9C0" w14:textId="77777777">
        <w:tc>
          <w:tcPr>
            <w:tcW w:w="0" w:type="auto"/>
            <w:hideMark/>
          </w:tcPr>
          <w:p w14:paraId="252D8B7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if_sh_sda_en</w:t>
            </w:r>
          </w:p>
        </w:tc>
        <w:tc>
          <w:tcPr>
            <w:tcW w:w="0" w:type="auto"/>
            <w:hideMark/>
          </w:tcPr>
          <w:p w14:paraId="5F4BDE1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C952433" w14:textId="77777777" w:rsidR="00BD2487" w:rsidRPr="000E1A05" w:rsidRDefault="00BD2487">
            <w:pPr>
              <w:spacing w:after="240"/>
              <w:rPr>
                <w:rFonts w:ascii="Segoe UI" w:eastAsia="Times New Roman" w:hAnsi="Segoe UI" w:cs="Segoe UI"/>
                <w:color w:val="24292E"/>
              </w:rPr>
            </w:pPr>
          </w:p>
        </w:tc>
        <w:tc>
          <w:tcPr>
            <w:tcW w:w="0" w:type="auto"/>
            <w:hideMark/>
          </w:tcPr>
          <w:p w14:paraId="009AA9A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w:t>
            </w:r>
          </w:p>
        </w:tc>
      </w:tr>
      <w:tr w:rsidR="00BD2487" w:rsidRPr="000E1A05" w14:paraId="30D86C15" w14:textId="77777777">
        <w:tc>
          <w:tcPr>
            <w:tcW w:w="0" w:type="auto"/>
            <w:hideMark/>
          </w:tcPr>
          <w:p w14:paraId="6EF3426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if_sh_sda_tud</w:t>
            </w:r>
          </w:p>
        </w:tc>
        <w:tc>
          <w:tcPr>
            <w:tcW w:w="0" w:type="auto"/>
            <w:hideMark/>
          </w:tcPr>
          <w:p w14:paraId="0547D5B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FDFAFF8" w14:textId="77777777" w:rsidR="00BD2487" w:rsidRPr="000E1A05" w:rsidRDefault="00BD2487">
            <w:pPr>
              <w:spacing w:after="240"/>
              <w:rPr>
                <w:rFonts w:ascii="Segoe UI" w:eastAsia="Times New Roman" w:hAnsi="Segoe UI" w:cs="Segoe UI"/>
                <w:color w:val="24292E"/>
              </w:rPr>
            </w:pPr>
          </w:p>
        </w:tc>
        <w:tc>
          <w:tcPr>
            <w:tcW w:w="0" w:type="auto"/>
            <w:hideMark/>
          </w:tcPr>
          <w:p w14:paraId="336E7DA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TUD</w:t>
            </w:r>
          </w:p>
        </w:tc>
      </w:tr>
      <w:tr w:rsidR="00BD2487" w:rsidRPr="000E1A05" w14:paraId="526276ED" w14:textId="77777777">
        <w:tc>
          <w:tcPr>
            <w:tcW w:w="0" w:type="auto"/>
            <w:hideMark/>
          </w:tcPr>
          <w:p w14:paraId="79B71C5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POR1V2_1V2</w:t>
            </w:r>
          </w:p>
        </w:tc>
        <w:tc>
          <w:tcPr>
            <w:tcW w:w="0" w:type="auto"/>
            <w:hideMark/>
          </w:tcPr>
          <w:p w14:paraId="00C851F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FFC2D8B" w14:textId="77777777" w:rsidR="00BD2487" w:rsidRPr="000E1A05" w:rsidRDefault="00BD2487">
            <w:pPr>
              <w:spacing w:after="240"/>
              <w:rPr>
                <w:rFonts w:ascii="Segoe UI" w:eastAsia="Times New Roman" w:hAnsi="Segoe UI" w:cs="Segoe UI"/>
                <w:color w:val="24292E"/>
              </w:rPr>
            </w:pPr>
          </w:p>
        </w:tc>
        <w:tc>
          <w:tcPr>
            <w:tcW w:w="0" w:type="auto"/>
            <w:hideMark/>
          </w:tcPr>
          <w:p w14:paraId="286C00A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POR</w:t>
            </w:r>
          </w:p>
        </w:tc>
      </w:tr>
      <w:tr w:rsidR="00BD2487" w:rsidRPr="000E1A05" w14:paraId="1977C7F0" w14:textId="77777777">
        <w:tc>
          <w:tcPr>
            <w:tcW w:w="0" w:type="auto"/>
            <w:hideMark/>
          </w:tcPr>
          <w:p w14:paraId="2679394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ispu_tck</w:t>
            </w:r>
          </w:p>
        </w:tc>
        <w:tc>
          <w:tcPr>
            <w:tcW w:w="0" w:type="auto"/>
            <w:hideMark/>
          </w:tcPr>
          <w:p w14:paraId="13972C6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98FAD42" w14:textId="77777777" w:rsidR="00BD2487" w:rsidRPr="000E1A05" w:rsidRDefault="00BD2487">
            <w:pPr>
              <w:spacing w:after="240"/>
              <w:rPr>
                <w:rFonts w:ascii="Segoe UI" w:eastAsia="Times New Roman" w:hAnsi="Segoe UI" w:cs="Segoe UI"/>
                <w:color w:val="24292E"/>
              </w:rPr>
            </w:pPr>
          </w:p>
        </w:tc>
        <w:tc>
          <w:tcPr>
            <w:tcW w:w="0" w:type="auto"/>
            <w:hideMark/>
          </w:tcPr>
          <w:p w14:paraId="07F6932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jtag clk port ispu in ispu debug mode</w:t>
            </w:r>
          </w:p>
        </w:tc>
      </w:tr>
      <w:tr w:rsidR="00BD2487" w:rsidRPr="000E1A05" w14:paraId="250DCB2A" w14:textId="77777777">
        <w:tc>
          <w:tcPr>
            <w:tcW w:w="0" w:type="auto"/>
            <w:hideMark/>
          </w:tcPr>
          <w:p w14:paraId="233DFF5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ispu_tdi</w:t>
            </w:r>
          </w:p>
        </w:tc>
        <w:tc>
          <w:tcPr>
            <w:tcW w:w="0" w:type="auto"/>
            <w:hideMark/>
          </w:tcPr>
          <w:p w14:paraId="1C791BC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D2A4D3E" w14:textId="77777777" w:rsidR="00BD2487" w:rsidRPr="000E1A05" w:rsidRDefault="00BD2487">
            <w:pPr>
              <w:spacing w:after="240"/>
              <w:rPr>
                <w:rFonts w:ascii="Segoe UI" w:eastAsia="Times New Roman" w:hAnsi="Segoe UI" w:cs="Segoe UI"/>
                <w:color w:val="24292E"/>
              </w:rPr>
            </w:pPr>
          </w:p>
        </w:tc>
        <w:tc>
          <w:tcPr>
            <w:tcW w:w="0" w:type="auto"/>
            <w:hideMark/>
          </w:tcPr>
          <w:p w14:paraId="0AE2421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jtag data in port ispu in ispu debug mode</w:t>
            </w:r>
          </w:p>
        </w:tc>
      </w:tr>
      <w:tr w:rsidR="00BD2487" w:rsidRPr="000E1A05" w14:paraId="2F329062" w14:textId="77777777">
        <w:tc>
          <w:tcPr>
            <w:tcW w:w="0" w:type="auto"/>
            <w:hideMark/>
          </w:tcPr>
          <w:p w14:paraId="1D37D23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ispu_tdo</w:t>
            </w:r>
          </w:p>
        </w:tc>
        <w:tc>
          <w:tcPr>
            <w:tcW w:w="0" w:type="auto"/>
            <w:hideMark/>
          </w:tcPr>
          <w:p w14:paraId="018763A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2073DA2" w14:textId="77777777" w:rsidR="00BD2487" w:rsidRPr="000E1A05" w:rsidRDefault="00BD2487">
            <w:pPr>
              <w:spacing w:after="240"/>
              <w:rPr>
                <w:rFonts w:ascii="Segoe UI" w:eastAsia="Times New Roman" w:hAnsi="Segoe UI" w:cs="Segoe UI"/>
                <w:color w:val="24292E"/>
              </w:rPr>
            </w:pPr>
          </w:p>
        </w:tc>
        <w:tc>
          <w:tcPr>
            <w:tcW w:w="0" w:type="auto"/>
            <w:hideMark/>
          </w:tcPr>
          <w:p w14:paraId="2AD457A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jtag data out port ispu in ispu debug mode</w:t>
            </w:r>
          </w:p>
        </w:tc>
      </w:tr>
      <w:tr w:rsidR="00BD2487" w:rsidRPr="000E1A05" w14:paraId="5D94A405" w14:textId="77777777">
        <w:tc>
          <w:tcPr>
            <w:tcW w:w="0" w:type="auto"/>
            <w:hideMark/>
          </w:tcPr>
          <w:p w14:paraId="41D9D1B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ispu_tdo_en</w:t>
            </w:r>
          </w:p>
        </w:tc>
        <w:tc>
          <w:tcPr>
            <w:tcW w:w="0" w:type="auto"/>
            <w:hideMark/>
          </w:tcPr>
          <w:p w14:paraId="5C4F830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16318DB" w14:textId="77777777" w:rsidR="00BD2487" w:rsidRPr="000E1A05" w:rsidRDefault="00BD2487">
            <w:pPr>
              <w:spacing w:after="240"/>
              <w:rPr>
                <w:rFonts w:ascii="Segoe UI" w:eastAsia="Times New Roman" w:hAnsi="Segoe UI" w:cs="Segoe UI"/>
                <w:color w:val="24292E"/>
              </w:rPr>
            </w:pPr>
          </w:p>
        </w:tc>
        <w:tc>
          <w:tcPr>
            <w:tcW w:w="0" w:type="auto"/>
            <w:hideMark/>
          </w:tcPr>
          <w:p w14:paraId="01BD7DE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jtag en port ispu in ispu debug mode</w:t>
            </w:r>
          </w:p>
        </w:tc>
      </w:tr>
      <w:tr w:rsidR="00BD2487" w:rsidRPr="000E1A05" w14:paraId="13AEC50B" w14:textId="77777777">
        <w:tc>
          <w:tcPr>
            <w:tcW w:w="0" w:type="auto"/>
            <w:hideMark/>
          </w:tcPr>
          <w:p w14:paraId="2A65332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ispu_tms</w:t>
            </w:r>
          </w:p>
        </w:tc>
        <w:tc>
          <w:tcPr>
            <w:tcW w:w="0" w:type="auto"/>
            <w:hideMark/>
          </w:tcPr>
          <w:p w14:paraId="0767454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FD91819" w14:textId="77777777" w:rsidR="00BD2487" w:rsidRPr="000E1A05" w:rsidRDefault="00BD2487">
            <w:pPr>
              <w:spacing w:after="240"/>
              <w:rPr>
                <w:rFonts w:ascii="Segoe UI" w:eastAsia="Times New Roman" w:hAnsi="Segoe UI" w:cs="Segoe UI"/>
                <w:color w:val="24292E"/>
              </w:rPr>
            </w:pPr>
          </w:p>
        </w:tc>
        <w:tc>
          <w:tcPr>
            <w:tcW w:w="0" w:type="auto"/>
            <w:hideMark/>
          </w:tcPr>
          <w:p w14:paraId="667E3B1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jtag state in port ispu in ispu debug mode</w:t>
            </w:r>
          </w:p>
        </w:tc>
      </w:tr>
      <w:tr w:rsidR="00BD2487" w:rsidRPr="000E1A05" w14:paraId="01EE4259" w14:textId="77777777">
        <w:tc>
          <w:tcPr>
            <w:tcW w:w="0" w:type="auto"/>
            <w:hideMark/>
          </w:tcPr>
          <w:p w14:paraId="32C9F3F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ispu_trst_n</w:t>
            </w:r>
          </w:p>
        </w:tc>
        <w:tc>
          <w:tcPr>
            <w:tcW w:w="0" w:type="auto"/>
            <w:hideMark/>
          </w:tcPr>
          <w:p w14:paraId="08A2053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AAE82FE" w14:textId="77777777" w:rsidR="00BD2487" w:rsidRPr="000E1A05" w:rsidRDefault="00BD2487">
            <w:pPr>
              <w:spacing w:after="240"/>
              <w:rPr>
                <w:rFonts w:ascii="Segoe UI" w:eastAsia="Times New Roman" w:hAnsi="Segoe UI" w:cs="Segoe UI"/>
                <w:color w:val="24292E"/>
              </w:rPr>
            </w:pPr>
          </w:p>
        </w:tc>
        <w:tc>
          <w:tcPr>
            <w:tcW w:w="0" w:type="auto"/>
            <w:hideMark/>
          </w:tcPr>
          <w:p w14:paraId="23E421B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jtag reset in port ispu in ispu debug mode</w:t>
            </w:r>
          </w:p>
        </w:tc>
      </w:tr>
      <w:tr w:rsidR="00BD2487" w:rsidRPr="000E1A05" w14:paraId="4561D64F" w14:textId="77777777">
        <w:tc>
          <w:tcPr>
            <w:tcW w:w="0" w:type="auto"/>
            <w:hideMark/>
          </w:tcPr>
          <w:p w14:paraId="2C74142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i_if_ck</w:t>
            </w:r>
          </w:p>
        </w:tc>
        <w:tc>
          <w:tcPr>
            <w:tcW w:w="0" w:type="auto"/>
            <w:hideMark/>
          </w:tcPr>
          <w:p w14:paraId="7C3591A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E22A092" w14:textId="77777777" w:rsidR="00BD2487" w:rsidRPr="000E1A05" w:rsidRDefault="00BD2487">
            <w:pPr>
              <w:spacing w:after="240"/>
              <w:rPr>
                <w:rFonts w:ascii="Segoe UI" w:eastAsia="Times New Roman" w:hAnsi="Segoe UI" w:cs="Segoe UI"/>
                <w:color w:val="24292E"/>
              </w:rPr>
            </w:pPr>
          </w:p>
        </w:tc>
        <w:tc>
          <w:tcPr>
            <w:tcW w:w="0" w:type="auto"/>
            <w:hideMark/>
          </w:tcPr>
          <w:p w14:paraId="0176CB4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clk</w:t>
            </w:r>
          </w:p>
        </w:tc>
      </w:tr>
      <w:tr w:rsidR="00BD2487" w:rsidRPr="000E1A05" w14:paraId="5CEA071D" w14:textId="77777777">
        <w:tc>
          <w:tcPr>
            <w:tcW w:w="0" w:type="auto"/>
            <w:hideMark/>
          </w:tcPr>
          <w:p w14:paraId="55677B4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i_if_cs</w:t>
            </w:r>
          </w:p>
        </w:tc>
        <w:tc>
          <w:tcPr>
            <w:tcW w:w="0" w:type="auto"/>
            <w:hideMark/>
          </w:tcPr>
          <w:p w14:paraId="7DF12B4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81656DA" w14:textId="77777777" w:rsidR="00BD2487" w:rsidRPr="000E1A05" w:rsidRDefault="00BD2487">
            <w:pPr>
              <w:spacing w:after="240"/>
              <w:rPr>
                <w:rFonts w:ascii="Segoe UI" w:eastAsia="Times New Roman" w:hAnsi="Segoe UI" w:cs="Segoe UI"/>
                <w:color w:val="24292E"/>
              </w:rPr>
            </w:pPr>
          </w:p>
        </w:tc>
        <w:tc>
          <w:tcPr>
            <w:tcW w:w="0" w:type="auto"/>
            <w:hideMark/>
          </w:tcPr>
          <w:p w14:paraId="7C0EC00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cs</w:t>
            </w:r>
          </w:p>
        </w:tc>
      </w:tr>
      <w:tr w:rsidR="00BD2487" w:rsidRPr="000E1A05" w14:paraId="196EEC8F" w14:textId="77777777">
        <w:tc>
          <w:tcPr>
            <w:tcW w:w="0" w:type="auto"/>
            <w:hideMark/>
          </w:tcPr>
          <w:p w14:paraId="191FC87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i_if_sda_sdi_in</w:t>
            </w:r>
          </w:p>
        </w:tc>
        <w:tc>
          <w:tcPr>
            <w:tcW w:w="0" w:type="auto"/>
            <w:hideMark/>
          </w:tcPr>
          <w:p w14:paraId="735A4A6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9E55511" w14:textId="77777777" w:rsidR="00BD2487" w:rsidRPr="000E1A05" w:rsidRDefault="00BD2487">
            <w:pPr>
              <w:spacing w:after="240"/>
              <w:rPr>
                <w:rFonts w:ascii="Segoe UI" w:eastAsia="Times New Roman" w:hAnsi="Segoe UI" w:cs="Segoe UI"/>
                <w:color w:val="24292E"/>
              </w:rPr>
            </w:pPr>
          </w:p>
        </w:tc>
        <w:tc>
          <w:tcPr>
            <w:tcW w:w="0" w:type="auto"/>
            <w:hideMark/>
          </w:tcPr>
          <w:p w14:paraId="1DFD4C9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data</w:t>
            </w:r>
          </w:p>
        </w:tc>
      </w:tr>
      <w:tr w:rsidR="00BD2487" w:rsidRPr="000E1A05" w14:paraId="0C58A2F1" w14:textId="77777777">
        <w:tc>
          <w:tcPr>
            <w:tcW w:w="0" w:type="auto"/>
            <w:hideMark/>
          </w:tcPr>
          <w:p w14:paraId="4F75DEE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o_if_cs_en_n</w:t>
            </w:r>
          </w:p>
        </w:tc>
        <w:tc>
          <w:tcPr>
            <w:tcW w:w="0" w:type="auto"/>
            <w:hideMark/>
          </w:tcPr>
          <w:p w14:paraId="77F5EDA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0AC2645" w14:textId="77777777" w:rsidR="00BD2487" w:rsidRPr="000E1A05" w:rsidRDefault="00BD2487">
            <w:pPr>
              <w:spacing w:after="240"/>
              <w:rPr>
                <w:rFonts w:ascii="Segoe UI" w:eastAsia="Times New Roman" w:hAnsi="Segoe UI" w:cs="Segoe UI"/>
                <w:color w:val="24292E"/>
              </w:rPr>
            </w:pPr>
          </w:p>
        </w:tc>
        <w:tc>
          <w:tcPr>
            <w:tcW w:w="0" w:type="auto"/>
            <w:hideMark/>
          </w:tcPr>
          <w:p w14:paraId="5744FAD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cs en from i2c/spi ip</w:t>
            </w:r>
          </w:p>
        </w:tc>
      </w:tr>
      <w:tr w:rsidR="00BD2487" w:rsidRPr="000E1A05" w14:paraId="18D3E490" w14:textId="77777777">
        <w:tc>
          <w:tcPr>
            <w:tcW w:w="0" w:type="auto"/>
            <w:hideMark/>
          </w:tcPr>
          <w:p w14:paraId="3F6FA2E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o_if_cs_out_n</w:t>
            </w:r>
          </w:p>
        </w:tc>
        <w:tc>
          <w:tcPr>
            <w:tcW w:w="0" w:type="auto"/>
            <w:hideMark/>
          </w:tcPr>
          <w:p w14:paraId="38CA8B2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D4A542E" w14:textId="77777777" w:rsidR="00BD2487" w:rsidRPr="000E1A05" w:rsidRDefault="00BD2487">
            <w:pPr>
              <w:spacing w:after="240"/>
              <w:rPr>
                <w:rFonts w:ascii="Segoe UI" w:eastAsia="Times New Roman" w:hAnsi="Segoe UI" w:cs="Segoe UI"/>
                <w:color w:val="24292E"/>
              </w:rPr>
            </w:pPr>
          </w:p>
        </w:tc>
        <w:tc>
          <w:tcPr>
            <w:tcW w:w="0" w:type="auto"/>
            <w:hideMark/>
          </w:tcPr>
          <w:p w14:paraId="378C34D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cs out from i2c/spi ip</w:t>
            </w:r>
          </w:p>
        </w:tc>
      </w:tr>
      <w:tr w:rsidR="00BD2487" w:rsidRPr="000E1A05" w14:paraId="0203BBD4" w14:textId="77777777">
        <w:tc>
          <w:tcPr>
            <w:tcW w:w="0" w:type="auto"/>
            <w:hideMark/>
          </w:tcPr>
          <w:p w14:paraId="13F4349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o_if_cs_tud</w:t>
            </w:r>
          </w:p>
        </w:tc>
        <w:tc>
          <w:tcPr>
            <w:tcW w:w="0" w:type="auto"/>
            <w:hideMark/>
          </w:tcPr>
          <w:p w14:paraId="1A925B4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BC36A48" w14:textId="77777777" w:rsidR="00BD2487" w:rsidRPr="000E1A05" w:rsidRDefault="00BD2487">
            <w:pPr>
              <w:spacing w:after="240"/>
              <w:rPr>
                <w:rFonts w:ascii="Segoe UI" w:eastAsia="Times New Roman" w:hAnsi="Segoe UI" w:cs="Segoe UI"/>
                <w:color w:val="24292E"/>
              </w:rPr>
            </w:pPr>
          </w:p>
        </w:tc>
        <w:tc>
          <w:tcPr>
            <w:tcW w:w="0" w:type="auto"/>
            <w:hideMark/>
          </w:tcPr>
          <w:p w14:paraId="12D149A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cs tud from i2c/spi ip</w:t>
            </w:r>
          </w:p>
        </w:tc>
      </w:tr>
      <w:tr w:rsidR="00BD2487" w:rsidRPr="000E1A05" w14:paraId="440956E1" w14:textId="77777777">
        <w:tc>
          <w:tcPr>
            <w:tcW w:w="0" w:type="auto"/>
            <w:hideMark/>
          </w:tcPr>
          <w:p w14:paraId="644968E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o_if_sda_sdi_en_n</w:t>
            </w:r>
          </w:p>
        </w:tc>
        <w:tc>
          <w:tcPr>
            <w:tcW w:w="0" w:type="auto"/>
            <w:hideMark/>
          </w:tcPr>
          <w:p w14:paraId="6F4ABBF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11AC7BB" w14:textId="77777777" w:rsidR="00BD2487" w:rsidRPr="000E1A05" w:rsidRDefault="00BD2487">
            <w:pPr>
              <w:spacing w:after="240"/>
              <w:rPr>
                <w:rFonts w:ascii="Segoe UI" w:eastAsia="Times New Roman" w:hAnsi="Segoe UI" w:cs="Segoe UI"/>
                <w:color w:val="24292E"/>
              </w:rPr>
            </w:pPr>
          </w:p>
        </w:tc>
        <w:tc>
          <w:tcPr>
            <w:tcW w:w="0" w:type="auto"/>
            <w:hideMark/>
          </w:tcPr>
          <w:p w14:paraId="1B6D1D4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data en from i2c/spi ip</w:t>
            </w:r>
          </w:p>
        </w:tc>
      </w:tr>
      <w:tr w:rsidR="00BD2487" w:rsidRPr="000E1A05" w14:paraId="0283F9C9" w14:textId="77777777">
        <w:tc>
          <w:tcPr>
            <w:tcW w:w="0" w:type="auto"/>
            <w:hideMark/>
          </w:tcPr>
          <w:p w14:paraId="3556DC0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o_if_sda_sdi_out</w:t>
            </w:r>
          </w:p>
        </w:tc>
        <w:tc>
          <w:tcPr>
            <w:tcW w:w="0" w:type="auto"/>
            <w:hideMark/>
          </w:tcPr>
          <w:p w14:paraId="60435CF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35275EE" w14:textId="77777777" w:rsidR="00BD2487" w:rsidRPr="000E1A05" w:rsidRDefault="00BD2487">
            <w:pPr>
              <w:spacing w:after="240"/>
              <w:rPr>
                <w:rFonts w:ascii="Segoe UI" w:eastAsia="Times New Roman" w:hAnsi="Segoe UI" w:cs="Segoe UI"/>
                <w:color w:val="24292E"/>
              </w:rPr>
            </w:pPr>
          </w:p>
        </w:tc>
        <w:tc>
          <w:tcPr>
            <w:tcW w:w="0" w:type="auto"/>
            <w:hideMark/>
          </w:tcPr>
          <w:p w14:paraId="5D82EB2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i2c/spi data out from i2c/spi ip</w:t>
            </w:r>
          </w:p>
        </w:tc>
      </w:tr>
      <w:tr w:rsidR="00BD2487" w:rsidRPr="000E1A05" w14:paraId="52152ECB" w14:textId="77777777">
        <w:tc>
          <w:tcPr>
            <w:tcW w:w="0" w:type="auto"/>
            <w:hideMark/>
          </w:tcPr>
          <w:p w14:paraId="1C12337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scl_master_in</w:t>
            </w:r>
          </w:p>
        </w:tc>
        <w:tc>
          <w:tcPr>
            <w:tcW w:w="0" w:type="auto"/>
            <w:hideMark/>
          </w:tcPr>
          <w:p w14:paraId="014E275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E4818C9" w14:textId="77777777" w:rsidR="00BD2487" w:rsidRPr="000E1A05" w:rsidRDefault="00BD2487">
            <w:pPr>
              <w:spacing w:after="240"/>
              <w:rPr>
                <w:rFonts w:ascii="Segoe UI" w:eastAsia="Times New Roman" w:hAnsi="Segoe UI" w:cs="Segoe UI"/>
                <w:color w:val="24292E"/>
              </w:rPr>
            </w:pPr>
          </w:p>
        </w:tc>
        <w:tc>
          <w:tcPr>
            <w:tcW w:w="0" w:type="auto"/>
            <w:hideMark/>
          </w:tcPr>
          <w:p w14:paraId="1EEBAB3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from sensorhub</w:t>
            </w:r>
          </w:p>
        </w:tc>
      </w:tr>
      <w:tr w:rsidR="00BD2487" w:rsidRPr="000E1A05" w14:paraId="7B6CB82E" w14:textId="77777777">
        <w:tc>
          <w:tcPr>
            <w:tcW w:w="0" w:type="auto"/>
            <w:hideMark/>
          </w:tcPr>
          <w:p w14:paraId="11B10BF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scl_master_out</w:t>
            </w:r>
          </w:p>
        </w:tc>
        <w:tc>
          <w:tcPr>
            <w:tcW w:w="0" w:type="auto"/>
            <w:hideMark/>
          </w:tcPr>
          <w:p w14:paraId="50248ED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589C4D3" w14:textId="77777777" w:rsidR="00BD2487" w:rsidRPr="000E1A05" w:rsidRDefault="00BD2487">
            <w:pPr>
              <w:spacing w:after="240"/>
              <w:rPr>
                <w:rFonts w:ascii="Segoe UI" w:eastAsia="Times New Roman" w:hAnsi="Segoe UI" w:cs="Segoe UI"/>
                <w:color w:val="24292E"/>
              </w:rPr>
            </w:pPr>
          </w:p>
        </w:tc>
        <w:tc>
          <w:tcPr>
            <w:tcW w:w="0" w:type="auto"/>
            <w:hideMark/>
          </w:tcPr>
          <w:p w14:paraId="315094E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from sensorhub</w:t>
            </w:r>
          </w:p>
        </w:tc>
      </w:tr>
      <w:tr w:rsidR="00BD2487" w:rsidRPr="000E1A05" w14:paraId="2260704E" w14:textId="77777777">
        <w:tc>
          <w:tcPr>
            <w:tcW w:w="0" w:type="auto"/>
            <w:hideMark/>
          </w:tcPr>
          <w:p w14:paraId="14E2B63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sda_master_in</w:t>
            </w:r>
          </w:p>
        </w:tc>
        <w:tc>
          <w:tcPr>
            <w:tcW w:w="0" w:type="auto"/>
            <w:hideMark/>
          </w:tcPr>
          <w:p w14:paraId="58765A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F749212" w14:textId="77777777" w:rsidR="00BD2487" w:rsidRPr="000E1A05" w:rsidRDefault="00BD2487">
            <w:pPr>
              <w:spacing w:after="240"/>
              <w:rPr>
                <w:rFonts w:ascii="Segoe UI" w:eastAsia="Times New Roman" w:hAnsi="Segoe UI" w:cs="Segoe UI"/>
                <w:color w:val="24292E"/>
              </w:rPr>
            </w:pPr>
          </w:p>
        </w:tc>
        <w:tc>
          <w:tcPr>
            <w:tcW w:w="0" w:type="auto"/>
            <w:hideMark/>
          </w:tcPr>
          <w:p w14:paraId="4614ADE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to sensorhub</w:t>
            </w:r>
          </w:p>
        </w:tc>
      </w:tr>
      <w:tr w:rsidR="00BD2487" w:rsidRPr="000E1A05" w14:paraId="21DD3838" w14:textId="77777777">
        <w:tc>
          <w:tcPr>
            <w:tcW w:w="0" w:type="auto"/>
            <w:hideMark/>
          </w:tcPr>
          <w:p w14:paraId="68C11DB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sda_master_out</w:t>
            </w:r>
          </w:p>
        </w:tc>
        <w:tc>
          <w:tcPr>
            <w:tcW w:w="0" w:type="auto"/>
            <w:hideMark/>
          </w:tcPr>
          <w:p w14:paraId="539D532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58C44C1" w14:textId="77777777" w:rsidR="00BD2487" w:rsidRPr="000E1A05" w:rsidRDefault="00BD2487">
            <w:pPr>
              <w:spacing w:after="240"/>
              <w:rPr>
                <w:rFonts w:ascii="Segoe UI" w:eastAsia="Times New Roman" w:hAnsi="Segoe UI" w:cs="Segoe UI"/>
                <w:color w:val="24292E"/>
              </w:rPr>
            </w:pPr>
          </w:p>
        </w:tc>
        <w:tc>
          <w:tcPr>
            <w:tcW w:w="0" w:type="auto"/>
            <w:hideMark/>
          </w:tcPr>
          <w:p w14:paraId="0136796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from sensorhub</w:t>
            </w:r>
          </w:p>
        </w:tc>
      </w:tr>
      <w:tr w:rsidR="00BD2487" w:rsidRPr="000E1A05" w14:paraId="6CD33C23" w14:textId="77777777">
        <w:tc>
          <w:tcPr>
            <w:tcW w:w="0" w:type="auto"/>
            <w:hideMark/>
          </w:tcPr>
          <w:p w14:paraId="3EC28C3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afe_bist_ctrl_tdi</w:t>
            </w:r>
          </w:p>
        </w:tc>
        <w:tc>
          <w:tcPr>
            <w:tcW w:w="0" w:type="auto"/>
            <w:hideMark/>
          </w:tcPr>
          <w:p w14:paraId="488A177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4B26380" w14:textId="77777777" w:rsidR="00BD2487" w:rsidRPr="000E1A05" w:rsidRDefault="00BD2487">
            <w:pPr>
              <w:spacing w:after="240"/>
              <w:rPr>
                <w:rFonts w:ascii="Segoe UI" w:eastAsia="Times New Roman" w:hAnsi="Segoe UI" w:cs="Segoe UI"/>
                <w:color w:val="24292E"/>
              </w:rPr>
            </w:pPr>
          </w:p>
        </w:tc>
        <w:tc>
          <w:tcPr>
            <w:tcW w:w="0" w:type="auto"/>
            <w:hideMark/>
          </w:tcPr>
          <w:p w14:paraId="7AA025B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jtag port</w:t>
            </w:r>
          </w:p>
        </w:tc>
      </w:tr>
      <w:tr w:rsidR="00BD2487" w:rsidRPr="000E1A05" w14:paraId="0B36CB32" w14:textId="77777777">
        <w:tc>
          <w:tcPr>
            <w:tcW w:w="0" w:type="auto"/>
            <w:hideMark/>
          </w:tcPr>
          <w:p w14:paraId="7EB6EB2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afe_bist_ctrl_trstn</w:t>
            </w:r>
          </w:p>
        </w:tc>
        <w:tc>
          <w:tcPr>
            <w:tcW w:w="0" w:type="auto"/>
            <w:hideMark/>
          </w:tcPr>
          <w:p w14:paraId="4A67E1F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0E541CB1" w14:textId="77777777" w:rsidR="00BD2487" w:rsidRPr="000E1A05" w:rsidRDefault="00BD2487">
            <w:pPr>
              <w:spacing w:after="240"/>
              <w:rPr>
                <w:rFonts w:ascii="Segoe UI" w:eastAsia="Times New Roman" w:hAnsi="Segoe UI" w:cs="Segoe UI"/>
                <w:color w:val="24292E"/>
              </w:rPr>
            </w:pPr>
          </w:p>
        </w:tc>
        <w:tc>
          <w:tcPr>
            <w:tcW w:w="0" w:type="auto"/>
            <w:hideMark/>
          </w:tcPr>
          <w:p w14:paraId="4BDD7DF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jtag port</w:t>
            </w:r>
          </w:p>
        </w:tc>
      </w:tr>
      <w:tr w:rsidR="00BD2487" w:rsidRPr="000E1A05" w14:paraId="36B51A92" w14:textId="77777777">
        <w:tc>
          <w:tcPr>
            <w:tcW w:w="0" w:type="auto"/>
            <w:hideMark/>
          </w:tcPr>
          <w:p w14:paraId="501DFBC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afe_bist_ctrl_tms</w:t>
            </w:r>
          </w:p>
        </w:tc>
        <w:tc>
          <w:tcPr>
            <w:tcW w:w="0" w:type="auto"/>
            <w:hideMark/>
          </w:tcPr>
          <w:p w14:paraId="2951E1F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5573359" w14:textId="77777777" w:rsidR="00BD2487" w:rsidRPr="000E1A05" w:rsidRDefault="00BD2487">
            <w:pPr>
              <w:spacing w:after="240"/>
              <w:rPr>
                <w:rFonts w:ascii="Segoe UI" w:eastAsia="Times New Roman" w:hAnsi="Segoe UI" w:cs="Segoe UI"/>
                <w:color w:val="24292E"/>
              </w:rPr>
            </w:pPr>
          </w:p>
        </w:tc>
        <w:tc>
          <w:tcPr>
            <w:tcW w:w="0" w:type="auto"/>
            <w:hideMark/>
          </w:tcPr>
          <w:p w14:paraId="3D59BD0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jtag port</w:t>
            </w:r>
          </w:p>
        </w:tc>
      </w:tr>
      <w:tr w:rsidR="00BD2487" w:rsidRPr="000E1A05" w14:paraId="48983797" w14:textId="77777777">
        <w:tc>
          <w:tcPr>
            <w:tcW w:w="0" w:type="auto"/>
            <w:hideMark/>
          </w:tcPr>
          <w:p w14:paraId="5CC91DE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afe_bist_ctrl_tdo</w:t>
            </w:r>
          </w:p>
        </w:tc>
        <w:tc>
          <w:tcPr>
            <w:tcW w:w="0" w:type="auto"/>
            <w:hideMark/>
          </w:tcPr>
          <w:p w14:paraId="2A8C9F4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FC72C66" w14:textId="77777777" w:rsidR="00BD2487" w:rsidRPr="000E1A05" w:rsidRDefault="00BD2487">
            <w:pPr>
              <w:spacing w:after="240"/>
              <w:rPr>
                <w:rFonts w:ascii="Segoe UI" w:eastAsia="Times New Roman" w:hAnsi="Segoe UI" w:cs="Segoe UI"/>
                <w:color w:val="24292E"/>
              </w:rPr>
            </w:pPr>
          </w:p>
        </w:tc>
        <w:tc>
          <w:tcPr>
            <w:tcW w:w="0" w:type="auto"/>
            <w:hideMark/>
          </w:tcPr>
          <w:p w14:paraId="46FF3B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jtag port</w:t>
            </w:r>
          </w:p>
        </w:tc>
      </w:tr>
      <w:tr w:rsidR="00BD2487" w:rsidRPr="000E1A05" w14:paraId="1AB21776" w14:textId="77777777">
        <w:tc>
          <w:tcPr>
            <w:tcW w:w="0" w:type="auto"/>
            <w:hideMark/>
          </w:tcPr>
          <w:p w14:paraId="1299780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afe_bist_ctrl_tdo_en_n</w:t>
            </w:r>
          </w:p>
        </w:tc>
        <w:tc>
          <w:tcPr>
            <w:tcW w:w="0" w:type="auto"/>
            <w:hideMark/>
          </w:tcPr>
          <w:p w14:paraId="249E1B5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08B323E" w14:textId="77777777" w:rsidR="00BD2487" w:rsidRPr="000E1A05" w:rsidRDefault="00BD2487">
            <w:pPr>
              <w:spacing w:after="240"/>
              <w:rPr>
                <w:rFonts w:ascii="Segoe UI" w:eastAsia="Times New Roman" w:hAnsi="Segoe UI" w:cs="Segoe UI"/>
                <w:color w:val="24292E"/>
              </w:rPr>
            </w:pPr>
          </w:p>
        </w:tc>
        <w:tc>
          <w:tcPr>
            <w:tcW w:w="0" w:type="auto"/>
            <w:hideMark/>
          </w:tcPr>
          <w:p w14:paraId="57134E5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jtag port</w:t>
            </w:r>
          </w:p>
        </w:tc>
      </w:tr>
      <w:tr w:rsidR="00BD2487" w:rsidRPr="000E1A05" w14:paraId="2EB23F54" w14:textId="77777777">
        <w:tc>
          <w:tcPr>
            <w:tcW w:w="0" w:type="auto"/>
            <w:hideMark/>
          </w:tcPr>
          <w:p w14:paraId="3D3ABCE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afe_bist_ctrl_tck</w:t>
            </w:r>
          </w:p>
        </w:tc>
        <w:tc>
          <w:tcPr>
            <w:tcW w:w="0" w:type="auto"/>
            <w:hideMark/>
          </w:tcPr>
          <w:p w14:paraId="116D6B6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DBEB3A0" w14:textId="77777777" w:rsidR="00BD2487" w:rsidRPr="000E1A05" w:rsidRDefault="00BD2487">
            <w:pPr>
              <w:spacing w:after="240"/>
              <w:rPr>
                <w:rFonts w:ascii="Segoe UI" w:eastAsia="Times New Roman" w:hAnsi="Segoe UI" w:cs="Segoe UI"/>
                <w:color w:val="24292E"/>
              </w:rPr>
            </w:pPr>
          </w:p>
        </w:tc>
        <w:tc>
          <w:tcPr>
            <w:tcW w:w="0" w:type="auto"/>
            <w:hideMark/>
          </w:tcPr>
          <w:p w14:paraId="07FDCD1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jtag port</w:t>
            </w:r>
          </w:p>
        </w:tc>
      </w:tr>
      <w:tr w:rsidR="00BD2487" w:rsidRPr="000E1A05" w14:paraId="59DFFD89" w14:textId="77777777">
        <w:tc>
          <w:tcPr>
            <w:tcW w:w="0" w:type="auto"/>
            <w:hideMark/>
          </w:tcPr>
          <w:p w14:paraId="07344E0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ck_16m</w:t>
            </w:r>
          </w:p>
        </w:tc>
        <w:tc>
          <w:tcPr>
            <w:tcW w:w="0" w:type="auto"/>
            <w:hideMark/>
          </w:tcPr>
          <w:p w14:paraId="7CA284E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1D1D017" w14:textId="77777777" w:rsidR="00BD2487" w:rsidRPr="000E1A05" w:rsidRDefault="00BD2487">
            <w:pPr>
              <w:spacing w:after="240"/>
              <w:rPr>
                <w:rFonts w:ascii="Segoe UI" w:eastAsia="Times New Roman" w:hAnsi="Segoe UI" w:cs="Segoe UI"/>
                <w:color w:val="24292E"/>
              </w:rPr>
            </w:pPr>
          </w:p>
        </w:tc>
        <w:tc>
          <w:tcPr>
            <w:tcW w:w="0" w:type="auto"/>
            <w:hideMark/>
          </w:tcPr>
          <w:p w14:paraId="6928B62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clk16MHz trimming in debug mode</w:t>
            </w:r>
          </w:p>
        </w:tc>
      </w:tr>
      <w:tr w:rsidR="00BD2487" w:rsidRPr="000E1A05" w14:paraId="19215D22" w14:textId="77777777">
        <w:tc>
          <w:tcPr>
            <w:tcW w:w="0" w:type="auto"/>
            <w:hideMark/>
          </w:tcPr>
          <w:p w14:paraId="010E50A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ck_2m</w:t>
            </w:r>
          </w:p>
        </w:tc>
        <w:tc>
          <w:tcPr>
            <w:tcW w:w="0" w:type="auto"/>
            <w:hideMark/>
          </w:tcPr>
          <w:p w14:paraId="1D39E9D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1CDCE81" w14:textId="77777777" w:rsidR="00BD2487" w:rsidRPr="000E1A05" w:rsidRDefault="00BD2487">
            <w:pPr>
              <w:spacing w:after="240"/>
              <w:rPr>
                <w:rFonts w:ascii="Segoe UI" w:eastAsia="Times New Roman" w:hAnsi="Segoe UI" w:cs="Segoe UI"/>
                <w:color w:val="24292E"/>
              </w:rPr>
            </w:pPr>
          </w:p>
        </w:tc>
        <w:tc>
          <w:tcPr>
            <w:tcW w:w="0" w:type="auto"/>
            <w:hideMark/>
          </w:tcPr>
          <w:p w14:paraId="5F77FC9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clk2MHz trimming in debug mode</w:t>
            </w:r>
          </w:p>
        </w:tc>
      </w:tr>
      <w:tr w:rsidR="00BD2487" w:rsidRPr="000E1A05" w14:paraId="5DC96E84" w14:textId="77777777">
        <w:tc>
          <w:tcPr>
            <w:tcW w:w="0" w:type="auto"/>
            <w:hideMark/>
          </w:tcPr>
          <w:p w14:paraId="2FFEB10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ck_64k</w:t>
            </w:r>
          </w:p>
        </w:tc>
        <w:tc>
          <w:tcPr>
            <w:tcW w:w="0" w:type="auto"/>
            <w:hideMark/>
          </w:tcPr>
          <w:p w14:paraId="58D92A0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E2F7238" w14:textId="77777777" w:rsidR="00BD2487" w:rsidRPr="000E1A05" w:rsidRDefault="00BD2487">
            <w:pPr>
              <w:spacing w:after="240"/>
              <w:rPr>
                <w:rFonts w:ascii="Segoe UI" w:eastAsia="Times New Roman" w:hAnsi="Segoe UI" w:cs="Segoe UI"/>
                <w:color w:val="24292E"/>
              </w:rPr>
            </w:pPr>
          </w:p>
        </w:tc>
        <w:tc>
          <w:tcPr>
            <w:tcW w:w="0" w:type="auto"/>
            <w:hideMark/>
          </w:tcPr>
          <w:p w14:paraId="1D3D8FF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clk64MHz trimming in debug mode</w:t>
            </w:r>
          </w:p>
        </w:tc>
      </w:tr>
      <w:tr w:rsidR="00BD2487" w:rsidRPr="000E1A05" w14:paraId="28BB3306" w14:textId="77777777">
        <w:tc>
          <w:tcPr>
            <w:tcW w:w="0" w:type="auto"/>
            <w:hideMark/>
          </w:tcPr>
          <w:p w14:paraId="13A1B21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scan_rstn</w:t>
            </w:r>
          </w:p>
        </w:tc>
        <w:tc>
          <w:tcPr>
            <w:tcW w:w="0" w:type="auto"/>
            <w:hideMark/>
          </w:tcPr>
          <w:p w14:paraId="3D3A0B0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6C5C9E1" w14:textId="77777777" w:rsidR="00BD2487" w:rsidRPr="000E1A05" w:rsidRDefault="00BD2487">
            <w:pPr>
              <w:spacing w:after="240"/>
              <w:rPr>
                <w:rFonts w:ascii="Segoe UI" w:eastAsia="Times New Roman" w:hAnsi="Segoe UI" w:cs="Segoe UI"/>
                <w:color w:val="24292E"/>
              </w:rPr>
            </w:pPr>
          </w:p>
        </w:tc>
        <w:tc>
          <w:tcPr>
            <w:tcW w:w="0" w:type="auto"/>
            <w:hideMark/>
          </w:tcPr>
          <w:p w14:paraId="1CDEC1B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scan reset</w:t>
            </w:r>
          </w:p>
        </w:tc>
      </w:tr>
      <w:tr w:rsidR="00BD2487" w:rsidRPr="000E1A05" w14:paraId="39E29893" w14:textId="77777777">
        <w:tc>
          <w:tcPr>
            <w:tcW w:w="0" w:type="auto"/>
            <w:hideMark/>
          </w:tcPr>
          <w:p w14:paraId="30A12BF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scan_enable</w:t>
            </w:r>
          </w:p>
        </w:tc>
        <w:tc>
          <w:tcPr>
            <w:tcW w:w="0" w:type="auto"/>
            <w:hideMark/>
          </w:tcPr>
          <w:p w14:paraId="3220AB2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A53AE46" w14:textId="77777777" w:rsidR="00BD2487" w:rsidRPr="000E1A05" w:rsidRDefault="00BD2487">
            <w:pPr>
              <w:spacing w:after="240"/>
              <w:rPr>
                <w:rFonts w:ascii="Segoe UI" w:eastAsia="Times New Roman" w:hAnsi="Segoe UI" w:cs="Segoe UI"/>
                <w:color w:val="24292E"/>
              </w:rPr>
            </w:pPr>
          </w:p>
        </w:tc>
        <w:tc>
          <w:tcPr>
            <w:tcW w:w="0" w:type="auto"/>
            <w:hideMark/>
          </w:tcPr>
          <w:p w14:paraId="67516D7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scan enable</w:t>
            </w:r>
          </w:p>
        </w:tc>
      </w:tr>
      <w:tr w:rsidR="00BD2487" w:rsidRPr="000E1A05" w14:paraId="0C0CA27F" w14:textId="77777777">
        <w:tc>
          <w:tcPr>
            <w:tcW w:w="0" w:type="auto"/>
            <w:hideMark/>
          </w:tcPr>
          <w:p w14:paraId="4504076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scan_clk</w:t>
            </w:r>
          </w:p>
        </w:tc>
        <w:tc>
          <w:tcPr>
            <w:tcW w:w="0" w:type="auto"/>
            <w:hideMark/>
          </w:tcPr>
          <w:p w14:paraId="469D0FF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127AB294" w14:textId="77777777" w:rsidR="00BD2487" w:rsidRPr="000E1A05" w:rsidRDefault="00BD2487">
            <w:pPr>
              <w:spacing w:after="240"/>
              <w:rPr>
                <w:rFonts w:ascii="Segoe UI" w:eastAsia="Times New Roman" w:hAnsi="Segoe UI" w:cs="Segoe UI"/>
                <w:color w:val="24292E"/>
              </w:rPr>
            </w:pPr>
          </w:p>
        </w:tc>
        <w:tc>
          <w:tcPr>
            <w:tcW w:w="0" w:type="auto"/>
            <w:hideMark/>
          </w:tcPr>
          <w:p w14:paraId="0821998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scan clock</w:t>
            </w:r>
          </w:p>
        </w:tc>
      </w:tr>
      <w:tr w:rsidR="00BD2487" w:rsidRPr="000E1A05" w14:paraId="4BED5ECD" w14:textId="77777777">
        <w:tc>
          <w:tcPr>
            <w:tcW w:w="0" w:type="auto"/>
            <w:hideMark/>
          </w:tcPr>
          <w:p w14:paraId="5BC2A7A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ext_cap_en</w:t>
            </w:r>
          </w:p>
        </w:tc>
        <w:tc>
          <w:tcPr>
            <w:tcW w:w="0" w:type="auto"/>
            <w:hideMark/>
          </w:tcPr>
          <w:p w14:paraId="55A73A8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B7D9DCC" w14:textId="77777777" w:rsidR="00BD2487" w:rsidRPr="000E1A05" w:rsidRDefault="00BD2487">
            <w:pPr>
              <w:spacing w:after="240"/>
              <w:rPr>
                <w:rFonts w:ascii="Segoe UI" w:eastAsia="Times New Roman" w:hAnsi="Segoe UI" w:cs="Segoe UI"/>
                <w:color w:val="24292E"/>
              </w:rPr>
            </w:pPr>
          </w:p>
        </w:tc>
        <w:tc>
          <w:tcPr>
            <w:tcW w:w="0" w:type="auto"/>
            <w:hideMark/>
          </w:tcPr>
          <w:p w14:paraId="6D1B508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extenal cap in debug mode</w:t>
            </w:r>
          </w:p>
        </w:tc>
      </w:tr>
      <w:tr w:rsidR="00BD2487" w:rsidRPr="000E1A05" w14:paraId="3BF0CC90" w14:textId="77777777">
        <w:tc>
          <w:tcPr>
            <w:tcW w:w="0" w:type="auto"/>
            <w:hideMark/>
          </w:tcPr>
          <w:p w14:paraId="6C5ABFC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irq_fifo</w:t>
            </w:r>
          </w:p>
        </w:tc>
        <w:tc>
          <w:tcPr>
            <w:tcW w:w="0" w:type="auto"/>
            <w:hideMark/>
          </w:tcPr>
          <w:p w14:paraId="707D19C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A53B0E8" w14:textId="77777777" w:rsidR="00BD2487" w:rsidRPr="000E1A05" w:rsidRDefault="00BD2487">
            <w:pPr>
              <w:spacing w:after="240"/>
              <w:rPr>
                <w:rFonts w:ascii="Segoe UI" w:eastAsia="Times New Roman" w:hAnsi="Segoe UI" w:cs="Segoe UI"/>
                <w:color w:val="24292E"/>
              </w:rPr>
            </w:pPr>
          </w:p>
        </w:tc>
        <w:tc>
          <w:tcPr>
            <w:tcW w:w="0" w:type="auto"/>
            <w:hideMark/>
          </w:tcPr>
          <w:p w14:paraId="47B6694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fifo irq from main controller - regmap</w:t>
            </w:r>
          </w:p>
        </w:tc>
      </w:tr>
      <w:tr w:rsidR="00BD2487" w:rsidRPr="000E1A05" w14:paraId="7E59CD47" w14:textId="77777777">
        <w:tc>
          <w:tcPr>
            <w:tcW w:w="0" w:type="auto"/>
            <w:hideMark/>
          </w:tcPr>
          <w:p w14:paraId="1FE4840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error_time_slot</w:t>
            </w:r>
          </w:p>
        </w:tc>
        <w:tc>
          <w:tcPr>
            <w:tcW w:w="0" w:type="auto"/>
            <w:hideMark/>
          </w:tcPr>
          <w:p w14:paraId="1CA9167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DCEE577" w14:textId="77777777" w:rsidR="00BD2487" w:rsidRPr="000E1A05" w:rsidRDefault="00BD2487">
            <w:pPr>
              <w:spacing w:after="240"/>
              <w:rPr>
                <w:rFonts w:ascii="Segoe UI" w:eastAsia="Times New Roman" w:hAnsi="Segoe UI" w:cs="Segoe UI"/>
                <w:color w:val="24292E"/>
              </w:rPr>
            </w:pPr>
          </w:p>
        </w:tc>
        <w:tc>
          <w:tcPr>
            <w:tcW w:w="0" w:type="auto"/>
            <w:hideMark/>
          </w:tcPr>
          <w:p w14:paraId="2545B5B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error timeslot from error time slot</w:t>
            </w:r>
          </w:p>
        </w:tc>
      </w:tr>
      <w:tr w:rsidR="00BD2487" w:rsidRPr="000E1A05" w14:paraId="324272BC" w14:textId="77777777">
        <w:tc>
          <w:tcPr>
            <w:tcW w:w="0" w:type="auto"/>
            <w:hideMark/>
          </w:tcPr>
          <w:p w14:paraId="562510C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gpio_in</w:t>
            </w:r>
          </w:p>
        </w:tc>
        <w:tc>
          <w:tcPr>
            <w:tcW w:w="0" w:type="auto"/>
            <w:hideMark/>
          </w:tcPr>
          <w:p w14:paraId="6701A96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5CC27E9" w14:textId="77777777" w:rsidR="00BD2487" w:rsidRPr="000E1A05" w:rsidRDefault="00BD2487">
            <w:pPr>
              <w:spacing w:after="240"/>
              <w:rPr>
                <w:rFonts w:ascii="Segoe UI" w:eastAsia="Times New Roman" w:hAnsi="Segoe UI" w:cs="Segoe UI"/>
                <w:color w:val="24292E"/>
              </w:rPr>
            </w:pPr>
          </w:p>
        </w:tc>
        <w:tc>
          <w:tcPr>
            <w:tcW w:w="0" w:type="auto"/>
            <w:hideMark/>
          </w:tcPr>
          <w:p w14:paraId="4423F38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gpio0 in in functional mode from regmap</w:t>
            </w:r>
          </w:p>
        </w:tc>
      </w:tr>
      <w:tr w:rsidR="00BD2487" w:rsidRPr="000E1A05" w14:paraId="37B6B3B2" w14:textId="77777777">
        <w:tc>
          <w:tcPr>
            <w:tcW w:w="0" w:type="auto"/>
            <w:hideMark/>
          </w:tcPr>
          <w:p w14:paraId="3A38775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gpio_out</w:t>
            </w:r>
          </w:p>
        </w:tc>
        <w:tc>
          <w:tcPr>
            <w:tcW w:w="0" w:type="auto"/>
            <w:hideMark/>
          </w:tcPr>
          <w:p w14:paraId="2346B3F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A7324DB" w14:textId="77777777" w:rsidR="00BD2487" w:rsidRPr="000E1A05" w:rsidRDefault="00BD2487">
            <w:pPr>
              <w:spacing w:after="240"/>
              <w:rPr>
                <w:rFonts w:ascii="Segoe UI" w:eastAsia="Times New Roman" w:hAnsi="Segoe UI" w:cs="Segoe UI"/>
                <w:color w:val="24292E"/>
              </w:rPr>
            </w:pPr>
          </w:p>
        </w:tc>
        <w:tc>
          <w:tcPr>
            <w:tcW w:w="0" w:type="auto"/>
            <w:hideMark/>
          </w:tcPr>
          <w:p w14:paraId="5E59D7B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gpio0 out in functional mode from regmap</w:t>
            </w:r>
          </w:p>
        </w:tc>
      </w:tr>
      <w:tr w:rsidR="00BD2487" w:rsidRPr="000E1A05" w14:paraId="35B5F54C" w14:textId="77777777">
        <w:tc>
          <w:tcPr>
            <w:tcW w:w="0" w:type="auto"/>
            <w:hideMark/>
          </w:tcPr>
          <w:p w14:paraId="7718906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gpio_en</w:t>
            </w:r>
          </w:p>
        </w:tc>
        <w:tc>
          <w:tcPr>
            <w:tcW w:w="0" w:type="auto"/>
            <w:hideMark/>
          </w:tcPr>
          <w:p w14:paraId="04697A7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D8D05F8" w14:textId="77777777" w:rsidR="00BD2487" w:rsidRPr="000E1A05" w:rsidRDefault="00BD2487">
            <w:pPr>
              <w:spacing w:after="240"/>
              <w:rPr>
                <w:rFonts w:ascii="Segoe UI" w:eastAsia="Times New Roman" w:hAnsi="Segoe UI" w:cs="Segoe UI"/>
                <w:color w:val="24292E"/>
              </w:rPr>
            </w:pPr>
          </w:p>
        </w:tc>
        <w:tc>
          <w:tcPr>
            <w:tcW w:w="0" w:type="auto"/>
            <w:hideMark/>
          </w:tcPr>
          <w:p w14:paraId="062ADEE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gpio0 en in functional mode from regmap</w:t>
            </w:r>
          </w:p>
        </w:tc>
      </w:tr>
      <w:tr w:rsidR="00BD2487" w:rsidRPr="000E1A05" w14:paraId="18F6D822" w14:textId="77777777">
        <w:tc>
          <w:tcPr>
            <w:tcW w:w="0" w:type="auto"/>
            <w:hideMark/>
          </w:tcPr>
          <w:p w14:paraId="209032F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irq_SENSHUB_STS</w:t>
            </w:r>
          </w:p>
        </w:tc>
        <w:tc>
          <w:tcPr>
            <w:tcW w:w="0" w:type="auto"/>
            <w:hideMark/>
          </w:tcPr>
          <w:p w14:paraId="5700C73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3E832E5" w14:textId="77777777" w:rsidR="00BD2487" w:rsidRPr="000E1A05" w:rsidRDefault="00BD2487">
            <w:pPr>
              <w:spacing w:after="240"/>
              <w:rPr>
                <w:rFonts w:ascii="Segoe UI" w:eastAsia="Times New Roman" w:hAnsi="Segoe UI" w:cs="Segoe UI"/>
                <w:color w:val="24292E"/>
              </w:rPr>
            </w:pPr>
          </w:p>
        </w:tc>
        <w:tc>
          <w:tcPr>
            <w:tcW w:w="0" w:type="auto"/>
            <w:hideMark/>
          </w:tcPr>
          <w:p w14:paraId="0DF55CD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sensorhub status</w:t>
            </w:r>
          </w:p>
        </w:tc>
      </w:tr>
      <w:tr w:rsidR="00BD2487" w:rsidRPr="000E1A05" w14:paraId="6B74E617" w14:textId="77777777">
        <w:tc>
          <w:tcPr>
            <w:tcW w:w="0" w:type="auto"/>
            <w:hideMark/>
          </w:tcPr>
          <w:p w14:paraId="50CE3CC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irq_ISPU_MC_INTR_STS</w:t>
            </w:r>
          </w:p>
        </w:tc>
        <w:tc>
          <w:tcPr>
            <w:tcW w:w="0" w:type="auto"/>
            <w:hideMark/>
          </w:tcPr>
          <w:p w14:paraId="12FEB9D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12C709B" w14:textId="77777777" w:rsidR="00BD2487" w:rsidRPr="000E1A05" w:rsidRDefault="00BD2487">
            <w:pPr>
              <w:spacing w:after="240"/>
              <w:rPr>
                <w:rFonts w:ascii="Segoe UI" w:eastAsia="Times New Roman" w:hAnsi="Segoe UI" w:cs="Segoe UI"/>
                <w:color w:val="24292E"/>
              </w:rPr>
            </w:pPr>
          </w:p>
        </w:tc>
        <w:tc>
          <w:tcPr>
            <w:tcW w:w="0" w:type="auto"/>
            <w:hideMark/>
          </w:tcPr>
          <w:p w14:paraId="30E8BBA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irq main controller data-valid</w:t>
            </w:r>
          </w:p>
        </w:tc>
      </w:tr>
      <w:tr w:rsidR="00BD2487" w:rsidRPr="000E1A05" w14:paraId="5BC8A88B" w14:textId="77777777">
        <w:tc>
          <w:tcPr>
            <w:tcW w:w="0" w:type="auto"/>
            <w:hideMark/>
          </w:tcPr>
          <w:p w14:paraId="7EABDF1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scan_mode</w:t>
            </w:r>
          </w:p>
        </w:tc>
        <w:tc>
          <w:tcPr>
            <w:tcW w:w="0" w:type="auto"/>
            <w:hideMark/>
          </w:tcPr>
          <w:p w14:paraId="2299596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008AB19" w14:textId="77777777" w:rsidR="00BD2487" w:rsidRPr="000E1A05" w:rsidRDefault="00BD2487">
            <w:pPr>
              <w:spacing w:after="240"/>
              <w:rPr>
                <w:rFonts w:ascii="Segoe UI" w:eastAsia="Times New Roman" w:hAnsi="Segoe UI" w:cs="Segoe UI"/>
                <w:color w:val="24292E"/>
              </w:rPr>
            </w:pPr>
          </w:p>
        </w:tc>
        <w:tc>
          <w:tcPr>
            <w:tcW w:w="0" w:type="auto"/>
            <w:hideMark/>
          </w:tcPr>
          <w:p w14:paraId="1798CBA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stbio1 scan mode</w:t>
            </w:r>
          </w:p>
        </w:tc>
      </w:tr>
      <w:tr w:rsidR="00BD2487" w:rsidRPr="000E1A05" w14:paraId="2FE6C3BB" w14:textId="77777777">
        <w:tc>
          <w:tcPr>
            <w:tcW w:w="0" w:type="auto"/>
            <w:hideMark/>
          </w:tcPr>
          <w:p w14:paraId="3BF6BA2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bist_mode</w:t>
            </w:r>
          </w:p>
        </w:tc>
        <w:tc>
          <w:tcPr>
            <w:tcW w:w="0" w:type="auto"/>
            <w:hideMark/>
          </w:tcPr>
          <w:p w14:paraId="03506C5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3F584CD2" w14:textId="77777777" w:rsidR="00BD2487" w:rsidRPr="000E1A05" w:rsidRDefault="00BD2487">
            <w:pPr>
              <w:spacing w:after="240"/>
              <w:rPr>
                <w:rFonts w:ascii="Segoe UI" w:eastAsia="Times New Roman" w:hAnsi="Segoe UI" w:cs="Segoe UI"/>
                <w:color w:val="24292E"/>
              </w:rPr>
            </w:pPr>
          </w:p>
        </w:tc>
        <w:tc>
          <w:tcPr>
            <w:tcW w:w="0" w:type="auto"/>
            <w:hideMark/>
          </w:tcPr>
          <w:p w14:paraId="3987F5A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stbio1 bist mode</w:t>
            </w:r>
          </w:p>
        </w:tc>
      </w:tr>
      <w:tr w:rsidR="00BD2487" w:rsidRPr="000E1A05" w14:paraId="257670A8" w14:textId="77777777">
        <w:tc>
          <w:tcPr>
            <w:tcW w:w="0" w:type="auto"/>
            <w:hideMark/>
          </w:tcPr>
          <w:p w14:paraId="42EFB72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debug_mode</w:t>
            </w:r>
          </w:p>
        </w:tc>
        <w:tc>
          <w:tcPr>
            <w:tcW w:w="0" w:type="auto"/>
            <w:hideMark/>
          </w:tcPr>
          <w:p w14:paraId="0151FAF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41154DCA" w14:textId="77777777" w:rsidR="00BD2487" w:rsidRPr="000E1A05" w:rsidRDefault="00BD2487">
            <w:pPr>
              <w:spacing w:after="240"/>
              <w:rPr>
                <w:rFonts w:ascii="Segoe UI" w:eastAsia="Times New Roman" w:hAnsi="Segoe UI" w:cs="Segoe UI"/>
                <w:color w:val="24292E"/>
              </w:rPr>
            </w:pPr>
          </w:p>
        </w:tc>
        <w:tc>
          <w:tcPr>
            <w:tcW w:w="0" w:type="auto"/>
            <w:hideMark/>
          </w:tcPr>
          <w:p w14:paraId="69560E7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stbio1 debug mode</w:t>
            </w:r>
          </w:p>
        </w:tc>
      </w:tr>
      <w:tr w:rsidR="00BD2487" w:rsidRPr="000E1A05" w14:paraId="2F1B1E6B" w14:textId="77777777">
        <w:tc>
          <w:tcPr>
            <w:tcW w:w="0" w:type="auto"/>
            <w:hideMark/>
          </w:tcPr>
          <w:p w14:paraId="4BCCAD0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memsafe</w:t>
            </w:r>
          </w:p>
        </w:tc>
        <w:tc>
          <w:tcPr>
            <w:tcW w:w="0" w:type="auto"/>
            <w:hideMark/>
          </w:tcPr>
          <w:p w14:paraId="0617CBA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59EB9549" w14:textId="77777777" w:rsidR="00BD2487" w:rsidRPr="000E1A05" w:rsidRDefault="00BD2487">
            <w:pPr>
              <w:spacing w:after="240"/>
              <w:rPr>
                <w:rFonts w:ascii="Segoe UI" w:eastAsia="Times New Roman" w:hAnsi="Segoe UI" w:cs="Segoe UI"/>
                <w:color w:val="24292E"/>
              </w:rPr>
            </w:pPr>
          </w:p>
        </w:tc>
        <w:tc>
          <w:tcPr>
            <w:tcW w:w="0" w:type="auto"/>
            <w:hideMark/>
          </w:tcPr>
          <w:p w14:paraId="3DCAFB6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memsafe for bist</w:t>
            </w:r>
          </w:p>
        </w:tc>
      </w:tr>
      <w:tr w:rsidR="00BD2487" w:rsidRPr="000E1A05" w14:paraId="0E03654A" w14:textId="77777777">
        <w:tc>
          <w:tcPr>
            <w:tcW w:w="0" w:type="auto"/>
            <w:hideMark/>
          </w:tcPr>
          <w:p w14:paraId="3E6AC8B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test_clk_fast</w:t>
            </w:r>
          </w:p>
        </w:tc>
        <w:tc>
          <w:tcPr>
            <w:tcW w:w="0" w:type="auto"/>
            <w:hideMark/>
          </w:tcPr>
          <w:p w14:paraId="21A2BFC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BA481C5" w14:textId="77777777" w:rsidR="00BD2487" w:rsidRPr="000E1A05" w:rsidRDefault="00BD2487">
            <w:pPr>
              <w:spacing w:after="240"/>
              <w:rPr>
                <w:rFonts w:ascii="Segoe UI" w:eastAsia="Times New Roman" w:hAnsi="Segoe UI" w:cs="Segoe UI"/>
                <w:color w:val="24292E"/>
              </w:rPr>
            </w:pPr>
          </w:p>
        </w:tc>
        <w:tc>
          <w:tcPr>
            <w:tcW w:w="0" w:type="auto"/>
            <w:hideMark/>
          </w:tcPr>
          <w:p w14:paraId="7113572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enable test clk 16MHz trimming</w:t>
            </w:r>
          </w:p>
        </w:tc>
      </w:tr>
      <w:tr w:rsidR="00BD2487" w:rsidRPr="000E1A05" w14:paraId="44613CE9" w14:textId="77777777">
        <w:tc>
          <w:tcPr>
            <w:tcW w:w="0" w:type="auto"/>
            <w:hideMark/>
          </w:tcPr>
          <w:p w14:paraId="33516D9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test_clk_slow</w:t>
            </w:r>
          </w:p>
        </w:tc>
        <w:tc>
          <w:tcPr>
            <w:tcW w:w="0" w:type="auto"/>
            <w:hideMark/>
          </w:tcPr>
          <w:p w14:paraId="55E561E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BE9383A" w14:textId="77777777" w:rsidR="00BD2487" w:rsidRPr="000E1A05" w:rsidRDefault="00BD2487">
            <w:pPr>
              <w:spacing w:after="240"/>
              <w:rPr>
                <w:rFonts w:ascii="Segoe UI" w:eastAsia="Times New Roman" w:hAnsi="Segoe UI" w:cs="Segoe UI"/>
                <w:color w:val="24292E"/>
              </w:rPr>
            </w:pPr>
          </w:p>
        </w:tc>
        <w:tc>
          <w:tcPr>
            <w:tcW w:w="0" w:type="auto"/>
            <w:hideMark/>
          </w:tcPr>
          <w:p w14:paraId="1D1EDF1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enable test clk 64kHz trimming</w:t>
            </w:r>
          </w:p>
        </w:tc>
      </w:tr>
      <w:tr w:rsidR="00BD2487" w:rsidRPr="000E1A05" w14:paraId="261F3920" w14:textId="77777777">
        <w:tc>
          <w:tcPr>
            <w:tcW w:w="0" w:type="auto"/>
            <w:hideMark/>
          </w:tcPr>
          <w:p w14:paraId="616AA26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if_sclk_tud_reg</w:t>
            </w:r>
          </w:p>
        </w:tc>
        <w:tc>
          <w:tcPr>
            <w:tcW w:w="0" w:type="auto"/>
            <w:hideMark/>
          </w:tcPr>
          <w:p w14:paraId="52E4B7C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B6C661A" w14:textId="77777777" w:rsidR="00BD2487" w:rsidRPr="000E1A05" w:rsidRDefault="00BD2487">
            <w:pPr>
              <w:spacing w:after="240"/>
              <w:rPr>
                <w:rFonts w:ascii="Segoe UI" w:eastAsia="Times New Roman" w:hAnsi="Segoe UI" w:cs="Segoe UI"/>
                <w:color w:val="24292E"/>
              </w:rPr>
            </w:pPr>
          </w:p>
        </w:tc>
        <w:tc>
          <w:tcPr>
            <w:tcW w:w="0" w:type="auto"/>
            <w:hideMark/>
          </w:tcPr>
          <w:p w14:paraId="7895CE7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sclk_tud from reg</w:t>
            </w:r>
          </w:p>
        </w:tc>
      </w:tr>
      <w:tr w:rsidR="00BD2487" w:rsidRPr="000E1A05" w14:paraId="3ABA1596" w14:textId="77777777">
        <w:tc>
          <w:tcPr>
            <w:tcW w:w="0" w:type="auto"/>
            <w:hideMark/>
          </w:tcPr>
          <w:p w14:paraId="16DF3E9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if_sda_sdi_tud_reg</w:t>
            </w:r>
          </w:p>
        </w:tc>
        <w:tc>
          <w:tcPr>
            <w:tcW w:w="0" w:type="auto"/>
            <w:hideMark/>
          </w:tcPr>
          <w:p w14:paraId="0D71090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4738FFB" w14:textId="77777777" w:rsidR="00BD2487" w:rsidRPr="000E1A05" w:rsidRDefault="00BD2487">
            <w:pPr>
              <w:spacing w:after="240"/>
              <w:rPr>
                <w:rFonts w:ascii="Segoe UI" w:eastAsia="Times New Roman" w:hAnsi="Segoe UI" w:cs="Segoe UI"/>
                <w:color w:val="24292E"/>
              </w:rPr>
            </w:pPr>
          </w:p>
        </w:tc>
        <w:tc>
          <w:tcPr>
            <w:tcW w:w="0" w:type="auto"/>
            <w:hideMark/>
          </w:tcPr>
          <w:p w14:paraId="20676C7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sda_sdi_tud from re</w:t>
            </w:r>
          </w:p>
        </w:tc>
      </w:tr>
      <w:tr w:rsidR="00BD2487" w:rsidRPr="000E1A05" w14:paraId="16DC07EE" w14:textId="77777777">
        <w:tc>
          <w:tcPr>
            <w:tcW w:w="0" w:type="auto"/>
            <w:hideMark/>
          </w:tcPr>
          <w:p w14:paraId="0FDADFF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if_sh_sda_tud_reg</w:t>
            </w:r>
          </w:p>
        </w:tc>
        <w:tc>
          <w:tcPr>
            <w:tcW w:w="0" w:type="auto"/>
            <w:hideMark/>
          </w:tcPr>
          <w:p w14:paraId="5ACF546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EE60AC6" w14:textId="77777777" w:rsidR="00BD2487" w:rsidRPr="000E1A05" w:rsidRDefault="00BD2487">
            <w:pPr>
              <w:spacing w:after="240"/>
              <w:rPr>
                <w:rFonts w:ascii="Segoe UI" w:eastAsia="Times New Roman" w:hAnsi="Segoe UI" w:cs="Segoe UI"/>
                <w:color w:val="24292E"/>
              </w:rPr>
            </w:pPr>
          </w:p>
        </w:tc>
        <w:tc>
          <w:tcPr>
            <w:tcW w:w="0" w:type="auto"/>
            <w:hideMark/>
          </w:tcPr>
          <w:p w14:paraId="3A38247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sh_sda_tud from reg</w:t>
            </w:r>
          </w:p>
        </w:tc>
      </w:tr>
      <w:tr w:rsidR="00BD2487" w:rsidRPr="000E1A05" w14:paraId="7966F3D6" w14:textId="77777777">
        <w:tc>
          <w:tcPr>
            <w:tcW w:w="0" w:type="auto"/>
            <w:hideMark/>
          </w:tcPr>
          <w:p w14:paraId="1229045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if_gpio0_tud_reg</w:t>
            </w:r>
          </w:p>
        </w:tc>
        <w:tc>
          <w:tcPr>
            <w:tcW w:w="0" w:type="auto"/>
            <w:hideMark/>
          </w:tcPr>
          <w:p w14:paraId="4A99218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FA8054B" w14:textId="77777777" w:rsidR="00BD2487" w:rsidRPr="000E1A05" w:rsidRDefault="00BD2487">
            <w:pPr>
              <w:spacing w:after="240"/>
              <w:rPr>
                <w:rFonts w:ascii="Segoe UI" w:eastAsia="Times New Roman" w:hAnsi="Segoe UI" w:cs="Segoe UI"/>
                <w:color w:val="24292E"/>
              </w:rPr>
            </w:pPr>
          </w:p>
        </w:tc>
        <w:tc>
          <w:tcPr>
            <w:tcW w:w="0" w:type="auto"/>
            <w:hideMark/>
          </w:tcPr>
          <w:p w14:paraId="1BDFF28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gpio0_tud from reg</w:t>
            </w:r>
          </w:p>
        </w:tc>
      </w:tr>
      <w:tr w:rsidR="00BD2487" w:rsidRPr="000E1A05" w14:paraId="46A077F9" w14:textId="77777777">
        <w:tc>
          <w:tcPr>
            <w:tcW w:w="0" w:type="auto"/>
            <w:hideMark/>
          </w:tcPr>
          <w:p w14:paraId="7DA542B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if_gpio1_tud_reg</w:t>
            </w:r>
          </w:p>
        </w:tc>
        <w:tc>
          <w:tcPr>
            <w:tcW w:w="0" w:type="auto"/>
            <w:hideMark/>
          </w:tcPr>
          <w:p w14:paraId="47FC542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634F32C" w14:textId="77777777" w:rsidR="00BD2487" w:rsidRPr="000E1A05" w:rsidRDefault="00BD2487">
            <w:pPr>
              <w:spacing w:after="240"/>
              <w:rPr>
                <w:rFonts w:ascii="Segoe UI" w:eastAsia="Times New Roman" w:hAnsi="Segoe UI" w:cs="Segoe UI"/>
                <w:color w:val="24292E"/>
              </w:rPr>
            </w:pPr>
          </w:p>
        </w:tc>
        <w:tc>
          <w:tcPr>
            <w:tcW w:w="0" w:type="auto"/>
            <w:hideMark/>
          </w:tcPr>
          <w:p w14:paraId="2861AFC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gpio1_tud from reg</w:t>
            </w:r>
          </w:p>
        </w:tc>
      </w:tr>
      <w:tr w:rsidR="00BD2487" w:rsidRPr="000E1A05" w14:paraId="0059B22A" w14:textId="77777777">
        <w:tc>
          <w:tcPr>
            <w:tcW w:w="0" w:type="auto"/>
            <w:hideMark/>
          </w:tcPr>
          <w:p w14:paraId="152764C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if_gpio2_tud_reg</w:t>
            </w:r>
          </w:p>
        </w:tc>
        <w:tc>
          <w:tcPr>
            <w:tcW w:w="0" w:type="auto"/>
            <w:hideMark/>
          </w:tcPr>
          <w:p w14:paraId="2351C73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3534C50" w14:textId="77777777" w:rsidR="00BD2487" w:rsidRPr="000E1A05" w:rsidRDefault="00BD2487">
            <w:pPr>
              <w:spacing w:after="240"/>
              <w:rPr>
                <w:rFonts w:ascii="Segoe UI" w:eastAsia="Times New Roman" w:hAnsi="Segoe UI" w:cs="Segoe UI"/>
                <w:color w:val="24292E"/>
              </w:rPr>
            </w:pPr>
          </w:p>
        </w:tc>
        <w:tc>
          <w:tcPr>
            <w:tcW w:w="0" w:type="auto"/>
            <w:hideMark/>
          </w:tcPr>
          <w:p w14:paraId="7DA364A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gpio2_tud from reg</w:t>
            </w:r>
          </w:p>
        </w:tc>
      </w:tr>
      <w:tr w:rsidR="00BD2487" w:rsidRPr="000E1A05" w14:paraId="51C84D37" w14:textId="77777777">
        <w:tc>
          <w:tcPr>
            <w:tcW w:w="0" w:type="auto"/>
            <w:hideMark/>
          </w:tcPr>
          <w:p w14:paraId="0C14B80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if_gpio3_tud_reg</w:t>
            </w:r>
          </w:p>
        </w:tc>
        <w:tc>
          <w:tcPr>
            <w:tcW w:w="0" w:type="auto"/>
            <w:hideMark/>
          </w:tcPr>
          <w:p w14:paraId="11E46B9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300448F" w14:textId="77777777" w:rsidR="00BD2487" w:rsidRPr="000E1A05" w:rsidRDefault="00BD2487">
            <w:pPr>
              <w:spacing w:after="240"/>
              <w:rPr>
                <w:rFonts w:ascii="Segoe UI" w:eastAsia="Times New Roman" w:hAnsi="Segoe UI" w:cs="Segoe UI"/>
                <w:color w:val="24292E"/>
              </w:rPr>
            </w:pPr>
          </w:p>
        </w:tc>
        <w:tc>
          <w:tcPr>
            <w:tcW w:w="0" w:type="auto"/>
            <w:hideMark/>
          </w:tcPr>
          <w:p w14:paraId="3C52DBD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gpio3_tud from reg</w:t>
            </w:r>
          </w:p>
        </w:tc>
      </w:tr>
      <w:tr w:rsidR="00BD2487" w:rsidRPr="000E1A05" w14:paraId="25F377B2" w14:textId="77777777">
        <w:tc>
          <w:tcPr>
            <w:tcW w:w="0" w:type="auto"/>
            <w:hideMark/>
          </w:tcPr>
          <w:p w14:paraId="0C470D1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if_gpio4_tud_reg</w:t>
            </w:r>
          </w:p>
        </w:tc>
        <w:tc>
          <w:tcPr>
            <w:tcW w:w="0" w:type="auto"/>
            <w:hideMark/>
          </w:tcPr>
          <w:p w14:paraId="1CCD606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DF91D3A" w14:textId="77777777" w:rsidR="00BD2487" w:rsidRPr="000E1A05" w:rsidRDefault="00BD2487">
            <w:pPr>
              <w:spacing w:after="240"/>
              <w:rPr>
                <w:rFonts w:ascii="Segoe UI" w:eastAsia="Times New Roman" w:hAnsi="Segoe UI" w:cs="Segoe UI"/>
                <w:color w:val="24292E"/>
              </w:rPr>
            </w:pPr>
          </w:p>
        </w:tc>
        <w:tc>
          <w:tcPr>
            <w:tcW w:w="0" w:type="auto"/>
            <w:hideMark/>
          </w:tcPr>
          <w:p w14:paraId="28E2F59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gpio4_tud from reg</w:t>
            </w:r>
          </w:p>
        </w:tc>
      </w:tr>
      <w:tr w:rsidR="00BD2487" w:rsidRPr="000E1A05" w14:paraId="76664B71" w14:textId="77777777">
        <w:tc>
          <w:tcPr>
            <w:tcW w:w="0" w:type="auto"/>
            <w:hideMark/>
          </w:tcPr>
          <w:p w14:paraId="0843AE1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if_sh_ck_tud_reg</w:t>
            </w:r>
          </w:p>
        </w:tc>
        <w:tc>
          <w:tcPr>
            <w:tcW w:w="0" w:type="auto"/>
            <w:hideMark/>
          </w:tcPr>
          <w:p w14:paraId="277AC50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BE5967B" w14:textId="77777777" w:rsidR="00BD2487" w:rsidRPr="000E1A05" w:rsidRDefault="00BD2487">
            <w:pPr>
              <w:spacing w:after="240"/>
              <w:rPr>
                <w:rFonts w:ascii="Segoe UI" w:eastAsia="Times New Roman" w:hAnsi="Segoe UI" w:cs="Segoe UI"/>
                <w:color w:val="24292E"/>
              </w:rPr>
            </w:pPr>
          </w:p>
        </w:tc>
        <w:tc>
          <w:tcPr>
            <w:tcW w:w="0" w:type="auto"/>
            <w:hideMark/>
          </w:tcPr>
          <w:p w14:paraId="21CAA69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if sh_ck_tud from reg</w:t>
            </w:r>
          </w:p>
        </w:tc>
      </w:tr>
      <w:tr w:rsidR="00BD2487" w:rsidRPr="000E1A05" w14:paraId="584FD9BC" w14:textId="77777777">
        <w:tc>
          <w:tcPr>
            <w:tcW w:w="0" w:type="auto"/>
            <w:hideMark/>
          </w:tcPr>
          <w:p w14:paraId="4D6924A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clk_dft_adc</w:t>
            </w:r>
          </w:p>
        </w:tc>
        <w:tc>
          <w:tcPr>
            <w:tcW w:w="0" w:type="auto"/>
            <w:hideMark/>
          </w:tcPr>
          <w:p w14:paraId="55B055E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8DCC8C6" w14:textId="77777777" w:rsidR="00BD2487" w:rsidRPr="000E1A05" w:rsidRDefault="00BD2487">
            <w:pPr>
              <w:spacing w:after="240"/>
              <w:rPr>
                <w:rFonts w:ascii="Segoe UI" w:eastAsia="Times New Roman" w:hAnsi="Segoe UI" w:cs="Segoe UI"/>
                <w:color w:val="24292E"/>
              </w:rPr>
            </w:pPr>
          </w:p>
        </w:tc>
        <w:tc>
          <w:tcPr>
            <w:tcW w:w="0" w:type="auto"/>
            <w:hideMark/>
          </w:tcPr>
          <w:p w14:paraId="790F3AC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16MHz adc dft clk</w:t>
            </w:r>
          </w:p>
        </w:tc>
      </w:tr>
      <w:tr w:rsidR="00BD2487" w:rsidRPr="000E1A05" w14:paraId="3EF22B5C" w14:textId="77777777">
        <w:tc>
          <w:tcPr>
            <w:tcW w:w="0" w:type="auto"/>
            <w:hideMark/>
          </w:tcPr>
          <w:p w14:paraId="0A60E68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i_ADC_clk_serial_dft</w:t>
            </w:r>
          </w:p>
        </w:tc>
        <w:tc>
          <w:tcPr>
            <w:tcW w:w="0" w:type="auto"/>
            <w:hideMark/>
          </w:tcPr>
          <w:p w14:paraId="42788BB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59551BD" w14:textId="77777777" w:rsidR="00BD2487" w:rsidRPr="000E1A05" w:rsidRDefault="00BD2487">
            <w:pPr>
              <w:spacing w:after="240"/>
              <w:rPr>
                <w:rFonts w:ascii="Segoe UI" w:eastAsia="Times New Roman" w:hAnsi="Segoe UI" w:cs="Segoe UI"/>
                <w:color w:val="24292E"/>
              </w:rPr>
            </w:pPr>
          </w:p>
        </w:tc>
        <w:tc>
          <w:tcPr>
            <w:tcW w:w="0" w:type="auto"/>
            <w:hideMark/>
          </w:tcPr>
          <w:p w14:paraId="6C6D7A1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serial clk for adc dft 16Mhz:Fast mode, if_sh_ck_in:Low noise mode</w:t>
            </w:r>
          </w:p>
        </w:tc>
      </w:tr>
      <w:tr w:rsidR="00BD2487" w:rsidRPr="000E1A05" w14:paraId="7EF6302D" w14:textId="77777777">
        <w:tc>
          <w:tcPr>
            <w:tcW w:w="0" w:type="auto"/>
            <w:hideMark/>
          </w:tcPr>
          <w:p w14:paraId="6B76424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EN_ADC_TEST_FAST</w:t>
            </w:r>
          </w:p>
        </w:tc>
        <w:tc>
          <w:tcPr>
            <w:tcW w:w="0" w:type="auto"/>
            <w:hideMark/>
          </w:tcPr>
          <w:p w14:paraId="32D8D60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3970AA1" w14:textId="77777777" w:rsidR="00BD2487" w:rsidRPr="000E1A05" w:rsidRDefault="00BD2487">
            <w:pPr>
              <w:spacing w:after="240"/>
              <w:rPr>
                <w:rFonts w:ascii="Segoe UI" w:eastAsia="Times New Roman" w:hAnsi="Segoe UI" w:cs="Segoe UI"/>
                <w:color w:val="24292E"/>
              </w:rPr>
            </w:pPr>
          </w:p>
        </w:tc>
        <w:tc>
          <w:tcPr>
            <w:tcW w:w="0" w:type="auto"/>
            <w:hideMark/>
          </w:tcPr>
          <w:p w14:paraId="147F9EA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enable adc test fast</w:t>
            </w:r>
          </w:p>
        </w:tc>
      </w:tr>
      <w:tr w:rsidR="00BD2487" w:rsidRPr="000E1A05" w14:paraId="6A74D13C" w14:textId="77777777">
        <w:tc>
          <w:tcPr>
            <w:tcW w:w="0" w:type="auto"/>
            <w:hideMark/>
          </w:tcPr>
          <w:p w14:paraId="45A3217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EN_ADC_TEST_LOW_NOISE</w:t>
            </w:r>
          </w:p>
        </w:tc>
        <w:tc>
          <w:tcPr>
            <w:tcW w:w="0" w:type="auto"/>
            <w:hideMark/>
          </w:tcPr>
          <w:p w14:paraId="1E469F8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662CFB8" w14:textId="77777777" w:rsidR="00BD2487" w:rsidRPr="000E1A05" w:rsidRDefault="00BD2487">
            <w:pPr>
              <w:spacing w:after="240"/>
              <w:rPr>
                <w:rFonts w:ascii="Segoe UI" w:eastAsia="Times New Roman" w:hAnsi="Segoe UI" w:cs="Segoe UI"/>
                <w:color w:val="24292E"/>
              </w:rPr>
            </w:pPr>
          </w:p>
        </w:tc>
        <w:tc>
          <w:tcPr>
            <w:tcW w:w="0" w:type="auto"/>
            <w:hideMark/>
          </w:tcPr>
          <w:p w14:paraId="67C778D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enable adc test low noise</w:t>
            </w:r>
          </w:p>
        </w:tc>
      </w:tr>
      <w:tr w:rsidR="00BD2487" w:rsidRPr="000E1A05" w14:paraId="5E00E045" w14:textId="77777777">
        <w:tc>
          <w:tcPr>
            <w:tcW w:w="0" w:type="auto"/>
            <w:hideMark/>
          </w:tcPr>
          <w:p w14:paraId="1E8BDCE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i_ADC_EOC</w:t>
            </w:r>
          </w:p>
        </w:tc>
        <w:tc>
          <w:tcPr>
            <w:tcW w:w="0" w:type="auto"/>
            <w:hideMark/>
          </w:tcPr>
          <w:p w14:paraId="76A6C8F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7794C6D" w14:textId="77777777" w:rsidR="00BD2487" w:rsidRPr="000E1A05" w:rsidRDefault="00BD2487">
            <w:pPr>
              <w:spacing w:after="240"/>
              <w:rPr>
                <w:rFonts w:ascii="Segoe UI" w:eastAsia="Times New Roman" w:hAnsi="Segoe UI" w:cs="Segoe UI"/>
                <w:color w:val="24292E"/>
              </w:rPr>
            </w:pPr>
          </w:p>
        </w:tc>
        <w:tc>
          <w:tcPr>
            <w:tcW w:w="0" w:type="auto"/>
            <w:hideMark/>
          </w:tcPr>
          <w:p w14:paraId="0375EC8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adc eoc input</w:t>
            </w:r>
          </w:p>
        </w:tc>
      </w:tr>
      <w:tr w:rsidR="00BD2487" w:rsidRPr="000E1A05" w14:paraId="730EAD2C" w14:textId="77777777">
        <w:tc>
          <w:tcPr>
            <w:tcW w:w="0" w:type="auto"/>
            <w:hideMark/>
          </w:tcPr>
          <w:p w14:paraId="62A8AB5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i_ADC_start</w:t>
            </w:r>
          </w:p>
        </w:tc>
        <w:tc>
          <w:tcPr>
            <w:tcW w:w="0" w:type="auto"/>
            <w:hideMark/>
          </w:tcPr>
          <w:p w14:paraId="7BC2984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3599E6E" w14:textId="77777777" w:rsidR="00BD2487" w:rsidRPr="000E1A05" w:rsidRDefault="00BD2487">
            <w:pPr>
              <w:spacing w:after="240"/>
              <w:rPr>
                <w:rFonts w:ascii="Segoe UI" w:eastAsia="Times New Roman" w:hAnsi="Segoe UI" w:cs="Segoe UI"/>
                <w:color w:val="24292E"/>
              </w:rPr>
            </w:pPr>
          </w:p>
        </w:tc>
        <w:tc>
          <w:tcPr>
            <w:tcW w:w="0" w:type="auto"/>
            <w:hideMark/>
          </w:tcPr>
          <w:p w14:paraId="501FE7D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adc star from main controller</w:t>
            </w:r>
          </w:p>
        </w:tc>
      </w:tr>
      <w:tr w:rsidR="00BD2487" w:rsidRPr="000E1A05" w14:paraId="37AC2D66" w14:textId="77777777">
        <w:tc>
          <w:tcPr>
            <w:tcW w:w="0" w:type="auto"/>
            <w:hideMark/>
          </w:tcPr>
          <w:p w14:paraId="1516716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i_data_ADC_out</w:t>
            </w:r>
          </w:p>
        </w:tc>
        <w:tc>
          <w:tcPr>
            <w:tcW w:w="0" w:type="auto"/>
            <w:hideMark/>
          </w:tcPr>
          <w:p w14:paraId="1909AFE0"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3ACD8F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[15:0]</w:t>
            </w:r>
          </w:p>
        </w:tc>
        <w:tc>
          <w:tcPr>
            <w:tcW w:w="0" w:type="auto"/>
            <w:hideMark/>
          </w:tcPr>
          <w:p w14:paraId="390CB5E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adc data input</w:t>
            </w:r>
          </w:p>
        </w:tc>
      </w:tr>
      <w:tr w:rsidR="00BD2487" w:rsidRPr="000E1A05" w14:paraId="5AA54A22" w14:textId="77777777">
        <w:tc>
          <w:tcPr>
            <w:tcW w:w="0" w:type="auto"/>
            <w:hideMark/>
          </w:tcPr>
          <w:p w14:paraId="635675E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o_ADC_start</w:t>
            </w:r>
          </w:p>
        </w:tc>
        <w:tc>
          <w:tcPr>
            <w:tcW w:w="0" w:type="auto"/>
            <w:hideMark/>
          </w:tcPr>
          <w:p w14:paraId="06F5DC3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210DCD6C" w14:textId="77777777" w:rsidR="00BD2487" w:rsidRPr="000E1A05" w:rsidRDefault="00BD2487">
            <w:pPr>
              <w:spacing w:after="240"/>
              <w:rPr>
                <w:rFonts w:ascii="Segoe UI" w:eastAsia="Times New Roman" w:hAnsi="Segoe UI" w:cs="Segoe UI"/>
                <w:color w:val="24292E"/>
              </w:rPr>
            </w:pPr>
          </w:p>
        </w:tc>
        <w:tc>
          <w:tcPr>
            <w:tcW w:w="0" w:type="auto"/>
            <w:hideMark/>
          </w:tcPr>
          <w:p w14:paraId="298E7ED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adc star output</w:t>
            </w:r>
          </w:p>
        </w:tc>
      </w:tr>
      <w:tr w:rsidR="00BD2487" w:rsidRPr="000E1A05" w14:paraId="0FCFE576" w14:textId="77777777">
        <w:tc>
          <w:tcPr>
            <w:tcW w:w="0" w:type="auto"/>
            <w:hideMark/>
          </w:tcPr>
          <w:p w14:paraId="1219EB7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i_N_clk</w:t>
            </w:r>
          </w:p>
        </w:tc>
        <w:tc>
          <w:tcPr>
            <w:tcW w:w="0" w:type="auto"/>
            <w:hideMark/>
          </w:tcPr>
          <w:p w14:paraId="076C254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ADDF85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[6-1:0]</w:t>
            </w:r>
          </w:p>
        </w:tc>
        <w:tc>
          <w:tcPr>
            <w:tcW w:w="0" w:type="auto"/>
            <w:hideMark/>
          </w:tcPr>
          <w:p w14:paraId="108D179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n clk start time high</w:t>
            </w:r>
          </w:p>
        </w:tc>
      </w:tr>
      <w:tr w:rsidR="00BD2487" w:rsidRPr="000E1A05" w14:paraId="1698709B" w14:textId="77777777">
        <w:tc>
          <w:tcPr>
            <w:tcW w:w="0" w:type="auto"/>
            <w:hideMark/>
          </w:tcPr>
          <w:p w14:paraId="35A2AA4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i_saturation_irq</w:t>
            </w:r>
          </w:p>
        </w:tc>
        <w:tc>
          <w:tcPr>
            <w:tcW w:w="0" w:type="auto"/>
            <w:hideMark/>
          </w:tcPr>
          <w:p w14:paraId="3C6B011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014C782" w14:textId="77777777" w:rsidR="00BD2487" w:rsidRPr="000E1A05" w:rsidRDefault="00BD2487">
            <w:pPr>
              <w:spacing w:after="240"/>
              <w:rPr>
                <w:rFonts w:ascii="Segoe UI" w:eastAsia="Times New Roman" w:hAnsi="Segoe UI" w:cs="Segoe UI"/>
                <w:color w:val="24292E"/>
              </w:rPr>
            </w:pPr>
          </w:p>
        </w:tc>
        <w:tc>
          <w:tcPr>
            <w:tcW w:w="0" w:type="auto"/>
            <w:hideMark/>
          </w:tcPr>
          <w:p w14:paraId="6836BA5D"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interrupt saturation from main controller</w:t>
            </w:r>
          </w:p>
        </w:tc>
      </w:tr>
      <w:tr w:rsidR="00BD2487" w:rsidRPr="000E1A05" w14:paraId="3091DFD3" w14:textId="77777777">
        <w:tc>
          <w:tcPr>
            <w:tcW w:w="0" w:type="auto"/>
            <w:hideMark/>
          </w:tcPr>
          <w:p w14:paraId="7124B69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i_end_boot</w:t>
            </w:r>
          </w:p>
        </w:tc>
        <w:tc>
          <w:tcPr>
            <w:tcW w:w="0" w:type="auto"/>
            <w:hideMark/>
          </w:tcPr>
          <w:p w14:paraId="287D6EE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6F13BE92" w14:textId="77777777" w:rsidR="00BD2487" w:rsidRPr="000E1A05" w:rsidRDefault="00BD2487">
            <w:pPr>
              <w:spacing w:after="240"/>
              <w:rPr>
                <w:rFonts w:ascii="Segoe UI" w:eastAsia="Times New Roman" w:hAnsi="Segoe UI" w:cs="Segoe UI"/>
                <w:color w:val="24292E"/>
              </w:rPr>
            </w:pPr>
          </w:p>
        </w:tc>
        <w:tc>
          <w:tcPr>
            <w:tcW w:w="0" w:type="auto"/>
            <w:hideMark/>
          </w:tcPr>
          <w:p w14:paraId="6382EB8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end boot signal from adsp</w:t>
            </w:r>
          </w:p>
        </w:tc>
      </w:tr>
      <w:tr w:rsidR="00BD2487" w:rsidRPr="000E1A05" w14:paraId="3252C61B" w14:textId="77777777">
        <w:tc>
          <w:tcPr>
            <w:tcW w:w="0" w:type="auto"/>
            <w:hideMark/>
          </w:tcPr>
          <w:p w14:paraId="6744765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quokka_run</w:t>
            </w:r>
          </w:p>
        </w:tc>
        <w:tc>
          <w:tcPr>
            <w:tcW w:w="0" w:type="auto"/>
            <w:hideMark/>
          </w:tcPr>
          <w:p w14:paraId="487C0B5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9CCFE59" w14:textId="77777777" w:rsidR="00BD2487" w:rsidRPr="000E1A05" w:rsidRDefault="00BD2487">
            <w:pPr>
              <w:spacing w:after="240"/>
              <w:rPr>
                <w:rFonts w:ascii="Segoe UI" w:eastAsia="Times New Roman" w:hAnsi="Segoe UI" w:cs="Segoe UI"/>
                <w:color w:val="24292E"/>
              </w:rPr>
            </w:pPr>
          </w:p>
        </w:tc>
        <w:tc>
          <w:tcPr>
            <w:tcW w:w="0" w:type="auto"/>
            <w:hideMark/>
          </w:tcPr>
          <w:p w14:paraId="2846771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status quokka elaboration 1:run 0:not elaboration</w:t>
            </w:r>
          </w:p>
        </w:tc>
      </w:tr>
      <w:tr w:rsidR="00BD2487" w:rsidRPr="000E1A05" w14:paraId="148D5466" w14:textId="77777777">
        <w:tc>
          <w:tcPr>
            <w:tcW w:w="0" w:type="auto"/>
            <w:hideMark/>
          </w:tcPr>
          <w:p w14:paraId="2C86C81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sensor_hub_status</w:t>
            </w:r>
          </w:p>
        </w:tc>
        <w:tc>
          <w:tcPr>
            <w:tcW w:w="0" w:type="auto"/>
            <w:hideMark/>
          </w:tcPr>
          <w:p w14:paraId="49B7ACE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670950D" w14:textId="77777777" w:rsidR="00BD2487" w:rsidRPr="000E1A05" w:rsidRDefault="00BD2487">
            <w:pPr>
              <w:spacing w:after="240"/>
              <w:rPr>
                <w:rFonts w:ascii="Segoe UI" w:eastAsia="Times New Roman" w:hAnsi="Segoe UI" w:cs="Segoe UI"/>
                <w:color w:val="24292E"/>
              </w:rPr>
            </w:pPr>
          </w:p>
        </w:tc>
        <w:tc>
          <w:tcPr>
            <w:tcW w:w="0" w:type="auto"/>
            <w:hideMark/>
          </w:tcPr>
          <w:p w14:paraId="4812CE9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status sensor_hob from regmap</w:t>
            </w:r>
          </w:p>
        </w:tc>
      </w:tr>
      <w:tr w:rsidR="00BD2487" w:rsidRPr="000E1A05" w14:paraId="32073B85" w14:textId="77777777">
        <w:tc>
          <w:tcPr>
            <w:tcW w:w="0" w:type="auto"/>
            <w:hideMark/>
          </w:tcPr>
          <w:p w14:paraId="0CEB8E1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SH_CKL_EN</w:t>
            </w:r>
          </w:p>
        </w:tc>
        <w:tc>
          <w:tcPr>
            <w:tcW w:w="0" w:type="auto"/>
            <w:hideMark/>
          </w:tcPr>
          <w:p w14:paraId="43B6FBA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DE1BDDD" w14:textId="77777777" w:rsidR="00BD2487" w:rsidRPr="000E1A05" w:rsidRDefault="00BD2487">
            <w:pPr>
              <w:spacing w:after="240"/>
              <w:rPr>
                <w:rFonts w:ascii="Segoe UI" w:eastAsia="Times New Roman" w:hAnsi="Segoe UI" w:cs="Segoe UI"/>
                <w:color w:val="24292E"/>
              </w:rPr>
            </w:pPr>
          </w:p>
        </w:tc>
        <w:tc>
          <w:tcPr>
            <w:tcW w:w="0" w:type="auto"/>
            <w:hideMark/>
          </w:tcPr>
          <w:p w14:paraId="383DB2F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sensorhub clk enable from regmap (master_end_op_clr or sleep_master_clr or ahb_master_on_clr)</w:t>
            </w:r>
          </w:p>
        </w:tc>
      </w:tr>
      <w:tr w:rsidR="00BD2487" w:rsidRPr="000E1A05" w14:paraId="5FAF4900" w14:textId="77777777">
        <w:tc>
          <w:tcPr>
            <w:tcW w:w="0" w:type="auto"/>
            <w:hideMark/>
          </w:tcPr>
          <w:p w14:paraId="5A8320F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i_t_force_1v2</w:t>
            </w:r>
          </w:p>
        </w:tc>
        <w:tc>
          <w:tcPr>
            <w:tcW w:w="0" w:type="auto"/>
            <w:hideMark/>
          </w:tcPr>
          <w:p w14:paraId="7394F17B"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400F3A5" w14:textId="77777777" w:rsidR="00BD2487" w:rsidRPr="000E1A05" w:rsidRDefault="00BD2487">
            <w:pPr>
              <w:spacing w:after="240"/>
              <w:rPr>
                <w:rFonts w:ascii="Segoe UI" w:eastAsia="Times New Roman" w:hAnsi="Segoe UI" w:cs="Segoe UI"/>
                <w:color w:val="24292E"/>
              </w:rPr>
            </w:pPr>
          </w:p>
        </w:tc>
        <w:tc>
          <w:tcPr>
            <w:tcW w:w="0" w:type="auto"/>
            <w:hideMark/>
          </w:tcPr>
          <w:p w14:paraId="238FD37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 force signal to IDDQ test</w:t>
            </w:r>
          </w:p>
        </w:tc>
      </w:tr>
      <w:tr w:rsidR="00BD2487" w:rsidRPr="000E1A05" w14:paraId="729856A3" w14:textId="77777777">
        <w:tc>
          <w:tcPr>
            <w:tcW w:w="0" w:type="auto"/>
            <w:hideMark/>
          </w:tcPr>
          <w:p w14:paraId="6290729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o_t_force_1v2</w:t>
            </w:r>
          </w:p>
        </w:tc>
        <w:tc>
          <w:tcPr>
            <w:tcW w:w="0" w:type="auto"/>
            <w:hideMark/>
          </w:tcPr>
          <w:p w14:paraId="5A8A0DA2"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7D39F1D0" w14:textId="77777777" w:rsidR="00BD2487" w:rsidRPr="000E1A05" w:rsidRDefault="00BD2487">
            <w:pPr>
              <w:spacing w:after="240"/>
              <w:rPr>
                <w:rFonts w:ascii="Segoe UI" w:eastAsia="Times New Roman" w:hAnsi="Segoe UI" w:cs="Segoe UI"/>
                <w:color w:val="24292E"/>
              </w:rPr>
            </w:pPr>
          </w:p>
        </w:tc>
        <w:tc>
          <w:tcPr>
            <w:tcW w:w="0" w:type="auto"/>
            <w:hideMark/>
          </w:tcPr>
          <w:p w14:paraId="32FEC355"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force signal to IDDQ test</w:t>
            </w:r>
          </w:p>
        </w:tc>
      </w:tr>
      <w:tr w:rsidR="00BD2487" w:rsidRPr="000E1A05" w14:paraId="1BACC993" w14:textId="77777777">
        <w:tc>
          <w:tcPr>
            <w:tcW w:w="0" w:type="auto"/>
            <w:hideMark/>
          </w:tcPr>
          <w:p w14:paraId="5940A559"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i_bfail_fifo</w:t>
            </w:r>
          </w:p>
        </w:tc>
        <w:tc>
          <w:tcPr>
            <w:tcW w:w="0" w:type="auto"/>
            <w:hideMark/>
          </w:tcPr>
          <w:p w14:paraId="2014242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3FBC617C" w14:textId="77777777" w:rsidR="00BD2487" w:rsidRPr="000E1A05" w:rsidRDefault="00BD2487">
            <w:pPr>
              <w:spacing w:after="240"/>
              <w:rPr>
                <w:rFonts w:ascii="Segoe UI" w:eastAsia="Times New Roman" w:hAnsi="Segoe UI" w:cs="Segoe UI"/>
                <w:color w:val="24292E"/>
              </w:rPr>
            </w:pPr>
          </w:p>
        </w:tc>
        <w:tc>
          <w:tcPr>
            <w:tcW w:w="0" w:type="auto"/>
            <w:hideMark/>
          </w:tcPr>
          <w:p w14:paraId="38F4A00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fail fifo ram</w:t>
            </w:r>
          </w:p>
        </w:tc>
      </w:tr>
      <w:tr w:rsidR="00BD2487" w:rsidRPr="000E1A05" w14:paraId="4180A902" w14:textId="77777777">
        <w:tc>
          <w:tcPr>
            <w:tcW w:w="0" w:type="auto"/>
            <w:hideMark/>
          </w:tcPr>
          <w:p w14:paraId="4EBDBE6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i_bfail_qk</w:t>
            </w:r>
          </w:p>
        </w:tc>
        <w:tc>
          <w:tcPr>
            <w:tcW w:w="0" w:type="auto"/>
            <w:hideMark/>
          </w:tcPr>
          <w:p w14:paraId="603D6EF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2FD80BB9" w14:textId="77777777" w:rsidR="00BD2487" w:rsidRPr="000E1A05" w:rsidRDefault="00BD2487">
            <w:pPr>
              <w:spacing w:after="240"/>
              <w:rPr>
                <w:rFonts w:ascii="Segoe UI" w:eastAsia="Times New Roman" w:hAnsi="Segoe UI" w:cs="Segoe UI"/>
                <w:color w:val="24292E"/>
              </w:rPr>
            </w:pPr>
          </w:p>
        </w:tc>
        <w:tc>
          <w:tcPr>
            <w:tcW w:w="0" w:type="auto"/>
            <w:hideMark/>
          </w:tcPr>
          <w:p w14:paraId="0E467EF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fail adsp ram</w:t>
            </w:r>
          </w:p>
        </w:tc>
      </w:tr>
      <w:tr w:rsidR="00BD2487" w:rsidRPr="000E1A05" w14:paraId="2C380DEC" w14:textId="77777777">
        <w:tc>
          <w:tcPr>
            <w:tcW w:w="0" w:type="auto"/>
            <w:hideMark/>
          </w:tcPr>
          <w:p w14:paraId="7FE09A2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i_bfail_ispu1</w:t>
            </w:r>
          </w:p>
        </w:tc>
        <w:tc>
          <w:tcPr>
            <w:tcW w:w="0" w:type="auto"/>
            <w:hideMark/>
          </w:tcPr>
          <w:p w14:paraId="6687922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79FDD779" w14:textId="77777777" w:rsidR="00BD2487" w:rsidRPr="000E1A05" w:rsidRDefault="00BD2487">
            <w:pPr>
              <w:spacing w:after="240"/>
              <w:rPr>
                <w:rFonts w:ascii="Segoe UI" w:eastAsia="Times New Roman" w:hAnsi="Segoe UI" w:cs="Segoe UI"/>
                <w:color w:val="24292E"/>
              </w:rPr>
            </w:pPr>
          </w:p>
        </w:tc>
        <w:tc>
          <w:tcPr>
            <w:tcW w:w="0" w:type="auto"/>
            <w:hideMark/>
          </w:tcPr>
          <w:p w14:paraId="1A4034D8"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fail ispu ram instruction mem</w:t>
            </w:r>
          </w:p>
        </w:tc>
      </w:tr>
      <w:tr w:rsidR="00BD2487" w:rsidRPr="000E1A05" w14:paraId="706149DD" w14:textId="77777777">
        <w:tc>
          <w:tcPr>
            <w:tcW w:w="0" w:type="auto"/>
            <w:hideMark/>
          </w:tcPr>
          <w:p w14:paraId="7D7AED33"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i_bfail_ispu2</w:t>
            </w:r>
          </w:p>
        </w:tc>
        <w:tc>
          <w:tcPr>
            <w:tcW w:w="0" w:type="auto"/>
            <w:hideMark/>
          </w:tcPr>
          <w:p w14:paraId="6FEAAEE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19445A4A" w14:textId="77777777" w:rsidR="00BD2487" w:rsidRPr="000E1A05" w:rsidRDefault="00BD2487">
            <w:pPr>
              <w:spacing w:after="240"/>
              <w:rPr>
                <w:rFonts w:ascii="Segoe UI" w:eastAsia="Times New Roman" w:hAnsi="Segoe UI" w:cs="Segoe UI"/>
                <w:color w:val="24292E"/>
              </w:rPr>
            </w:pPr>
          </w:p>
        </w:tc>
        <w:tc>
          <w:tcPr>
            <w:tcW w:w="0" w:type="auto"/>
            <w:hideMark/>
          </w:tcPr>
          <w:p w14:paraId="6E488D4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fail ispu ram data mem 1</w:t>
            </w:r>
          </w:p>
        </w:tc>
      </w:tr>
      <w:tr w:rsidR="00BD2487" w:rsidRPr="000E1A05" w14:paraId="6D5BE056" w14:textId="77777777">
        <w:tc>
          <w:tcPr>
            <w:tcW w:w="0" w:type="auto"/>
            <w:hideMark/>
          </w:tcPr>
          <w:p w14:paraId="5F5B9866"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lastRenderedPageBreak/>
              <w:t>i_bfail_ispu3</w:t>
            </w:r>
          </w:p>
        </w:tc>
        <w:tc>
          <w:tcPr>
            <w:tcW w:w="0" w:type="auto"/>
            <w:hideMark/>
          </w:tcPr>
          <w:p w14:paraId="57F2574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70BDB13" w14:textId="77777777" w:rsidR="00BD2487" w:rsidRPr="000E1A05" w:rsidRDefault="00BD2487">
            <w:pPr>
              <w:spacing w:after="240"/>
              <w:rPr>
                <w:rFonts w:ascii="Segoe UI" w:eastAsia="Times New Roman" w:hAnsi="Segoe UI" w:cs="Segoe UI"/>
                <w:color w:val="24292E"/>
              </w:rPr>
            </w:pPr>
          </w:p>
        </w:tc>
        <w:tc>
          <w:tcPr>
            <w:tcW w:w="0" w:type="auto"/>
            <w:hideMark/>
          </w:tcPr>
          <w:p w14:paraId="6CE020E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fail ispu ram data mem 2</w:t>
            </w:r>
          </w:p>
        </w:tc>
      </w:tr>
      <w:tr w:rsidR="00BD2487" w:rsidRPr="000E1A05" w14:paraId="6EEBCA3D" w14:textId="77777777">
        <w:tc>
          <w:tcPr>
            <w:tcW w:w="0" w:type="auto"/>
            <w:hideMark/>
          </w:tcPr>
          <w:p w14:paraId="78BA44F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i_bfail_ispu4</w:t>
            </w:r>
          </w:p>
        </w:tc>
        <w:tc>
          <w:tcPr>
            <w:tcW w:w="0" w:type="auto"/>
            <w:hideMark/>
          </w:tcPr>
          <w:p w14:paraId="1CF3BB9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4D6FD124" w14:textId="77777777" w:rsidR="00BD2487" w:rsidRPr="000E1A05" w:rsidRDefault="00BD2487">
            <w:pPr>
              <w:spacing w:after="240"/>
              <w:rPr>
                <w:rFonts w:ascii="Segoe UI" w:eastAsia="Times New Roman" w:hAnsi="Segoe UI" w:cs="Segoe UI"/>
                <w:color w:val="24292E"/>
              </w:rPr>
            </w:pPr>
          </w:p>
        </w:tc>
        <w:tc>
          <w:tcPr>
            <w:tcW w:w="0" w:type="auto"/>
            <w:hideMark/>
          </w:tcPr>
          <w:p w14:paraId="55B72AA4"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fail ispu ram data mem 3</w:t>
            </w:r>
          </w:p>
        </w:tc>
      </w:tr>
      <w:tr w:rsidR="00BD2487" w:rsidRPr="000E1A05" w14:paraId="471B7F92" w14:textId="77777777">
        <w:tc>
          <w:tcPr>
            <w:tcW w:w="0" w:type="auto"/>
            <w:hideMark/>
          </w:tcPr>
          <w:p w14:paraId="66BA7F3E"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i_bend</w:t>
            </w:r>
          </w:p>
        </w:tc>
        <w:tc>
          <w:tcPr>
            <w:tcW w:w="0" w:type="auto"/>
            <w:hideMark/>
          </w:tcPr>
          <w:p w14:paraId="1BB05BB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57BC6947" w14:textId="77777777" w:rsidR="00BD2487" w:rsidRPr="000E1A05" w:rsidRDefault="00BD2487">
            <w:pPr>
              <w:spacing w:after="240"/>
              <w:rPr>
                <w:rFonts w:ascii="Segoe UI" w:eastAsia="Times New Roman" w:hAnsi="Segoe UI" w:cs="Segoe UI"/>
                <w:color w:val="24292E"/>
              </w:rPr>
            </w:pPr>
          </w:p>
        </w:tc>
        <w:tc>
          <w:tcPr>
            <w:tcW w:w="0" w:type="auto"/>
            <w:hideMark/>
          </w:tcPr>
          <w:p w14:paraId="721FC02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bist end signal</w:t>
            </w:r>
          </w:p>
        </w:tc>
      </w:tr>
      <w:tr w:rsidR="00BD2487" w:rsidRPr="000E1A05" w14:paraId="092A26CC" w14:textId="77777777">
        <w:tc>
          <w:tcPr>
            <w:tcW w:w="0" w:type="auto"/>
            <w:hideMark/>
          </w:tcPr>
          <w:p w14:paraId="04F9D0FF"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i_bbad</w:t>
            </w:r>
          </w:p>
        </w:tc>
        <w:tc>
          <w:tcPr>
            <w:tcW w:w="0" w:type="auto"/>
            <w:hideMark/>
          </w:tcPr>
          <w:p w14:paraId="7ED368A7"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input</w:t>
            </w:r>
          </w:p>
        </w:tc>
        <w:tc>
          <w:tcPr>
            <w:tcW w:w="0" w:type="auto"/>
            <w:hideMark/>
          </w:tcPr>
          <w:p w14:paraId="0F62BA58" w14:textId="77777777" w:rsidR="00BD2487" w:rsidRPr="000E1A05" w:rsidRDefault="00BD2487">
            <w:pPr>
              <w:spacing w:after="240"/>
              <w:rPr>
                <w:rFonts w:ascii="Segoe UI" w:eastAsia="Times New Roman" w:hAnsi="Segoe UI" w:cs="Segoe UI"/>
                <w:color w:val="24292E"/>
              </w:rPr>
            </w:pPr>
          </w:p>
        </w:tc>
        <w:tc>
          <w:tcPr>
            <w:tcW w:w="0" w:type="auto"/>
            <w:hideMark/>
          </w:tcPr>
          <w:p w14:paraId="59937631"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signal fail bist test</w:t>
            </w:r>
          </w:p>
        </w:tc>
      </w:tr>
      <w:tr w:rsidR="00BD2487" w:rsidRPr="000E1A05" w14:paraId="65AFA1EC" w14:textId="77777777">
        <w:tc>
          <w:tcPr>
            <w:tcW w:w="0" w:type="auto"/>
            <w:hideMark/>
          </w:tcPr>
          <w:p w14:paraId="311F104A"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o_bypass</w:t>
            </w:r>
          </w:p>
        </w:tc>
        <w:tc>
          <w:tcPr>
            <w:tcW w:w="0" w:type="auto"/>
            <w:hideMark/>
          </w:tcPr>
          <w:p w14:paraId="0FC0B8D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output</w:t>
            </w:r>
          </w:p>
        </w:tc>
        <w:tc>
          <w:tcPr>
            <w:tcW w:w="0" w:type="auto"/>
            <w:hideMark/>
          </w:tcPr>
          <w:p w14:paraId="6F807875" w14:textId="77777777" w:rsidR="00BD2487" w:rsidRPr="000E1A05" w:rsidRDefault="00BD2487">
            <w:pPr>
              <w:spacing w:after="240"/>
              <w:rPr>
                <w:rFonts w:ascii="Segoe UI" w:eastAsia="Times New Roman" w:hAnsi="Segoe UI" w:cs="Segoe UI"/>
                <w:color w:val="24292E"/>
              </w:rPr>
            </w:pPr>
          </w:p>
        </w:tc>
        <w:tc>
          <w:tcPr>
            <w:tcW w:w="0" w:type="auto"/>
            <w:hideMark/>
          </w:tcPr>
          <w:p w14:paraId="2E9A049C" w14:textId="77777777" w:rsidR="00BD2487" w:rsidRPr="000E1A05" w:rsidRDefault="00BD2487">
            <w:pPr>
              <w:spacing w:after="240"/>
              <w:rPr>
                <w:rFonts w:ascii="Segoe UI" w:eastAsia="Times New Roman" w:hAnsi="Segoe UI" w:cs="Segoe UI"/>
                <w:color w:val="24292E"/>
              </w:rPr>
            </w:pPr>
            <w:r w:rsidRPr="000E1A05">
              <w:rPr>
                <w:rFonts w:ascii="Segoe UI" w:eastAsia="Times New Roman" w:hAnsi="Segoe UI" w:cs="Segoe UI"/>
                <w:color w:val="24292E"/>
              </w:rPr>
              <w:t>bypass memory signal</w:t>
            </w:r>
          </w:p>
        </w:tc>
      </w:tr>
    </w:tbl>
    <w:p w14:paraId="76DB5B91" w14:textId="77777777" w:rsidR="00B54A19" w:rsidRPr="00B54A19" w:rsidRDefault="00B54A19" w:rsidP="00B54A19">
      <w:pPr>
        <w:rPr>
          <w:lang w:val="en-US"/>
        </w:rPr>
      </w:pPr>
    </w:p>
    <w:p w14:paraId="4F056470" w14:textId="49B4C344" w:rsidR="00D3496D" w:rsidRPr="00D3496D" w:rsidRDefault="00ED2D01" w:rsidP="00D617B5">
      <w:pPr>
        <w:pStyle w:val="Caption"/>
        <w:jc w:val="center"/>
      </w:pPr>
      <w:bookmarkStart w:id="79" w:name="_Toc210989349"/>
      <w:r>
        <w:t>Table</w:t>
      </w:r>
      <w:r w:rsidR="00655292">
        <w:t xml:space="preserve"> </w:t>
      </w:r>
      <w:r w:rsidR="009E4ADC">
        <w:t>13</w:t>
      </w:r>
      <w:fldSimple w:instr=" SEQ Tableau \* ARABIC ">
        <w:r w:rsidR="00E27A95">
          <w:rPr>
            <w:noProof/>
          </w:rPr>
          <w:t>13</w:t>
        </w:r>
      </w:fldSimple>
      <w:r w:rsidR="00655292">
        <w:t>: PAD MUX I/O List</w:t>
      </w:r>
      <w:bookmarkEnd w:id="79"/>
    </w:p>
    <w:p w14:paraId="6156B522" w14:textId="77777777" w:rsidR="003F6964" w:rsidRDefault="003F6964" w:rsidP="003F6964"/>
    <w:p w14:paraId="35264CC9" w14:textId="77777777" w:rsidR="0026575F" w:rsidRDefault="005D18F3" w:rsidP="00284AAF">
      <w:pPr>
        <w:pStyle w:val="Heading4"/>
      </w:pPr>
      <w:bookmarkStart w:id="80" w:name="_Main_Controller_TOP"/>
      <w:bookmarkEnd w:id="78"/>
      <w:bookmarkEnd w:id="80"/>
      <w:r>
        <w:br w:type="page"/>
      </w:r>
      <w:r w:rsidR="0026575F" w:rsidRPr="00CA619A">
        <w:lastRenderedPageBreak/>
        <w:t>Requirements</w:t>
      </w:r>
    </w:p>
    <w:p w14:paraId="509C4061" w14:textId="63BBDEFE" w:rsidR="00DC558A" w:rsidRPr="00CA619A" w:rsidRDefault="00DC558A" w:rsidP="00152C3C">
      <w:pPr>
        <w:pStyle w:val="NoSpacing"/>
      </w:pPr>
      <w:r w:rsidRPr="00CA619A">
        <w:t>[DDS_STBIO1_</w:t>
      </w:r>
      <w:r w:rsidR="00977A70">
        <w:t>300</w:t>
      </w:r>
      <w:r w:rsidRPr="00CA619A">
        <w:t>] Definition:</w:t>
      </w:r>
    </w:p>
    <w:p w14:paraId="155E9897" w14:textId="37A54594" w:rsidR="00DC558A" w:rsidRDefault="00B3786D" w:rsidP="00DC558A">
      <w:r>
        <w:t>T</w:t>
      </w:r>
      <w:r w:rsidR="00BF7BFB">
        <w:t xml:space="preserve">he </w:t>
      </w:r>
      <w:r w:rsidR="00EE62FB">
        <w:t>operative mode</w:t>
      </w:r>
      <w:r w:rsidR="00BF7BFB">
        <w:t xml:space="preserve"> is selected by a i2c/spi write on register</w:t>
      </w:r>
    </w:p>
    <w:tbl>
      <w:tblPr>
        <w:tblW w:w="0" w:type="auto"/>
        <w:tblLook w:val="04A0" w:firstRow="1" w:lastRow="0" w:firstColumn="1" w:lastColumn="0" w:noHBand="0" w:noVBand="1"/>
      </w:tblPr>
      <w:tblGrid>
        <w:gridCol w:w="2837"/>
        <w:gridCol w:w="6621"/>
      </w:tblGrid>
      <w:tr w:rsidR="00BF7BFB" w14:paraId="1030EC9A" w14:textId="77777777">
        <w:tc>
          <w:tcPr>
            <w:tcW w:w="15" w:type="pct"/>
          </w:tcPr>
          <w:p w14:paraId="08A39B71" w14:textId="77777777" w:rsidR="00BF7BFB" w:rsidRDefault="00BF7BFB">
            <w:pPr>
              <w:pStyle w:val="RegName"/>
            </w:pPr>
            <w:hyperlink w:anchor="_026f69e6-5dae-42d5-a59c-7ac87f3d33f3">
              <w:r>
                <w:rPr>
                  <w:color w:val="0000FF"/>
                </w:rPr>
                <w:t>MODE_CONFIG</w:t>
              </w:r>
            </w:hyperlink>
          </w:p>
        </w:tc>
        <w:tc>
          <w:tcPr>
            <w:tcW w:w="35" w:type="pct"/>
          </w:tcPr>
          <w:p w14:paraId="078EE697" w14:textId="77777777" w:rsidR="00BF7BFB" w:rsidRDefault="00BF7BFB">
            <w:pPr>
              <w:pStyle w:val="RegTitle"/>
              <w:jc w:val="right"/>
            </w:pPr>
            <w:r>
              <w:t>MODE_CONFIG_0 register</w:t>
            </w:r>
          </w:p>
        </w:tc>
      </w:tr>
    </w:tbl>
    <w:tbl>
      <w:tblPr>
        <w:tblStyle w:val="TableGrid"/>
        <w:tblW w:w="0" w:type="auto"/>
        <w:tblInd w:w="-10" w:type="dxa"/>
        <w:tblLook w:val="04A0" w:firstRow="1" w:lastRow="0" w:firstColumn="1" w:lastColumn="0" w:noHBand="0" w:noVBand="1"/>
      </w:tblPr>
      <w:tblGrid>
        <w:gridCol w:w="1134"/>
        <w:gridCol w:w="1134"/>
        <w:gridCol w:w="1134"/>
        <w:gridCol w:w="1134"/>
        <w:gridCol w:w="1134"/>
        <w:gridCol w:w="1134"/>
        <w:gridCol w:w="1134"/>
        <w:gridCol w:w="1134"/>
      </w:tblGrid>
      <w:tr w:rsidR="00DD4DE7" w14:paraId="7F64FED9" w14:textId="77777777" w:rsidTr="00DD4DE7">
        <w:tc>
          <w:tcPr>
            <w:tcW w:w="1134" w:type="dxa"/>
            <w:tcMar>
              <w:top w:w="40" w:type="dxa"/>
              <w:left w:w="0" w:type="dxa"/>
              <w:bottom w:w="40" w:type="dxa"/>
              <w:right w:w="0" w:type="dxa"/>
            </w:tcMar>
            <w:vAlign w:val="center"/>
          </w:tcPr>
          <w:p w14:paraId="0B6B0243" w14:textId="77777777" w:rsidR="00DD4DE7" w:rsidRDefault="00DD4DE7" w:rsidP="00BA4408">
            <w:pPr>
              <w:pStyle w:val="RegTBodyC"/>
            </w:pPr>
            <w:r>
              <w:t>7</w:t>
            </w:r>
          </w:p>
        </w:tc>
        <w:tc>
          <w:tcPr>
            <w:tcW w:w="1134" w:type="dxa"/>
            <w:tcMar>
              <w:top w:w="40" w:type="dxa"/>
              <w:left w:w="0" w:type="dxa"/>
              <w:bottom w:w="40" w:type="dxa"/>
              <w:right w:w="0" w:type="dxa"/>
            </w:tcMar>
            <w:vAlign w:val="center"/>
          </w:tcPr>
          <w:p w14:paraId="23426B01" w14:textId="77777777" w:rsidR="00DD4DE7" w:rsidRDefault="00DD4DE7" w:rsidP="00BA4408">
            <w:pPr>
              <w:pStyle w:val="RegTBodyC"/>
            </w:pPr>
            <w:r>
              <w:t>6</w:t>
            </w:r>
          </w:p>
        </w:tc>
        <w:tc>
          <w:tcPr>
            <w:tcW w:w="1134" w:type="dxa"/>
            <w:tcMar>
              <w:top w:w="40" w:type="dxa"/>
              <w:left w:w="0" w:type="dxa"/>
              <w:bottom w:w="40" w:type="dxa"/>
              <w:right w:w="0" w:type="dxa"/>
            </w:tcMar>
            <w:vAlign w:val="center"/>
          </w:tcPr>
          <w:p w14:paraId="460FD4B6" w14:textId="77777777" w:rsidR="00DD4DE7" w:rsidRDefault="00DD4DE7" w:rsidP="00BA4408">
            <w:pPr>
              <w:pStyle w:val="RegTBodyC"/>
            </w:pPr>
            <w:r>
              <w:t>5</w:t>
            </w:r>
          </w:p>
        </w:tc>
        <w:tc>
          <w:tcPr>
            <w:tcW w:w="1134" w:type="dxa"/>
            <w:tcMar>
              <w:top w:w="40" w:type="dxa"/>
              <w:left w:w="0" w:type="dxa"/>
              <w:bottom w:w="40" w:type="dxa"/>
              <w:right w:w="0" w:type="dxa"/>
            </w:tcMar>
            <w:vAlign w:val="center"/>
          </w:tcPr>
          <w:p w14:paraId="686031AA" w14:textId="77777777" w:rsidR="00DD4DE7" w:rsidRDefault="00DD4DE7" w:rsidP="00BA4408">
            <w:pPr>
              <w:pStyle w:val="RegTBodyC"/>
            </w:pPr>
            <w:r>
              <w:t>4</w:t>
            </w:r>
          </w:p>
        </w:tc>
        <w:tc>
          <w:tcPr>
            <w:tcW w:w="1134" w:type="dxa"/>
            <w:tcMar>
              <w:top w:w="40" w:type="dxa"/>
              <w:left w:w="0" w:type="dxa"/>
              <w:bottom w:w="40" w:type="dxa"/>
              <w:right w:w="0" w:type="dxa"/>
            </w:tcMar>
            <w:vAlign w:val="center"/>
          </w:tcPr>
          <w:p w14:paraId="4D5E4802" w14:textId="77777777" w:rsidR="00DD4DE7" w:rsidRDefault="00DD4DE7" w:rsidP="00BA4408">
            <w:pPr>
              <w:pStyle w:val="RegTBodyC"/>
            </w:pPr>
            <w:r>
              <w:t>3</w:t>
            </w:r>
          </w:p>
        </w:tc>
        <w:tc>
          <w:tcPr>
            <w:tcW w:w="1134" w:type="dxa"/>
            <w:tcMar>
              <w:top w:w="40" w:type="dxa"/>
              <w:left w:w="0" w:type="dxa"/>
              <w:bottom w:w="40" w:type="dxa"/>
              <w:right w:w="0" w:type="dxa"/>
            </w:tcMar>
            <w:vAlign w:val="center"/>
          </w:tcPr>
          <w:p w14:paraId="34FD5B3B" w14:textId="77777777" w:rsidR="00DD4DE7" w:rsidRDefault="00DD4DE7" w:rsidP="00BA4408">
            <w:pPr>
              <w:pStyle w:val="RegTBodyC"/>
            </w:pPr>
            <w:r>
              <w:t>2</w:t>
            </w:r>
          </w:p>
        </w:tc>
        <w:tc>
          <w:tcPr>
            <w:tcW w:w="1134" w:type="dxa"/>
            <w:tcMar>
              <w:top w:w="40" w:type="dxa"/>
              <w:left w:w="0" w:type="dxa"/>
              <w:bottom w:w="40" w:type="dxa"/>
              <w:right w:w="0" w:type="dxa"/>
            </w:tcMar>
            <w:vAlign w:val="center"/>
          </w:tcPr>
          <w:p w14:paraId="76A1AC7D" w14:textId="77777777" w:rsidR="00DD4DE7" w:rsidRDefault="00DD4DE7" w:rsidP="00BA4408">
            <w:pPr>
              <w:pStyle w:val="RegTBodyC"/>
            </w:pPr>
            <w:r>
              <w:t>1</w:t>
            </w:r>
          </w:p>
        </w:tc>
        <w:tc>
          <w:tcPr>
            <w:tcW w:w="1134" w:type="dxa"/>
            <w:tcMar>
              <w:top w:w="40" w:type="dxa"/>
              <w:left w:w="0" w:type="dxa"/>
              <w:bottom w:w="40" w:type="dxa"/>
              <w:right w:w="0" w:type="dxa"/>
            </w:tcMar>
            <w:vAlign w:val="center"/>
          </w:tcPr>
          <w:p w14:paraId="3363313F" w14:textId="77777777" w:rsidR="00DD4DE7" w:rsidRDefault="00DD4DE7" w:rsidP="00BA4408">
            <w:pPr>
              <w:pStyle w:val="RegTBodyC"/>
            </w:pPr>
            <w:r>
              <w:t>0</w:t>
            </w:r>
          </w:p>
        </w:tc>
      </w:tr>
      <w:tr w:rsidR="00DD4DE7" w14:paraId="38218682" w14:textId="77777777" w:rsidTr="00DD4DE7">
        <w:trPr>
          <w:trHeight w:val="1701"/>
        </w:trPr>
        <w:tc>
          <w:tcPr>
            <w:tcW w:w="1134" w:type="dxa"/>
            <w:tcMar>
              <w:left w:w="0" w:type="dxa"/>
              <w:right w:w="0" w:type="dxa"/>
            </w:tcMar>
            <w:textDirection w:val="btLr"/>
            <w:vAlign w:val="center"/>
          </w:tcPr>
          <w:p w14:paraId="6091B72D" w14:textId="77777777" w:rsidR="00DD4DE7" w:rsidRDefault="00DD4DE7" w:rsidP="00BA4408">
            <w:pPr>
              <w:pStyle w:val="RegTBodyC2"/>
            </w:pPr>
            <w:r>
              <w:t>RESERVED</w:t>
            </w:r>
          </w:p>
        </w:tc>
        <w:tc>
          <w:tcPr>
            <w:tcW w:w="1134" w:type="dxa"/>
            <w:tcMar>
              <w:left w:w="0" w:type="dxa"/>
              <w:right w:w="0" w:type="dxa"/>
            </w:tcMar>
            <w:textDirection w:val="btLr"/>
            <w:vAlign w:val="center"/>
          </w:tcPr>
          <w:p w14:paraId="512D2C5D" w14:textId="77777777" w:rsidR="00DD4DE7" w:rsidRDefault="00DD4DE7" w:rsidP="00BA4408">
            <w:pPr>
              <w:pStyle w:val="RegTBodyC2"/>
            </w:pPr>
            <w:r>
              <w:t>bypass</w:t>
            </w:r>
          </w:p>
        </w:tc>
        <w:tc>
          <w:tcPr>
            <w:tcW w:w="1134" w:type="dxa"/>
            <w:tcMar>
              <w:left w:w="0" w:type="dxa"/>
              <w:right w:w="0" w:type="dxa"/>
            </w:tcMar>
            <w:textDirection w:val="btLr"/>
            <w:vAlign w:val="center"/>
          </w:tcPr>
          <w:p w14:paraId="4D0BBEA8" w14:textId="77777777" w:rsidR="00DD4DE7" w:rsidRDefault="00DD4DE7" w:rsidP="00BA4408">
            <w:pPr>
              <w:pStyle w:val="RegTBodyC2"/>
            </w:pPr>
            <w:r>
              <w:t>memsafe</w:t>
            </w:r>
          </w:p>
        </w:tc>
        <w:tc>
          <w:tcPr>
            <w:tcW w:w="1134" w:type="dxa"/>
            <w:tcMar>
              <w:left w:w="0" w:type="dxa"/>
              <w:right w:w="0" w:type="dxa"/>
            </w:tcMar>
            <w:textDirection w:val="btLr"/>
            <w:vAlign w:val="center"/>
          </w:tcPr>
          <w:p w14:paraId="569E08D3" w14:textId="77777777" w:rsidR="00DD4DE7" w:rsidRDefault="00DD4DE7" w:rsidP="00BA4408">
            <w:pPr>
              <w:pStyle w:val="RegTBodyC2"/>
            </w:pPr>
            <w:r>
              <w:t>ispu_debug_mode</w:t>
            </w:r>
          </w:p>
        </w:tc>
        <w:tc>
          <w:tcPr>
            <w:tcW w:w="1134" w:type="dxa"/>
            <w:tcMar>
              <w:left w:w="0" w:type="dxa"/>
              <w:right w:w="0" w:type="dxa"/>
            </w:tcMar>
            <w:textDirection w:val="btLr"/>
            <w:vAlign w:val="center"/>
          </w:tcPr>
          <w:p w14:paraId="07C55FAC" w14:textId="77777777" w:rsidR="00DD4DE7" w:rsidRDefault="00DD4DE7" w:rsidP="00BA4408">
            <w:pPr>
              <w:pStyle w:val="RegTBodyC2"/>
            </w:pPr>
            <w:r>
              <w:t>debug_mode</w:t>
            </w:r>
          </w:p>
        </w:tc>
        <w:tc>
          <w:tcPr>
            <w:tcW w:w="1134" w:type="dxa"/>
            <w:tcMar>
              <w:left w:w="0" w:type="dxa"/>
              <w:right w:w="0" w:type="dxa"/>
            </w:tcMar>
            <w:textDirection w:val="btLr"/>
            <w:vAlign w:val="center"/>
          </w:tcPr>
          <w:p w14:paraId="39F3F4DE" w14:textId="77777777" w:rsidR="00DD4DE7" w:rsidRDefault="00DD4DE7" w:rsidP="00BA4408">
            <w:pPr>
              <w:pStyle w:val="RegTBodyC2"/>
            </w:pPr>
            <w:r>
              <w:t>bist_mode</w:t>
            </w:r>
          </w:p>
        </w:tc>
        <w:tc>
          <w:tcPr>
            <w:tcW w:w="1134" w:type="dxa"/>
            <w:tcMar>
              <w:left w:w="0" w:type="dxa"/>
              <w:right w:w="0" w:type="dxa"/>
            </w:tcMar>
            <w:textDirection w:val="btLr"/>
            <w:vAlign w:val="center"/>
          </w:tcPr>
          <w:p w14:paraId="5F05C901" w14:textId="77777777" w:rsidR="00DD4DE7" w:rsidRDefault="00DD4DE7" w:rsidP="00BA4408">
            <w:pPr>
              <w:pStyle w:val="RegTBodyC2"/>
            </w:pPr>
            <w:r>
              <w:t>SCAN_COMPR_EN</w:t>
            </w:r>
          </w:p>
        </w:tc>
        <w:tc>
          <w:tcPr>
            <w:tcW w:w="1134" w:type="dxa"/>
            <w:tcMar>
              <w:left w:w="0" w:type="dxa"/>
              <w:right w:w="0" w:type="dxa"/>
            </w:tcMar>
            <w:textDirection w:val="btLr"/>
            <w:vAlign w:val="center"/>
          </w:tcPr>
          <w:p w14:paraId="7BFD1BD4" w14:textId="77777777" w:rsidR="00DD4DE7" w:rsidRDefault="00DD4DE7" w:rsidP="00BA4408">
            <w:pPr>
              <w:pStyle w:val="RegTBodyC2"/>
            </w:pPr>
            <w:r>
              <w:t>scan_mode</w:t>
            </w:r>
          </w:p>
        </w:tc>
      </w:tr>
      <w:tr w:rsidR="00DD4DE7" w14:paraId="5AF74954" w14:textId="77777777" w:rsidTr="00DD4DE7">
        <w:tc>
          <w:tcPr>
            <w:tcW w:w="1134" w:type="dxa"/>
            <w:tcMar>
              <w:top w:w="40" w:type="dxa"/>
              <w:left w:w="0" w:type="dxa"/>
              <w:bottom w:w="40" w:type="dxa"/>
              <w:right w:w="0" w:type="dxa"/>
            </w:tcMar>
            <w:textDirection w:val="lrTbV"/>
            <w:vAlign w:val="center"/>
          </w:tcPr>
          <w:p w14:paraId="7931F1AE" w14:textId="77777777" w:rsidR="00DD4DE7" w:rsidRDefault="00DD4DE7" w:rsidP="00BA4408">
            <w:pPr>
              <w:pStyle w:val="RegTBodyC"/>
            </w:pPr>
          </w:p>
        </w:tc>
        <w:tc>
          <w:tcPr>
            <w:tcW w:w="1134" w:type="dxa"/>
            <w:tcMar>
              <w:top w:w="40" w:type="dxa"/>
              <w:left w:w="0" w:type="dxa"/>
              <w:bottom w:w="40" w:type="dxa"/>
              <w:right w:w="0" w:type="dxa"/>
            </w:tcMar>
            <w:textDirection w:val="lrTbV"/>
            <w:vAlign w:val="center"/>
          </w:tcPr>
          <w:p w14:paraId="0C1192DB" w14:textId="77777777" w:rsidR="00DD4DE7" w:rsidRDefault="00DD4DE7" w:rsidP="00BA4408">
            <w:pPr>
              <w:pStyle w:val="RegTBodyC"/>
            </w:pPr>
            <w:r>
              <w:t>rw</w:t>
            </w:r>
          </w:p>
        </w:tc>
        <w:tc>
          <w:tcPr>
            <w:tcW w:w="1134" w:type="dxa"/>
            <w:tcMar>
              <w:top w:w="40" w:type="dxa"/>
              <w:left w:w="0" w:type="dxa"/>
              <w:bottom w:w="40" w:type="dxa"/>
              <w:right w:w="0" w:type="dxa"/>
            </w:tcMar>
            <w:textDirection w:val="lrTbV"/>
            <w:vAlign w:val="center"/>
          </w:tcPr>
          <w:p w14:paraId="193B8BBD" w14:textId="77777777" w:rsidR="00DD4DE7" w:rsidRDefault="00DD4DE7" w:rsidP="00BA4408">
            <w:pPr>
              <w:pStyle w:val="RegTBodyC"/>
            </w:pPr>
            <w:r>
              <w:t>rw</w:t>
            </w:r>
          </w:p>
        </w:tc>
        <w:tc>
          <w:tcPr>
            <w:tcW w:w="1134" w:type="dxa"/>
            <w:tcMar>
              <w:top w:w="40" w:type="dxa"/>
              <w:left w:w="0" w:type="dxa"/>
              <w:bottom w:w="40" w:type="dxa"/>
              <w:right w:w="0" w:type="dxa"/>
            </w:tcMar>
            <w:textDirection w:val="lrTbV"/>
            <w:vAlign w:val="center"/>
          </w:tcPr>
          <w:p w14:paraId="1C6CA3A2" w14:textId="77777777" w:rsidR="00DD4DE7" w:rsidRDefault="00DD4DE7" w:rsidP="00BA4408">
            <w:pPr>
              <w:pStyle w:val="RegTBodyC"/>
            </w:pPr>
            <w:r>
              <w:t>rw</w:t>
            </w:r>
          </w:p>
        </w:tc>
        <w:tc>
          <w:tcPr>
            <w:tcW w:w="1134" w:type="dxa"/>
            <w:tcMar>
              <w:top w:w="40" w:type="dxa"/>
              <w:left w:w="0" w:type="dxa"/>
              <w:bottom w:w="40" w:type="dxa"/>
              <w:right w:w="0" w:type="dxa"/>
            </w:tcMar>
            <w:textDirection w:val="lrTbV"/>
            <w:vAlign w:val="center"/>
          </w:tcPr>
          <w:p w14:paraId="0ECE4CC1" w14:textId="77777777" w:rsidR="00DD4DE7" w:rsidRDefault="00DD4DE7" w:rsidP="00BA4408">
            <w:pPr>
              <w:pStyle w:val="RegTBodyC"/>
            </w:pPr>
            <w:r>
              <w:t>rw</w:t>
            </w:r>
          </w:p>
        </w:tc>
        <w:tc>
          <w:tcPr>
            <w:tcW w:w="1134" w:type="dxa"/>
            <w:tcMar>
              <w:top w:w="40" w:type="dxa"/>
              <w:left w:w="0" w:type="dxa"/>
              <w:bottom w:w="40" w:type="dxa"/>
              <w:right w:w="0" w:type="dxa"/>
            </w:tcMar>
            <w:textDirection w:val="lrTbV"/>
            <w:vAlign w:val="center"/>
          </w:tcPr>
          <w:p w14:paraId="1B6345DB" w14:textId="77777777" w:rsidR="00DD4DE7" w:rsidRDefault="00DD4DE7" w:rsidP="00BA4408">
            <w:pPr>
              <w:pStyle w:val="RegTBodyC"/>
            </w:pPr>
            <w:r>
              <w:t>w</w:t>
            </w:r>
          </w:p>
        </w:tc>
        <w:tc>
          <w:tcPr>
            <w:tcW w:w="1134" w:type="dxa"/>
            <w:tcMar>
              <w:top w:w="40" w:type="dxa"/>
              <w:left w:w="0" w:type="dxa"/>
              <w:bottom w:w="40" w:type="dxa"/>
              <w:right w:w="0" w:type="dxa"/>
            </w:tcMar>
            <w:textDirection w:val="lrTbV"/>
            <w:vAlign w:val="center"/>
          </w:tcPr>
          <w:p w14:paraId="4A7BAFCF" w14:textId="77777777" w:rsidR="00DD4DE7" w:rsidRDefault="00DD4DE7" w:rsidP="00BA4408">
            <w:pPr>
              <w:pStyle w:val="RegTBodyC"/>
            </w:pPr>
            <w:r>
              <w:t>w</w:t>
            </w:r>
          </w:p>
        </w:tc>
        <w:tc>
          <w:tcPr>
            <w:tcW w:w="1134" w:type="dxa"/>
            <w:tcMar>
              <w:top w:w="40" w:type="dxa"/>
              <w:left w:w="0" w:type="dxa"/>
              <w:bottom w:w="40" w:type="dxa"/>
              <w:right w:w="0" w:type="dxa"/>
            </w:tcMar>
            <w:textDirection w:val="lrTbV"/>
            <w:vAlign w:val="center"/>
          </w:tcPr>
          <w:p w14:paraId="06147C75" w14:textId="77777777" w:rsidR="00DD4DE7" w:rsidRDefault="00DD4DE7" w:rsidP="00BA4408">
            <w:pPr>
              <w:pStyle w:val="RegTBodyC"/>
            </w:pPr>
            <w:r>
              <w:t>w</w:t>
            </w:r>
          </w:p>
        </w:tc>
      </w:tr>
    </w:tbl>
    <w:p w14:paraId="3FF176D5" w14:textId="77777777" w:rsidR="00BF7BFB" w:rsidRDefault="00BF7BFB" w:rsidP="00BF7BFB"/>
    <w:p w14:paraId="687D23AF" w14:textId="4F7C3C7D" w:rsidR="00BF7BFB" w:rsidRDefault="00BF7BFB" w:rsidP="00BF7BFB">
      <w:pPr>
        <w:pStyle w:val="RegAddress"/>
      </w:pPr>
      <w:r>
        <w:t>0x</w:t>
      </w:r>
      <w:r w:rsidR="00587A37">
        <w:t>F</w:t>
      </w:r>
      <w:r>
        <w:t>E</w:t>
      </w:r>
    </w:p>
    <w:p w14:paraId="23CED894" w14:textId="77777777" w:rsidR="00BF7BFB" w:rsidRDefault="00BF7BFB" w:rsidP="00BF7BFB">
      <w:pPr>
        <w:pStyle w:val="RegType"/>
      </w:pPr>
      <w:r>
        <w:t>RW</w:t>
      </w:r>
    </w:p>
    <w:p w14:paraId="51575DBD" w14:textId="77777777" w:rsidR="00BF7BFB" w:rsidRDefault="00BF7BFB" w:rsidP="00BF7BFB">
      <w:pPr>
        <w:pStyle w:val="RegReset"/>
      </w:pPr>
      <w:r>
        <w:t>0x00</w:t>
      </w:r>
    </w:p>
    <w:tbl>
      <w:tblPr>
        <w:tblStyle w:val="RegBitDef"/>
        <w:tblW w:w="0" w:type="auto"/>
        <w:tblLook w:val="04A0" w:firstRow="1" w:lastRow="0" w:firstColumn="1" w:lastColumn="0" w:noHBand="0" w:noVBand="1"/>
      </w:tblPr>
      <w:tblGrid>
        <w:gridCol w:w="1134"/>
        <w:gridCol w:w="7938"/>
      </w:tblGrid>
      <w:tr w:rsidR="006046E2" w14:paraId="00C83397" w14:textId="77777777" w:rsidTr="00BA4408">
        <w:tc>
          <w:tcPr>
            <w:tcW w:w="1134" w:type="dxa"/>
          </w:tcPr>
          <w:p w14:paraId="1F54CDB1" w14:textId="77777777" w:rsidR="006046E2" w:rsidRDefault="006046E2" w:rsidP="00BA4408">
            <w:pPr>
              <w:pStyle w:val="RegTBodyR"/>
            </w:pPr>
            <w:r>
              <w:t xml:space="preserve">[6]   </w:t>
            </w:r>
          </w:p>
        </w:tc>
        <w:tc>
          <w:tcPr>
            <w:tcW w:w="7938" w:type="dxa"/>
          </w:tcPr>
          <w:tbl>
            <w:tblPr>
              <w:tblW w:w="0" w:type="auto"/>
              <w:tblCellMar>
                <w:left w:w="0" w:type="dxa"/>
                <w:right w:w="0" w:type="dxa"/>
              </w:tblCellMar>
              <w:tblLook w:val="04A0" w:firstRow="1" w:lastRow="0" w:firstColumn="1" w:lastColumn="0" w:noHBand="0" w:noVBand="1"/>
            </w:tblPr>
            <w:tblGrid>
              <w:gridCol w:w="681"/>
              <w:gridCol w:w="3762"/>
            </w:tblGrid>
            <w:tr w:rsidR="006046E2" w14:paraId="7F648829" w14:textId="77777777" w:rsidTr="00BA4408">
              <w:tc>
                <w:tcPr>
                  <w:tcW w:w="0" w:type="auto"/>
                </w:tcPr>
                <w:p w14:paraId="1363B002" w14:textId="77777777" w:rsidR="006046E2" w:rsidRDefault="006046E2" w:rsidP="00BA4408">
                  <w:pPr>
                    <w:pStyle w:val="TableBodyL"/>
                  </w:pPr>
                  <w:r>
                    <w:rPr>
                      <w:b/>
                    </w:rPr>
                    <w:t xml:space="preserve">bypass: </w:t>
                  </w:r>
                </w:p>
              </w:tc>
              <w:tc>
                <w:tcPr>
                  <w:tcW w:w="0" w:type="auto"/>
                </w:tcPr>
                <w:p w14:paraId="7263F2BF" w14:textId="77777777" w:rsidR="006046E2" w:rsidRDefault="006046E2" w:rsidP="00BA4408">
                  <w:pPr>
                    <w:pStyle w:val="TableBodyL"/>
                  </w:pPr>
                  <w:r>
                    <w:t xml:space="preserve">  SPIRIT parameter _resetPort_:reset_no_scan</w:t>
                  </w:r>
                </w:p>
              </w:tc>
            </w:tr>
          </w:tbl>
          <w:p w14:paraId="4EC899FC" w14:textId="77777777" w:rsidR="006046E2" w:rsidRDefault="006046E2" w:rsidP="00BA4408">
            <w:pPr>
              <w:pStyle w:val="TableBodyL"/>
            </w:pPr>
            <w:r>
              <w:t>SPIRIT parameter _clockPort_:clk_no_scan</w:t>
            </w:r>
          </w:p>
        </w:tc>
      </w:tr>
      <w:tr w:rsidR="006046E2" w14:paraId="654D7D83" w14:textId="77777777" w:rsidTr="00BA4408">
        <w:tc>
          <w:tcPr>
            <w:tcW w:w="1134" w:type="dxa"/>
          </w:tcPr>
          <w:p w14:paraId="1B6FCF92" w14:textId="77777777" w:rsidR="006046E2" w:rsidRDefault="006046E2" w:rsidP="00BA4408">
            <w:pPr>
              <w:pStyle w:val="RegTBodyR"/>
            </w:pPr>
            <w:r>
              <w:t xml:space="preserve">[5]   </w:t>
            </w:r>
          </w:p>
        </w:tc>
        <w:tc>
          <w:tcPr>
            <w:tcW w:w="7938" w:type="dxa"/>
          </w:tcPr>
          <w:tbl>
            <w:tblPr>
              <w:tblW w:w="0" w:type="auto"/>
              <w:tblCellMar>
                <w:left w:w="0" w:type="dxa"/>
                <w:right w:w="0" w:type="dxa"/>
              </w:tblCellMar>
              <w:tblLook w:val="04A0" w:firstRow="1" w:lastRow="0" w:firstColumn="1" w:lastColumn="0" w:noHBand="0" w:noVBand="1"/>
            </w:tblPr>
            <w:tblGrid>
              <w:gridCol w:w="841"/>
              <w:gridCol w:w="3762"/>
            </w:tblGrid>
            <w:tr w:rsidR="006046E2" w14:paraId="01B1F894" w14:textId="77777777" w:rsidTr="00BA4408">
              <w:tc>
                <w:tcPr>
                  <w:tcW w:w="0" w:type="auto"/>
                </w:tcPr>
                <w:p w14:paraId="2B7AD1DC" w14:textId="77777777" w:rsidR="006046E2" w:rsidRDefault="006046E2" w:rsidP="00BA4408">
                  <w:pPr>
                    <w:pStyle w:val="TableBodyL"/>
                  </w:pPr>
                  <w:r>
                    <w:rPr>
                      <w:b/>
                    </w:rPr>
                    <w:t xml:space="preserve">memsafe: </w:t>
                  </w:r>
                </w:p>
              </w:tc>
              <w:tc>
                <w:tcPr>
                  <w:tcW w:w="0" w:type="auto"/>
                </w:tcPr>
                <w:p w14:paraId="21D19E48" w14:textId="77777777" w:rsidR="006046E2" w:rsidRDefault="006046E2" w:rsidP="00BA4408">
                  <w:pPr>
                    <w:pStyle w:val="TableBodyL"/>
                  </w:pPr>
                  <w:r>
                    <w:t xml:space="preserve">  SPIRIT parameter _resetPort_:reset_no_scan</w:t>
                  </w:r>
                </w:p>
              </w:tc>
            </w:tr>
          </w:tbl>
          <w:p w14:paraId="2399FB61" w14:textId="77777777" w:rsidR="006046E2" w:rsidRDefault="006046E2" w:rsidP="00BA4408">
            <w:pPr>
              <w:pStyle w:val="TableBodyL"/>
            </w:pPr>
            <w:r>
              <w:t>SPIRIT parameter _clockPort_:clk_no_scan</w:t>
            </w:r>
          </w:p>
        </w:tc>
      </w:tr>
      <w:tr w:rsidR="006046E2" w14:paraId="47AD29C3" w14:textId="77777777" w:rsidTr="00BA4408">
        <w:tc>
          <w:tcPr>
            <w:tcW w:w="1134" w:type="dxa"/>
          </w:tcPr>
          <w:p w14:paraId="68D4E570" w14:textId="77777777" w:rsidR="006046E2" w:rsidRDefault="006046E2" w:rsidP="00BA4408">
            <w:pPr>
              <w:pStyle w:val="RegTBodyR"/>
            </w:pPr>
            <w:r>
              <w:t xml:space="preserve">[4]   </w:t>
            </w:r>
          </w:p>
        </w:tc>
        <w:tc>
          <w:tcPr>
            <w:tcW w:w="7938" w:type="dxa"/>
          </w:tcPr>
          <w:tbl>
            <w:tblPr>
              <w:tblW w:w="0" w:type="auto"/>
              <w:tblCellMar>
                <w:left w:w="0" w:type="dxa"/>
                <w:right w:w="0" w:type="dxa"/>
              </w:tblCellMar>
              <w:tblLook w:val="04A0" w:firstRow="1" w:lastRow="0" w:firstColumn="1" w:lastColumn="0" w:noHBand="0" w:noVBand="1"/>
            </w:tblPr>
            <w:tblGrid>
              <w:gridCol w:w="1651"/>
              <w:gridCol w:w="6"/>
            </w:tblGrid>
            <w:tr w:rsidR="006046E2" w14:paraId="471F116E" w14:textId="77777777" w:rsidTr="00BA4408">
              <w:tc>
                <w:tcPr>
                  <w:tcW w:w="0" w:type="auto"/>
                </w:tcPr>
                <w:p w14:paraId="4A72EFED" w14:textId="77777777" w:rsidR="006046E2" w:rsidRDefault="006046E2" w:rsidP="00BA4408">
                  <w:pPr>
                    <w:pStyle w:val="TableBodyL"/>
                  </w:pPr>
                  <w:r>
                    <w:rPr>
                      <w:b/>
                    </w:rPr>
                    <w:t xml:space="preserve">ispu_debug_mode: </w:t>
                  </w:r>
                </w:p>
              </w:tc>
              <w:tc>
                <w:tcPr>
                  <w:tcW w:w="0" w:type="auto"/>
                </w:tcPr>
                <w:p w14:paraId="366B22B4" w14:textId="77777777" w:rsidR="006046E2" w:rsidRDefault="006046E2" w:rsidP="00BA4408"/>
              </w:tc>
            </w:tr>
          </w:tbl>
          <w:p w14:paraId="0DEC9217" w14:textId="77777777" w:rsidR="006046E2" w:rsidRDefault="006046E2" w:rsidP="00BA4408"/>
        </w:tc>
      </w:tr>
      <w:tr w:rsidR="006046E2" w14:paraId="74F8616C" w14:textId="77777777" w:rsidTr="00BA4408">
        <w:tc>
          <w:tcPr>
            <w:tcW w:w="1134" w:type="dxa"/>
          </w:tcPr>
          <w:p w14:paraId="5927FA86" w14:textId="77777777" w:rsidR="006046E2" w:rsidRDefault="006046E2" w:rsidP="00BA4408">
            <w:pPr>
              <w:pStyle w:val="RegTBodyR"/>
            </w:pPr>
            <w:r>
              <w:t xml:space="preserve">[3]   </w:t>
            </w:r>
          </w:p>
        </w:tc>
        <w:tc>
          <w:tcPr>
            <w:tcW w:w="7938" w:type="dxa"/>
          </w:tcPr>
          <w:tbl>
            <w:tblPr>
              <w:tblW w:w="0" w:type="auto"/>
              <w:tblCellMar>
                <w:left w:w="0" w:type="dxa"/>
                <w:right w:w="0" w:type="dxa"/>
              </w:tblCellMar>
              <w:tblLook w:val="04A0" w:firstRow="1" w:lastRow="0" w:firstColumn="1" w:lastColumn="0" w:noHBand="0" w:noVBand="1"/>
            </w:tblPr>
            <w:tblGrid>
              <w:gridCol w:w="1181"/>
              <w:gridCol w:w="6"/>
            </w:tblGrid>
            <w:tr w:rsidR="006046E2" w14:paraId="1732E9C8" w14:textId="77777777" w:rsidTr="00BA4408">
              <w:tc>
                <w:tcPr>
                  <w:tcW w:w="0" w:type="auto"/>
                </w:tcPr>
                <w:p w14:paraId="6DC2DAF7" w14:textId="77777777" w:rsidR="006046E2" w:rsidRDefault="006046E2" w:rsidP="00BA4408">
                  <w:pPr>
                    <w:pStyle w:val="TableBodyL"/>
                  </w:pPr>
                  <w:r>
                    <w:rPr>
                      <w:b/>
                    </w:rPr>
                    <w:t xml:space="preserve">debug_mode: </w:t>
                  </w:r>
                </w:p>
              </w:tc>
              <w:tc>
                <w:tcPr>
                  <w:tcW w:w="0" w:type="auto"/>
                </w:tcPr>
                <w:p w14:paraId="67573256" w14:textId="77777777" w:rsidR="006046E2" w:rsidRDefault="006046E2" w:rsidP="00BA4408"/>
              </w:tc>
            </w:tr>
          </w:tbl>
          <w:p w14:paraId="173F5DA6" w14:textId="77777777" w:rsidR="006046E2" w:rsidRDefault="006046E2" w:rsidP="00BA4408"/>
        </w:tc>
      </w:tr>
      <w:tr w:rsidR="006046E2" w14:paraId="49B1718E" w14:textId="77777777" w:rsidTr="00BA4408">
        <w:tc>
          <w:tcPr>
            <w:tcW w:w="1134" w:type="dxa"/>
          </w:tcPr>
          <w:p w14:paraId="77BE6E4F" w14:textId="77777777" w:rsidR="006046E2" w:rsidRDefault="006046E2" w:rsidP="00BA4408">
            <w:pPr>
              <w:pStyle w:val="RegTBodyR"/>
            </w:pPr>
            <w:r>
              <w:t xml:space="preserve">[2]   </w:t>
            </w:r>
          </w:p>
        </w:tc>
        <w:tc>
          <w:tcPr>
            <w:tcW w:w="7938" w:type="dxa"/>
          </w:tcPr>
          <w:tbl>
            <w:tblPr>
              <w:tblW w:w="0" w:type="auto"/>
              <w:tblCellMar>
                <w:left w:w="0" w:type="dxa"/>
                <w:right w:w="0" w:type="dxa"/>
              </w:tblCellMar>
              <w:tblLook w:val="04A0" w:firstRow="1" w:lastRow="0" w:firstColumn="1" w:lastColumn="0" w:noHBand="0" w:noVBand="1"/>
            </w:tblPr>
            <w:tblGrid>
              <w:gridCol w:w="961"/>
              <w:gridCol w:w="6"/>
            </w:tblGrid>
            <w:tr w:rsidR="006046E2" w14:paraId="64638EBA" w14:textId="77777777" w:rsidTr="00BA4408">
              <w:tc>
                <w:tcPr>
                  <w:tcW w:w="0" w:type="auto"/>
                </w:tcPr>
                <w:p w14:paraId="5F9AB320" w14:textId="77777777" w:rsidR="006046E2" w:rsidRDefault="006046E2" w:rsidP="00BA4408">
                  <w:pPr>
                    <w:pStyle w:val="TableBodyL"/>
                  </w:pPr>
                  <w:r>
                    <w:rPr>
                      <w:b/>
                    </w:rPr>
                    <w:t xml:space="preserve">bist_mode: </w:t>
                  </w:r>
                </w:p>
              </w:tc>
              <w:tc>
                <w:tcPr>
                  <w:tcW w:w="0" w:type="auto"/>
                </w:tcPr>
                <w:p w14:paraId="4CD6B827" w14:textId="77777777" w:rsidR="006046E2" w:rsidRDefault="006046E2" w:rsidP="00BA4408"/>
              </w:tc>
            </w:tr>
          </w:tbl>
          <w:p w14:paraId="5A675840" w14:textId="77777777" w:rsidR="006046E2" w:rsidRDefault="006046E2" w:rsidP="00BA4408"/>
        </w:tc>
      </w:tr>
      <w:tr w:rsidR="006046E2" w14:paraId="015A197A" w14:textId="77777777" w:rsidTr="00BA4408">
        <w:tc>
          <w:tcPr>
            <w:tcW w:w="1134" w:type="dxa"/>
          </w:tcPr>
          <w:p w14:paraId="375E3A6A" w14:textId="77777777" w:rsidR="006046E2" w:rsidRDefault="006046E2" w:rsidP="00BA4408">
            <w:pPr>
              <w:pStyle w:val="RegTBodyR"/>
            </w:pPr>
            <w:r>
              <w:t xml:space="preserve">[1]   </w:t>
            </w:r>
          </w:p>
        </w:tc>
        <w:tc>
          <w:tcPr>
            <w:tcW w:w="7938" w:type="dxa"/>
          </w:tcPr>
          <w:tbl>
            <w:tblPr>
              <w:tblW w:w="0" w:type="auto"/>
              <w:tblCellMar>
                <w:left w:w="0" w:type="dxa"/>
                <w:right w:w="0" w:type="dxa"/>
              </w:tblCellMar>
              <w:tblLook w:val="04A0" w:firstRow="1" w:lastRow="0" w:firstColumn="1" w:lastColumn="0" w:noHBand="0" w:noVBand="1"/>
            </w:tblPr>
            <w:tblGrid>
              <w:gridCol w:w="1691"/>
              <w:gridCol w:w="3762"/>
            </w:tblGrid>
            <w:tr w:rsidR="006046E2" w14:paraId="6ED26C2B" w14:textId="77777777" w:rsidTr="00BA4408">
              <w:tc>
                <w:tcPr>
                  <w:tcW w:w="0" w:type="auto"/>
                </w:tcPr>
                <w:p w14:paraId="34F3C894" w14:textId="77777777" w:rsidR="006046E2" w:rsidRDefault="006046E2" w:rsidP="00BA4408">
                  <w:pPr>
                    <w:pStyle w:val="TableBodyL"/>
                  </w:pPr>
                  <w:r>
                    <w:rPr>
                      <w:b/>
                    </w:rPr>
                    <w:t xml:space="preserve">SCAN_COMPR_EN: </w:t>
                  </w:r>
                </w:p>
              </w:tc>
              <w:tc>
                <w:tcPr>
                  <w:tcW w:w="0" w:type="auto"/>
                </w:tcPr>
                <w:p w14:paraId="0762A7F7" w14:textId="77777777" w:rsidR="006046E2" w:rsidRDefault="006046E2" w:rsidP="00BA4408">
                  <w:pPr>
                    <w:pStyle w:val="TableBodyL"/>
                  </w:pPr>
                  <w:r>
                    <w:t xml:space="preserve">  SPIRIT parameter _resetPort_:reset_no_scan</w:t>
                  </w:r>
                </w:p>
              </w:tc>
            </w:tr>
          </w:tbl>
          <w:p w14:paraId="198CABBA" w14:textId="77777777" w:rsidR="006046E2" w:rsidRDefault="006046E2" w:rsidP="00BA4408">
            <w:pPr>
              <w:pStyle w:val="TableBodyL"/>
            </w:pPr>
            <w:r>
              <w:t>SPIRIT parameter _customType_:W1S</w:t>
            </w:r>
          </w:p>
          <w:p w14:paraId="44A4CD05" w14:textId="77777777" w:rsidR="006046E2" w:rsidRDefault="006046E2" w:rsidP="00BA4408">
            <w:pPr>
              <w:pStyle w:val="TableBodyL"/>
            </w:pPr>
            <w:r>
              <w:t>SPIRIT parameter _clockPort_:clk_no_scan</w:t>
            </w:r>
          </w:p>
        </w:tc>
      </w:tr>
      <w:tr w:rsidR="006046E2" w14:paraId="29699404" w14:textId="77777777" w:rsidTr="00BA4408">
        <w:tc>
          <w:tcPr>
            <w:tcW w:w="1134" w:type="dxa"/>
          </w:tcPr>
          <w:p w14:paraId="78901CEE" w14:textId="77777777" w:rsidR="006046E2" w:rsidRDefault="006046E2" w:rsidP="00BA4408">
            <w:pPr>
              <w:pStyle w:val="RegTBodyR"/>
            </w:pPr>
            <w:r>
              <w:t xml:space="preserve">[0]   </w:t>
            </w:r>
          </w:p>
        </w:tc>
        <w:tc>
          <w:tcPr>
            <w:tcW w:w="7938" w:type="dxa"/>
          </w:tcPr>
          <w:tbl>
            <w:tblPr>
              <w:tblW w:w="0" w:type="auto"/>
              <w:tblCellMar>
                <w:left w:w="0" w:type="dxa"/>
                <w:right w:w="0" w:type="dxa"/>
              </w:tblCellMar>
              <w:tblLook w:val="04A0" w:firstRow="1" w:lastRow="0" w:firstColumn="1" w:lastColumn="0" w:noHBand="0" w:noVBand="1"/>
            </w:tblPr>
            <w:tblGrid>
              <w:gridCol w:w="1051"/>
              <w:gridCol w:w="3222"/>
            </w:tblGrid>
            <w:tr w:rsidR="006046E2" w14:paraId="3E465C84" w14:textId="77777777" w:rsidTr="00BA4408">
              <w:tc>
                <w:tcPr>
                  <w:tcW w:w="0" w:type="auto"/>
                </w:tcPr>
                <w:p w14:paraId="4BB2DED5" w14:textId="77777777" w:rsidR="006046E2" w:rsidRDefault="006046E2" w:rsidP="00BA4408">
                  <w:pPr>
                    <w:pStyle w:val="TableBodyL"/>
                  </w:pPr>
                  <w:r>
                    <w:rPr>
                      <w:b/>
                    </w:rPr>
                    <w:t xml:space="preserve">scan_mode: </w:t>
                  </w:r>
                </w:p>
              </w:tc>
              <w:tc>
                <w:tcPr>
                  <w:tcW w:w="0" w:type="auto"/>
                </w:tcPr>
                <w:p w14:paraId="281B66E0" w14:textId="77777777" w:rsidR="006046E2" w:rsidRDefault="006046E2" w:rsidP="00BA4408">
                  <w:pPr>
                    <w:pStyle w:val="TableBodyL"/>
                  </w:pPr>
                  <w:r>
                    <w:t xml:space="preserve">  SPIRIT parameter _customType_:W1S</w:t>
                  </w:r>
                </w:p>
              </w:tc>
            </w:tr>
          </w:tbl>
          <w:p w14:paraId="2C581630" w14:textId="77777777" w:rsidR="006046E2" w:rsidRDefault="006046E2" w:rsidP="00BA4408">
            <w:pPr>
              <w:pStyle w:val="TableBodyL"/>
            </w:pPr>
            <w:r>
              <w:t>SPIRIT parameter _resetPort_:reset_no_scan</w:t>
            </w:r>
          </w:p>
          <w:p w14:paraId="4A57E7EF" w14:textId="77777777" w:rsidR="006046E2" w:rsidRDefault="006046E2" w:rsidP="00BA4408">
            <w:pPr>
              <w:pStyle w:val="TableBodyL"/>
            </w:pPr>
            <w:r>
              <w:t>SPIRIT parameter _clockPort_:clk_no_scan</w:t>
            </w:r>
          </w:p>
        </w:tc>
      </w:tr>
    </w:tbl>
    <w:p w14:paraId="5BFC8A33" w14:textId="77777777" w:rsidR="00BF7BFB" w:rsidRDefault="00BF7BFB" w:rsidP="00DC558A"/>
    <w:p w14:paraId="69109A0A" w14:textId="3F5932BE" w:rsidR="00DC558A" w:rsidRDefault="00DC558A" w:rsidP="00152C3C">
      <w:pPr>
        <w:pStyle w:val="NoSpacing"/>
      </w:pPr>
      <w:r w:rsidRPr="00460AE0">
        <w:t xml:space="preserve">[Vpriority High] </w:t>
      </w:r>
      <w:r w:rsidRPr="00CA619A">
        <w:t>[End]</w:t>
      </w:r>
    </w:p>
    <w:p w14:paraId="3AFA5F33" w14:textId="77777777" w:rsidR="00BB6BF0" w:rsidRPr="00BB6BF0" w:rsidRDefault="00BB6BF0" w:rsidP="00BB6BF0">
      <w:pPr>
        <w:rPr>
          <w:lang w:val="en-US"/>
        </w:rPr>
      </w:pPr>
    </w:p>
    <w:p w14:paraId="528CD0CA" w14:textId="6366CFF6" w:rsidR="00731EF7" w:rsidRPr="00731EF7" w:rsidRDefault="00015D78" w:rsidP="00731EF7">
      <w:pPr>
        <w:rPr>
          <w:lang w:val="en-US"/>
        </w:rPr>
      </w:pPr>
      <w:r w:rsidRPr="00015D78">
        <w:rPr>
          <w:noProof/>
        </w:rPr>
        <w:drawing>
          <wp:inline distT="0" distB="0" distL="0" distR="0" wp14:anchorId="3DA577D0" wp14:editId="6B8BDE45">
            <wp:extent cx="6005830" cy="1259840"/>
            <wp:effectExtent l="0" t="0" r="0" b="0"/>
            <wp:docPr id="1857245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05830" cy="1259840"/>
                    </a:xfrm>
                    <a:prstGeom prst="rect">
                      <a:avLst/>
                    </a:prstGeom>
                    <a:noFill/>
                    <a:ln>
                      <a:noFill/>
                    </a:ln>
                  </pic:spPr>
                </pic:pic>
              </a:graphicData>
            </a:graphic>
          </wp:inline>
        </w:drawing>
      </w:r>
    </w:p>
    <w:p w14:paraId="4697625B" w14:textId="09798623" w:rsidR="0095268C" w:rsidRDefault="0095268C" w:rsidP="0095268C">
      <w:pPr>
        <w:pStyle w:val="IRegular"/>
        <w:keepNext/>
      </w:pPr>
    </w:p>
    <w:p w14:paraId="38A51DDE" w14:textId="2503A7C8" w:rsidR="0095268C" w:rsidRDefault="0095268C" w:rsidP="0095268C">
      <w:pPr>
        <w:pStyle w:val="Caption"/>
        <w:jc w:val="center"/>
      </w:pPr>
      <w:bookmarkStart w:id="81" w:name="_Toc210989350"/>
      <w:r>
        <w:t xml:space="preserve">Table </w:t>
      </w:r>
      <w:r w:rsidR="009E4ADC">
        <w:t>14</w:t>
      </w:r>
      <w:fldSimple w:instr=" SEQ Tableau \* ARABIC ">
        <w:r w:rsidR="00E27A95">
          <w:rPr>
            <w:noProof/>
          </w:rPr>
          <w:t>14</w:t>
        </w:r>
      </w:fldSimple>
      <w:r>
        <w:t>: PAD Configuration Table</w:t>
      </w:r>
      <w:bookmarkEnd w:id="81"/>
    </w:p>
    <w:p w14:paraId="6F6AAD29" w14:textId="77777777" w:rsidR="003769D9" w:rsidRDefault="003769D9" w:rsidP="00152C3C">
      <w:pPr>
        <w:pStyle w:val="NoSpacing"/>
      </w:pPr>
    </w:p>
    <w:p w14:paraId="40FA2E59" w14:textId="77777777" w:rsidR="00950727" w:rsidRDefault="00950727" w:rsidP="00152C3C">
      <w:pPr>
        <w:pStyle w:val="NoSpacing"/>
      </w:pPr>
    </w:p>
    <w:p w14:paraId="5E54F799" w14:textId="77777777" w:rsidR="00950727" w:rsidRDefault="00950727" w:rsidP="00152C3C">
      <w:pPr>
        <w:pStyle w:val="NoSpacing"/>
      </w:pPr>
    </w:p>
    <w:p w14:paraId="5DB6B860" w14:textId="77777777" w:rsidR="00950727" w:rsidRDefault="00950727" w:rsidP="00152C3C">
      <w:pPr>
        <w:pStyle w:val="NoSpacing"/>
      </w:pPr>
    </w:p>
    <w:p w14:paraId="42901799" w14:textId="51C5A505" w:rsidR="00C8443A" w:rsidRPr="00120B01" w:rsidRDefault="00C8443A" w:rsidP="00152C3C">
      <w:pPr>
        <w:pStyle w:val="NoSpacing"/>
      </w:pPr>
      <w:r>
        <w:t>[</w:t>
      </w:r>
      <w:r w:rsidR="00977A70" w:rsidRPr="00CA619A">
        <w:t>DDS_STBIO1_</w:t>
      </w:r>
      <w:r w:rsidR="00977A70">
        <w:t>301</w:t>
      </w:r>
      <w:r w:rsidRPr="00DB608E">
        <w:t xml:space="preserve">] </w:t>
      </w:r>
      <w:r>
        <w:t>Assumption</w:t>
      </w:r>
    </w:p>
    <w:p w14:paraId="52AD007E" w14:textId="77777777" w:rsidR="0095268C" w:rsidRDefault="00C8443A" w:rsidP="00152C3C">
      <w:pPr>
        <w:pStyle w:val="NoSpacing"/>
      </w:pPr>
      <w:r w:rsidRPr="00120B01">
        <w:t xml:space="preserve">It will be enabled by two consecutive writes, </w:t>
      </w:r>
      <w:r w:rsidR="00E32359">
        <w:t xml:space="preserve">pag. </w:t>
      </w:r>
      <w:r w:rsidRPr="00120B01">
        <w:t>3 to address 0x40 to set the page and 0x00 to address 0x3</w:t>
      </w:r>
      <w:r w:rsidR="003A4BB8">
        <w:t>E</w:t>
      </w:r>
    </w:p>
    <w:p w14:paraId="2CE61BD4" w14:textId="2ED8EA9B" w:rsidR="00C8443A" w:rsidRDefault="00C8443A" w:rsidP="00152C3C">
      <w:pPr>
        <w:pStyle w:val="NoSpacing"/>
      </w:pPr>
      <w:r>
        <w:t>[End]</w:t>
      </w:r>
    </w:p>
    <w:p w14:paraId="3CF272E2" w14:textId="12C6664A" w:rsidR="00DC558A" w:rsidRPr="00CA619A" w:rsidRDefault="00DC558A" w:rsidP="00DC558A"/>
    <w:p w14:paraId="3C2E2E9B" w14:textId="1F0D399E" w:rsidR="00DC558A" w:rsidRPr="00CA619A" w:rsidRDefault="00DC558A" w:rsidP="00152C3C">
      <w:pPr>
        <w:pStyle w:val="NoSpacing"/>
      </w:pPr>
      <w:r w:rsidRPr="00CA619A">
        <w:t>[</w:t>
      </w:r>
      <w:r w:rsidR="00977A70" w:rsidRPr="00CA619A">
        <w:t>DDS_STBIO1_</w:t>
      </w:r>
      <w:r w:rsidR="00977A70">
        <w:t>302</w:t>
      </w:r>
      <w:r w:rsidRPr="00CA619A">
        <w:t xml:space="preserve">] </w:t>
      </w:r>
      <w:r>
        <w:t>Requirement</w:t>
      </w:r>
    </w:p>
    <w:p w14:paraId="52BEB65E" w14:textId="4A3CD142" w:rsidR="00DC558A" w:rsidRPr="006362A8" w:rsidRDefault="00840F12" w:rsidP="0095268C">
      <w:pPr>
        <w:ind w:firstLine="708"/>
      </w:pPr>
      <w:r>
        <w:t xml:space="preserve">If </w:t>
      </w:r>
      <w:r w:rsidRPr="00840F12">
        <w:t>MODE_CONFIG</w:t>
      </w:r>
      <w:r>
        <w:t xml:space="preserve"> register is 0x00 the operative mode shall be functional</w:t>
      </w:r>
      <w:r w:rsidR="002E3926">
        <w:t>.</w:t>
      </w:r>
    </w:p>
    <w:p w14:paraId="7967079E" w14:textId="77777777" w:rsidR="00DC558A" w:rsidRDefault="00DC558A" w:rsidP="00152C3C">
      <w:pPr>
        <w:pStyle w:val="NoSpacing"/>
      </w:pPr>
      <w:bookmarkStart w:id="82" w:name="_Hlk203656329"/>
      <w:r w:rsidRPr="00460AE0">
        <w:t xml:space="preserve">[Vpriority High] </w:t>
      </w:r>
      <w:bookmarkEnd w:id="82"/>
      <w:r w:rsidRPr="00CA619A">
        <w:t>[End]</w:t>
      </w:r>
    </w:p>
    <w:p w14:paraId="15D9C4F5" w14:textId="77777777" w:rsidR="00840F12" w:rsidRDefault="00840F12" w:rsidP="00152C3C">
      <w:pPr>
        <w:pStyle w:val="NoSpacing"/>
      </w:pPr>
    </w:p>
    <w:p w14:paraId="5D513B4F" w14:textId="0C3B2019" w:rsidR="00840F12" w:rsidRPr="00CA619A" w:rsidRDefault="00840F12" w:rsidP="00152C3C">
      <w:pPr>
        <w:pStyle w:val="NoSpacing"/>
      </w:pPr>
      <w:r w:rsidRPr="00CA619A">
        <w:t>[</w:t>
      </w:r>
      <w:r w:rsidR="00977A70" w:rsidRPr="00CA619A">
        <w:t>DDS_STBIO1_</w:t>
      </w:r>
      <w:r w:rsidR="00977A70">
        <w:t>303</w:t>
      </w:r>
      <w:r w:rsidRPr="00CA619A">
        <w:t xml:space="preserve">] </w:t>
      </w:r>
      <w:r w:rsidR="00722BF3">
        <w:t>Requirement</w:t>
      </w:r>
    </w:p>
    <w:p w14:paraId="468D1594" w14:textId="21F07E91" w:rsidR="001E37A0" w:rsidRPr="006362A8" w:rsidRDefault="001E37A0" w:rsidP="0095268C">
      <w:pPr>
        <w:ind w:firstLine="708"/>
      </w:pPr>
      <w:r>
        <w:t xml:space="preserve">If </w:t>
      </w:r>
      <w:r w:rsidRPr="00840F12">
        <w:t>MODE_CONFIG</w:t>
      </w:r>
      <w:r>
        <w:t xml:space="preserve"> register is 0x0</w:t>
      </w:r>
      <w:r w:rsidR="002E3926">
        <w:t>1</w:t>
      </w:r>
      <w:r>
        <w:t xml:space="preserve"> the operative mode shall be </w:t>
      </w:r>
      <w:r w:rsidR="002E3926">
        <w:t>SCAN.</w:t>
      </w:r>
      <w:r>
        <w:t xml:space="preserve"> </w:t>
      </w:r>
    </w:p>
    <w:p w14:paraId="6075B875" w14:textId="49B36D68" w:rsidR="00840F12" w:rsidRDefault="00840F12" w:rsidP="00152C3C">
      <w:pPr>
        <w:pStyle w:val="NoSpacing"/>
      </w:pPr>
      <w:r w:rsidRPr="00460AE0">
        <w:rPr>
          <w:lang w:val="fr-FR"/>
        </w:rPr>
        <w:t xml:space="preserve"> </w:t>
      </w:r>
      <w:r w:rsidRPr="00CA619A">
        <w:t>[End]</w:t>
      </w:r>
    </w:p>
    <w:p w14:paraId="5A78B230" w14:textId="77777777" w:rsidR="002E3926" w:rsidRDefault="002E3926" w:rsidP="00152C3C">
      <w:pPr>
        <w:pStyle w:val="NoSpacing"/>
      </w:pPr>
    </w:p>
    <w:p w14:paraId="5F3F78C8" w14:textId="02CBC159" w:rsidR="002E3926" w:rsidRPr="00CA619A" w:rsidRDefault="002E3926" w:rsidP="00152C3C">
      <w:pPr>
        <w:pStyle w:val="NoSpacing"/>
      </w:pPr>
      <w:r w:rsidRPr="00CA619A">
        <w:t>[</w:t>
      </w:r>
      <w:r w:rsidR="00977A70" w:rsidRPr="00CA619A">
        <w:t>DDS_STBIO1_</w:t>
      </w:r>
      <w:r w:rsidR="00977A70">
        <w:t>304</w:t>
      </w:r>
      <w:r w:rsidRPr="00CA619A">
        <w:t xml:space="preserve">] </w:t>
      </w:r>
      <w:r w:rsidR="00722BF3">
        <w:t>Requirement</w:t>
      </w:r>
    </w:p>
    <w:p w14:paraId="21098A31" w14:textId="18481E08" w:rsidR="002E3926" w:rsidRPr="006362A8" w:rsidRDefault="002E3926" w:rsidP="0095268C">
      <w:pPr>
        <w:ind w:firstLine="708"/>
      </w:pPr>
      <w:r>
        <w:t xml:space="preserve">If </w:t>
      </w:r>
      <w:r w:rsidRPr="00840F12">
        <w:t>MODE_CONFIG</w:t>
      </w:r>
      <w:r>
        <w:t xml:space="preserve"> register is 0x0</w:t>
      </w:r>
      <w:r w:rsidR="006046E2">
        <w:t>4</w:t>
      </w:r>
      <w:r>
        <w:t xml:space="preserve"> the operative mode shall be </w:t>
      </w:r>
      <w:r w:rsidR="00EC6329">
        <w:t>BIST</w:t>
      </w:r>
      <w:r>
        <w:t xml:space="preserve">. </w:t>
      </w:r>
    </w:p>
    <w:p w14:paraId="0607451C" w14:textId="052DD0E4" w:rsidR="002E3926" w:rsidRPr="00155E90" w:rsidRDefault="002E3926" w:rsidP="00152C3C">
      <w:pPr>
        <w:pStyle w:val="NoSpacing"/>
      </w:pPr>
      <w:r w:rsidRPr="00460AE0">
        <w:rPr>
          <w:lang w:val="fr-FR"/>
        </w:rPr>
        <w:t xml:space="preserve"> </w:t>
      </w:r>
      <w:r w:rsidRPr="00CA619A">
        <w:t>[End]</w:t>
      </w:r>
    </w:p>
    <w:p w14:paraId="5FA1DA45" w14:textId="77777777" w:rsidR="002E3926" w:rsidRDefault="002E3926" w:rsidP="00152C3C">
      <w:pPr>
        <w:pStyle w:val="NoSpacing"/>
      </w:pPr>
    </w:p>
    <w:p w14:paraId="60D979A8" w14:textId="70155D5F" w:rsidR="002E3926" w:rsidRPr="00CA619A" w:rsidRDefault="002E3926" w:rsidP="00152C3C">
      <w:pPr>
        <w:pStyle w:val="NoSpacing"/>
      </w:pPr>
      <w:r w:rsidRPr="00CA619A">
        <w:t>[</w:t>
      </w:r>
      <w:r w:rsidR="00977A70" w:rsidRPr="00CA619A">
        <w:t>DDS_STBIO1_</w:t>
      </w:r>
      <w:r w:rsidR="00977A70">
        <w:t>305</w:t>
      </w:r>
      <w:r w:rsidRPr="00CA619A">
        <w:t xml:space="preserve">] </w:t>
      </w:r>
      <w:r w:rsidR="007F28B4">
        <w:t>Requirement</w:t>
      </w:r>
    </w:p>
    <w:p w14:paraId="121D016B" w14:textId="2FA7420F" w:rsidR="002E3926" w:rsidRPr="006362A8" w:rsidRDefault="002E3926" w:rsidP="0095268C">
      <w:pPr>
        <w:ind w:firstLine="708"/>
      </w:pPr>
      <w:r>
        <w:t xml:space="preserve">If </w:t>
      </w:r>
      <w:r w:rsidRPr="00840F12">
        <w:t>MODE_CONFIG</w:t>
      </w:r>
      <w:r>
        <w:t xml:space="preserve"> register is 0x0</w:t>
      </w:r>
      <w:r w:rsidR="006046E2">
        <w:t>8</w:t>
      </w:r>
      <w:r>
        <w:t xml:space="preserve"> the operative mode shall be </w:t>
      </w:r>
      <w:r w:rsidR="00EC6329">
        <w:t>DEBUG</w:t>
      </w:r>
      <w:r>
        <w:t xml:space="preserve">. </w:t>
      </w:r>
    </w:p>
    <w:p w14:paraId="7DCC221C" w14:textId="5F421509" w:rsidR="002E3926" w:rsidRPr="00155E90" w:rsidRDefault="002E3926" w:rsidP="00152C3C">
      <w:pPr>
        <w:pStyle w:val="NoSpacing"/>
      </w:pPr>
      <w:r w:rsidRPr="00460AE0">
        <w:rPr>
          <w:lang w:val="fr-FR"/>
        </w:rPr>
        <w:t xml:space="preserve"> </w:t>
      </w:r>
      <w:r w:rsidRPr="00CA619A">
        <w:t>[End]</w:t>
      </w:r>
    </w:p>
    <w:p w14:paraId="4F789ADA" w14:textId="77777777" w:rsidR="002E3926" w:rsidRDefault="002E3926" w:rsidP="00152C3C">
      <w:pPr>
        <w:pStyle w:val="NoSpacing"/>
      </w:pPr>
    </w:p>
    <w:p w14:paraId="754493E5" w14:textId="24B259DA" w:rsidR="002E3926" w:rsidRPr="00CA619A" w:rsidRDefault="002E3926" w:rsidP="00152C3C">
      <w:pPr>
        <w:pStyle w:val="NoSpacing"/>
      </w:pPr>
      <w:r w:rsidRPr="00CA619A">
        <w:t>[</w:t>
      </w:r>
      <w:r w:rsidR="00977A70" w:rsidRPr="00CA619A">
        <w:t>DDS_STBIO1_</w:t>
      </w:r>
      <w:r w:rsidR="00977A70">
        <w:t>306</w:t>
      </w:r>
      <w:r w:rsidRPr="00CA619A">
        <w:t xml:space="preserve">] </w:t>
      </w:r>
      <w:r w:rsidR="007F28B4">
        <w:t>Requirement</w:t>
      </w:r>
    </w:p>
    <w:p w14:paraId="62EAADAD" w14:textId="44D1BDDC" w:rsidR="002E3926" w:rsidRPr="006362A8" w:rsidRDefault="002E3926" w:rsidP="0095268C">
      <w:pPr>
        <w:ind w:firstLine="708"/>
      </w:pPr>
      <w:r>
        <w:t xml:space="preserve">If </w:t>
      </w:r>
      <w:r w:rsidRPr="00840F12">
        <w:t>MODE_CONFIG</w:t>
      </w:r>
      <w:r>
        <w:t xml:space="preserve"> register is 0x</w:t>
      </w:r>
      <w:r w:rsidR="00E17596">
        <w:t>10</w:t>
      </w:r>
      <w:r>
        <w:t xml:space="preserve"> the operative mode shall be </w:t>
      </w:r>
      <w:r w:rsidR="00EC6329">
        <w:t>ISPU_DEBUG</w:t>
      </w:r>
      <w:r>
        <w:t xml:space="preserve">. </w:t>
      </w:r>
    </w:p>
    <w:p w14:paraId="6015BEDB" w14:textId="77777777" w:rsidR="002E3926" w:rsidRPr="00155E90" w:rsidRDefault="002E3926" w:rsidP="00152C3C">
      <w:pPr>
        <w:pStyle w:val="NoSpacing"/>
      </w:pPr>
      <w:r w:rsidRPr="00460AE0">
        <w:t xml:space="preserve">[Vpriority High] </w:t>
      </w:r>
      <w:r w:rsidRPr="00CA619A">
        <w:t>[End]</w:t>
      </w:r>
    </w:p>
    <w:p w14:paraId="2B91039E" w14:textId="77777777" w:rsidR="002E3926" w:rsidRDefault="002E3926" w:rsidP="00152C3C">
      <w:pPr>
        <w:pStyle w:val="NoSpacing"/>
      </w:pPr>
    </w:p>
    <w:p w14:paraId="05861E03" w14:textId="1D51F11E" w:rsidR="002E3926" w:rsidRPr="00CA619A" w:rsidRDefault="002E3926" w:rsidP="00152C3C">
      <w:pPr>
        <w:pStyle w:val="NoSpacing"/>
      </w:pPr>
      <w:r w:rsidRPr="00CA619A">
        <w:t>[</w:t>
      </w:r>
      <w:r w:rsidR="00977A70" w:rsidRPr="00CA619A">
        <w:t>DDS_STBIO1_</w:t>
      </w:r>
      <w:r w:rsidR="00977A70">
        <w:t>307</w:t>
      </w:r>
      <w:r w:rsidRPr="00CA619A">
        <w:t xml:space="preserve">] </w:t>
      </w:r>
      <w:r w:rsidR="007F28B4">
        <w:t>Requirement</w:t>
      </w:r>
    </w:p>
    <w:p w14:paraId="053A1363" w14:textId="7CFB06B0" w:rsidR="002E3926" w:rsidRPr="006362A8" w:rsidRDefault="002E3926" w:rsidP="0095268C">
      <w:pPr>
        <w:ind w:firstLine="708"/>
      </w:pPr>
      <w:r>
        <w:t xml:space="preserve">If </w:t>
      </w:r>
      <w:r w:rsidRPr="00840F12">
        <w:t>MODE_CONFIG</w:t>
      </w:r>
      <w:r>
        <w:t xml:space="preserve"> register is 0x</w:t>
      </w:r>
      <w:r w:rsidR="00E17596">
        <w:t>20</w:t>
      </w:r>
      <w:r>
        <w:t xml:space="preserve"> the operative mode shall be</w:t>
      </w:r>
      <w:r w:rsidR="00E17596">
        <w:t xml:space="preserve"> Bist</w:t>
      </w:r>
      <w:r>
        <w:t xml:space="preserve"> </w:t>
      </w:r>
      <w:r w:rsidR="00EC6329">
        <w:t>MEM</w:t>
      </w:r>
      <w:r w:rsidR="00365E81">
        <w:t>SAFE</w:t>
      </w:r>
      <w:r w:rsidR="00E17596">
        <w:t xml:space="preserve"> mode</w:t>
      </w:r>
      <w:r w:rsidR="00365E81">
        <w:t>.</w:t>
      </w:r>
      <w:r>
        <w:t xml:space="preserve"> </w:t>
      </w:r>
    </w:p>
    <w:p w14:paraId="20067C95" w14:textId="258A77A0" w:rsidR="002E3926" w:rsidRPr="00155E90" w:rsidRDefault="002E3926" w:rsidP="00152C3C">
      <w:pPr>
        <w:pStyle w:val="NoSpacing"/>
      </w:pPr>
      <w:r w:rsidRPr="00460AE0">
        <w:rPr>
          <w:lang w:val="fr-FR"/>
        </w:rPr>
        <w:t xml:space="preserve"> </w:t>
      </w:r>
      <w:r w:rsidR="002C0A86" w:rsidRPr="00460AE0">
        <w:t xml:space="preserve">[Vpriority High] </w:t>
      </w:r>
      <w:r w:rsidRPr="00CA619A">
        <w:t>[End]</w:t>
      </w:r>
    </w:p>
    <w:p w14:paraId="697696DA" w14:textId="77777777" w:rsidR="002E3926" w:rsidRPr="00155E90" w:rsidRDefault="002E3926" w:rsidP="00152C3C">
      <w:pPr>
        <w:pStyle w:val="NoSpacing"/>
      </w:pPr>
    </w:p>
    <w:p w14:paraId="52F93699" w14:textId="5553A625" w:rsidR="00365E81" w:rsidRPr="00CA619A" w:rsidRDefault="00365E81" w:rsidP="00152C3C">
      <w:pPr>
        <w:pStyle w:val="NoSpacing"/>
      </w:pPr>
      <w:r w:rsidRPr="00CA619A">
        <w:t>[</w:t>
      </w:r>
      <w:r w:rsidR="00977A70" w:rsidRPr="00CA619A">
        <w:t>DDS_STBIO1_</w:t>
      </w:r>
      <w:r w:rsidR="00977A70">
        <w:t>308</w:t>
      </w:r>
      <w:r w:rsidRPr="00CA619A">
        <w:t xml:space="preserve">] </w:t>
      </w:r>
      <w:r w:rsidR="007F28B4">
        <w:t>Requirement</w:t>
      </w:r>
    </w:p>
    <w:p w14:paraId="3DB060ED" w14:textId="68310C10" w:rsidR="00365E81" w:rsidRPr="006362A8" w:rsidRDefault="00365E81" w:rsidP="0095268C">
      <w:pPr>
        <w:ind w:firstLine="708"/>
      </w:pPr>
      <w:r>
        <w:t xml:space="preserve">If </w:t>
      </w:r>
      <w:r w:rsidRPr="00840F12">
        <w:t>MODE_CONFIG</w:t>
      </w:r>
      <w:r>
        <w:t xml:space="preserve"> register is 0x</w:t>
      </w:r>
      <w:r w:rsidR="00E17596">
        <w:t>4</w:t>
      </w:r>
      <w:r>
        <w:t xml:space="preserve">0 the operative mode shall be </w:t>
      </w:r>
      <w:r w:rsidR="00E17596">
        <w:t>Bist Bypass mode</w:t>
      </w:r>
      <w:r>
        <w:t xml:space="preserve">. </w:t>
      </w:r>
    </w:p>
    <w:p w14:paraId="328339AB" w14:textId="32774B24" w:rsidR="00365E81" w:rsidRDefault="002C0A86" w:rsidP="00152C3C">
      <w:pPr>
        <w:pStyle w:val="NoSpacing"/>
      </w:pPr>
      <w:r w:rsidRPr="00460AE0">
        <w:t xml:space="preserve">[Vpriority High] </w:t>
      </w:r>
      <w:r w:rsidR="00365E81" w:rsidRPr="00CA619A">
        <w:t>[End]</w:t>
      </w:r>
    </w:p>
    <w:p w14:paraId="77A6D933" w14:textId="77777777" w:rsidR="006B6F7E" w:rsidRPr="00155E90" w:rsidRDefault="006B6F7E" w:rsidP="00152C3C">
      <w:pPr>
        <w:pStyle w:val="NoSpacing"/>
      </w:pPr>
    </w:p>
    <w:p w14:paraId="7E847D24" w14:textId="4A06AB91" w:rsidR="006B6F7E" w:rsidRPr="00CA619A" w:rsidRDefault="006B6F7E" w:rsidP="00152C3C">
      <w:pPr>
        <w:pStyle w:val="NoSpacing"/>
      </w:pPr>
      <w:r w:rsidRPr="00CA619A">
        <w:t>[DDS_STBIO1_</w:t>
      </w:r>
      <w:r>
        <w:t>3</w:t>
      </w:r>
      <w:r w:rsidR="00924FBB">
        <w:t>14</w:t>
      </w:r>
      <w:r w:rsidRPr="00CA619A">
        <w:t xml:space="preserve">] </w:t>
      </w:r>
      <w:r>
        <w:t>Requirement</w:t>
      </w:r>
    </w:p>
    <w:p w14:paraId="3BC1CFDB" w14:textId="044727F8" w:rsidR="006B6F7E" w:rsidRPr="00120B01" w:rsidRDefault="006B6F7E" w:rsidP="00152C3C">
      <w:pPr>
        <w:pStyle w:val="NoSpacing"/>
      </w:pPr>
      <w:r w:rsidRPr="00120B01">
        <w:t>I</w:t>
      </w:r>
      <w:r>
        <w:t xml:space="preserve">n function mode, the GPIO1,2,3,4_out shall be </w:t>
      </w:r>
      <w:r w:rsidR="00A35EC2" w:rsidRPr="00A35EC2">
        <w:t>General-Purpose</w:t>
      </w:r>
      <w:r>
        <w:t xml:space="preserve"> if </w:t>
      </w:r>
      <w:r w:rsidRPr="00DF33CE">
        <w:t>sel irq gpi1</w:t>
      </w:r>
      <w:r>
        <w:t>,2,3,4 is</w:t>
      </w:r>
      <w:r w:rsidRPr="00DF33CE">
        <w:t xml:space="preserve"> </w:t>
      </w:r>
      <w:r>
        <w:t>0x</w:t>
      </w:r>
      <w:r w:rsidRPr="00DF33CE">
        <w:t>0</w:t>
      </w:r>
      <w:r w:rsidR="000F6347">
        <w:t>0</w:t>
      </w:r>
      <w:r>
        <w:t xml:space="preserve"> and </w:t>
      </w:r>
      <w:r w:rsidRPr="00973329">
        <w:t>ext_cap_en</w:t>
      </w:r>
      <w:r>
        <w:t xml:space="preserve"> is “0”</w:t>
      </w:r>
    </w:p>
    <w:p w14:paraId="154FCF1D" w14:textId="63076CF3" w:rsidR="006B6F7E" w:rsidRDefault="00BA4408" w:rsidP="00152C3C">
      <w:pPr>
        <w:pStyle w:val="NoSpacing"/>
      </w:pPr>
      <w:r w:rsidRPr="00460AE0">
        <w:t>[Vpriority High]</w:t>
      </w:r>
      <w:r w:rsidR="006B6F7E">
        <w:t>[End]</w:t>
      </w:r>
    </w:p>
    <w:p w14:paraId="440CE7A3" w14:textId="77777777" w:rsidR="00950727" w:rsidRDefault="00950727" w:rsidP="00152C3C">
      <w:pPr>
        <w:pStyle w:val="NoSpacing"/>
      </w:pPr>
    </w:p>
    <w:p w14:paraId="11542F58" w14:textId="6FDF19B0" w:rsidR="007F28B4" w:rsidRPr="00CA619A" w:rsidRDefault="007F28B4" w:rsidP="00152C3C">
      <w:pPr>
        <w:pStyle w:val="NoSpacing"/>
      </w:pPr>
      <w:r w:rsidRPr="00CA619A">
        <w:t>[</w:t>
      </w:r>
      <w:r w:rsidR="00977A70" w:rsidRPr="00CA619A">
        <w:t>DDS_STBIO1_</w:t>
      </w:r>
      <w:r w:rsidR="00977A70">
        <w:t>30</w:t>
      </w:r>
      <w:r w:rsidR="006B536A">
        <w:t>9</w:t>
      </w:r>
      <w:r w:rsidRPr="00CA619A">
        <w:t xml:space="preserve">] </w:t>
      </w:r>
      <w:r>
        <w:t>Requirement</w:t>
      </w:r>
    </w:p>
    <w:p w14:paraId="4AEA7620" w14:textId="3EC6F377" w:rsidR="004F4E84" w:rsidRPr="00120B01" w:rsidRDefault="004F4E84" w:rsidP="00152C3C">
      <w:pPr>
        <w:pStyle w:val="NoSpacing"/>
      </w:pPr>
      <w:r w:rsidRPr="00120B01">
        <w:t>I</w:t>
      </w:r>
      <w:r>
        <w:t xml:space="preserve">n function mode, the GPIO1,2,3,4_out shall be irq_fifo if </w:t>
      </w:r>
      <w:r w:rsidRPr="00DF33CE">
        <w:t>sel irq gpi</w:t>
      </w:r>
      <w:r w:rsidR="006C474A">
        <w:t>o</w:t>
      </w:r>
      <w:r w:rsidRPr="00DF33CE">
        <w:t>1</w:t>
      </w:r>
      <w:r>
        <w:t>,2,3,4 is</w:t>
      </w:r>
      <w:r w:rsidRPr="00DF33CE">
        <w:rPr>
          <w:color w:val="002052"/>
        </w:rPr>
        <w:t xml:space="preserve"> </w:t>
      </w:r>
      <w:r>
        <w:rPr>
          <w:color w:val="002052"/>
        </w:rPr>
        <w:t>0x</w:t>
      </w:r>
      <w:r w:rsidRPr="00DF33CE">
        <w:rPr>
          <w:color w:val="002052"/>
        </w:rPr>
        <w:t>01</w:t>
      </w:r>
      <w:r>
        <w:rPr>
          <w:color w:val="002052"/>
        </w:rPr>
        <w:t xml:space="preserve"> and </w:t>
      </w:r>
      <w:r w:rsidRPr="00973329">
        <w:rPr>
          <w:color w:val="002052"/>
        </w:rPr>
        <w:t>ext_cap_en</w:t>
      </w:r>
      <w:r>
        <w:rPr>
          <w:color w:val="002052"/>
        </w:rPr>
        <w:t xml:space="preserve"> is “0”</w:t>
      </w:r>
    </w:p>
    <w:p w14:paraId="1FC27814" w14:textId="69EBC566" w:rsidR="004F4E84" w:rsidRDefault="00BA4408" w:rsidP="00152C3C">
      <w:pPr>
        <w:pStyle w:val="NoSpacing"/>
      </w:pPr>
      <w:r w:rsidRPr="00460AE0">
        <w:t xml:space="preserve">[Vpriority High] </w:t>
      </w:r>
      <w:r w:rsidR="004F4E84">
        <w:t>[End]</w:t>
      </w:r>
    </w:p>
    <w:p w14:paraId="02855190" w14:textId="77777777" w:rsidR="004F4E84" w:rsidRDefault="004F4E84" w:rsidP="00152C3C">
      <w:pPr>
        <w:pStyle w:val="NoSpacing"/>
      </w:pPr>
    </w:p>
    <w:p w14:paraId="3CD64D26" w14:textId="77777777" w:rsidR="00950727" w:rsidRDefault="00950727" w:rsidP="00152C3C">
      <w:pPr>
        <w:pStyle w:val="NoSpacing"/>
      </w:pPr>
    </w:p>
    <w:p w14:paraId="1C35A6EE" w14:textId="77777777" w:rsidR="00950727" w:rsidRDefault="00950727" w:rsidP="00152C3C">
      <w:pPr>
        <w:pStyle w:val="NoSpacing"/>
      </w:pPr>
    </w:p>
    <w:p w14:paraId="48F27D2E" w14:textId="77777777" w:rsidR="00950727" w:rsidRDefault="00950727" w:rsidP="00152C3C">
      <w:pPr>
        <w:pStyle w:val="NoSpacing"/>
      </w:pPr>
    </w:p>
    <w:p w14:paraId="2F2AF1BA" w14:textId="01EC8717" w:rsidR="007F28B4" w:rsidRPr="00CA619A" w:rsidRDefault="007F28B4" w:rsidP="00152C3C">
      <w:pPr>
        <w:pStyle w:val="NoSpacing"/>
      </w:pPr>
      <w:r w:rsidRPr="00CA619A">
        <w:t>[</w:t>
      </w:r>
      <w:r w:rsidR="00977A70" w:rsidRPr="00CA619A">
        <w:t>DDS_STBIO1_</w:t>
      </w:r>
      <w:r w:rsidR="00977A70">
        <w:t>3</w:t>
      </w:r>
      <w:r w:rsidR="006B536A">
        <w:t>1</w:t>
      </w:r>
      <w:r w:rsidR="00977A70">
        <w:t>0</w:t>
      </w:r>
      <w:r w:rsidRPr="00CA619A">
        <w:t xml:space="preserve">] </w:t>
      </w:r>
      <w:r>
        <w:t>Requirement</w:t>
      </w:r>
    </w:p>
    <w:p w14:paraId="0C3F1345" w14:textId="77777777" w:rsidR="00950727" w:rsidRDefault="004F4E84" w:rsidP="00152C3C">
      <w:pPr>
        <w:pStyle w:val="NoSpacing"/>
      </w:pPr>
      <w:r w:rsidRPr="00120B01">
        <w:t>I</w:t>
      </w:r>
      <w:r>
        <w:t>n function mode, the GPIO1,2,3,4_out shall be</w:t>
      </w:r>
      <w:r w:rsidRPr="00C9167F">
        <w:t xml:space="preserve"> i_LED_Pilot</w:t>
      </w:r>
      <w:r w:rsidRPr="00C9167F">
        <w:rPr>
          <w:rFonts w:ascii="Segoe UI" w:eastAsia="Times New Roman" w:hAnsi="Segoe UI" w:cs="Segoe UI"/>
          <w:color w:val="24292E"/>
          <w:sz w:val="24"/>
          <w:szCs w:val="24"/>
        </w:rPr>
        <w:t xml:space="preserve"> </w:t>
      </w:r>
      <w:r>
        <w:t xml:space="preserve">if </w:t>
      </w:r>
      <w:r w:rsidRPr="00DF33CE">
        <w:t>sel irq gpi</w:t>
      </w:r>
      <w:r>
        <w:t>1,2,3,4 is</w:t>
      </w:r>
      <w:r w:rsidRPr="00DF33CE">
        <w:t xml:space="preserve"> </w:t>
      </w:r>
      <w:r>
        <w:t>0x</w:t>
      </w:r>
      <w:r w:rsidRPr="00DF33CE">
        <w:t>0</w:t>
      </w:r>
      <w:r>
        <w:t>2</w:t>
      </w:r>
    </w:p>
    <w:p w14:paraId="6574261B" w14:textId="5B775685" w:rsidR="004F4E84" w:rsidRPr="00120B01" w:rsidRDefault="004F4E84" w:rsidP="00152C3C">
      <w:pPr>
        <w:pStyle w:val="NoSpacing"/>
      </w:pPr>
      <w:r>
        <w:t xml:space="preserve">and </w:t>
      </w:r>
      <w:r w:rsidRPr="00973329">
        <w:t>ext_cap_en</w:t>
      </w:r>
      <w:r>
        <w:t xml:space="preserve"> is “0”</w:t>
      </w:r>
    </w:p>
    <w:p w14:paraId="33E6BAC4" w14:textId="19B93C3C" w:rsidR="004F4E84" w:rsidRDefault="00BA4408" w:rsidP="00152C3C">
      <w:pPr>
        <w:pStyle w:val="NoSpacing"/>
      </w:pPr>
      <w:r w:rsidRPr="00460AE0">
        <w:t xml:space="preserve">[Vpriority High] </w:t>
      </w:r>
      <w:r w:rsidR="004F4E84">
        <w:t>[End]</w:t>
      </w:r>
    </w:p>
    <w:p w14:paraId="3597CCB1" w14:textId="77777777" w:rsidR="004F4E84" w:rsidRDefault="004F4E84" w:rsidP="00152C3C">
      <w:pPr>
        <w:pStyle w:val="NoSpacing"/>
      </w:pPr>
    </w:p>
    <w:p w14:paraId="7A768673" w14:textId="40EC500A" w:rsidR="007F28B4" w:rsidRPr="00CA619A" w:rsidRDefault="007F28B4" w:rsidP="00152C3C">
      <w:pPr>
        <w:pStyle w:val="NoSpacing"/>
      </w:pPr>
      <w:r w:rsidRPr="00CA619A">
        <w:t>[</w:t>
      </w:r>
      <w:r w:rsidR="00977A70" w:rsidRPr="00CA619A">
        <w:t>DDS_STBIO1_</w:t>
      </w:r>
      <w:r w:rsidR="00977A70">
        <w:t>3</w:t>
      </w:r>
      <w:r w:rsidR="006B536A">
        <w:t>11</w:t>
      </w:r>
      <w:r w:rsidRPr="00CA619A">
        <w:t xml:space="preserve">] </w:t>
      </w:r>
      <w:r>
        <w:t>Requirement</w:t>
      </w:r>
    </w:p>
    <w:p w14:paraId="292C311B" w14:textId="77777777" w:rsidR="004F4E84" w:rsidRPr="00120B01" w:rsidRDefault="004F4E84" w:rsidP="00152C3C">
      <w:pPr>
        <w:pStyle w:val="NoSpacing"/>
      </w:pPr>
      <w:r w:rsidRPr="00120B01">
        <w:t>I</w:t>
      </w:r>
      <w:r>
        <w:t xml:space="preserve">n function mode, the GPIO1,2,3,4_out shall be </w:t>
      </w:r>
      <w:r w:rsidRPr="00C9167F">
        <w:t xml:space="preserve">i_DCCK_irq </w:t>
      </w:r>
      <w:r>
        <w:t xml:space="preserve">if </w:t>
      </w:r>
      <w:r w:rsidRPr="00DF33CE">
        <w:t>sel irq gpi</w:t>
      </w:r>
      <w:r>
        <w:t>1,2,3,4 is</w:t>
      </w:r>
      <w:r w:rsidRPr="00DF33CE">
        <w:t xml:space="preserve"> </w:t>
      </w:r>
      <w:r>
        <w:t>0x</w:t>
      </w:r>
      <w:r w:rsidRPr="00DF33CE">
        <w:t>0</w:t>
      </w:r>
      <w:r>
        <w:t xml:space="preserve">3 and </w:t>
      </w:r>
      <w:r w:rsidRPr="00973329">
        <w:t>ext_cap_en</w:t>
      </w:r>
      <w:r>
        <w:t xml:space="preserve"> is “0”</w:t>
      </w:r>
    </w:p>
    <w:p w14:paraId="1F64AF47" w14:textId="72487A33" w:rsidR="004F4E84" w:rsidRDefault="00BA4408" w:rsidP="00152C3C">
      <w:pPr>
        <w:pStyle w:val="NoSpacing"/>
      </w:pPr>
      <w:r w:rsidRPr="00460AE0">
        <w:t xml:space="preserve">[Vpriority High] </w:t>
      </w:r>
      <w:r w:rsidR="004F4E84">
        <w:t>[End]</w:t>
      </w:r>
    </w:p>
    <w:p w14:paraId="74A501CB" w14:textId="77777777" w:rsidR="004F4E84" w:rsidRDefault="004F4E84" w:rsidP="00152C3C">
      <w:pPr>
        <w:pStyle w:val="NoSpacing"/>
      </w:pPr>
    </w:p>
    <w:p w14:paraId="0ECD7FFC" w14:textId="74E4C93A" w:rsidR="007F28B4" w:rsidRPr="00CA619A" w:rsidRDefault="007F28B4" w:rsidP="00152C3C">
      <w:pPr>
        <w:pStyle w:val="NoSpacing"/>
      </w:pPr>
      <w:r w:rsidRPr="00CA619A">
        <w:t>[</w:t>
      </w:r>
      <w:r w:rsidR="00977A70" w:rsidRPr="00CA619A">
        <w:t>DDS_STBIO1_</w:t>
      </w:r>
      <w:r w:rsidR="00977A70">
        <w:t>3</w:t>
      </w:r>
      <w:r w:rsidR="006B536A">
        <w:t>12</w:t>
      </w:r>
      <w:r w:rsidRPr="00CA619A">
        <w:t xml:space="preserve">] </w:t>
      </w:r>
      <w:r>
        <w:t>Requirement</w:t>
      </w:r>
    </w:p>
    <w:p w14:paraId="111E4FB9" w14:textId="77777777" w:rsidR="004F4E84" w:rsidRPr="00120B01" w:rsidRDefault="004F4E84" w:rsidP="00152C3C">
      <w:pPr>
        <w:pStyle w:val="NoSpacing"/>
      </w:pPr>
      <w:r w:rsidRPr="00120B01">
        <w:t>I</w:t>
      </w:r>
      <w:r>
        <w:t xml:space="preserve">n function mode, the GPIO1,2,3,4 output shall be </w:t>
      </w:r>
      <w:r w:rsidRPr="00C9167F">
        <w:t>i_error_time_slot</w:t>
      </w:r>
      <w:r>
        <w:t xml:space="preserve"> if </w:t>
      </w:r>
      <w:r w:rsidRPr="00DF33CE">
        <w:t>sel irq gpi</w:t>
      </w:r>
      <w:r>
        <w:t>1,2,3,4 is</w:t>
      </w:r>
      <w:r w:rsidRPr="00DF33CE">
        <w:t xml:space="preserve"> </w:t>
      </w:r>
      <w:r>
        <w:t>0x</w:t>
      </w:r>
      <w:r w:rsidRPr="00DF33CE">
        <w:t>0</w:t>
      </w:r>
      <w:r>
        <w:t xml:space="preserve">4 and </w:t>
      </w:r>
      <w:r w:rsidRPr="00973329">
        <w:t>ext_cap_en</w:t>
      </w:r>
      <w:r>
        <w:t xml:space="preserve"> is “0”</w:t>
      </w:r>
    </w:p>
    <w:p w14:paraId="52E516B1" w14:textId="6184DD67" w:rsidR="004F4E84" w:rsidRDefault="00BA4408" w:rsidP="00152C3C">
      <w:pPr>
        <w:pStyle w:val="NoSpacing"/>
      </w:pPr>
      <w:r w:rsidRPr="00460AE0">
        <w:t xml:space="preserve">[Vpriority High] </w:t>
      </w:r>
      <w:r w:rsidR="004F4E84">
        <w:t>[End]</w:t>
      </w:r>
    </w:p>
    <w:p w14:paraId="39A45DC4" w14:textId="77777777" w:rsidR="004F4E84" w:rsidRDefault="004F4E84" w:rsidP="00152C3C">
      <w:pPr>
        <w:pStyle w:val="NoSpacing"/>
      </w:pPr>
    </w:p>
    <w:p w14:paraId="66781DDD" w14:textId="00AE28EB" w:rsidR="007F28B4" w:rsidRPr="00CA619A" w:rsidRDefault="007F28B4" w:rsidP="00152C3C">
      <w:pPr>
        <w:pStyle w:val="NoSpacing"/>
      </w:pPr>
      <w:r w:rsidRPr="00CA619A">
        <w:t>[</w:t>
      </w:r>
      <w:r w:rsidR="00977A70" w:rsidRPr="00CA619A">
        <w:t>DDS_STBIO1_</w:t>
      </w:r>
      <w:r w:rsidR="00977A70">
        <w:t>3</w:t>
      </w:r>
      <w:r w:rsidR="006B536A">
        <w:t>13</w:t>
      </w:r>
      <w:r w:rsidRPr="00CA619A">
        <w:t xml:space="preserve">] </w:t>
      </w:r>
      <w:r>
        <w:t>Requirement</w:t>
      </w:r>
    </w:p>
    <w:p w14:paraId="3ADEF9B0" w14:textId="77777777" w:rsidR="004F4E84" w:rsidRPr="00120B01" w:rsidRDefault="004F4E84" w:rsidP="00152C3C">
      <w:pPr>
        <w:pStyle w:val="NoSpacing"/>
      </w:pPr>
      <w:r w:rsidRPr="00120B01">
        <w:t>I</w:t>
      </w:r>
      <w:r>
        <w:t xml:space="preserve">n function mode, the GPIO1,2,3,4 output shall be </w:t>
      </w:r>
      <w:r w:rsidRPr="00C9167F">
        <w:t xml:space="preserve">i_time_slot_irq </w:t>
      </w:r>
      <w:r>
        <w:t xml:space="preserve">if </w:t>
      </w:r>
      <w:r w:rsidRPr="00DF33CE">
        <w:t>sel irq gpi</w:t>
      </w:r>
      <w:r>
        <w:t>1,2,3,4 is</w:t>
      </w:r>
      <w:r w:rsidRPr="00DF33CE">
        <w:t xml:space="preserve"> </w:t>
      </w:r>
      <w:r>
        <w:t>0x</w:t>
      </w:r>
      <w:r w:rsidRPr="00DF33CE">
        <w:t>0</w:t>
      </w:r>
      <w:r>
        <w:t xml:space="preserve">5 and </w:t>
      </w:r>
      <w:r w:rsidRPr="00973329">
        <w:t>ext_cap_en</w:t>
      </w:r>
      <w:r>
        <w:t xml:space="preserve"> is “0”</w:t>
      </w:r>
    </w:p>
    <w:p w14:paraId="171DA14B" w14:textId="7CFA0088" w:rsidR="004F4E84" w:rsidRDefault="00C47FD2" w:rsidP="00152C3C">
      <w:pPr>
        <w:pStyle w:val="NoSpacing"/>
      </w:pPr>
      <w:r w:rsidRPr="00460AE0">
        <w:t xml:space="preserve">[Vpriority High] </w:t>
      </w:r>
      <w:r w:rsidR="004F4E84">
        <w:t>[End]</w:t>
      </w:r>
    </w:p>
    <w:p w14:paraId="68F9D6C8" w14:textId="77777777" w:rsidR="00B319B9" w:rsidRDefault="00B319B9" w:rsidP="00B319B9">
      <w:pPr>
        <w:rPr>
          <w:lang w:val="en-US"/>
        </w:rPr>
      </w:pPr>
    </w:p>
    <w:p w14:paraId="01D297E0" w14:textId="7CC2D57F" w:rsidR="00610A1C" w:rsidRDefault="00610A1C" w:rsidP="00610A1C">
      <w:pPr>
        <w:pStyle w:val="Caption"/>
        <w:keepNext/>
        <w:jc w:val="center"/>
      </w:pPr>
      <w:r>
        <w:t xml:space="preserve">Table </w:t>
      </w:r>
      <w:fldSimple w:instr=" SEQ Tableau \* ARABIC ">
        <w:r w:rsidR="00E27A95">
          <w:rPr>
            <w:noProof/>
          </w:rPr>
          <w:t>15</w:t>
        </w:r>
      </w:fldSimple>
      <w:r>
        <w:t xml:space="preserve"> functional mode </w:t>
      </w:r>
      <w:r w:rsidR="00ED05A7">
        <w:t xml:space="preserve">Static </w:t>
      </w:r>
      <w:r>
        <w:t xml:space="preserve">Connectivity </w:t>
      </w:r>
      <w:r w:rsidR="00ED05A7">
        <w:t>C</w:t>
      </w:r>
      <w:r>
        <w:t xml:space="preserve">hecks </w:t>
      </w:r>
    </w:p>
    <w:tbl>
      <w:tblPr>
        <w:tblStyle w:val="TableGrid"/>
        <w:tblW w:w="0" w:type="auto"/>
        <w:tblLook w:val="04A0" w:firstRow="1" w:lastRow="0" w:firstColumn="1" w:lastColumn="0" w:noHBand="0" w:noVBand="1"/>
      </w:tblPr>
      <w:tblGrid>
        <w:gridCol w:w="3102"/>
        <w:gridCol w:w="3369"/>
        <w:gridCol w:w="1730"/>
        <w:gridCol w:w="1247"/>
      </w:tblGrid>
      <w:tr w:rsidR="00610A1C" w:rsidRPr="00610A1C" w14:paraId="4C7C0B6E" w14:textId="77777777" w:rsidTr="00610A1C">
        <w:trPr>
          <w:trHeight w:val="300"/>
        </w:trPr>
        <w:tc>
          <w:tcPr>
            <w:tcW w:w="11983" w:type="dxa"/>
            <w:noWrap/>
            <w:hideMark/>
          </w:tcPr>
          <w:p w14:paraId="3ACC5D3F" w14:textId="77777777" w:rsidR="00610A1C" w:rsidRPr="00610A1C" w:rsidRDefault="00610A1C">
            <w:r w:rsidRPr="00610A1C">
              <w:t>ENABLE</w:t>
            </w:r>
          </w:p>
        </w:tc>
        <w:tc>
          <w:tcPr>
            <w:tcW w:w="13077" w:type="dxa"/>
            <w:noWrap/>
            <w:hideMark/>
          </w:tcPr>
          <w:p w14:paraId="4D221E84" w14:textId="77777777" w:rsidR="00610A1C" w:rsidRPr="00610A1C" w:rsidRDefault="00610A1C">
            <w:r w:rsidRPr="00610A1C">
              <w:t xml:space="preserve"> SOURCE</w:t>
            </w:r>
          </w:p>
        </w:tc>
        <w:tc>
          <w:tcPr>
            <w:tcW w:w="4061" w:type="dxa"/>
            <w:noWrap/>
            <w:hideMark/>
          </w:tcPr>
          <w:p w14:paraId="30F9859F" w14:textId="77777777" w:rsidR="00610A1C" w:rsidRPr="00610A1C" w:rsidRDefault="00610A1C">
            <w:r w:rsidRPr="00610A1C">
              <w:t xml:space="preserve"> DESTINATION</w:t>
            </w:r>
          </w:p>
        </w:tc>
        <w:tc>
          <w:tcPr>
            <w:tcW w:w="2559" w:type="dxa"/>
            <w:noWrap/>
            <w:hideMark/>
          </w:tcPr>
          <w:p w14:paraId="6F87EC2A" w14:textId="77777777" w:rsidR="00610A1C" w:rsidRPr="00610A1C" w:rsidRDefault="00610A1C">
            <w:r w:rsidRPr="00610A1C">
              <w:t xml:space="preserve"> NAME</w:t>
            </w:r>
          </w:p>
        </w:tc>
      </w:tr>
      <w:tr w:rsidR="00610A1C" w:rsidRPr="00610A1C" w14:paraId="47095F4A" w14:textId="77777777" w:rsidTr="00610A1C">
        <w:trPr>
          <w:trHeight w:val="300"/>
        </w:trPr>
        <w:tc>
          <w:tcPr>
            <w:tcW w:w="11983" w:type="dxa"/>
            <w:noWrap/>
            <w:hideMark/>
          </w:tcPr>
          <w:p w14:paraId="4DCF64AF" w14:textId="77777777" w:rsidR="00610A1C" w:rsidRPr="00610A1C" w:rsidRDefault="00610A1C">
            <w:r w:rsidRPr="00610A1C">
              <w:t>{(stbio1_top.dig_wrapper_LV.u_regmap_otp.gpio1_irq_sel == 1) &amp;&amp;  !pad_mux__path.scan_mode &amp;&amp; (pad_mux__path.mission_mode == 1)  &amp;&amp; !pad_mux__path.ext_cap_en}</w:t>
            </w:r>
          </w:p>
        </w:tc>
        <w:tc>
          <w:tcPr>
            <w:tcW w:w="13077" w:type="dxa"/>
            <w:noWrap/>
            <w:hideMark/>
          </w:tcPr>
          <w:p w14:paraId="285672BB" w14:textId="77777777" w:rsidR="00610A1C" w:rsidRPr="00610A1C" w:rsidRDefault="00610A1C">
            <w:r w:rsidRPr="00610A1C">
              <w:t>stbio1_top.dig_wrapper_LV.u_fifo.irq_FIFO_U_M_IRQ_STATUS</w:t>
            </w:r>
          </w:p>
        </w:tc>
        <w:tc>
          <w:tcPr>
            <w:tcW w:w="4061" w:type="dxa"/>
            <w:noWrap/>
            <w:hideMark/>
          </w:tcPr>
          <w:p w14:paraId="177C2BA7" w14:textId="77777777" w:rsidR="00610A1C" w:rsidRPr="00610A1C" w:rsidRDefault="00610A1C">
            <w:r w:rsidRPr="00610A1C">
              <w:t>stbio1_top.if_gpio1_out</w:t>
            </w:r>
          </w:p>
        </w:tc>
        <w:tc>
          <w:tcPr>
            <w:tcW w:w="2559" w:type="dxa"/>
            <w:noWrap/>
            <w:hideMark/>
          </w:tcPr>
          <w:p w14:paraId="11A37698" w14:textId="2A09E6F9" w:rsidR="00610A1C" w:rsidRPr="00610A1C" w:rsidRDefault="00610A1C">
            <w:r w:rsidRPr="00610A1C">
              <w:t>DDS_STBIO1</w:t>
            </w:r>
            <w:r w:rsidR="00ED633F" w:rsidRPr="00610A1C">
              <w:t>_GPIO1</w:t>
            </w:r>
            <w:r w:rsidRPr="00610A1C">
              <w:t>_309</w:t>
            </w:r>
          </w:p>
        </w:tc>
      </w:tr>
      <w:tr w:rsidR="00610A1C" w:rsidRPr="00610A1C" w14:paraId="5C48C98F" w14:textId="77777777" w:rsidTr="00610A1C">
        <w:trPr>
          <w:trHeight w:val="300"/>
        </w:trPr>
        <w:tc>
          <w:tcPr>
            <w:tcW w:w="11983" w:type="dxa"/>
            <w:noWrap/>
            <w:hideMark/>
          </w:tcPr>
          <w:p w14:paraId="4D996AF4" w14:textId="77777777" w:rsidR="00610A1C" w:rsidRPr="00610A1C" w:rsidRDefault="00610A1C">
            <w:r w:rsidRPr="00610A1C">
              <w:t>{(stbio1_top.dig_wrapper_LV.u_regmap_otp.gpio2_irq_sel == 1) &amp;&amp;  !pad_mux__path.scan_mode &amp;&amp; (pad_mux__path.mission_mode == 1)  &amp;&amp; !pad_mux__path.ext_cap_en}</w:t>
            </w:r>
          </w:p>
        </w:tc>
        <w:tc>
          <w:tcPr>
            <w:tcW w:w="13077" w:type="dxa"/>
            <w:noWrap/>
            <w:hideMark/>
          </w:tcPr>
          <w:p w14:paraId="11A90103" w14:textId="77777777" w:rsidR="00610A1C" w:rsidRPr="00610A1C" w:rsidRDefault="00610A1C">
            <w:r w:rsidRPr="00610A1C">
              <w:t>stbio1_top.dig_wrapper_LV.u_fifo.irq_FIFO_U_M_IRQ_STATUS</w:t>
            </w:r>
          </w:p>
        </w:tc>
        <w:tc>
          <w:tcPr>
            <w:tcW w:w="4061" w:type="dxa"/>
            <w:noWrap/>
            <w:hideMark/>
          </w:tcPr>
          <w:p w14:paraId="1B9898EC" w14:textId="77777777" w:rsidR="00610A1C" w:rsidRPr="00610A1C" w:rsidRDefault="00610A1C">
            <w:r w:rsidRPr="00610A1C">
              <w:t>stbio1_top.if_gpio2_out</w:t>
            </w:r>
          </w:p>
        </w:tc>
        <w:tc>
          <w:tcPr>
            <w:tcW w:w="2559" w:type="dxa"/>
            <w:noWrap/>
            <w:hideMark/>
          </w:tcPr>
          <w:p w14:paraId="482F5E7D" w14:textId="51BB52F7" w:rsidR="00610A1C" w:rsidRPr="00610A1C" w:rsidRDefault="00610A1C">
            <w:r w:rsidRPr="00610A1C">
              <w:t>DDS_STBIO1</w:t>
            </w:r>
            <w:r w:rsidR="00ED633F" w:rsidRPr="00610A1C">
              <w:t>_GPIO2</w:t>
            </w:r>
            <w:r w:rsidRPr="00610A1C">
              <w:t>_309</w:t>
            </w:r>
          </w:p>
        </w:tc>
      </w:tr>
      <w:tr w:rsidR="00610A1C" w:rsidRPr="00610A1C" w14:paraId="40003A63" w14:textId="77777777" w:rsidTr="00610A1C">
        <w:trPr>
          <w:trHeight w:val="300"/>
        </w:trPr>
        <w:tc>
          <w:tcPr>
            <w:tcW w:w="11983" w:type="dxa"/>
            <w:noWrap/>
            <w:hideMark/>
          </w:tcPr>
          <w:p w14:paraId="6F695F38" w14:textId="77777777" w:rsidR="00610A1C" w:rsidRPr="00610A1C" w:rsidRDefault="00610A1C">
            <w:r w:rsidRPr="00610A1C">
              <w:t>{(stbio1_top.dig_wrapper_LV.u_regmap_otp.gpio3_irq_sel == 1) &amp;&amp;  !pad_mux__path.scan_mode &amp;&amp; (pad_mux__path.mission_mode == 1) }</w:t>
            </w:r>
          </w:p>
        </w:tc>
        <w:tc>
          <w:tcPr>
            <w:tcW w:w="13077" w:type="dxa"/>
            <w:noWrap/>
            <w:hideMark/>
          </w:tcPr>
          <w:p w14:paraId="3876D33E" w14:textId="77777777" w:rsidR="00610A1C" w:rsidRPr="00610A1C" w:rsidRDefault="00610A1C">
            <w:r w:rsidRPr="00610A1C">
              <w:t>stbio1_top.dig_wrapper_LV.u_fifo.irq_FIFO_U_M_IRQ_STATUS</w:t>
            </w:r>
          </w:p>
        </w:tc>
        <w:tc>
          <w:tcPr>
            <w:tcW w:w="4061" w:type="dxa"/>
            <w:noWrap/>
            <w:hideMark/>
          </w:tcPr>
          <w:p w14:paraId="4192BA94" w14:textId="77777777" w:rsidR="00610A1C" w:rsidRPr="00610A1C" w:rsidRDefault="00610A1C">
            <w:r w:rsidRPr="00610A1C">
              <w:t>stbio1_top.if_gpio3_out</w:t>
            </w:r>
          </w:p>
        </w:tc>
        <w:tc>
          <w:tcPr>
            <w:tcW w:w="2559" w:type="dxa"/>
            <w:noWrap/>
            <w:hideMark/>
          </w:tcPr>
          <w:p w14:paraId="350C9D6D" w14:textId="65E47DFC" w:rsidR="00610A1C" w:rsidRPr="00610A1C" w:rsidRDefault="00610A1C">
            <w:r w:rsidRPr="00610A1C">
              <w:t>DDS_STBIO1</w:t>
            </w:r>
            <w:r w:rsidR="00ED633F" w:rsidRPr="00610A1C">
              <w:t>_GPIO3</w:t>
            </w:r>
            <w:r w:rsidRPr="00610A1C">
              <w:t>_309</w:t>
            </w:r>
          </w:p>
        </w:tc>
      </w:tr>
      <w:tr w:rsidR="00610A1C" w:rsidRPr="00610A1C" w14:paraId="6D854042" w14:textId="77777777" w:rsidTr="00610A1C">
        <w:trPr>
          <w:trHeight w:val="300"/>
        </w:trPr>
        <w:tc>
          <w:tcPr>
            <w:tcW w:w="11983" w:type="dxa"/>
            <w:noWrap/>
            <w:hideMark/>
          </w:tcPr>
          <w:p w14:paraId="63CCAEFF" w14:textId="77777777" w:rsidR="00610A1C" w:rsidRPr="00610A1C" w:rsidRDefault="00610A1C">
            <w:r w:rsidRPr="00610A1C">
              <w:t>{(stbio1_top.dig_wrapper_LV.u_regmap_otp.gpio4_irq_sel == 1) &amp;&amp;  !pad_mux__path.scan_mode &amp;&amp; (pad_mux__path.mission_mode == 1)}</w:t>
            </w:r>
          </w:p>
        </w:tc>
        <w:tc>
          <w:tcPr>
            <w:tcW w:w="13077" w:type="dxa"/>
            <w:noWrap/>
            <w:hideMark/>
          </w:tcPr>
          <w:p w14:paraId="3E624DF8" w14:textId="77777777" w:rsidR="00610A1C" w:rsidRPr="00610A1C" w:rsidRDefault="00610A1C">
            <w:r w:rsidRPr="00610A1C">
              <w:t>stbio1_top.dig_wrapper_LV.u_fifo.irq_FIFO_U_M_IRQ_STATUS</w:t>
            </w:r>
          </w:p>
        </w:tc>
        <w:tc>
          <w:tcPr>
            <w:tcW w:w="4061" w:type="dxa"/>
            <w:noWrap/>
            <w:hideMark/>
          </w:tcPr>
          <w:p w14:paraId="5C55FB0F" w14:textId="77777777" w:rsidR="00610A1C" w:rsidRPr="00610A1C" w:rsidRDefault="00610A1C">
            <w:r w:rsidRPr="00610A1C">
              <w:t>stbio1_top.if_gpio4_out</w:t>
            </w:r>
          </w:p>
        </w:tc>
        <w:tc>
          <w:tcPr>
            <w:tcW w:w="2559" w:type="dxa"/>
            <w:noWrap/>
            <w:hideMark/>
          </w:tcPr>
          <w:p w14:paraId="698D51BA" w14:textId="738521D6" w:rsidR="00610A1C" w:rsidRPr="00610A1C" w:rsidRDefault="00610A1C">
            <w:r w:rsidRPr="00610A1C">
              <w:t>DDS_STBIO1</w:t>
            </w:r>
            <w:r w:rsidR="00ED633F" w:rsidRPr="00610A1C">
              <w:t>_GPIO4</w:t>
            </w:r>
            <w:r w:rsidRPr="00610A1C">
              <w:t>_309</w:t>
            </w:r>
          </w:p>
        </w:tc>
      </w:tr>
      <w:tr w:rsidR="00610A1C" w:rsidRPr="00610A1C" w14:paraId="6355DAE0" w14:textId="77777777" w:rsidTr="00610A1C">
        <w:trPr>
          <w:trHeight w:val="300"/>
        </w:trPr>
        <w:tc>
          <w:tcPr>
            <w:tcW w:w="11983" w:type="dxa"/>
            <w:noWrap/>
            <w:hideMark/>
          </w:tcPr>
          <w:p w14:paraId="2BFF0F33" w14:textId="77777777" w:rsidR="00610A1C" w:rsidRPr="00610A1C" w:rsidRDefault="00610A1C">
            <w:r w:rsidRPr="00610A1C">
              <w:lastRenderedPageBreak/>
              <w:t>{(stbio1_top.dig_wrapper_LV.u_regmap_otp.gpio1_irq_sel == 1) &amp;&amp;  !pad_mux__path.scan_mode &amp;&amp; (pad_mux__path.mission_mode == 1)  &amp;&amp; !pad_mux__path.ext_cap_en}</w:t>
            </w:r>
          </w:p>
        </w:tc>
        <w:tc>
          <w:tcPr>
            <w:tcW w:w="13077" w:type="dxa"/>
            <w:noWrap/>
            <w:hideMark/>
          </w:tcPr>
          <w:p w14:paraId="72F6EEAB" w14:textId="77777777" w:rsidR="00610A1C" w:rsidRPr="00610A1C" w:rsidRDefault="00610A1C">
            <w:r w:rsidRPr="00610A1C">
              <w:t>1'b0</w:t>
            </w:r>
          </w:p>
        </w:tc>
        <w:tc>
          <w:tcPr>
            <w:tcW w:w="4061" w:type="dxa"/>
            <w:noWrap/>
            <w:hideMark/>
          </w:tcPr>
          <w:p w14:paraId="062EF97B" w14:textId="77777777" w:rsidR="00610A1C" w:rsidRPr="00610A1C" w:rsidRDefault="00610A1C">
            <w:r w:rsidRPr="00610A1C">
              <w:t>stbio1_top.if_gpio1_en</w:t>
            </w:r>
          </w:p>
        </w:tc>
        <w:tc>
          <w:tcPr>
            <w:tcW w:w="2559" w:type="dxa"/>
            <w:noWrap/>
            <w:hideMark/>
          </w:tcPr>
          <w:p w14:paraId="532591C3" w14:textId="48D186A3" w:rsidR="00610A1C" w:rsidRPr="00610A1C" w:rsidRDefault="00610A1C">
            <w:r w:rsidRPr="00610A1C">
              <w:t>DDS_STBIO1</w:t>
            </w:r>
            <w:r w:rsidR="00002DDB" w:rsidRPr="00610A1C">
              <w:t>_GPIO1_EN</w:t>
            </w:r>
            <w:r w:rsidRPr="00610A1C">
              <w:t>_309</w:t>
            </w:r>
          </w:p>
        </w:tc>
      </w:tr>
      <w:tr w:rsidR="00610A1C" w:rsidRPr="00610A1C" w14:paraId="6BC71020" w14:textId="77777777" w:rsidTr="00610A1C">
        <w:trPr>
          <w:trHeight w:val="300"/>
        </w:trPr>
        <w:tc>
          <w:tcPr>
            <w:tcW w:w="11983" w:type="dxa"/>
            <w:noWrap/>
            <w:hideMark/>
          </w:tcPr>
          <w:p w14:paraId="6FBAB8EF" w14:textId="77777777" w:rsidR="00610A1C" w:rsidRPr="00610A1C" w:rsidRDefault="00610A1C">
            <w:r w:rsidRPr="00610A1C">
              <w:t>{(stbio1_top.dig_wrapper_LV.u_regmap_otp.gpio2_irq_sel == 1) &amp;&amp;  !pad_mux__path.scan_mode &amp;&amp; (pad_mux__path.mission_mode == 1)  &amp;&amp; !pad_mux__path.ext_cap_en}</w:t>
            </w:r>
          </w:p>
        </w:tc>
        <w:tc>
          <w:tcPr>
            <w:tcW w:w="13077" w:type="dxa"/>
            <w:noWrap/>
            <w:hideMark/>
          </w:tcPr>
          <w:p w14:paraId="6955A8CD" w14:textId="77777777" w:rsidR="00610A1C" w:rsidRPr="00610A1C" w:rsidRDefault="00610A1C">
            <w:r w:rsidRPr="00610A1C">
              <w:t>1'b0</w:t>
            </w:r>
          </w:p>
        </w:tc>
        <w:tc>
          <w:tcPr>
            <w:tcW w:w="4061" w:type="dxa"/>
            <w:noWrap/>
            <w:hideMark/>
          </w:tcPr>
          <w:p w14:paraId="1639A39B" w14:textId="77777777" w:rsidR="00610A1C" w:rsidRPr="00610A1C" w:rsidRDefault="00610A1C">
            <w:r w:rsidRPr="00610A1C">
              <w:t>stbio1_top.if_gpio2_en</w:t>
            </w:r>
          </w:p>
        </w:tc>
        <w:tc>
          <w:tcPr>
            <w:tcW w:w="2559" w:type="dxa"/>
            <w:noWrap/>
            <w:hideMark/>
          </w:tcPr>
          <w:p w14:paraId="3C4630B3" w14:textId="4218B481" w:rsidR="00610A1C" w:rsidRPr="00610A1C" w:rsidRDefault="00610A1C">
            <w:r w:rsidRPr="00610A1C">
              <w:t>DDS_STBIO1</w:t>
            </w:r>
            <w:r w:rsidR="00002DDB" w:rsidRPr="00610A1C">
              <w:t>_GPIO2_EN</w:t>
            </w:r>
            <w:r w:rsidRPr="00610A1C">
              <w:t>_309</w:t>
            </w:r>
          </w:p>
        </w:tc>
      </w:tr>
      <w:tr w:rsidR="00610A1C" w:rsidRPr="00610A1C" w14:paraId="46E0486F" w14:textId="77777777" w:rsidTr="00610A1C">
        <w:trPr>
          <w:trHeight w:val="300"/>
        </w:trPr>
        <w:tc>
          <w:tcPr>
            <w:tcW w:w="11983" w:type="dxa"/>
            <w:noWrap/>
            <w:hideMark/>
          </w:tcPr>
          <w:p w14:paraId="4EC2984E" w14:textId="77777777" w:rsidR="00610A1C" w:rsidRPr="00610A1C" w:rsidRDefault="00610A1C">
            <w:r w:rsidRPr="00610A1C">
              <w:t>{(stbio1_top.dig_wrapper_LV.u_regmap_otp.gpio3_irq_sel == 1) &amp;&amp;  !pad_mux__path.scan_mode &amp;&amp; (pad_mux__path.mission_mode == 1) }</w:t>
            </w:r>
          </w:p>
        </w:tc>
        <w:tc>
          <w:tcPr>
            <w:tcW w:w="13077" w:type="dxa"/>
            <w:noWrap/>
            <w:hideMark/>
          </w:tcPr>
          <w:p w14:paraId="1A59CBC5" w14:textId="77777777" w:rsidR="00610A1C" w:rsidRPr="00610A1C" w:rsidRDefault="00610A1C">
            <w:r w:rsidRPr="00610A1C">
              <w:t>1'b0</w:t>
            </w:r>
          </w:p>
        </w:tc>
        <w:tc>
          <w:tcPr>
            <w:tcW w:w="4061" w:type="dxa"/>
            <w:noWrap/>
            <w:hideMark/>
          </w:tcPr>
          <w:p w14:paraId="01EAF978" w14:textId="77777777" w:rsidR="00610A1C" w:rsidRPr="00610A1C" w:rsidRDefault="00610A1C">
            <w:r w:rsidRPr="00610A1C">
              <w:t>stbio1_top.if_gpio3_en</w:t>
            </w:r>
          </w:p>
        </w:tc>
        <w:tc>
          <w:tcPr>
            <w:tcW w:w="2559" w:type="dxa"/>
            <w:noWrap/>
            <w:hideMark/>
          </w:tcPr>
          <w:p w14:paraId="2E712D36" w14:textId="43021627" w:rsidR="00610A1C" w:rsidRPr="00610A1C" w:rsidRDefault="00610A1C">
            <w:r w:rsidRPr="00610A1C">
              <w:t>DDS_STBIO1</w:t>
            </w:r>
            <w:r w:rsidR="0006432B" w:rsidRPr="00610A1C">
              <w:t>_GPIO3_EN</w:t>
            </w:r>
            <w:r w:rsidRPr="00610A1C">
              <w:t>_309</w:t>
            </w:r>
          </w:p>
        </w:tc>
      </w:tr>
      <w:tr w:rsidR="00610A1C" w:rsidRPr="00610A1C" w14:paraId="524E0721" w14:textId="77777777" w:rsidTr="00610A1C">
        <w:trPr>
          <w:trHeight w:val="300"/>
        </w:trPr>
        <w:tc>
          <w:tcPr>
            <w:tcW w:w="11983" w:type="dxa"/>
            <w:noWrap/>
            <w:hideMark/>
          </w:tcPr>
          <w:p w14:paraId="2547B6AC" w14:textId="77777777" w:rsidR="00610A1C" w:rsidRPr="00610A1C" w:rsidRDefault="00610A1C">
            <w:r w:rsidRPr="00610A1C">
              <w:t>{(stbio1_top.dig_wrapper_LV.u_regmap_otp.gpio4_irq_sel == 1) &amp;&amp;  !pad_mux__path.scan_mode &amp;&amp; (pad_mux__path.mission_mode == 1)}</w:t>
            </w:r>
          </w:p>
        </w:tc>
        <w:tc>
          <w:tcPr>
            <w:tcW w:w="13077" w:type="dxa"/>
            <w:noWrap/>
            <w:hideMark/>
          </w:tcPr>
          <w:p w14:paraId="4B37B0FC" w14:textId="77777777" w:rsidR="00610A1C" w:rsidRPr="00610A1C" w:rsidRDefault="00610A1C">
            <w:r w:rsidRPr="00610A1C">
              <w:t>1'b0</w:t>
            </w:r>
          </w:p>
        </w:tc>
        <w:tc>
          <w:tcPr>
            <w:tcW w:w="4061" w:type="dxa"/>
            <w:noWrap/>
            <w:hideMark/>
          </w:tcPr>
          <w:p w14:paraId="328D9ED8" w14:textId="77777777" w:rsidR="00610A1C" w:rsidRPr="00610A1C" w:rsidRDefault="00610A1C">
            <w:r w:rsidRPr="00610A1C">
              <w:t>stbio1_top.if_gpio4_en</w:t>
            </w:r>
          </w:p>
        </w:tc>
        <w:tc>
          <w:tcPr>
            <w:tcW w:w="2559" w:type="dxa"/>
            <w:noWrap/>
            <w:hideMark/>
          </w:tcPr>
          <w:p w14:paraId="7E13A280" w14:textId="1BC3D654" w:rsidR="00610A1C" w:rsidRPr="00610A1C" w:rsidRDefault="00610A1C">
            <w:r w:rsidRPr="00610A1C">
              <w:t>DDS_STBIO1</w:t>
            </w:r>
            <w:r w:rsidR="0006432B" w:rsidRPr="00610A1C">
              <w:t>_GPIO4_EN</w:t>
            </w:r>
            <w:r w:rsidRPr="00610A1C">
              <w:t>_309</w:t>
            </w:r>
          </w:p>
        </w:tc>
      </w:tr>
      <w:tr w:rsidR="00610A1C" w:rsidRPr="00610A1C" w14:paraId="1934655A" w14:textId="77777777" w:rsidTr="00610A1C">
        <w:trPr>
          <w:trHeight w:val="300"/>
        </w:trPr>
        <w:tc>
          <w:tcPr>
            <w:tcW w:w="11983" w:type="dxa"/>
            <w:noWrap/>
            <w:hideMark/>
          </w:tcPr>
          <w:p w14:paraId="167455EE" w14:textId="77777777" w:rsidR="00610A1C" w:rsidRPr="00610A1C" w:rsidRDefault="00610A1C">
            <w:r w:rsidRPr="00610A1C">
              <w:t>{(stbio1_top.dig_wrapper_LV.u_regmap_otp.gpio1_irq_sel == 5) &amp;&amp;  !pad_mux__path.scan_mode &amp;&amp; (pad_mux__path.mission_mode == 1)  &amp;&amp; !pad_mux__path.ext_cap_en}</w:t>
            </w:r>
          </w:p>
        </w:tc>
        <w:tc>
          <w:tcPr>
            <w:tcW w:w="13077" w:type="dxa"/>
            <w:noWrap/>
            <w:hideMark/>
          </w:tcPr>
          <w:p w14:paraId="0811563E" w14:textId="77777777" w:rsidR="00610A1C" w:rsidRPr="00610A1C" w:rsidRDefault="00610A1C">
            <w:r w:rsidRPr="00610A1C">
              <w:t>stbio1_top.dig_wrapper_LV.u_regmap_otp.irq_TS_IRQ_ST</w:t>
            </w:r>
          </w:p>
        </w:tc>
        <w:tc>
          <w:tcPr>
            <w:tcW w:w="4061" w:type="dxa"/>
            <w:noWrap/>
            <w:hideMark/>
          </w:tcPr>
          <w:p w14:paraId="1C2646A4" w14:textId="77777777" w:rsidR="00610A1C" w:rsidRPr="00610A1C" w:rsidRDefault="00610A1C">
            <w:r w:rsidRPr="00610A1C">
              <w:t>stbio1_top.if_gpio1_out</w:t>
            </w:r>
          </w:p>
        </w:tc>
        <w:tc>
          <w:tcPr>
            <w:tcW w:w="2559" w:type="dxa"/>
            <w:noWrap/>
            <w:hideMark/>
          </w:tcPr>
          <w:p w14:paraId="0370CB50" w14:textId="27C45C71" w:rsidR="00610A1C" w:rsidRPr="00610A1C" w:rsidRDefault="00610A1C">
            <w:r w:rsidRPr="00610A1C">
              <w:t>DDS_STBIO1</w:t>
            </w:r>
            <w:r w:rsidR="0006432B" w:rsidRPr="00610A1C">
              <w:t>_GPIO1</w:t>
            </w:r>
            <w:r w:rsidRPr="00610A1C">
              <w:t>_313</w:t>
            </w:r>
          </w:p>
        </w:tc>
      </w:tr>
      <w:tr w:rsidR="00610A1C" w:rsidRPr="00610A1C" w14:paraId="18490490" w14:textId="77777777" w:rsidTr="00610A1C">
        <w:trPr>
          <w:trHeight w:val="300"/>
        </w:trPr>
        <w:tc>
          <w:tcPr>
            <w:tcW w:w="11983" w:type="dxa"/>
            <w:noWrap/>
            <w:hideMark/>
          </w:tcPr>
          <w:p w14:paraId="0A20E466" w14:textId="77777777" w:rsidR="00610A1C" w:rsidRPr="00610A1C" w:rsidRDefault="00610A1C">
            <w:r w:rsidRPr="00610A1C">
              <w:t>{(stbio1_top.dig_wrapper_LV.u_regmap_otp.gpio1_irq_sel == 5) &amp;&amp;  !pad_mux__path.scan_mode &amp;&amp; (pad_mux__path.mission_mode == 1)  &amp;&amp; !pad_mux__path.ext_cap_en}</w:t>
            </w:r>
          </w:p>
        </w:tc>
        <w:tc>
          <w:tcPr>
            <w:tcW w:w="13077" w:type="dxa"/>
            <w:noWrap/>
            <w:hideMark/>
          </w:tcPr>
          <w:p w14:paraId="2AE6C119" w14:textId="77777777" w:rsidR="00610A1C" w:rsidRPr="00610A1C" w:rsidRDefault="00610A1C">
            <w:r w:rsidRPr="00610A1C">
              <w:t>1'b0</w:t>
            </w:r>
          </w:p>
        </w:tc>
        <w:tc>
          <w:tcPr>
            <w:tcW w:w="4061" w:type="dxa"/>
            <w:noWrap/>
            <w:hideMark/>
          </w:tcPr>
          <w:p w14:paraId="718A9DB7" w14:textId="77777777" w:rsidR="00610A1C" w:rsidRPr="00610A1C" w:rsidRDefault="00610A1C">
            <w:r w:rsidRPr="00610A1C">
              <w:t>stbio1_top.if_gpio1_en</w:t>
            </w:r>
          </w:p>
        </w:tc>
        <w:tc>
          <w:tcPr>
            <w:tcW w:w="2559" w:type="dxa"/>
            <w:noWrap/>
            <w:hideMark/>
          </w:tcPr>
          <w:p w14:paraId="6DD17A2D" w14:textId="32E524DC" w:rsidR="00610A1C" w:rsidRPr="00610A1C" w:rsidRDefault="00610A1C">
            <w:r w:rsidRPr="00610A1C">
              <w:t>DDS_STBIO1</w:t>
            </w:r>
            <w:r w:rsidR="0006432B" w:rsidRPr="00610A1C">
              <w:t>_GPIO1_EN</w:t>
            </w:r>
            <w:r w:rsidRPr="00610A1C">
              <w:t>_313</w:t>
            </w:r>
          </w:p>
        </w:tc>
      </w:tr>
      <w:tr w:rsidR="00610A1C" w:rsidRPr="00610A1C" w14:paraId="54B4D9E1" w14:textId="77777777" w:rsidTr="00610A1C">
        <w:trPr>
          <w:trHeight w:val="300"/>
        </w:trPr>
        <w:tc>
          <w:tcPr>
            <w:tcW w:w="11983" w:type="dxa"/>
            <w:noWrap/>
            <w:hideMark/>
          </w:tcPr>
          <w:p w14:paraId="4440D7A9" w14:textId="77777777" w:rsidR="00610A1C" w:rsidRPr="00610A1C" w:rsidRDefault="00610A1C">
            <w:r w:rsidRPr="00610A1C">
              <w:lastRenderedPageBreak/>
              <w:t>{(stbio1_top.dig_wrapper_LV.u_regmap_otp.gpio2_irq_sel == 5) &amp;&amp;  !pad_mux__path.scan_mode &amp;&amp; (pad_mux__path.mission_mode == 1)  &amp;&amp; !pad_mux__path.ext_cap_en}</w:t>
            </w:r>
          </w:p>
        </w:tc>
        <w:tc>
          <w:tcPr>
            <w:tcW w:w="13077" w:type="dxa"/>
            <w:noWrap/>
            <w:hideMark/>
          </w:tcPr>
          <w:p w14:paraId="069E55F3" w14:textId="77777777" w:rsidR="00610A1C" w:rsidRPr="00610A1C" w:rsidRDefault="00610A1C">
            <w:r w:rsidRPr="00610A1C">
              <w:t>stbio1_top.dig_wrapper_LV.u_regmap_otp.irq_TS_IRQ_ST</w:t>
            </w:r>
          </w:p>
        </w:tc>
        <w:tc>
          <w:tcPr>
            <w:tcW w:w="4061" w:type="dxa"/>
            <w:noWrap/>
            <w:hideMark/>
          </w:tcPr>
          <w:p w14:paraId="0353FFCE" w14:textId="77777777" w:rsidR="00610A1C" w:rsidRPr="00610A1C" w:rsidRDefault="00610A1C">
            <w:r w:rsidRPr="00610A1C">
              <w:t>stbio1_top.if_gpio2_out</w:t>
            </w:r>
          </w:p>
        </w:tc>
        <w:tc>
          <w:tcPr>
            <w:tcW w:w="2559" w:type="dxa"/>
            <w:noWrap/>
            <w:hideMark/>
          </w:tcPr>
          <w:p w14:paraId="488941F9" w14:textId="48D5771E" w:rsidR="00610A1C" w:rsidRPr="00610A1C" w:rsidRDefault="00610A1C">
            <w:r w:rsidRPr="00610A1C">
              <w:t>DDS_STBIO1</w:t>
            </w:r>
            <w:r w:rsidR="0006432B" w:rsidRPr="00610A1C">
              <w:t>_GPIO2</w:t>
            </w:r>
            <w:r w:rsidRPr="00610A1C">
              <w:t>_313</w:t>
            </w:r>
          </w:p>
        </w:tc>
      </w:tr>
      <w:tr w:rsidR="00610A1C" w:rsidRPr="00610A1C" w14:paraId="62AF5D97" w14:textId="77777777" w:rsidTr="00610A1C">
        <w:trPr>
          <w:trHeight w:val="300"/>
        </w:trPr>
        <w:tc>
          <w:tcPr>
            <w:tcW w:w="11983" w:type="dxa"/>
            <w:noWrap/>
            <w:hideMark/>
          </w:tcPr>
          <w:p w14:paraId="39177736" w14:textId="77777777" w:rsidR="00610A1C" w:rsidRPr="00610A1C" w:rsidRDefault="00610A1C">
            <w:r w:rsidRPr="00610A1C">
              <w:t>{(stbio1_top.dig_wrapper_LV.u_regmap_otp.gpio2_irq_sel == 5) &amp;&amp;  !pad_mux__path.scan_mode &amp;&amp; (pad_mux__path.mission_mode == 1)  &amp;&amp; !pad_mux__path.ext_cap_en}</w:t>
            </w:r>
          </w:p>
        </w:tc>
        <w:tc>
          <w:tcPr>
            <w:tcW w:w="13077" w:type="dxa"/>
            <w:noWrap/>
            <w:hideMark/>
          </w:tcPr>
          <w:p w14:paraId="544530BA" w14:textId="77777777" w:rsidR="00610A1C" w:rsidRPr="00610A1C" w:rsidRDefault="00610A1C">
            <w:r w:rsidRPr="00610A1C">
              <w:t>1'b0</w:t>
            </w:r>
          </w:p>
        </w:tc>
        <w:tc>
          <w:tcPr>
            <w:tcW w:w="4061" w:type="dxa"/>
            <w:noWrap/>
            <w:hideMark/>
          </w:tcPr>
          <w:p w14:paraId="7D6B2ECD" w14:textId="77777777" w:rsidR="00610A1C" w:rsidRPr="00610A1C" w:rsidRDefault="00610A1C">
            <w:r w:rsidRPr="00610A1C">
              <w:t>stbio1_top.if_gpio2_en</w:t>
            </w:r>
          </w:p>
        </w:tc>
        <w:tc>
          <w:tcPr>
            <w:tcW w:w="2559" w:type="dxa"/>
            <w:noWrap/>
            <w:hideMark/>
          </w:tcPr>
          <w:p w14:paraId="13EF6982" w14:textId="4643D23C" w:rsidR="00610A1C" w:rsidRPr="00610A1C" w:rsidRDefault="00610A1C">
            <w:r w:rsidRPr="00610A1C">
              <w:t>DDS_STBIO1</w:t>
            </w:r>
            <w:r w:rsidR="0006432B" w:rsidRPr="00610A1C">
              <w:t>_GPIO2_EN</w:t>
            </w:r>
            <w:r w:rsidRPr="00610A1C">
              <w:t>_313</w:t>
            </w:r>
          </w:p>
        </w:tc>
      </w:tr>
      <w:tr w:rsidR="00610A1C" w:rsidRPr="00610A1C" w14:paraId="567D8C2F" w14:textId="77777777" w:rsidTr="00610A1C">
        <w:trPr>
          <w:trHeight w:val="300"/>
        </w:trPr>
        <w:tc>
          <w:tcPr>
            <w:tcW w:w="11983" w:type="dxa"/>
            <w:noWrap/>
            <w:hideMark/>
          </w:tcPr>
          <w:p w14:paraId="7CA660FD" w14:textId="77777777" w:rsidR="00610A1C" w:rsidRPr="00610A1C" w:rsidRDefault="00610A1C">
            <w:r w:rsidRPr="00610A1C">
              <w:t>{(stbio1_top.dig_wrapper_LV.u_regmap_otp.gpio3_irq_sel == 5) &amp;&amp;  !pad_mux__path.scan_mode &amp;&amp; (pad_mux__path.mission_mode == 1) }</w:t>
            </w:r>
          </w:p>
        </w:tc>
        <w:tc>
          <w:tcPr>
            <w:tcW w:w="13077" w:type="dxa"/>
            <w:noWrap/>
            <w:hideMark/>
          </w:tcPr>
          <w:p w14:paraId="15E3C2C6" w14:textId="77777777" w:rsidR="00610A1C" w:rsidRPr="00610A1C" w:rsidRDefault="00610A1C">
            <w:r w:rsidRPr="00610A1C">
              <w:t>stbio1_top.dig_wrapper_LV.u_regmap_otp.irq_TS_IRQ_ST</w:t>
            </w:r>
          </w:p>
        </w:tc>
        <w:tc>
          <w:tcPr>
            <w:tcW w:w="4061" w:type="dxa"/>
            <w:noWrap/>
            <w:hideMark/>
          </w:tcPr>
          <w:p w14:paraId="5DB3D8F4" w14:textId="77777777" w:rsidR="00610A1C" w:rsidRPr="00610A1C" w:rsidRDefault="00610A1C">
            <w:r w:rsidRPr="00610A1C">
              <w:t>stbio1_top.if_gpio3_out</w:t>
            </w:r>
          </w:p>
        </w:tc>
        <w:tc>
          <w:tcPr>
            <w:tcW w:w="2559" w:type="dxa"/>
            <w:noWrap/>
            <w:hideMark/>
          </w:tcPr>
          <w:p w14:paraId="5796FD3A" w14:textId="326BD75C" w:rsidR="00610A1C" w:rsidRPr="00610A1C" w:rsidRDefault="00610A1C">
            <w:r w:rsidRPr="00610A1C">
              <w:t>DDS_STBIO1</w:t>
            </w:r>
            <w:r w:rsidR="0006432B" w:rsidRPr="00610A1C">
              <w:t>_GPIO3</w:t>
            </w:r>
            <w:r w:rsidRPr="00610A1C">
              <w:t>_313</w:t>
            </w:r>
          </w:p>
        </w:tc>
      </w:tr>
      <w:tr w:rsidR="00610A1C" w:rsidRPr="00610A1C" w14:paraId="236A0D67" w14:textId="77777777" w:rsidTr="00610A1C">
        <w:trPr>
          <w:trHeight w:val="300"/>
        </w:trPr>
        <w:tc>
          <w:tcPr>
            <w:tcW w:w="11983" w:type="dxa"/>
            <w:noWrap/>
            <w:hideMark/>
          </w:tcPr>
          <w:p w14:paraId="2977D96B" w14:textId="77777777" w:rsidR="00610A1C" w:rsidRPr="00610A1C" w:rsidRDefault="00610A1C">
            <w:r w:rsidRPr="00610A1C">
              <w:t>{(stbio1_top.dig_wrapper_LV.u_regmap_otp.gpio3_irq_sel == 5) &amp;&amp;  !pad_mux__path.scan_mode &amp;&amp; (pad_mux__path.mission_mode == 1) }</w:t>
            </w:r>
          </w:p>
        </w:tc>
        <w:tc>
          <w:tcPr>
            <w:tcW w:w="13077" w:type="dxa"/>
            <w:noWrap/>
            <w:hideMark/>
          </w:tcPr>
          <w:p w14:paraId="75DC9863" w14:textId="77777777" w:rsidR="00610A1C" w:rsidRPr="00610A1C" w:rsidRDefault="00610A1C">
            <w:r w:rsidRPr="00610A1C">
              <w:t>1'b0</w:t>
            </w:r>
          </w:p>
        </w:tc>
        <w:tc>
          <w:tcPr>
            <w:tcW w:w="4061" w:type="dxa"/>
            <w:noWrap/>
            <w:hideMark/>
          </w:tcPr>
          <w:p w14:paraId="2ACF08D9" w14:textId="77777777" w:rsidR="00610A1C" w:rsidRPr="00610A1C" w:rsidRDefault="00610A1C">
            <w:r w:rsidRPr="00610A1C">
              <w:t>stbio1_top.if_gpio3_en</w:t>
            </w:r>
          </w:p>
        </w:tc>
        <w:tc>
          <w:tcPr>
            <w:tcW w:w="2559" w:type="dxa"/>
            <w:noWrap/>
            <w:hideMark/>
          </w:tcPr>
          <w:p w14:paraId="63934279" w14:textId="40B6F78E" w:rsidR="00610A1C" w:rsidRPr="00610A1C" w:rsidRDefault="00610A1C">
            <w:r w:rsidRPr="00610A1C">
              <w:t>DDS_STBIO1</w:t>
            </w:r>
            <w:r w:rsidR="0006432B" w:rsidRPr="00610A1C">
              <w:t>_GPIO3_EN</w:t>
            </w:r>
            <w:r w:rsidRPr="00610A1C">
              <w:t>_313</w:t>
            </w:r>
          </w:p>
        </w:tc>
      </w:tr>
      <w:tr w:rsidR="00610A1C" w:rsidRPr="00610A1C" w14:paraId="69758643" w14:textId="77777777" w:rsidTr="00610A1C">
        <w:trPr>
          <w:trHeight w:val="300"/>
        </w:trPr>
        <w:tc>
          <w:tcPr>
            <w:tcW w:w="11983" w:type="dxa"/>
            <w:noWrap/>
            <w:hideMark/>
          </w:tcPr>
          <w:p w14:paraId="3690DC0B" w14:textId="77777777" w:rsidR="00610A1C" w:rsidRPr="00610A1C" w:rsidRDefault="00610A1C">
            <w:r w:rsidRPr="00610A1C">
              <w:t>{(stbio1_top.dig_wrapper_LV.u_regmap_otp.gpio4_irq_sel == 5) &amp;&amp;  !pad_mux__path.scan_mode &amp;&amp; (pad_mux__path.mission_mode == 1)}</w:t>
            </w:r>
          </w:p>
        </w:tc>
        <w:tc>
          <w:tcPr>
            <w:tcW w:w="13077" w:type="dxa"/>
            <w:noWrap/>
            <w:hideMark/>
          </w:tcPr>
          <w:p w14:paraId="6E56719A" w14:textId="77777777" w:rsidR="00610A1C" w:rsidRPr="00610A1C" w:rsidRDefault="00610A1C">
            <w:r w:rsidRPr="00610A1C">
              <w:t>stbio1_top.dig_wrapper_LV.u_regmap_otp.irq_TS_IRQ_ST</w:t>
            </w:r>
          </w:p>
        </w:tc>
        <w:tc>
          <w:tcPr>
            <w:tcW w:w="4061" w:type="dxa"/>
            <w:noWrap/>
            <w:hideMark/>
          </w:tcPr>
          <w:p w14:paraId="05511876" w14:textId="77777777" w:rsidR="00610A1C" w:rsidRPr="00610A1C" w:rsidRDefault="00610A1C">
            <w:r w:rsidRPr="00610A1C">
              <w:t>stbio1_top.if_gpio4_out</w:t>
            </w:r>
          </w:p>
        </w:tc>
        <w:tc>
          <w:tcPr>
            <w:tcW w:w="2559" w:type="dxa"/>
            <w:noWrap/>
            <w:hideMark/>
          </w:tcPr>
          <w:p w14:paraId="13240F8E" w14:textId="1F0CDE23" w:rsidR="00610A1C" w:rsidRPr="00610A1C" w:rsidRDefault="00610A1C">
            <w:r w:rsidRPr="00610A1C">
              <w:t>DDS_STBIO1</w:t>
            </w:r>
            <w:r w:rsidR="0006432B" w:rsidRPr="00610A1C">
              <w:t>_GPIO4</w:t>
            </w:r>
            <w:r w:rsidRPr="00610A1C">
              <w:t>_313</w:t>
            </w:r>
          </w:p>
        </w:tc>
      </w:tr>
      <w:tr w:rsidR="00610A1C" w:rsidRPr="00610A1C" w14:paraId="73CD0498" w14:textId="77777777" w:rsidTr="00610A1C">
        <w:trPr>
          <w:trHeight w:val="300"/>
        </w:trPr>
        <w:tc>
          <w:tcPr>
            <w:tcW w:w="11983" w:type="dxa"/>
            <w:noWrap/>
            <w:hideMark/>
          </w:tcPr>
          <w:p w14:paraId="5CACA3B6" w14:textId="77777777" w:rsidR="00610A1C" w:rsidRPr="00610A1C" w:rsidRDefault="00610A1C">
            <w:r w:rsidRPr="00610A1C">
              <w:t>{(stbio1_top.dig_wrapper_LV.u_regmap_otp.gpio4_irq_sel == 5) &amp;&amp;  !pad_mux__path.scan_mode &amp;&amp; (pad_mux__path.mission_mode == 1)}</w:t>
            </w:r>
          </w:p>
        </w:tc>
        <w:tc>
          <w:tcPr>
            <w:tcW w:w="13077" w:type="dxa"/>
            <w:noWrap/>
            <w:hideMark/>
          </w:tcPr>
          <w:p w14:paraId="6611621E" w14:textId="77777777" w:rsidR="00610A1C" w:rsidRPr="00610A1C" w:rsidRDefault="00610A1C">
            <w:r w:rsidRPr="00610A1C">
              <w:t>1'b0</w:t>
            </w:r>
          </w:p>
        </w:tc>
        <w:tc>
          <w:tcPr>
            <w:tcW w:w="4061" w:type="dxa"/>
            <w:noWrap/>
            <w:hideMark/>
          </w:tcPr>
          <w:p w14:paraId="43EE1368" w14:textId="77777777" w:rsidR="00610A1C" w:rsidRPr="00610A1C" w:rsidRDefault="00610A1C">
            <w:r w:rsidRPr="00610A1C">
              <w:t>stbio1_top.if_gpio4_en</w:t>
            </w:r>
          </w:p>
        </w:tc>
        <w:tc>
          <w:tcPr>
            <w:tcW w:w="2559" w:type="dxa"/>
            <w:noWrap/>
            <w:hideMark/>
          </w:tcPr>
          <w:p w14:paraId="1F6B55F3" w14:textId="24E001EF" w:rsidR="00610A1C" w:rsidRPr="00610A1C" w:rsidRDefault="00610A1C">
            <w:r w:rsidRPr="00610A1C">
              <w:t>DDS_STBIO1</w:t>
            </w:r>
            <w:r w:rsidR="0006432B" w:rsidRPr="00610A1C">
              <w:t>_GPIO4_EN</w:t>
            </w:r>
            <w:r w:rsidRPr="00610A1C">
              <w:t>_313</w:t>
            </w:r>
          </w:p>
        </w:tc>
      </w:tr>
      <w:tr w:rsidR="00610A1C" w:rsidRPr="00610A1C" w14:paraId="548FEC62" w14:textId="77777777" w:rsidTr="00610A1C">
        <w:trPr>
          <w:trHeight w:val="300"/>
        </w:trPr>
        <w:tc>
          <w:tcPr>
            <w:tcW w:w="11983" w:type="dxa"/>
            <w:noWrap/>
            <w:hideMark/>
          </w:tcPr>
          <w:p w14:paraId="1B3639B3" w14:textId="77777777" w:rsidR="00610A1C" w:rsidRPr="00610A1C" w:rsidRDefault="00610A1C">
            <w:r w:rsidRPr="00610A1C">
              <w:t>{(stbio1_top.dig_wrapper_LV.u_regmap_otp.gpio1_irq_sel == 4) &amp;&amp;  !pad_mux__path.scan_mode &amp;&amp; (pad_mux__path.mission_mo</w:t>
            </w:r>
            <w:r w:rsidRPr="00610A1C">
              <w:lastRenderedPageBreak/>
              <w:t>de == 1)  &amp;&amp; !pad_mux__path.ext_cap_en}</w:t>
            </w:r>
          </w:p>
        </w:tc>
        <w:tc>
          <w:tcPr>
            <w:tcW w:w="13077" w:type="dxa"/>
            <w:noWrap/>
            <w:hideMark/>
          </w:tcPr>
          <w:p w14:paraId="0A5052E2" w14:textId="77777777" w:rsidR="00610A1C" w:rsidRPr="00610A1C" w:rsidRDefault="00610A1C">
            <w:r w:rsidRPr="00610A1C">
              <w:lastRenderedPageBreak/>
              <w:t>stbio1_top.dig_wrapper_LV.u_main_controller_top.o_error_time_slot</w:t>
            </w:r>
          </w:p>
        </w:tc>
        <w:tc>
          <w:tcPr>
            <w:tcW w:w="4061" w:type="dxa"/>
            <w:noWrap/>
            <w:hideMark/>
          </w:tcPr>
          <w:p w14:paraId="46886D2F" w14:textId="77777777" w:rsidR="00610A1C" w:rsidRPr="00610A1C" w:rsidRDefault="00610A1C">
            <w:r w:rsidRPr="00610A1C">
              <w:t>stbio1_top.if_gpio1_out</w:t>
            </w:r>
          </w:p>
        </w:tc>
        <w:tc>
          <w:tcPr>
            <w:tcW w:w="2559" w:type="dxa"/>
            <w:noWrap/>
            <w:hideMark/>
          </w:tcPr>
          <w:p w14:paraId="7AD1900B" w14:textId="6E5B7076" w:rsidR="00610A1C" w:rsidRPr="00610A1C" w:rsidRDefault="00610A1C">
            <w:r w:rsidRPr="00610A1C">
              <w:t>DDS_STBIO1</w:t>
            </w:r>
            <w:r w:rsidR="0006432B" w:rsidRPr="00610A1C">
              <w:t>_GPIO1</w:t>
            </w:r>
            <w:r w:rsidRPr="00610A1C">
              <w:t>_312</w:t>
            </w:r>
          </w:p>
        </w:tc>
      </w:tr>
      <w:tr w:rsidR="00610A1C" w:rsidRPr="00610A1C" w14:paraId="1CC6197A" w14:textId="77777777" w:rsidTr="00610A1C">
        <w:trPr>
          <w:trHeight w:val="300"/>
        </w:trPr>
        <w:tc>
          <w:tcPr>
            <w:tcW w:w="11983" w:type="dxa"/>
            <w:noWrap/>
            <w:hideMark/>
          </w:tcPr>
          <w:p w14:paraId="306C4524" w14:textId="77777777" w:rsidR="00610A1C" w:rsidRPr="00610A1C" w:rsidRDefault="00610A1C">
            <w:r w:rsidRPr="00610A1C">
              <w:t>{(stbio1_top.dig_wrapper_LV.u_regmap_otp.gpio1_irq_sel == 4) &amp;&amp;  !pad_mux__path.scan_mode &amp;&amp; (pad_mux__path.mission_mode == 1)  &amp;&amp; !pad_mux__path.ext_cap_en}</w:t>
            </w:r>
          </w:p>
        </w:tc>
        <w:tc>
          <w:tcPr>
            <w:tcW w:w="13077" w:type="dxa"/>
            <w:noWrap/>
            <w:hideMark/>
          </w:tcPr>
          <w:p w14:paraId="44A5523D" w14:textId="77777777" w:rsidR="00610A1C" w:rsidRPr="00610A1C" w:rsidRDefault="00610A1C">
            <w:r w:rsidRPr="00610A1C">
              <w:t>1'b0</w:t>
            </w:r>
          </w:p>
        </w:tc>
        <w:tc>
          <w:tcPr>
            <w:tcW w:w="4061" w:type="dxa"/>
            <w:noWrap/>
            <w:hideMark/>
          </w:tcPr>
          <w:p w14:paraId="1550D809" w14:textId="77777777" w:rsidR="00610A1C" w:rsidRPr="00610A1C" w:rsidRDefault="00610A1C">
            <w:r w:rsidRPr="00610A1C">
              <w:t>stbio1_top.if_gpio1_en</w:t>
            </w:r>
          </w:p>
        </w:tc>
        <w:tc>
          <w:tcPr>
            <w:tcW w:w="2559" w:type="dxa"/>
            <w:noWrap/>
            <w:hideMark/>
          </w:tcPr>
          <w:p w14:paraId="597C9DFF" w14:textId="266C5405" w:rsidR="00610A1C" w:rsidRPr="00610A1C" w:rsidRDefault="00610A1C">
            <w:r w:rsidRPr="00610A1C">
              <w:t>DDS_STBIO1</w:t>
            </w:r>
            <w:r w:rsidR="00114117" w:rsidRPr="00610A1C">
              <w:t>_GPIO1_EN</w:t>
            </w:r>
            <w:r w:rsidRPr="00610A1C">
              <w:t>_312</w:t>
            </w:r>
          </w:p>
        </w:tc>
      </w:tr>
      <w:tr w:rsidR="00610A1C" w:rsidRPr="00610A1C" w14:paraId="34A98CD7" w14:textId="77777777" w:rsidTr="00610A1C">
        <w:trPr>
          <w:trHeight w:val="300"/>
        </w:trPr>
        <w:tc>
          <w:tcPr>
            <w:tcW w:w="11983" w:type="dxa"/>
            <w:noWrap/>
            <w:hideMark/>
          </w:tcPr>
          <w:p w14:paraId="76CC2EFD" w14:textId="77777777" w:rsidR="00610A1C" w:rsidRPr="00610A1C" w:rsidRDefault="00610A1C">
            <w:r w:rsidRPr="00610A1C">
              <w:t>{(stbio1_top.dig_wrapper_LV.u_regmap_otp.gpio2_irq_sel == 4) &amp;&amp;  !pad_mux__path.scan_mode &amp;&amp; (pad_mux__path.mission_mode == 1)  &amp;&amp; !pad_mux__path.ext_cap_en}</w:t>
            </w:r>
          </w:p>
        </w:tc>
        <w:tc>
          <w:tcPr>
            <w:tcW w:w="13077" w:type="dxa"/>
            <w:noWrap/>
            <w:hideMark/>
          </w:tcPr>
          <w:p w14:paraId="12339FAB" w14:textId="77777777" w:rsidR="00610A1C" w:rsidRPr="00610A1C" w:rsidRDefault="00610A1C">
            <w:r w:rsidRPr="00610A1C">
              <w:t>stbio1_top.dig_wrapper_LV.u_main_controller_top.o_error_time_slot</w:t>
            </w:r>
          </w:p>
        </w:tc>
        <w:tc>
          <w:tcPr>
            <w:tcW w:w="4061" w:type="dxa"/>
            <w:noWrap/>
            <w:hideMark/>
          </w:tcPr>
          <w:p w14:paraId="61810B0E" w14:textId="77777777" w:rsidR="00610A1C" w:rsidRPr="00610A1C" w:rsidRDefault="00610A1C">
            <w:r w:rsidRPr="00610A1C">
              <w:t>stbio1_top.if_gpio2_out</w:t>
            </w:r>
          </w:p>
        </w:tc>
        <w:tc>
          <w:tcPr>
            <w:tcW w:w="2559" w:type="dxa"/>
            <w:noWrap/>
            <w:hideMark/>
          </w:tcPr>
          <w:p w14:paraId="2E92112C" w14:textId="0E507775" w:rsidR="00610A1C" w:rsidRPr="00610A1C" w:rsidRDefault="00610A1C">
            <w:r w:rsidRPr="00610A1C">
              <w:t>DDS_STBIO1</w:t>
            </w:r>
            <w:r w:rsidR="00114117" w:rsidRPr="00610A1C">
              <w:t>_GPIO2</w:t>
            </w:r>
            <w:r w:rsidRPr="00610A1C">
              <w:t>_312</w:t>
            </w:r>
          </w:p>
        </w:tc>
      </w:tr>
      <w:tr w:rsidR="00610A1C" w:rsidRPr="00610A1C" w14:paraId="559238CC" w14:textId="77777777" w:rsidTr="00610A1C">
        <w:trPr>
          <w:trHeight w:val="300"/>
        </w:trPr>
        <w:tc>
          <w:tcPr>
            <w:tcW w:w="11983" w:type="dxa"/>
            <w:noWrap/>
            <w:hideMark/>
          </w:tcPr>
          <w:p w14:paraId="678CF55C" w14:textId="77777777" w:rsidR="00610A1C" w:rsidRPr="00610A1C" w:rsidRDefault="00610A1C">
            <w:r w:rsidRPr="00610A1C">
              <w:t>{(stbio1_top.dig_wrapper_LV.u_regmap_otp.gpio2_irq_sel == 4) &amp;&amp;  !pad_mux__path.scan_mode &amp;&amp; (pad_mux__path.mission_mode == 1)  &amp;&amp; !pad_mux__path.ext_cap_en}</w:t>
            </w:r>
          </w:p>
        </w:tc>
        <w:tc>
          <w:tcPr>
            <w:tcW w:w="13077" w:type="dxa"/>
            <w:noWrap/>
            <w:hideMark/>
          </w:tcPr>
          <w:p w14:paraId="25ADC1C9" w14:textId="77777777" w:rsidR="00610A1C" w:rsidRPr="00610A1C" w:rsidRDefault="00610A1C">
            <w:r w:rsidRPr="00610A1C">
              <w:t>1'b0</w:t>
            </w:r>
          </w:p>
        </w:tc>
        <w:tc>
          <w:tcPr>
            <w:tcW w:w="4061" w:type="dxa"/>
            <w:noWrap/>
            <w:hideMark/>
          </w:tcPr>
          <w:p w14:paraId="15EFFD0F" w14:textId="77777777" w:rsidR="00610A1C" w:rsidRPr="00610A1C" w:rsidRDefault="00610A1C">
            <w:r w:rsidRPr="00610A1C">
              <w:t>stbio1_top.if_gpio2_en</w:t>
            </w:r>
          </w:p>
        </w:tc>
        <w:tc>
          <w:tcPr>
            <w:tcW w:w="2559" w:type="dxa"/>
            <w:noWrap/>
            <w:hideMark/>
          </w:tcPr>
          <w:p w14:paraId="32CBF567" w14:textId="41850061" w:rsidR="00610A1C" w:rsidRPr="00610A1C" w:rsidRDefault="00610A1C">
            <w:r w:rsidRPr="00610A1C">
              <w:t>DDS_STBIO1</w:t>
            </w:r>
            <w:r w:rsidR="00114117" w:rsidRPr="00610A1C">
              <w:t>_GPIO2_EN</w:t>
            </w:r>
            <w:r w:rsidRPr="00610A1C">
              <w:t>_312</w:t>
            </w:r>
          </w:p>
        </w:tc>
      </w:tr>
      <w:tr w:rsidR="00610A1C" w:rsidRPr="00610A1C" w14:paraId="5A1C46E7" w14:textId="77777777" w:rsidTr="00610A1C">
        <w:trPr>
          <w:trHeight w:val="300"/>
        </w:trPr>
        <w:tc>
          <w:tcPr>
            <w:tcW w:w="11983" w:type="dxa"/>
            <w:noWrap/>
            <w:hideMark/>
          </w:tcPr>
          <w:p w14:paraId="6599D5C8" w14:textId="77777777" w:rsidR="00610A1C" w:rsidRPr="00610A1C" w:rsidRDefault="00610A1C">
            <w:r w:rsidRPr="00610A1C">
              <w:t>{(stbio1_top.dig_wrapper_LV.u_regmap_otp.gpio3_irq_sel == 4) &amp;&amp;  !pad_mux__path.scan_mode &amp;&amp; (pad_mux__path.mission_mode == 1) }</w:t>
            </w:r>
          </w:p>
        </w:tc>
        <w:tc>
          <w:tcPr>
            <w:tcW w:w="13077" w:type="dxa"/>
            <w:noWrap/>
            <w:hideMark/>
          </w:tcPr>
          <w:p w14:paraId="59AB342B" w14:textId="77777777" w:rsidR="00610A1C" w:rsidRPr="00610A1C" w:rsidRDefault="00610A1C">
            <w:r w:rsidRPr="00610A1C">
              <w:t>stbio1_top.dig_wrapper_LV.u_main_controller_top.o_error_time_slot</w:t>
            </w:r>
          </w:p>
        </w:tc>
        <w:tc>
          <w:tcPr>
            <w:tcW w:w="4061" w:type="dxa"/>
            <w:noWrap/>
            <w:hideMark/>
          </w:tcPr>
          <w:p w14:paraId="17FD3FA6" w14:textId="77777777" w:rsidR="00610A1C" w:rsidRPr="00610A1C" w:rsidRDefault="00610A1C">
            <w:r w:rsidRPr="00610A1C">
              <w:t>stbio1_top.if_gpio3_out</w:t>
            </w:r>
          </w:p>
        </w:tc>
        <w:tc>
          <w:tcPr>
            <w:tcW w:w="2559" w:type="dxa"/>
            <w:noWrap/>
            <w:hideMark/>
          </w:tcPr>
          <w:p w14:paraId="697F779A" w14:textId="0ED6DF63" w:rsidR="00610A1C" w:rsidRPr="00610A1C" w:rsidRDefault="00610A1C">
            <w:r w:rsidRPr="00610A1C">
              <w:t>DDS_STBIO1</w:t>
            </w:r>
            <w:r w:rsidR="00114117" w:rsidRPr="00610A1C">
              <w:t>_GPIO3</w:t>
            </w:r>
            <w:r w:rsidRPr="00610A1C">
              <w:t>_312</w:t>
            </w:r>
          </w:p>
        </w:tc>
      </w:tr>
      <w:tr w:rsidR="00610A1C" w:rsidRPr="00610A1C" w14:paraId="69946379" w14:textId="77777777" w:rsidTr="00610A1C">
        <w:trPr>
          <w:trHeight w:val="300"/>
        </w:trPr>
        <w:tc>
          <w:tcPr>
            <w:tcW w:w="11983" w:type="dxa"/>
            <w:noWrap/>
            <w:hideMark/>
          </w:tcPr>
          <w:p w14:paraId="09D904B5" w14:textId="77777777" w:rsidR="00610A1C" w:rsidRPr="00610A1C" w:rsidRDefault="00610A1C">
            <w:r w:rsidRPr="00610A1C">
              <w:t>{(stbio1_top.dig_wrapper_LV.u_regmap_otp.gpio3_irq_sel == 4) &amp;&amp;  !pad_mux__path.scan_mode &amp;&amp; (pad_mux__path.mission_mode == 1) }</w:t>
            </w:r>
          </w:p>
        </w:tc>
        <w:tc>
          <w:tcPr>
            <w:tcW w:w="13077" w:type="dxa"/>
            <w:noWrap/>
            <w:hideMark/>
          </w:tcPr>
          <w:p w14:paraId="65963FBC" w14:textId="77777777" w:rsidR="00610A1C" w:rsidRPr="00610A1C" w:rsidRDefault="00610A1C">
            <w:r w:rsidRPr="00610A1C">
              <w:t>1'b0</w:t>
            </w:r>
          </w:p>
        </w:tc>
        <w:tc>
          <w:tcPr>
            <w:tcW w:w="4061" w:type="dxa"/>
            <w:noWrap/>
            <w:hideMark/>
          </w:tcPr>
          <w:p w14:paraId="5018010A" w14:textId="77777777" w:rsidR="00610A1C" w:rsidRPr="00610A1C" w:rsidRDefault="00610A1C">
            <w:r w:rsidRPr="00610A1C">
              <w:t>stbio1_top.if_gpio3_en</w:t>
            </w:r>
          </w:p>
        </w:tc>
        <w:tc>
          <w:tcPr>
            <w:tcW w:w="2559" w:type="dxa"/>
            <w:noWrap/>
            <w:hideMark/>
          </w:tcPr>
          <w:p w14:paraId="43ECAC22" w14:textId="04796E31" w:rsidR="00610A1C" w:rsidRPr="00610A1C" w:rsidRDefault="00610A1C">
            <w:r w:rsidRPr="00610A1C">
              <w:t>DDS_STBIO1</w:t>
            </w:r>
            <w:r w:rsidR="00114117" w:rsidRPr="00610A1C">
              <w:t>_GPIO3_EN</w:t>
            </w:r>
            <w:r w:rsidRPr="00610A1C">
              <w:t>_312</w:t>
            </w:r>
          </w:p>
        </w:tc>
      </w:tr>
      <w:tr w:rsidR="00610A1C" w:rsidRPr="00610A1C" w14:paraId="5E6D6887" w14:textId="77777777" w:rsidTr="00610A1C">
        <w:trPr>
          <w:trHeight w:val="300"/>
        </w:trPr>
        <w:tc>
          <w:tcPr>
            <w:tcW w:w="11983" w:type="dxa"/>
            <w:noWrap/>
            <w:hideMark/>
          </w:tcPr>
          <w:p w14:paraId="7CB911F6" w14:textId="77777777" w:rsidR="00610A1C" w:rsidRPr="00610A1C" w:rsidRDefault="00610A1C">
            <w:r w:rsidRPr="00610A1C">
              <w:t>{(stbio1_top.dig_wrapper_LV.u_regmap_otp.gpio4_irq_sel == 4) &amp;&amp;  !pad_mux__path.scan_mode &amp;&amp; (pad_mux__path.mission_mode == 1)}</w:t>
            </w:r>
          </w:p>
        </w:tc>
        <w:tc>
          <w:tcPr>
            <w:tcW w:w="13077" w:type="dxa"/>
            <w:noWrap/>
            <w:hideMark/>
          </w:tcPr>
          <w:p w14:paraId="62F317FB" w14:textId="77777777" w:rsidR="00610A1C" w:rsidRPr="00610A1C" w:rsidRDefault="00610A1C">
            <w:r w:rsidRPr="00610A1C">
              <w:t>stbio1_top.dig_wrapper_LV.u_main_controller_top.o_error_time_slot</w:t>
            </w:r>
          </w:p>
        </w:tc>
        <w:tc>
          <w:tcPr>
            <w:tcW w:w="4061" w:type="dxa"/>
            <w:noWrap/>
            <w:hideMark/>
          </w:tcPr>
          <w:p w14:paraId="22EBDDB7" w14:textId="77777777" w:rsidR="00610A1C" w:rsidRPr="00610A1C" w:rsidRDefault="00610A1C">
            <w:r w:rsidRPr="00610A1C">
              <w:t>stbio1_top.if_gpio4_out</w:t>
            </w:r>
          </w:p>
        </w:tc>
        <w:tc>
          <w:tcPr>
            <w:tcW w:w="2559" w:type="dxa"/>
            <w:noWrap/>
            <w:hideMark/>
          </w:tcPr>
          <w:p w14:paraId="4DA56DAD" w14:textId="46FB6BBC" w:rsidR="00610A1C" w:rsidRPr="00610A1C" w:rsidRDefault="00610A1C">
            <w:r w:rsidRPr="00610A1C">
              <w:t>DDS_STBIO1</w:t>
            </w:r>
            <w:r w:rsidR="00114117" w:rsidRPr="00610A1C">
              <w:t>_GPIO4</w:t>
            </w:r>
            <w:r w:rsidRPr="00610A1C">
              <w:t>_312</w:t>
            </w:r>
          </w:p>
        </w:tc>
      </w:tr>
      <w:tr w:rsidR="00610A1C" w:rsidRPr="00610A1C" w14:paraId="33A5A1E7" w14:textId="77777777" w:rsidTr="00610A1C">
        <w:trPr>
          <w:trHeight w:val="300"/>
        </w:trPr>
        <w:tc>
          <w:tcPr>
            <w:tcW w:w="11983" w:type="dxa"/>
            <w:noWrap/>
            <w:hideMark/>
          </w:tcPr>
          <w:p w14:paraId="264FE55A" w14:textId="77777777" w:rsidR="00610A1C" w:rsidRPr="00610A1C" w:rsidRDefault="00610A1C">
            <w:r w:rsidRPr="00610A1C">
              <w:lastRenderedPageBreak/>
              <w:t>{(stbio1_top.dig_wrapper_LV.u_regmap_otp.gpio4_irq_sel == 4) &amp;&amp;  !pad_mux__path.scan_mode &amp;&amp; (pad_mux__path.mission_mode == 1)}</w:t>
            </w:r>
          </w:p>
        </w:tc>
        <w:tc>
          <w:tcPr>
            <w:tcW w:w="13077" w:type="dxa"/>
            <w:noWrap/>
            <w:hideMark/>
          </w:tcPr>
          <w:p w14:paraId="621E6D28" w14:textId="77777777" w:rsidR="00610A1C" w:rsidRPr="00610A1C" w:rsidRDefault="00610A1C">
            <w:r w:rsidRPr="00610A1C">
              <w:t>1'b0</w:t>
            </w:r>
          </w:p>
        </w:tc>
        <w:tc>
          <w:tcPr>
            <w:tcW w:w="4061" w:type="dxa"/>
            <w:noWrap/>
            <w:hideMark/>
          </w:tcPr>
          <w:p w14:paraId="444E91F7" w14:textId="77777777" w:rsidR="00610A1C" w:rsidRPr="00610A1C" w:rsidRDefault="00610A1C">
            <w:r w:rsidRPr="00610A1C">
              <w:t>stbio1_top.if_gpio4_en</w:t>
            </w:r>
          </w:p>
        </w:tc>
        <w:tc>
          <w:tcPr>
            <w:tcW w:w="2559" w:type="dxa"/>
            <w:noWrap/>
            <w:hideMark/>
          </w:tcPr>
          <w:p w14:paraId="154282EE" w14:textId="311818BA" w:rsidR="00610A1C" w:rsidRPr="00610A1C" w:rsidRDefault="00610A1C">
            <w:r w:rsidRPr="00610A1C">
              <w:t>DDS_STBIO1</w:t>
            </w:r>
            <w:r w:rsidR="00114117" w:rsidRPr="00610A1C">
              <w:t>_GPIO4_EN</w:t>
            </w:r>
            <w:r w:rsidRPr="00610A1C">
              <w:t>_312</w:t>
            </w:r>
          </w:p>
        </w:tc>
      </w:tr>
      <w:tr w:rsidR="00610A1C" w:rsidRPr="00610A1C" w14:paraId="780E5466" w14:textId="77777777" w:rsidTr="00610A1C">
        <w:trPr>
          <w:trHeight w:val="300"/>
        </w:trPr>
        <w:tc>
          <w:tcPr>
            <w:tcW w:w="11983" w:type="dxa"/>
            <w:noWrap/>
            <w:hideMark/>
          </w:tcPr>
          <w:p w14:paraId="7440F2A8" w14:textId="77777777" w:rsidR="00610A1C" w:rsidRPr="00610A1C" w:rsidRDefault="00610A1C">
            <w:r w:rsidRPr="00610A1C">
              <w:t>{(stbio1_top.dig_wrapper_LV.u_regmap_otp.gpio1_irq_sel == 2) &amp;&amp;  !pad_mux__path.scan_mode &amp;&amp; (pad_mux__path.mission_mode == 1)  &amp;&amp; !pad_mux__path.ext_cap_en}</w:t>
            </w:r>
          </w:p>
        </w:tc>
        <w:tc>
          <w:tcPr>
            <w:tcW w:w="13077" w:type="dxa"/>
            <w:noWrap/>
            <w:hideMark/>
          </w:tcPr>
          <w:p w14:paraId="7AAA0BC4" w14:textId="77777777" w:rsidR="00610A1C" w:rsidRPr="00610A1C" w:rsidRDefault="00610A1C">
            <w:r w:rsidRPr="00610A1C">
              <w:t>stbio1_top.dig_wrapper_LV.u_main_controller_top.o_en_tx &amp; stbio1_top.dig_wrapper_LV.u_main_controller_top.o_tx_preset &amp; stbio1_top.dig_wrapper_LV.u_main_controller_top.o_tx1_outlab_sel_frame_x</w:t>
            </w:r>
          </w:p>
        </w:tc>
        <w:tc>
          <w:tcPr>
            <w:tcW w:w="4061" w:type="dxa"/>
            <w:noWrap/>
            <w:hideMark/>
          </w:tcPr>
          <w:p w14:paraId="68925E67" w14:textId="77777777" w:rsidR="00610A1C" w:rsidRPr="00610A1C" w:rsidRDefault="00610A1C">
            <w:r w:rsidRPr="00610A1C">
              <w:t>stbio1_top.if_gpio1_out</w:t>
            </w:r>
          </w:p>
        </w:tc>
        <w:tc>
          <w:tcPr>
            <w:tcW w:w="2559" w:type="dxa"/>
            <w:noWrap/>
            <w:hideMark/>
          </w:tcPr>
          <w:p w14:paraId="523C8D87" w14:textId="2729D3D4" w:rsidR="00610A1C" w:rsidRPr="00610A1C" w:rsidRDefault="00610A1C">
            <w:r w:rsidRPr="00610A1C">
              <w:t>DDS_STBIO1</w:t>
            </w:r>
            <w:r w:rsidR="00114117" w:rsidRPr="00610A1C">
              <w:t>_GPIO1</w:t>
            </w:r>
            <w:r w:rsidRPr="00610A1C">
              <w:t>_310</w:t>
            </w:r>
          </w:p>
        </w:tc>
      </w:tr>
      <w:tr w:rsidR="00610A1C" w:rsidRPr="00610A1C" w14:paraId="7375144B" w14:textId="77777777" w:rsidTr="00610A1C">
        <w:trPr>
          <w:trHeight w:val="300"/>
        </w:trPr>
        <w:tc>
          <w:tcPr>
            <w:tcW w:w="11983" w:type="dxa"/>
            <w:noWrap/>
            <w:hideMark/>
          </w:tcPr>
          <w:p w14:paraId="58C8BD85" w14:textId="77777777" w:rsidR="00610A1C" w:rsidRPr="00610A1C" w:rsidRDefault="00610A1C">
            <w:r w:rsidRPr="00610A1C">
              <w:t>{(stbio1_top.dig_wrapper_LV.u_regmap_otp.gpio1_irq_sel == 2) &amp;&amp;  !pad_mux__path.scan_mode &amp;&amp; (pad_mux__path.mission_mode == 1)  &amp;&amp; !pad_mux__path.ext_cap_en}</w:t>
            </w:r>
          </w:p>
        </w:tc>
        <w:tc>
          <w:tcPr>
            <w:tcW w:w="13077" w:type="dxa"/>
            <w:noWrap/>
            <w:hideMark/>
          </w:tcPr>
          <w:p w14:paraId="281B89E2" w14:textId="77777777" w:rsidR="00610A1C" w:rsidRPr="00610A1C" w:rsidRDefault="00610A1C">
            <w:r w:rsidRPr="00610A1C">
              <w:t>1'b0</w:t>
            </w:r>
          </w:p>
        </w:tc>
        <w:tc>
          <w:tcPr>
            <w:tcW w:w="4061" w:type="dxa"/>
            <w:noWrap/>
            <w:hideMark/>
          </w:tcPr>
          <w:p w14:paraId="43857287" w14:textId="77777777" w:rsidR="00610A1C" w:rsidRPr="00610A1C" w:rsidRDefault="00610A1C">
            <w:r w:rsidRPr="00610A1C">
              <w:t>stbio1_top.if_gpio1_en</w:t>
            </w:r>
          </w:p>
        </w:tc>
        <w:tc>
          <w:tcPr>
            <w:tcW w:w="2559" w:type="dxa"/>
            <w:noWrap/>
            <w:hideMark/>
          </w:tcPr>
          <w:p w14:paraId="71876D32" w14:textId="3D6043DC" w:rsidR="00610A1C" w:rsidRPr="00610A1C" w:rsidRDefault="00610A1C">
            <w:r w:rsidRPr="00610A1C">
              <w:t>DDS_STBIO1</w:t>
            </w:r>
            <w:r w:rsidR="00114117" w:rsidRPr="00610A1C">
              <w:t>_GPIO1_EN</w:t>
            </w:r>
            <w:r w:rsidRPr="00610A1C">
              <w:t>_310</w:t>
            </w:r>
          </w:p>
        </w:tc>
      </w:tr>
      <w:tr w:rsidR="00610A1C" w:rsidRPr="00610A1C" w14:paraId="644350B2" w14:textId="77777777" w:rsidTr="00610A1C">
        <w:trPr>
          <w:trHeight w:val="300"/>
        </w:trPr>
        <w:tc>
          <w:tcPr>
            <w:tcW w:w="11983" w:type="dxa"/>
            <w:noWrap/>
            <w:hideMark/>
          </w:tcPr>
          <w:p w14:paraId="6D986845" w14:textId="77777777" w:rsidR="00610A1C" w:rsidRPr="00610A1C" w:rsidRDefault="00610A1C">
            <w:r w:rsidRPr="00610A1C">
              <w:t>{(stbio1_top.dig_wrapper_LV.u_regmap_otp.gpio2_irq_sel == 2) &amp;&amp;  !pad_mux__path.scan_mode &amp;&amp; (pad_mux__path.mission_mode == 1)  &amp;&amp; !pad_mux__path.ext_cap_en}</w:t>
            </w:r>
          </w:p>
        </w:tc>
        <w:tc>
          <w:tcPr>
            <w:tcW w:w="13077" w:type="dxa"/>
            <w:noWrap/>
            <w:hideMark/>
          </w:tcPr>
          <w:p w14:paraId="0AE515FB" w14:textId="77777777" w:rsidR="00610A1C" w:rsidRPr="00610A1C" w:rsidRDefault="00610A1C">
            <w:r w:rsidRPr="00610A1C">
              <w:t>stbio1_top.dig_wrapper_LV.u_main_controller_top.o_en_tx &amp; stbio1_top.dig_wrapper_LV.u_main_controller_top.o_tx_preset &amp; stbio1_top.dig_wrapper_LV.u_main_controller_top.o_tx1_outlab_sel_frame_x</w:t>
            </w:r>
          </w:p>
        </w:tc>
        <w:tc>
          <w:tcPr>
            <w:tcW w:w="4061" w:type="dxa"/>
            <w:noWrap/>
            <w:hideMark/>
          </w:tcPr>
          <w:p w14:paraId="1188FBDA" w14:textId="77777777" w:rsidR="00610A1C" w:rsidRPr="00610A1C" w:rsidRDefault="00610A1C">
            <w:r w:rsidRPr="00610A1C">
              <w:t>stbio1_top.if_gpio2_out</w:t>
            </w:r>
          </w:p>
        </w:tc>
        <w:tc>
          <w:tcPr>
            <w:tcW w:w="2559" w:type="dxa"/>
            <w:noWrap/>
            <w:hideMark/>
          </w:tcPr>
          <w:p w14:paraId="4F32A07A" w14:textId="2493FD5B" w:rsidR="00610A1C" w:rsidRPr="00610A1C" w:rsidRDefault="00610A1C">
            <w:r w:rsidRPr="00610A1C">
              <w:t>DDS_STBIO1</w:t>
            </w:r>
            <w:r w:rsidR="00114117" w:rsidRPr="00610A1C">
              <w:t>_GPIO2</w:t>
            </w:r>
            <w:r w:rsidRPr="00610A1C">
              <w:t>_310</w:t>
            </w:r>
          </w:p>
        </w:tc>
      </w:tr>
      <w:tr w:rsidR="00610A1C" w:rsidRPr="00610A1C" w14:paraId="5298C48D" w14:textId="77777777" w:rsidTr="00610A1C">
        <w:trPr>
          <w:trHeight w:val="300"/>
        </w:trPr>
        <w:tc>
          <w:tcPr>
            <w:tcW w:w="11983" w:type="dxa"/>
            <w:noWrap/>
            <w:hideMark/>
          </w:tcPr>
          <w:p w14:paraId="057B977B" w14:textId="77777777" w:rsidR="00610A1C" w:rsidRPr="00610A1C" w:rsidRDefault="00610A1C">
            <w:r w:rsidRPr="00610A1C">
              <w:t>{(stbio1_top.dig_wrapper_LV.u_regmap_otp.gpio2_irq_sel == 2) &amp;&amp;  !pad_mux__path.scan_mode &amp;&amp; (pad_mux__path.mission_mode == 1)  &amp;&amp; !pad_mux__path.ext_cap_en}</w:t>
            </w:r>
          </w:p>
        </w:tc>
        <w:tc>
          <w:tcPr>
            <w:tcW w:w="13077" w:type="dxa"/>
            <w:noWrap/>
            <w:hideMark/>
          </w:tcPr>
          <w:p w14:paraId="716F02DA" w14:textId="77777777" w:rsidR="00610A1C" w:rsidRPr="00610A1C" w:rsidRDefault="00610A1C">
            <w:r w:rsidRPr="00610A1C">
              <w:t>1'b0</w:t>
            </w:r>
          </w:p>
        </w:tc>
        <w:tc>
          <w:tcPr>
            <w:tcW w:w="4061" w:type="dxa"/>
            <w:noWrap/>
            <w:hideMark/>
          </w:tcPr>
          <w:p w14:paraId="4ACD55BD" w14:textId="77777777" w:rsidR="00610A1C" w:rsidRPr="00610A1C" w:rsidRDefault="00610A1C">
            <w:r w:rsidRPr="00610A1C">
              <w:t>stbio1_top.if_gpio2_en</w:t>
            </w:r>
          </w:p>
        </w:tc>
        <w:tc>
          <w:tcPr>
            <w:tcW w:w="2559" w:type="dxa"/>
            <w:noWrap/>
            <w:hideMark/>
          </w:tcPr>
          <w:p w14:paraId="425F06E8" w14:textId="3D8BF5C4" w:rsidR="00610A1C" w:rsidRPr="00610A1C" w:rsidRDefault="00610A1C">
            <w:r w:rsidRPr="00610A1C">
              <w:t>DDS_STBIO1</w:t>
            </w:r>
            <w:r w:rsidR="00114117" w:rsidRPr="00610A1C">
              <w:t>_GPIO2_EN</w:t>
            </w:r>
            <w:r w:rsidRPr="00610A1C">
              <w:t>_310</w:t>
            </w:r>
          </w:p>
        </w:tc>
      </w:tr>
      <w:tr w:rsidR="00610A1C" w:rsidRPr="00610A1C" w14:paraId="16714C28" w14:textId="77777777" w:rsidTr="00610A1C">
        <w:trPr>
          <w:trHeight w:val="300"/>
        </w:trPr>
        <w:tc>
          <w:tcPr>
            <w:tcW w:w="11983" w:type="dxa"/>
            <w:noWrap/>
            <w:hideMark/>
          </w:tcPr>
          <w:p w14:paraId="49B93FFF" w14:textId="77777777" w:rsidR="00610A1C" w:rsidRPr="00610A1C" w:rsidRDefault="00610A1C">
            <w:r w:rsidRPr="00610A1C">
              <w:t>{(stbio1_top.dig_wrapper_LV.u_regmap_otp.gpio3_irq_sel == 2) &amp;&amp;  !pad_mux__path.scan_mode &amp;&amp; (pad_mux__path.mission_mode == 1) }</w:t>
            </w:r>
          </w:p>
        </w:tc>
        <w:tc>
          <w:tcPr>
            <w:tcW w:w="13077" w:type="dxa"/>
            <w:noWrap/>
            <w:hideMark/>
          </w:tcPr>
          <w:p w14:paraId="62D8ED41" w14:textId="77777777" w:rsidR="00610A1C" w:rsidRPr="00610A1C" w:rsidRDefault="00610A1C">
            <w:r w:rsidRPr="00610A1C">
              <w:t>stbio1_top.dig_wrapper_LV.u_main_controller_top.o_en_tx &amp; stbio1_top.dig_wrapper_LV.u_main_controller_top.o_tx_preset &amp; stbio1_top.dig_wrapper_LV.u_main_controller_top.o_tx1_outlab_sel_frame_x</w:t>
            </w:r>
          </w:p>
        </w:tc>
        <w:tc>
          <w:tcPr>
            <w:tcW w:w="4061" w:type="dxa"/>
            <w:noWrap/>
            <w:hideMark/>
          </w:tcPr>
          <w:p w14:paraId="3712CBBA" w14:textId="77777777" w:rsidR="00610A1C" w:rsidRPr="00610A1C" w:rsidRDefault="00610A1C">
            <w:r w:rsidRPr="00610A1C">
              <w:t>stbio1_top.if_gpio3_out</w:t>
            </w:r>
          </w:p>
        </w:tc>
        <w:tc>
          <w:tcPr>
            <w:tcW w:w="2559" w:type="dxa"/>
            <w:noWrap/>
            <w:hideMark/>
          </w:tcPr>
          <w:p w14:paraId="671E74BC" w14:textId="623E4683" w:rsidR="00610A1C" w:rsidRPr="00610A1C" w:rsidRDefault="00610A1C">
            <w:r w:rsidRPr="00610A1C">
              <w:t>DDS_STBIO1</w:t>
            </w:r>
            <w:r w:rsidR="00114117" w:rsidRPr="00610A1C">
              <w:t>_GPIO3</w:t>
            </w:r>
            <w:r w:rsidRPr="00610A1C">
              <w:t>_310</w:t>
            </w:r>
          </w:p>
        </w:tc>
      </w:tr>
      <w:tr w:rsidR="00610A1C" w:rsidRPr="00610A1C" w14:paraId="2B3652EF" w14:textId="77777777" w:rsidTr="00610A1C">
        <w:trPr>
          <w:trHeight w:val="300"/>
        </w:trPr>
        <w:tc>
          <w:tcPr>
            <w:tcW w:w="11983" w:type="dxa"/>
            <w:noWrap/>
            <w:hideMark/>
          </w:tcPr>
          <w:p w14:paraId="138357AD" w14:textId="77777777" w:rsidR="00610A1C" w:rsidRPr="00610A1C" w:rsidRDefault="00610A1C">
            <w:r w:rsidRPr="00610A1C">
              <w:lastRenderedPageBreak/>
              <w:t>{(stbio1_top.dig_wrapper_LV.u_regmap_otp.gpio3_irq_sel == 2) &amp;&amp;  !pad_mux__path.scan_mode &amp;&amp; (pad_mux__path.mission_mode == 1) }</w:t>
            </w:r>
          </w:p>
        </w:tc>
        <w:tc>
          <w:tcPr>
            <w:tcW w:w="13077" w:type="dxa"/>
            <w:noWrap/>
            <w:hideMark/>
          </w:tcPr>
          <w:p w14:paraId="30C743B7" w14:textId="77777777" w:rsidR="00610A1C" w:rsidRPr="00610A1C" w:rsidRDefault="00610A1C">
            <w:r w:rsidRPr="00610A1C">
              <w:t>1'b0</w:t>
            </w:r>
          </w:p>
        </w:tc>
        <w:tc>
          <w:tcPr>
            <w:tcW w:w="4061" w:type="dxa"/>
            <w:noWrap/>
            <w:hideMark/>
          </w:tcPr>
          <w:p w14:paraId="677DA256" w14:textId="77777777" w:rsidR="00610A1C" w:rsidRPr="00610A1C" w:rsidRDefault="00610A1C">
            <w:r w:rsidRPr="00610A1C">
              <w:t>stbio1_top.if_gpio3_en</w:t>
            </w:r>
          </w:p>
        </w:tc>
        <w:tc>
          <w:tcPr>
            <w:tcW w:w="2559" w:type="dxa"/>
            <w:noWrap/>
            <w:hideMark/>
          </w:tcPr>
          <w:p w14:paraId="59C9BBCB" w14:textId="186032DD" w:rsidR="00610A1C" w:rsidRPr="00610A1C" w:rsidRDefault="00610A1C">
            <w:r w:rsidRPr="00610A1C">
              <w:t>DDS_STBIO1</w:t>
            </w:r>
            <w:r w:rsidR="00114117" w:rsidRPr="00610A1C">
              <w:t>_GPIO3_EN</w:t>
            </w:r>
            <w:r w:rsidRPr="00610A1C">
              <w:t>_310</w:t>
            </w:r>
          </w:p>
        </w:tc>
      </w:tr>
      <w:tr w:rsidR="00610A1C" w:rsidRPr="00610A1C" w14:paraId="0AE4A4FC" w14:textId="77777777" w:rsidTr="00610A1C">
        <w:trPr>
          <w:trHeight w:val="300"/>
        </w:trPr>
        <w:tc>
          <w:tcPr>
            <w:tcW w:w="11983" w:type="dxa"/>
            <w:noWrap/>
            <w:hideMark/>
          </w:tcPr>
          <w:p w14:paraId="5E185BC9" w14:textId="77777777" w:rsidR="00610A1C" w:rsidRPr="00610A1C" w:rsidRDefault="00610A1C">
            <w:r w:rsidRPr="00610A1C">
              <w:t>{(stbio1_top.dig_wrapper_LV.u_regmap_otp.gpio4_irq_sel == 2) &amp;&amp;  !pad_mux__path.scan_mode &amp;&amp; (pad_mux__path.mission_mode == 1)}</w:t>
            </w:r>
          </w:p>
        </w:tc>
        <w:tc>
          <w:tcPr>
            <w:tcW w:w="13077" w:type="dxa"/>
            <w:noWrap/>
            <w:hideMark/>
          </w:tcPr>
          <w:p w14:paraId="67861A5D" w14:textId="77777777" w:rsidR="00610A1C" w:rsidRPr="00610A1C" w:rsidRDefault="00610A1C">
            <w:r w:rsidRPr="00610A1C">
              <w:t>stbio1_top.dig_wrapper_LV.u_main_controller_top.o_en_tx &amp; stbio1_top.dig_wrapper_LV.u_main_controller_top.o_tx_preset &amp; stbio1_top.dig_wrapper_LV.u_main_controller_top.o_tx1_outlab_sel_frame_x</w:t>
            </w:r>
          </w:p>
        </w:tc>
        <w:tc>
          <w:tcPr>
            <w:tcW w:w="4061" w:type="dxa"/>
            <w:noWrap/>
            <w:hideMark/>
          </w:tcPr>
          <w:p w14:paraId="1EAE54A7" w14:textId="77777777" w:rsidR="00610A1C" w:rsidRPr="00610A1C" w:rsidRDefault="00610A1C">
            <w:r w:rsidRPr="00610A1C">
              <w:t>stbio1_top.if_gpio4_out</w:t>
            </w:r>
          </w:p>
        </w:tc>
        <w:tc>
          <w:tcPr>
            <w:tcW w:w="2559" w:type="dxa"/>
            <w:noWrap/>
            <w:hideMark/>
          </w:tcPr>
          <w:p w14:paraId="20F24F9B" w14:textId="34A05D3B" w:rsidR="00610A1C" w:rsidRPr="00610A1C" w:rsidRDefault="00610A1C">
            <w:r w:rsidRPr="00610A1C">
              <w:t>DDS_STBIO1</w:t>
            </w:r>
            <w:r w:rsidR="00114117" w:rsidRPr="00610A1C">
              <w:t>_GPIO4</w:t>
            </w:r>
            <w:r w:rsidRPr="00610A1C">
              <w:t>_310</w:t>
            </w:r>
          </w:p>
        </w:tc>
      </w:tr>
      <w:tr w:rsidR="00610A1C" w:rsidRPr="00610A1C" w14:paraId="02CE4A0A" w14:textId="77777777" w:rsidTr="00610A1C">
        <w:trPr>
          <w:trHeight w:val="300"/>
        </w:trPr>
        <w:tc>
          <w:tcPr>
            <w:tcW w:w="11983" w:type="dxa"/>
            <w:noWrap/>
            <w:hideMark/>
          </w:tcPr>
          <w:p w14:paraId="009A0974" w14:textId="77777777" w:rsidR="00610A1C" w:rsidRPr="00610A1C" w:rsidRDefault="00610A1C">
            <w:r w:rsidRPr="00610A1C">
              <w:t>{(stbio1_top.dig_wrapper_LV.u_regmap_otp.gpio4_irq_sel == 2) &amp;&amp;  !pad_mux__path.scan_mode &amp;&amp; (pad_mux__path.mission_mode == 1)}</w:t>
            </w:r>
          </w:p>
        </w:tc>
        <w:tc>
          <w:tcPr>
            <w:tcW w:w="13077" w:type="dxa"/>
            <w:noWrap/>
            <w:hideMark/>
          </w:tcPr>
          <w:p w14:paraId="30695992" w14:textId="77777777" w:rsidR="00610A1C" w:rsidRPr="00610A1C" w:rsidRDefault="00610A1C">
            <w:r w:rsidRPr="00610A1C">
              <w:t>1'b0</w:t>
            </w:r>
          </w:p>
        </w:tc>
        <w:tc>
          <w:tcPr>
            <w:tcW w:w="4061" w:type="dxa"/>
            <w:noWrap/>
            <w:hideMark/>
          </w:tcPr>
          <w:p w14:paraId="549DF2E2" w14:textId="77777777" w:rsidR="00610A1C" w:rsidRPr="00610A1C" w:rsidRDefault="00610A1C">
            <w:r w:rsidRPr="00610A1C">
              <w:t>stbio1_top.if_gpio4_en</w:t>
            </w:r>
          </w:p>
        </w:tc>
        <w:tc>
          <w:tcPr>
            <w:tcW w:w="2559" w:type="dxa"/>
            <w:noWrap/>
            <w:hideMark/>
          </w:tcPr>
          <w:p w14:paraId="4A7B99F6" w14:textId="766EEBFD" w:rsidR="00610A1C" w:rsidRPr="00610A1C" w:rsidRDefault="00610A1C">
            <w:r w:rsidRPr="00610A1C">
              <w:t>DDS_STBIO1</w:t>
            </w:r>
            <w:r w:rsidR="00114117" w:rsidRPr="00610A1C">
              <w:t>_GPIO4_EN</w:t>
            </w:r>
            <w:r w:rsidRPr="00610A1C">
              <w:t>_310</w:t>
            </w:r>
          </w:p>
        </w:tc>
      </w:tr>
      <w:tr w:rsidR="00610A1C" w:rsidRPr="00610A1C" w14:paraId="4230D64B" w14:textId="77777777" w:rsidTr="00610A1C">
        <w:trPr>
          <w:trHeight w:val="300"/>
        </w:trPr>
        <w:tc>
          <w:tcPr>
            <w:tcW w:w="11983" w:type="dxa"/>
            <w:noWrap/>
            <w:hideMark/>
          </w:tcPr>
          <w:p w14:paraId="3EFB02AD" w14:textId="77777777" w:rsidR="00610A1C" w:rsidRPr="00610A1C" w:rsidRDefault="00610A1C">
            <w:r w:rsidRPr="00610A1C">
              <w:t>{(stbio1_top.dig_wrapper_LV.u_regmap_otp.gpio1_irq_sel == 3) &amp;&amp;  !pad_mux__path.scan_mode &amp;&amp; (pad_mux__path.mission_mode == 1)  &amp;&amp; !pad_mux__path.ext_cap_en}</w:t>
            </w:r>
          </w:p>
        </w:tc>
        <w:tc>
          <w:tcPr>
            <w:tcW w:w="13077" w:type="dxa"/>
            <w:noWrap/>
            <w:hideMark/>
          </w:tcPr>
          <w:p w14:paraId="3EA284A9" w14:textId="77777777" w:rsidR="00610A1C" w:rsidRPr="00610A1C" w:rsidRDefault="00610A1C">
            <w:r w:rsidRPr="00610A1C">
              <w:t>stbio1_top.dig_wrapper_LV.u_regmap_otp.irq_DCCK_IRQ_ST</w:t>
            </w:r>
          </w:p>
        </w:tc>
        <w:tc>
          <w:tcPr>
            <w:tcW w:w="4061" w:type="dxa"/>
            <w:noWrap/>
            <w:hideMark/>
          </w:tcPr>
          <w:p w14:paraId="7BC821C1" w14:textId="77777777" w:rsidR="00610A1C" w:rsidRPr="00610A1C" w:rsidRDefault="00610A1C">
            <w:r w:rsidRPr="00610A1C">
              <w:t>stbio1_top.if_gpio1_out</w:t>
            </w:r>
          </w:p>
        </w:tc>
        <w:tc>
          <w:tcPr>
            <w:tcW w:w="2559" w:type="dxa"/>
            <w:noWrap/>
            <w:hideMark/>
          </w:tcPr>
          <w:p w14:paraId="47C3EB90" w14:textId="7A84339D" w:rsidR="00610A1C" w:rsidRPr="00610A1C" w:rsidRDefault="00610A1C">
            <w:r w:rsidRPr="00610A1C">
              <w:t>DDS_STBIO1</w:t>
            </w:r>
            <w:r w:rsidR="00114117" w:rsidRPr="00610A1C">
              <w:t>_GPIO1</w:t>
            </w:r>
            <w:r w:rsidRPr="00610A1C">
              <w:t>_311</w:t>
            </w:r>
          </w:p>
        </w:tc>
      </w:tr>
      <w:tr w:rsidR="00610A1C" w:rsidRPr="00610A1C" w14:paraId="537068B2" w14:textId="77777777" w:rsidTr="00610A1C">
        <w:trPr>
          <w:trHeight w:val="300"/>
        </w:trPr>
        <w:tc>
          <w:tcPr>
            <w:tcW w:w="11983" w:type="dxa"/>
            <w:noWrap/>
            <w:hideMark/>
          </w:tcPr>
          <w:p w14:paraId="6699D30F" w14:textId="77777777" w:rsidR="00610A1C" w:rsidRPr="00610A1C" w:rsidRDefault="00610A1C">
            <w:r w:rsidRPr="00610A1C">
              <w:t>{(stbio1_top.dig_wrapper_LV.u_regmap_otp.gpio1_irq_sel == 3) &amp;&amp;  !pad_mux__path.scan_mode &amp;&amp; (pad_mux__path.mission_mode == 1)  &amp;&amp; !pad_mux__path.ext_cap_en}</w:t>
            </w:r>
          </w:p>
        </w:tc>
        <w:tc>
          <w:tcPr>
            <w:tcW w:w="13077" w:type="dxa"/>
            <w:noWrap/>
            <w:hideMark/>
          </w:tcPr>
          <w:p w14:paraId="3642E228" w14:textId="77777777" w:rsidR="00610A1C" w:rsidRPr="00610A1C" w:rsidRDefault="00610A1C">
            <w:r w:rsidRPr="00610A1C">
              <w:t>1'b0</w:t>
            </w:r>
          </w:p>
        </w:tc>
        <w:tc>
          <w:tcPr>
            <w:tcW w:w="4061" w:type="dxa"/>
            <w:noWrap/>
            <w:hideMark/>
          </w:tcPr>
          <w:p w14:paraId="3EEAEE1A" w14:textId="77777777" w:rsidR="00610A1C" w:rsidRPr="00610A1C" w:rsidRDefault="00610A1C">
            <w:r w:rsidRPr="00610A1C">
              <w:t>stbio1_top.if_gpio1_en</w:t>
            </w:r>
          </w:p>
        </w:tc>
        <w:tc>
          <w:tcPr>
            <w:tcW w:w="2559" w:type="dxa"/>
            <w:noWrap/>
            <w:hideMark/>
          </w:tcPr>
          <w:p w14:paraId="55BD1F8E" w14:textId="65011AD3" w:rsidR="00610A1C" w:rsidRPr="00610A1C" w:rsidRDefault="00610A1C">
            <w:r w:rsidRPr="00610A1C">
              <w:t>DDS_STBIO1</w:t>
            </w:r>
            <w:r w:rsidR="00114117" w:rsidRPr="00610A1C">
              <w:t>_GPIO1_EN</w:t>
            </w:r>
            <w:r w:rsidRPr="00610A1C">
              <w:t>_311</w:t>
            </w:r>
          </w:p>
        </w:tc>
      </w:tr>
      <w:tr w:rsidR="00610A1C" w:rsidRPr="00610A1C" w14:paraId="3406BF74" w14:textId="77777777" w:rsidTr="00610A1C">
        <w:trPr>
          <w:trHeight w:val="300"/>
        </w:trPr>
        <w:tc>
          <w:tcPr>
            <w:tcW w:w="11983" w:type="dxa"/>
            <w:noWrap/>
            <w:hideMark/>
          </w:tcPr>
          <w:p w14:paraId="1A6D53E7" w14:textId="77777777" w:rsidR="00610A1C" w:rsidRPr="00610A1C" w:rsidRDefault="00610A1C">
            <w:r w:rsidRPr="00610A1C">
              <w:t>{(stbio1_top.dig_wrapper_LV.u_regmap_otp.gpio2_irq_sel == 3) &amp;&amp;  !pad_mux__path.scan_mode &amp;&amp; (pad_mux__path.mission_mode == 1)  &amp;&amp; !pad_mux__path.ext_cap_en}</w:t>
            </w:r>
          </w:p>
        </w:tc>
        <w:tc>
          <w:tcPr>
            <w:tcW w:w="13077" w:type="dxa"/>
            <w:noWrap/>
            <w:hideMark/>
          </w:tcPr>
          <w:p w14:paraId="6F387339" w14:textId="77777777" w:rsidR="00610A1C" w:rsidRPr="00610A1C" w:rsidRDefault="00610A1C">
            <w:r w:rsidRPr="00610A1C">
              <w:t>stbio1_top.dig_wrapper_LV.u_regmap_otp.irq_DCCK_IRQ_ST</w:t>
            </w:r>
          </w:p>
        </w:tc>
        <w:tc>
          <w:tcPr>
            <w:tcW w:w="4061" w:type="dxa"/>
            <w:noWrap/>
            <w:hideMark/>
          </w:tcPr>
          <w:p w14:paraId="63A93549" w14:textId="77777777" w:rsidR="00610A1C" w:rsidRPr="00610A1C" w:rsidRDefault="00610A1C">
            <w:r w:rsidRPr="00610A1C">
              <w:t>stbio1_top.if_gpio2_out</w:t>
            </w:r>
          </w:p>
        </w:tc>
        <w:tc>
          <w:tcPr>
            <w:tcW w:w="2559" w:type="dxa"/>
            <w:noWrap/>
            <w:hideMark/>
          </w:tcPr>
          <w:p w14:paraId="6D6E1ACB" w14:textId="0A9AC24D" w:rsidR="00610A1C" w:rsidRPr="00610A1C" w:rsidRDefault="00610A1C">
            <w:r w:rsidRPr="00610A1C">
              <w:t>DDS_STBIO1</w:t>
            </w:r>
            <w:r w:rsidR="00114117" w:rsidRPr="00610A1C">
              <w:t>_GPIO2</w:t>
            </w:r>
            <w:r w:rsidRPr="00610A1C">
              <w:t>_311</w:t>
            </w:r>
          </w:p>
        </w:tc>
      </w:tr>
      <w:tr w:rsidR="00610A1C" w:rsidRPr="00610A1C" w14:paraId="09BDFC59" w14:textId="77777777" w:rsidTr="00610A1C">
        <w:trPr>
          <w:trHeight w:val="300"/>
        </w:trPr>
        <w:tc>
          <w:tcPr>
            <w:tcW w:w="11983" w:type="dxa"/>
            <w:noWrap/>
            <w:hideMark/>
          </w:tcPr>
          <w:p w14:paraId="01EB9997" w14:textId="77777777" w:rsidR="00610A1C" w:rsidRPr="00610A1C" w:rsidRDefault="00610A1C">
            <w:r w:rsidRPr="00610A1C">
              <w:t xml:space="preserve">{(stbio1_top.dig_wrapper_LV.u_regmap_otp.gpio2_irq_sel == 3) &amp;&amp;  </w:t>
            </w:r>
            <w:r w:rsidRPr="00610A1C">
              <w:lastRenderedPageBreak/>
              <w:t>!pad_mux__path.scan_mode &amp;&amp; (pad_mux__path.mission_mode == 1)  &amp;&amp; !pad_mux__path.ext_cap_en}</w:t>
            </w:r>
          </w:p>
        </w:tc>
        <w:tc>
          <w:tcPr>
            <w:tcW w:w="13077" w:type="dxa"/>
            <w:noWrap/>
            <w:hideMark/>
          </w:tcPr>
          <w:p w14:paraId="466FDE2B" w14:textId="77777777" w:rsidR="00610A1C" w:rsidRPr="00610A1C" w:rsidRDefault="00610A1C">
            <w:r w:rsidRPr="00610A1C">
              <w:lastRenderedPageBreak/>
              <w:t>1'b0</w:t>
            </w:r>
          </w:p>
        </w:tc>
        <w:tc>
          <w:tcPr>
            <w:tcW w:w="4061" w:type="dxa"/>
            <w:noWrap/>
            <w:hideMark/>
          </w:tcPr>
          <w:p w14:paraId="4CAAE6D2" w14:textId="77777777" w:rsidR="00610A1C" w:rsidRPr="00610A1C" w:rsidRDefault="00610A1C">
            <w:r w:rsidRPr="00610A1C">
              <w:t>stbio1_top.if_gpio2_en</w:t>
            </w:r>
          </w:p>
        </w:tc>
        <w:tc>
          <w:tcPr>
            <w:tcW w:w="2559" w:type="dxa"/>
            <w:noWrap/>
            <w:hideMark/>
          </w:tcPr>
          <w:p w14:paraId="5365F6E8" w14:textId="2C7A2599" w:rsidR="00610A1C" w:rsidRPr="00610A1C" w:rsidRDefault="00610A1C">
            <w:r w:rsidRPr="00610A1C">
              <w:t>DDS_STBIO1</w:t>
            </w:r>
            <w:r w:rsidR="00114117" w:rsidRPr="00610A1C">
              <w:t>_GPIO</w:t>
            </w:r>
            <w:r w:rsidR="00114117" w:rsidRPr="00610A1C">
              <w:lastRenderedPageBreak/>
              <w:t>2_EN</w:t>
            </w:r>
            <w:r w:rsidRPr="00610A1C">
              <w:t>_311</w:t>
            </w:r>
          </w:p>
        </w:tc>
      </w:tr>
      <w:tr w:rsidR="00610A1C" w:rsidRPr="00610A1C" w14:paraId="7CA9EA6B" w14:textId="77777777" w:rsidTr="00610A1C">
        <w:trPr>
          <w:trHeight w:val="300"/>
        </w:trPr>
        <w:tc>
          <w:tcPr>
            <w:tcW w:w="11983" w:type="dxa"/>
            <w:noWrap/>
            <w:hideMark/>
          </w:tcPr>
          <w:p w14:paraId="5886A28B" w14:textId="77777777" w:rsidR="00610A1C" w:rsidRPr="00610A1C" w:rsidRDefault="00610A1C">
            <w:r w:rsidRPr="00610A1C">
              <w:lastRenderedPageBreak/>
              <w:t>{(stbio1_top.dig_wrapper_LV.u_regmap_otp.gpio3_irq_sel == 3) &amp;&amp;  !pad_mux__path.scan_mode &amp;&amp; (pad_mux__path.mission_mode == 1) }</w:t>
            </w:r>
          </w:p>
        </w:tc>
        <w:tc>
          <w:tcPr>
            <w:tcW w:w="13077" w:type="dxa"/>
            <w:noWrap/>
            <w:hideMark/>
          </w:tcPr>
          <w:p w14:paraId="4016A1E3" w14:textId="77777777" w:rsidR="00610A1C" w:rsidRPr="00610A1C" w:rsidRDefault="00610A1C">
            <w:r w:rsidRPr="00610A1C">
              <w:t>stbio1_top.dig_wrapper_LV.u_regmap_otp.irq_DCCK_IRQ_ST</w:t>
            </w:r>
          </w:p>
        </w:tc>
        <w:tc>
          <w:tcPr>
            <w:tcW w:w="4061" w:type="dxa"/>
            <w:noWrap/>
            <w:hideMark/>
          </w:tcPr>
          <w:p w14:paraId="3F4D50D0" w14:textId="77777777" w:rsidR="00610A1C" w:rsidRPr="00610A1C" w:rsidRDefault="00610A1C">
            <w:r w:rsidRPr="00610A1C">
              <w:t>stbio1_top.if_gpio3_out</w:t>
            </w:r>
          </w:p>
        </w:tc>
        <w:tc>
          <w:tcPr>
            <w:tcW w:w="2559" w:type="dxa"/>
            <w:noWrap/>
            <w:hideMark/>
          </w:tcPr>
          <w:p w14:paraId="1422231E" w14:textId="6A6322B3" w:rsidR="00610A1C" w:rsidRPr="00610A1C" w:rsidRDefault="00610A1C">
            <w:r w:rsidRPr="00610A1C">
              <w:t>DDS_STBIO1</w:t>
            </w:r>
            <w:r w:rsidR="00114117" w:rsidRPr="00610A1C">
              <w:t>_GPIO3</w:t>
            </w:r>
            <w:r w:rsidRPr="00610A1C">
              <w:t>_311</w:t>
            </w:r>
          </w:p>
        </w:tc>
      </w:tr>
      <w:tr w:rsidR="00610A1C" w:rsidRPr="00610A1C" w14:paraId="02E32B93" w14:textId="77777777" w:rsidTr="00610A1C">
        <w:trPr>
          <w:trHeight w:val="300"/>
        </w:trPr>
        <w:tc>
          <w:tcPr>
            <w:tcW w:w="11983" w:type="dxa"/>
            <w:noWrap/>
            <w:hideMark/>
          </w:tcPr>
          <w:p w14:paraId="1D9317BD" w14:textId="77777777" w:rsidR="00610A1C" w:rsidRPr="00610A1C" w:rsidRDefault="00610A1C">
            <w:r w:rsidRPr="00610A1C">
              <w:t>{(stbio1_top.dig_wrapper_LV.u_regmap_otp.gpio3_irq_sel == 3) &amp;&amp;  !pad_mux__path.scan_mode &amp;&amp; (pad_mux__path.mission_mode == 1) }</w:t>
            </w:r>
          </w:p>
        </w:tc>
        <w:tc>
          <w:tcPr>
            <w:tcW w:w="13077" w:type="dxa"/>
            <w:noWrap/>
            <w:hideMark/>
          </w:tcPr>
          <w:p w14:paraId="2F0273B8" w14:textId="77777777" w:rsidR="00610A1C" w:rsidRPr="00610A1C" w:rsidRDefault="00610A1C">
            <w:r w:rsidRPr="00610A1C">
              <w:t>1'b0</w:t>
            </w:r>
          </w:p>
        </w:tc>
        <w:tc>
          <w:tcPr>
            <w:tcW w:w="4061" w:type="dxa"/>
            <w:noWrap/>
            <w:hideMark/>
          </w:tcPr>
          <w:p w14:paraId="0C1E2D51" w14:textId="77777777" w:rsidR="00610A1C" w:rsidRPr="00610A1C" w:rsidRDefault="00610A1C">
            <w:r w:rsidRPr="00610A1C">
              <w:t>stbio1_top.if_gpio3_en</w:t>
            </w:r>
          </w:p>
        </w:tc>
        <w:tc>
          <w:tcPr>
            <w:tcW w:w="2559" w:type="dxa"/>
            <w:noWrap/>
            <w:hideMark/>
          </w:tcPr>
          <w:p w14:paraId="7CBD3D3C" w14:textId="3AA6CFAE" w:rsidR="00610A1C" w:rsidRPr="00610A1C" w:rsidRDefault="00610A1C">
            <w:r w:rsidRPr="00610A1C">
              <w:t>DDS_STBIO1</w:t>
            </w:r>
            <w:r w:rsidR="00114117" w:rsidRPr="00610A1C">
              <w:t>_GPIO3_EN</w:t>
            </w:r>
            <w:r w:rsidRPr="00610A1C">
              <w:t>_311</w:t>
            </w:r>
          </w:p>
        </w:tc>
      </w:tr>
      <w:tr w:rsidR="00610A1C" w:rsidRPr="00610A1C" w14:paraId="5B19FDBB" w14:textId="77777777" w:rsidTr="00610A1C">
        <w:trPr>
          <w:trHeight w:val="300"/>
        </w:trPr>
        <w:tc>
          <w:tcPr>
            <w:tcW w:w="11983" w:type="dxa"/>
            <w:noWrap/>
            <w:hideMark/>
          </w:tcPr>
          <w:p w14:paraId="600B54C8" w14:textId="77777777" w:rsidR="00610A1C" w:rsidRPr="00610A1C" w:rsidRDefault="00610A1C">
            <w:r w:rsidRPr="00610A1C">
              <w:t>{(stbio1_top.dig_wrapper_LV.u_regmap_otp.gpio4_irq_sel == 3) &amp;&amp;  !pad_mux__path.scan_mode &amp;&amp; (pad_mux__path.mission_mode == 1)}</w:t>
            </w:r>
          </w:p>
        </w:tc>
        <w:tc>
          <w:tcPr>
            <w:tcW w:w="13077" w:type="dxa"/>
            <w:noWrap/>
            <w:hideMark/>
          </w:tcPr>
          <w:p w14:paraId="2DC06735" w14:textId="77777777" w:rsidR="00610A1C" w:rsidRPr="00610A1C" w:rsidRDefault="00610A1C">
            <w:r w:rsidRPr="00610A1C">
              <w:t>stbio1_top.dig_wrapper_LV.u_regmap_otp.irq_DCCK_IRQ_ST</w:t>
            </w:r>
          </w:p>
        </w:tc>
        <w:tc>
          <w:tcPr>
            <w:tcW w:w="4061" w:type="dxa"/>
            <w:noWrap/>
            <w:hideMark/>
          </w:tcPr>
          <w:p w14:paraId="494431F9" w14:textId="77777777" w:rsidR="00610A1C" w:rsidRPr="00610A1C" w:rsidRDefault="00610A1C">
            <w:r w:rsidRPr="00610A1C">
              <w:t>stbio1_top.if_gpio4_out</w:t>
            </w:r>
          </w:p>
        </w:tc>
        <w:tc>
          <w:tcPr>
            <w:tcW w:w="2559" w:type="dxa"/>
            <w:noWrap/>
            <w:hideMark/>
          </w:tcPr>
          <w:p w14:paraId="583DEF81" w14:textId="38C8E283" w:rsidR="00610A1C" w:rsidRPr="00610A1C" w:rsidRDefault="00610A1C">
            <w:r w:rsidRPr="00610A1C">
              <w:t>DDS_STBIO1</w:t>
            </w:r>
            <w:r w:rsidR="00114117" w:rsidRPr="00610A1C">
              <w:t>_GPIO4</w:t>
            </w:r>
            <w:r w:rsidRPr="00610A1C">
              <w:t>_311</w:t>
            </w:r>
          </w:p>
        </w:tc>
      </w:tr>
      <w:tr w:rsidR="00610A1C" w:rsidRPr="00610A1C" w14:paraId="2CDBDE9B" w14:textId="77777777" w:rsidTr="00610A1C">
        <w:trPr>
          <w:trHeight w:val="300"/>
        </w:trPr>
        <w:tc>
          <w:tcPr>
            <w:tcW w:w="11983" w:type="dxa"/>
            <w:noWrap/>
            <w:hideMark/>
          </w:tcPr>
          <w:p w14:paraId="0F27CEEC" w14:textId="77777777" w:rsidR="00610A1C" w:rsidRPr="00610A1C" w:rsidRDefault="00610A1C">
            <w:r w:rsidRPr="00610A1C">
              <w:t>{(stbio1_top.dig_wrapper_LV.u_regmap_otp.gpio4_irq_sel == 3) &amp;&amp;  !pad_mux__path.scan_mode &amp;&amp; (pad_mux__path.mission_mode == 1)}</w:t>
            </w:r>
          </w:p>
        </w:tc>
        <w:tc>
          <w:tcPr>
            <w:tcW w:w="13077" w:type="dxa"/>
            <w:noWrap/>
            <w:hideMark/>
          </w:tcPr>
          <w:p w14:paraId="0539DB00" w14:textId="77777777" w:rsidR="00610A1C" w:rsidRPr="00610A1C" w:rsidRDefault="00610A1C">
            <w:r w:rsidRPr="00610A1C">
              <w:t>1'b0</w:t>
            </w:r>
          </w:p>
        </w:tc>
        <w:tc>
          <w:tcPr>
            <w:tcW w:w="4061" w:type="dxa"/>
            <w:noWrap/>
            <w:hideMark/>
          </w:tcPr>
          <w:p w14:paraId="1793495F" w14:textId="77777777" w:rsidR="00610A1C" w:rsidRPr="00610A1C" w:rsidRDefault="00610A1C">
            <w:r w:rsidRPr="00610A1C">
              <w:t>stbio1_top.if_gpio4_en</w:t>
            </w:r>
          </w:p>
        </w:tc>
        <w:tc>
          <w:tcPr>
            <w:tcW w:w="2559" w:type="dxa"/>
            <w:noWrap/>
            <w:hideMark/>
          </w:tcPr>
          <w:p w14:paraId="08728819" w14:textId="6E5B2BA8" w:rsidR="00610A1C" w:rsidRPr="00610A1C" w:rsidRDefault="00610A1C">
            <w:r w:rsidRPr="00610A1C">
              <w:t>DDS_STBIO1</w:t>
            </w:r>
            <w:r w:rsidR="00114117" w:rsidRPr="00610A1C">
              <w:t>_GPIO4_EN</w:t>
            </w:r>
            <w:r w:rsidRPr="00610A1C">
              <w:t>_311</w:t>
            </w:r>
          </w:p>
        </w:tc>
      </w:tr>
      <w:tr w:rsidR="00610A1C" w:rsidRPr="00610A1C" w14:paraId="7B302C14" w14:textId="77777777" w:rsidTr="00610A1C">
        <w:trPr>
          <w:trHeight w:val="300"/>
        </w:trPr>
        <w:tc>
          <w:tcPr>
            <w:tcW w:w="11983" w:type="dxa"/>
            <w:noWrap/>
            <w:hideMark/>
          </w:tcPr>
          <w:p w14:paraId="09F7AAA4" w14:textId="77777777" w:rsidR="00610A1C" w:rsidRPr="00610A1C" w:rsidRDefault="00610A1C">
            <w:r w:rsidRPr="00610A1C">
              <w:t>{ !pad_mux__path.scan_mode &amp;&amp; (pad_mux__path.mission_mode == 1)  &amp;&amp; pad_mux__path.ext_cap_en}</w:t>
            </w:r>
          </w:p>
        </w:tc>
        <w:tc>
          <w:tcPr>
            <w:tcW w:w="13077" w:type="dxa"/>
            <w:noWrap/>
            <w:hideMark/>
          </w:tcPr>
          <w:p w14:paraId="7D5A103E" w14:textId="77777777" w:rsidR="00610A1C" w:rsidRPr="00610A1C" w:rsidRDefault="00610A1C">
            <w:r w:rsidRPr="00610A1C">
              <w:t>stbio1_top.dig_wrapper_LV.u_fifo.irq_FIFO_U_M_IRQ_STATUS | stbio1_top.dig_wrapper_LV.u_main_controller_top.o_error_time_slot</w:t>
            </w:r>
          </w:p>
        </w:tc>
        <w:tc>
          <w:tcPr>
            <w:tcW w:w="4061" w:type="dxa"/>
            <w:noWrap/>
            <w:hideMark/>
          </w:tcPr>
          <w:p w14:paraId="032E2359" w14:textId="77777777" w:rsidR="00610A1C" w:rsidRPr="00610A1C" w:rsidRDefault="00610A1C">
            <w:r w:rsidRPr="00610A1C">
              <w:t>stbio1_top.if_gpio0_out</w:t>
            </w:r>
          </w:p>
        </w:tc>
        <w:tc>
          <w:tcPr>
            <w:tcW w:w="2559" w:type="dxa"/>
            <w:noWrap/>
            <w:hideMark/>
          </w:tcPr>
          <w:p w14:paraId="1C0EB486" w14:textId="7D6387BC" w:rsidR="00610A1C" w:rsidRPr="00610A1C" w:rsidRDefault="00610A1C">
            <w:r w:rsidRPr="00610A1C">
              <w:t>DDS_STBIO1</w:t>
            </w:r>
            <w:r w:rsidR="00114117" w:rsidRPr="00610A1C">
              <w:t>_GPIO0_EXT_CAP</w:t>
            </w:r>
            <w:r w:rsidRPr="00610A1C">
              <w:t>_315</w:t>
            </w:r>
          </w:p>
        </w:tc>
      </w:tr>
      <w:tr w:rsidR="00610A1C" w:rsidRPr="00610A1C" w14:paraId="22839195" w14:textId="77777777" w:rsidTr="00610A1C">
        <w:trPr>
          <w:trHeight w:val="300"/>
        </w:trPr>
        <w:tc>
          <w:tcPr>
            <w:tcW w:w="11983" w:type="dxa"/>
            <w:noWrap/>
            <w:hideMark/>
          </w:tcPr>
          <w:p w14:paraId="02180357" w14:textId="77777777" w:rsidR="00610A1C" w:rsidRPr="00610A1C" w:rsidRDefault="00610A1C">
            <w:r w:rsidRPr="00610A1C">
              <w:t>{ !pad_mux__path.scan_mode &amp;&amp; (pad_mux__path.mission_mode == 1)  &amp;&amp; pad_mux__path.ext_cap_en}</w:t>
            </w:r>
          </w:p>
        </w:tc>
        <w:tc>
          <w:tcPr>
            <w:tcW w:w="13077" w:type="dxa"/>
            <w:noWrap/>
            <w:hideMark/>
          </w:tcPr>
          <w:p w14:paraId="6E44CEAF" w14:textId="77777777" w:rsidR="00610A1C" w:rsidRPr="00610A1C" w:rsidRDefault="00610A1C">
            <w:r w:rsidRPr="00610A1C">
              <w:t>1'b0</w:t>
            </w:r>
          </w:p>
        </w:tc>
        <w:tc>
          <w:tcPr>
            <w:tcW w:w="4061" w:type="dxa"/>
            <w:noWrap/>
            <w:hideMark/>
          </w:tcPr>
          <w:p w14:paraId="60BA049D" w14:textId="77777777" w:rsidR="00610A1C" w:rsidRPr="00610A1C" w:rsidRDefault="00610A1C">
            <w:r w:rsidRPr="00610A1C">
              <w:t>stbio1_top.if_gpio0_en</w:t>
            </w:r>
          </w:p>
        </w:tc>
        <w:tc>
          <w:tcPr>
            <w:tcW w:w="2559" w:type="dxa"/>
            <w:noWrap/>
            <w:hideMark/>
          </w:tcPr>
          <w:p w14:paraId="5B4FE150" w14:textId="7C08EC70" w:rsidR="00610A1C" w:rsidRPr="00610A1C" w:rsidRDefault="00610A1C">
            <w:r w:rsidRPr="00610A1C">
              <w:t>DDS_STBIO1</w:t>
            </w:r>
            <w:r w:rsidR="00114117" w:rsidRPr="00610A1C">
              <w:t>_GPIO0_EN_EXT_CAP</w:t>
            </w:r>
            <w:r w:rsidRPr="00610A1C">
              <w:t>_315</w:t>
            </w:r>
          </w:p>
        </w:tc>
      </w:tr>
      <w:tr w:rsidR="00610A1C" w:rsidRPr="00610A1C" w14:paraId="5B696BC2" w14:textId="77777777" w:rsidTr="00610A1C">
        <w:trPr>
          <w:trHeight w:val="300"/>
        </w:trPr>
        <w:tc>
          <w:tcPr>
            <w:tcW w:w="11983" w:type="dxa"/>
            <w:noWrap/>
            <w:hideMark/>
          </w:tcPr>
          <w:p w14:paraId="2C74BA9A" w14:textId="77777777" w:rsidR="00610A1C" w:rsidRPr="00610A1C" w:rsidRDefault="00610A1C">
            <w:r w:rsidRPr="00610A1C">
              <w:t>{ !pad_mux__path.scan_mode &amp;&amp; (pad_mux__path.mission_mode == 1)  &amp;&amp; pad_mux__path.ext_cap_en}</w:t>
            </w:r>
          </w:p>
        </w:tc>
        <w:tc>
          <w:tcPr>
            <w:tcW w:w="13077" w:type="dxa"/>
            <w:noWrap/>
            <w:hideMark/>
          </w:tcPr>
          <w:p w14:paraId="152765A3" w14:textId="77777777" w:rsidR="00610A1C" w:rsidRPr="00610A1C" w:rsidRDefault="00610A1C">
            <w:r w:rsidRPr="00610A1C">
              <w:t>1'b1</w:t>
            </w:r>
          </w:p>
        </w:tc>
        <w:tc>
          <w:tcPr>
            <w:tcW w:w="4061" w:type="dxa"/>
            <w:noWrap/>
            <w:hideMark/>
          </w:tcPr>
          <w:p w14:paraId="2372E0D4" w14:textId="77777777" w:rsidR="00610A1C" w:rsidRPr="00610A1C" w:rsidRDefault="00610A1C">
            <w:r w:rsidRPr="00610A1C">
              <w:t>stbio1_top.if_gpio1_en</w:t>
            </w:r>
          </w:p>
        </w:tc>
        <w:tc>
          <w:tcPr>
            <w:tcW w:w="2559" w:type="dxa"/>
            <w:noWrap/>
            <w:hideMark/>
          </w:tcPr>
          <w:p w14:paraId="0927EADA" w14:textId="7F730EBA" w:rsidR="00610A1C" w:rsidRPr="00610A1C" w:rsidRDefault="00610A1C">
            <w:r w:rsidRPr="00610A1C">
              <w:t>DDS_STBIO1</w:t>
            </w:r>
            <w:r w:rsidR="00114117" w:rsidRPr="00610A1C">
              <w:t>_GPIO1_EN_EXT_CAP</w:t>
            </w:r>
            <w:r w:rsidRPr="00610A1C">
              <w:t>_315</w:t>
            </w:r>
          </w:p>
        </w:tc>
      </w:tr>
      <w:tr w:rsidR="00610A1C" w:rsidRPr="00610A1C" w14:paraId="0B35DC49" w14:textId="77777777" w:rsidTr="00610A1C">
        <w:trPr>
          <w:trHeight w:val="300"/>
        </w:trPr>
        <w:tc>
          <w:tcPr>
            <w:tcW w:w="11983" w:type="dxa"/>
            <w:noWrap/>
            <w:hideMark/>
          </w:tcPr>
          <w:p w14:paraId="7657E503" w14:textId="77777777" w:rsidR="00610A1C" w:rsidRPr="00610A1C" w:rsidRDefault="00610A1C">
            <w:r w:rsidRPr="00610A1C">
              <w:lastRenderedPageBreak/>
              <w:t>{ !pad_mux__path.scan_mode &amp;&amp; (pad_mux__path.mission_mode == 1)  &amp;&amp; pad_mux__path.ext_cap_en}</w:t>
            </w:r>
          </w:p>
        </w:tc>
        <w:tc>
          <w:tcPr>
            <w:tcW w:w="13077" w:type="dxa"/>
            <w:noWrap/>
            <w:hideMark/>
          </w:tcPr>
          <w:p w14:paraId="24F9A7BE" w14:textId="77777777" w:rsidR="00610A1C" w:rsidRPr="00610A1C" w:rsidRDefault="00610A1C">
            <w:r w:rsidRPr="00610A1C">
              <w:t>1'b1</w:t>
            </w:r>
          </w:p>
        </w:tc>
        <w:tc>
          <w:tcPr>
            <w:tcW w:w="4061" w:type="dxa"/>
            <w:noWrap/>
            <w:hideMark/>
          </w:tcPr>
          <w:p w14:paraId="18A4DD0C" w14:textId="77777777" w:rsidR="00610A1C" w:rsidRPr="00610A1C" w:rsidRDefault="00610A1C">
            <w:r w:rsidRPr="00610A1C">
              <w:t>stbio1_top.if_gpio2_en</w:t>
            </w:r>
          </w:p>
        </w:tc>
        <w:tc>
          <w:tcPr>
            <w:tcW w:w="2559" w:type="dxa"/>
            <w:noWrap/>
            <w:hideMark/>
          </w:tcPr>
          <w:p w14:paraId="07C0D19B" w14:textId="57B16874" w:rsidR="00610A1C" w:rsidRPr="00610A1C" w:rsidRDefault="00610A1C">
            <w:r w:rsidRPr="00610A1C">
              <w:t>DDS_STBIO1</w:t>
            </w:r>
            <w:r w:rsidR="007C3F3B" w:rsidRPr="00610A1C">
              <w:t>_GPIO2_EN_EXT_CAP</w:t>
            </w:r>
            <w:r w:rsidRPr="00610A1C">
              <w:t>_315</w:t>
            </w:r>
          </w:p>
        </w:tc>
      </w:tr>
      <w:tr w:rsidR="00610A1C" w:rsidRPr="00610A1C" w14:paraId="307E5737" w14:textId="77777777" w:rsidTr="00610A1C">
        <w:trPr>
          <w:trHeight w:val="300"/>
        </w:trPr>
        <w:tc>
          <w:tcPr>
            <w:tcW w:w="11983" w:type="dxa"/>
            <w:noWrap/>
            <w:hideMark/>
          </w:tcPr>
          <w:p w14:paraId="2C50A01B" w14:textId="77777777" w:rsidR="00610A1C" w:rsidRPr="00610A1C" w:rsidRDefault="00610A1C">
            <w:r w:rsidRPr="00610A1C">
              <w:t>{ !pad_mux__path.scan_mode &amp;&amp; ((pad_mux__path.mission_mode == 1)   || pad_mux__path.debug_mode  || pad_mux__path.ispu_debug_mode) }</w:t>
            </w:r>
          </w:p>
        </w:tc>
        <w:tc>
          <w:tcPr>
            <w:tcW w:w="13077" w:type="dxa"/>
            <w:noWrap/>
            <w:hideMark/>
          </w:tcPr>
          <w:p w14:paraId="2C1AFF81" w14:textId="77777777" w:rsidR="00610A1C" w:rsidRPr="00610A1C" w:rsidRDefault="00610A1C">
            <w:r w:rsidRPr="00610A1C">
              <w:t>stbio1_top.if_cs_in</w:t>
            </w:r>
          </w:p>
        </w:tc>
        <w:tc>
          <w:tcPr>
            <w:tcW w:w="4061" w:type="dxa"/>
            <w:noWrap/>
            <w:hideMark/>
          </w:tcPr>
          <w:p w14:paraId="22C8CD95" w14:textId="77777777" w:rsidR="00610A1C" w:rsidRPr="00610A1C" w:rsidRDefault="00610A1C">
            <w:r w:rsidRPr="00610A1C">
              <w:t>stbio1_top.dig_wrapper_LV.u_i2c_spi_slave.i_if_cs</w:t>
            </w:r>
          </w:p>
        </w:tc>
        <w:tc>
          <w:tcPr>
            <w:tcW w:w="2559" w:type="dxa"/>
            <w:noWrap/>
            <w:hideMark/>
          </w:tcPr>
          <w:p w14:paraId="0C839F2E" w14:textId="032D6472" w:rsidR="00610A1C" w:rsidRPr="00610A1C" w:rsidRDefault="00610A1C">
            <w:r w:rsidRPr="00610A1C">
              <w:t>DDS_STBIO1</w:t>
            </w:r>
            <w:r w:rsidR="007C3F3B" w:rsidRPr="00610A1C">
              <w:t>_CS</w:t>
            </w:r>
            <w:r w:rsidRPr="00610A1C">
              <w:t>_316</w:t>
            </w:r>
          </w:p>
        </w:tc>
      </w:tr>
      <w:tr w:rsidR="00610A1C" w:rsidRPr="00610A1C" w14:paraId="3AC1C667" w14:textId="77777777" w:rsidTr="00610A1C">
        <w:trPr>
          <w:trHeight w:val="300"/>
        </w:trPr>
        <w:tc>
          <w:tcPr>
            <w:tcW w:w="11983" w:type="dxa"/>
            <w:noWrap/>
            <w:hideMark/>
          </w:tcPr>
          <w:p w14:paraId="79E4B8F6" w14:textId="77777777" w:rsidR="00610A1C" w:rsidRPr="00610A1C" w:rsidRDefault="00610A1C">
            <w:r w:rsidRPr="00610A1C">
              <w:t>{ !pad_mux__path.scan_mode &amp;&amp; ((pad_mux__path.mission_mode == 1)   || pad_mux__path.debug_mode  || pad_mux__path.ispu_debug_mode) }</w:t>
            </w:r>
          </w:p>
        </w:tc>
        <w:tc>
          <w:tcPr>
            <w:tcW w:w="13077" w:type="dxa"/>
            <w:noWrap/>
            <w:hideMark/>
          </w:tcPr>
          <w:p w14:paraId="5698A95B" w14:textId="77777777" w:rsidR="00610A1C" w:rsidRPr="00610A1C" w:rsidRDefault="00610A1C">
            <w:r w:rsidRPr="00610A1C">
              <w:t>!stbio1_top.dig_wrapper_LV.u_i2c_spi_slave.o_if_cs_en_n</w:t>
            </w:r>
          </w:p>
        </w:tc>
        <w:tc>
          <w:tcPr>
            <w:tcW w:w="4061" w:type="dxa"/>
            <w:noWrap/>
            <w:hideMark/>
          </w:tcPr>
          <w:p w14:paraId="39A5E8CB" w14:textId="77777777" w:rsidR="00610A1C" w:rsidRPr="00610A1C" w:rsidRDefault="00610A1C">
            <w:r w:rsidRPr="00610A1C">
              <w:t>stbio1_top.if_cs_en</w:t>
            </w:r>
          </w:p>
        </w:tc>
        <w:tc>
          <w:tcPr>
            <w:tcW w:w="2559" w:type="dxa"/>
            <w:noWrap/>
            <w:hideMark/>
          </w:tcPr>
          <w:p w14:paraId="2CE07A54" w14:textId="010A4CB5" w:rsidR="00610A1C" w:rsidRPr="00610A1C" w:rsidRDefault="00610A1C">
            <w:r w:rsidRPr="00610A1C">
              <w:t>DDS_STBIO1</w:t>
            </w:r>
            <w:r w:rsidR="007C3F3B" w:rsidRPr="00610A1C">
              <w:t>_CS_EN</w:t>
            </w:r>
            <w:r w:rsidRPr="00610A1C">
              <w:t>_316</w:t>
            </w:r>
          </w:p>
        </w:tc>
      </w:tr>
      <w:tr w:rsidR="00610A1C" w:rsidRPr="00610A1C" w14:paraId="07E3D434" w14:textId="77777777" w:rsidTr="00610A1C">
        <w:trPr>
          <w:trHeight w:val="300"/>
        </w:trPr>
        <w:tc>
          <w:tcPr>
            <w:tcW w:w="11983" w:type="dxa"/>
            <w:noWrap/>
            <w:hideMark/>
          </w:tcPr>
          <w:p w14:paraId="36E527BF" w14:textId="77777777" w:rsidR="00610A1C" w:rsidRPr="00610A1C" w:rsidRDefault="00610A1C">
            <w:r w:rsidRPr="00610A1C">
              <w:t>{ !pad_mux__path.scan_mode &amp;&amp; ((pad_mux__path.mission_mode == 1)   || pad_mux__path.debug_mode  || pad_mux__path.ispu_debug_mode) }</w:t>
            </w:r>
          </w:p>
        </w:tc>
        <w:tc>
          <w:tcPr>
            <w:tcW w:w="13077" w:type="dxa"/>
            <w:noWrap/>
            <w:hideMark/>
          </w:tcPr>
          <w:p w14:paraId="1032AB6C" w14:textId="77777777" w:rsidR="00610A1C" w:rsidRPr="00610A1C" w:rsidRDefault="00610A1C">
            <w:r w:rsidRPr="00610A1C">
              <w:t>!stbio1_top.dig_wrapper_LV.u_i2c_spi_slave.o_if_cs_out_n</w:t>
            </w:r>
          </w:p>
        </w:tc>
        <w:tc>
          <w:tcPr>
            <w:tcW w:w="4061" w:type="dxa"/>
            <w:noWrap/>
            <w:hideMark/>
          </w:tcPr>
          <w:p w14:paraId="02E70A55" w14:textId="77777777" w:rsidR="00610A1C" w:rsidRPr="00610A1C" w:rsidRDefault="00610A1C">
            <w:r w:rsidRPr="00610A1C">
              <w:t>stbio1_top.if_cs_out</w:t>
            </w:r>
          </w:p>
        </w:tc>
        <w:tc>
          <w:tcPr>
            <w:tcW w:w="2559" w:type="dxa"/>
            <w:noWrap/>
            <w:hideMark/>
          </w:tcPr>
          <w:p w14:paraId="748405EA" w14:textId="6DE4E3F6" w:rsidR="00610A1C" w:rsidRPr="00610A1C" w:rsidRDefault="00610A1C">
            <w:r w:rsidRPr="00610A1C">
              <w:t>DDS_STBIO1</w:t>
            </w:r>
            <w:r w:rsidR="007C3F3B" w:rsidRPr="00610A1C">
              <w:t>_CS_OUT</w:t>
            </w:r>
            <w:r w:rsidRPr="00610A1C">
              <w:t>_316</w:t>
            </w:r>
          </w:p>
        </w:tc>
      </w:tr>
      <w:tr w:rsidR="00610A1C" w:rsidRPr="00610A1C" w14:paraId="12F84725" w14:textId="77777777" w:rsidTr="00610A1C">
        <w:trPr>
          <w:trHeight w:val="300"/>
        </w:trPr>
        <w:tc>
          <w:tcPr>
            <w:tcW w:w="11983" w:type="dxa"/>
            <w:noWrap/>
            <w:hideMark/>
          </w:tcPr>
          <w:p w14:paraId="4A50928D" w14:textId="77777777" w:rsidR="00610A1C" w:rsidRPr="00610A1C" w:rsidRDefault="00610A1C">
            <w:r w:rsidRPr="00610A1C">
              <w:t>{ !pad_mux__path.scan_mode &amp;&amp; ((pad_mux__path.mission_mode == 1)   || pad_mux__path.ispu_debug_mode) &amp;&amp; stbio1_top.dig_wrapper_LV.u_regmap_otp.SH_CKL_EN }</w:t>
            </w:r>
          </w:p>
        </w:tc>
        <w:tc>
          <w:tcPr>
            <w:tcW w:w="13077" w:type="dxa"/>
            <w:noWrap/>
            <w:hideMark/>
          </w:tcPr>
          <w:p w14:paraId="101305E4" w14:textId="77777777" w:rsidR="00610A1C" w:rsidRPr="00610A1C" w:rsidRDefault="00610A1C">
            <w:r w:rsidRPr="00610A1C">
              <w:t>stbio1_top.dig_wrapper_LV.u_masterblaze_ahb.sda_master_out</w:t>
            </w:r>
          </w:p>
        </w:tc>
        <w:tc>
          <w:tcPr>
            <w:tcW w:w="4061" w:type="dxa"/>
            <w:noWrap/>
            <w:hideMark/>
          </w:tcPr>
          <w:p w14:paraId="44D5A710" w14:textId="77777777" w:rsidR="00610A1C" w:rsidRPr="00610A1C" w:rsidRDefault="00610A1C">
            <w:r w:rsidRPr="00610A1C">
              <w:t>stbio1_top.if_sh_sda_en</w:t>
            </w:r>
          </w:p>
        </w:tc>
        <w:tc>
          <w:tcPr>
            <w:tcW w:w="2559" w:type="dxa"/>
            <w:noWrap/>
            <w:hideMark/>
          </w:tcPr>
          <w:p w14:paraId="5376E33C" w14:textId="1C47145D" w:rsidR="00610A1C" w:rsidRPr="00610A1C" w:rsidRDefault="00610A1C">
            <w:r w:rsidRPr="00610A1C">
              <w:t>DDS_STBIO1</w:t>
            </w:r>
            <w:r w:rsidR="007C3F3B" w:rsidRPr="00610A1C">
              <w:t>_SH_SDA_EN</w:t>
            </w:r>
            <w:r w:rsidRPr="00610A1C">
              <w:t>_317</w:t>
            </w:r>
          </w:p>
        </w:tc>
      </w:tr>
      <w:tr w:rsidR="00610A1C" w:rsidRPr="00610A1C" w14:paraId="54D45343" w14:textId="77777777" w:rsidTr="00610A1C">
        <w:trPr>
          <w:trHeight w:val="300"/>
        </w:trPr>
        <w:tc>
          <w:tcPr>
            <w:tcW w:w="11983" w:type="dxa"/>
            <w:noWrap/>
            <w:hideMark/>
          </w:tcPr>
          <w:p w14:paraId="59CE21D1" w14:textId="77777777" w:rsidR="00610A1C" w:rsidRPr="00610A1C" w:rsidRDefault="00610A1C">
            <w:r w:rsidRPr="00610A1C">
              <w:t>{ !pad_mux__path.scan_mode &amp;&amp; !pad_mux__path.w_bist_mode &amp;&amp; !pad_mux__path.debug_mode}</w:t>
            </w:r>
          </w:p>
        </w:tc>
        <w:tc>
          <w:tcPr>
            <w:tcW w:w="13077" w:type="dxa"/>
            <w:noWrap/>
            <w:hideMark/>
          </w:tcPr>
          <w:p w14:paraId="53F444C9" w14:textId="77777777" w:rsidR="00610A1C" w:rsidRPr="00610A1C" w:rsidRDefault="00610A1C">
            <w:r w:rsidRPr="00610A1C">
              <w:t>1'b0</w:t>
            </w:r>
          </w:p>
        </w:tc>
        <w:tc>
          <w:tcPr>
            <w:tcW w:w="4061" w:type="dxa"/>
            <w:noWrap/>
            <w:hideMark/>
          </w:tcPr>
          <w:p w14:paraId="5CFFC881" w14:textId="77777777" w:rsidR="00610A1C" w:rsidRPr="00610A1C" w:rsidRDefault="00610A1C">
            <w:r w:rsidRPr="00610A1C">
              <w:t>stbio1_top.if_sh_sda_out</w:t>
            </w:r>
          </w:p>
        </w:tc>
        <w:tc>
          <w:tcPr>
            <w:tcW w:w="2559" w:type="dxa"/>
            <w:noWrap/>
            <w:hideMark/>
          </w:tcPr>
          <w:p w14:paraId="5BBBF5DF" w14:textId="6CC9FEF6" w:rsidR="00610A1C" w:rsidRPr="00610A1C" w:rsidRDefault="00610A1C">
            <w:r w:rsidRPr="00610A1C">
              <w:t>DDS_STBIO1</w:t>
            </w:r>
            <w:r w:rsidR="007C3F3B" w:rsidRPr="00610A1C">
              <w:t>_SH_SDA_OUT</w:t>
            </w:r>
            <w:r w:rsidRPr="00610A1C">
              <w:t>_317</w:t>
            </w:r>
          </w:p>
        </w:tc>
      </w:tr>
      <w:tr w:rsidR="00610A1C" w:rsidRPr="00610A1C" w14:paraId="3CD9803A" w14:textId="77777777" w:rsidTr="00610A1C">
        <w:trPr>
          <w:trHeight w:val="300"/>
        </w:trPr>
        <w:tc>
          <w:tcPr>
            <w:tcW w:w="11983" w:type="dxa"/>
            <w:noWrap/>
            <w:hideMark/>
          </w:tcPr>
          <w:p w14:paraId="708B16B7" w14:textId="77777777" w:rsidR="00610A1C" w:rsidRPr="00610A1C" w:rsidRDefault="00610A1C">
            <w:r w:rsidRPr="00610A1C">
              <w:t xml:space="preserve">{ !pad_mux__path.scan_mode &amp;&amp; </w:t>
            </w:r>
            <w:r w:rsidRPr="00610A1C">
              <w:lastRenderedPageBreak/>
              <w:t>((pad_mux__path.mission_mode == 1)   || pad_mux__path.ispu_debug_mode)}</w:t>
            </w:r>
          </w:p>
        </w:tc>
        <w:tc>
          <w:tcPr>
            <w:tcW w:w="13077" w:type="dxa"/>
            <w:noWrap/>
            <w:hideMark/>
          </w:tcPr>
          <w:p w14:paraId="22F36178" w14:textId="77777777" w:rsidR="00610A1C" w:rsidRPr="00610A1C" w:rsidRDefault="00610A1C">
            <w:r w:rsidRPr="00610A1C">
              <w:lastRenderedPageBreak/>
              <w:t>stbio1_top.if_sh_sda_in</w:t>
            </w:r>
          </w:p>
        </w:tc>
        <w:tc>
          <w:tcPr>
            <w:tcW w:w="4061" w:type="dxa"/>
            <w:noWrap/>
            <w:hideMark/>
          </w:tcPr>
          <w:p w14:paraId="6DEEFD27" w14:textId="77777777" w:rsidR="00610A1C" w:rsidRPr="00610A1C" w:rsidRDefault="00610A1C">
            <w:r w:rsidRPr="00610A1C">
              <w:t>stbio1_top.dig_wrapper_LV.u_masterblaze_a</w:t>
            </w:r>
            <w:r w:rsidRPr="00610A1C">
              <w:lastRenderedPageBreak/>
              <w:t>hb.sda_master_in</w:t>
            </w:r>
          </w:p>
        </w:tc>
        <w:tc>
          <w:tcPr>
            <w:tcW w:w="2559" w:type="dxa"/>
            <w:noWrap/>
            <w:hideMark/>
          </w:tcPr>
          <w:p w14:paraId="0472A2BB" w14:textId="1ACAAFE1" w:rsidR="00610A1C" w:rsidRPr="00610A1C" w:rsidRDefault="00610A1C">
            <w:r w:rsidRPr="00610A1C">
              <w:lastRenderedPageBreak/>
              <w:t>DDS_STBIO1</w:t>
            </w:r>
            <w:r w:rsidR="007C3F3B" w:rsidRPr="00610A1C">
              <w:t>_SH_</w:t>
            </w:r>
            <w:r w:rsidR="007C3F3B" w:rsidRPr="00610A1C">
              <w:lastRenderedPageBreak/>
              <w:t>SDA_IN</w:t>
            </w:r>
            <w:r w:rsidRPr="00610A1C">
              <w:t>_317</w:t>
            </w:r>
          </w:p>
        </w:tc>
      </w:tr>
      <w:tr w:rsidR="00610A1C" w:rsidRPr="00610A1C" w14:paraId="5D6C168E" w14:textId="77777777" w:rsidTr="00610A1C">
        <w:trPr>
          <w:trHeight w:val="300"/>
        </w:trPr>
        <w:tc>
          <w:tcPr>
            <w:tcW w:w="11983" w:type="dxa"/>
            <w:noWrap/>
            <w:hideMark/>
          </w:tcPr>
          <w:p w14:paraId="7F1915EC" w14:textId="77777777" w:rsidR="00610A1C" w:rsidRPr="00610A1C" w:rsidRDefault="00610A1C">
            <w:r w:rsidRPr="00610A1C">
              <w:lastRenderedPageBreak/>
              <w:t>{ !pad_mux__path.scan_mode &amp;&amp; ((pad_mux__path.mission_mode == 1)   || pad_mux__path.ispu_debug_mode) &amp;&amp; stbio1_top.dig_wrapper_LV.u_regmap_otp.SH_CKL_EN }</w:t>
            </w:r>
          </w:p>
        </w:tc>
        <w:tc>
          <w:tcPr>
            <w:tcW w:w="13077" w:type="dxa"/>
            <w:noWrap/>
            <w:hideMark/>
          </w:tcPr>
          <w:p w14:paraId="006AEB4F" w14:textId="77777777" w:rsidR="00610A1C" w:rsidRPr="00610A1C" w:rsidRDefault="00610A1C">
            <w:r w:rsidRPr="00610A1C">
              <w:t>stbio1_top.dig_wrapper_LV.u_masterblaze_ahb.scl_master_out</w:t>
            </w:r>
          </w:p>
        </w:tc>
        <w:tc>
          <w:tcPr>
            <w:tcW w:w="4061" w:type="dxa"/>
            <w:noWrap/>
            <w:hideMark/>
          </w:tcPr>
          <w:p w14:paraId="20D1F0D2" w14:textId="77777777" w:rsidR="00610A1C" w:rsidRPr="00610A1C" w:rsidRDefault="00610A1C">
            <w:r w:rsidRPr="00610A1C">
              <w:t>stbio1_top.if_sh_ck_en</w:t>
            </w:r>
          </w:p>
        </w:tc>
        <w:tc>
          <w:tcPr>
            <w:tcW w:w="2559" w:type="dxa"/>
            <w:noWrap/>
            <w:hideMark/>
          </w:tcPr>
          <w:p w14:paraId="311067D5" w14:textId="03DB9AB4" w:rsidR="00610A1C" w:rsidRPr="00610A1C" w:rsidRDefault="00610A1C">
            <w:r w:rsidRPr="00610A1C">
              <w:t>DDS_STBIO1</w:t>
            </w:r>
            <w:r w:rsidR="00D00623" w:rsidRPr="00610A1C">
              <w:t>_SH_SCL_EN</w:t>
            </w:r>
            <w:r w:rsidRPr="00610A1C">
              <w:t>_317</w:t>
            </w:r>
          </w:p>
        </w:tc>
      </w:tr>
      <w:tr w:rsidR="00610A1C" w:rsidRPr="00610A1C" w14:paraId="2D870D4B" w14:textId="77777777" w:rsidTr="00610A1C">
        <w:trPr>
          <w:trHeight w:val="300"/>
        </w:trPr>
        <w:tc>
          <w:tcPr>
            <w:tcW w:w="11983" w:type="dxa"/>
            <w:noWrap/>
            <w:hideMark/>
          </w:tcPr>
          <w:p w14:paraId="16AA2250" w14:textId="77777777" w:rsidR="00610A1C" w:rsidRPr="00610A1C" w:rsidRDefault="00610A1C">
            <w:r w:rsidRPr="00610A1C">
              <w:t>{ !pad_mux__path.scan_mode &amp;&amp; !pad_mux__path.w_bist_mode &amp;&amp; !pad_mux__path.debug_mode}</w:t>
            </w:r>
          </w:p>
        </w:tc>
        <w:tc>
          <w:tcPr>
            <w:tcW w:w="13077" w:type="dxa"/>
            <w:noWrap/>
            <w:hideMark/>
          </w:tcPr>
          <w:p w14:paraId="17F31541" w14:textId="77777777" w:rsidR="00610A1C" w:rsidRPr="00610A1C" w:rsidRDefault="00610A1C">
            <w:r w:rsidRPr="00610A1C">
              <w:t>1'b0</w:t>
            </w:r>
          </w:p>
        </w:tc>
        <w:tc>
          <w:tcPr>
            <w:tcW w:w="4061" w:type="dxa"/>
            <w:noWrap/>
            <w:hideMark/>
          </w:tcPr>
          <w:p w14:paraId="63832F4F" w14:textId="77777777" w:rsidR="00610A1C" w:rsidRPr="00610A1C" w:rsidRDefault="00610A1C">
            <w:r w:rsidRPr="00610A1C">
              <w:t>stbio1_top.if_sh_ck_out</w:t>
            </w:r>
          </w:p>
        </w:tc>
        <w:tc>
          <w:tcPr>
            <w:tcW w:w="2559" w:type="dxa"/>
            <w:noWrap/>
            <w:hideMark/>
          </w:tcPr>
          <w:p w14:paraId="3ABADB97" w14:textId="46C4B835" w:rsidR="00610A1C" w:rsidRPr="00610A1C" w:rsidRDefault="00610A1C">
            <w:r w:rsidRPr="00610A1C">
              <w:t>DDS_STBIO1</w:t>
            </w:r>
            <w:r w:rsidR="00D00623" w:rsidRPr="00610A1C">
              <w:t>_SH_SCL_OUT</w:t>
            </w:r>
            <w:r w:rsidRPr="00610A1C">
              <w:t>_317</w:t>
            </w:r>
          </w:p>
        </w:tc>
      </w:tr>
      <w:tr w:rsidR="00610A1C" w:rsidRPr="00610A1C" w14:paraId="0AA7324E" w14:textId="77777777" w:rsidTr="00610A1C">
        <w:trPr>
          <w:trHeight w:val="300"/>
        </w:trPr>
        <w:tc>
          <w:tcPr>
            <w:tcW w:w="11983" w:type="dxa"/>
            <w:noWrap/>
            <w:hideMark/>
          </w:tcPr>
          <w:p w14:paraId="3115BD21" w14:textId="77777777" w:rsidR="00610A1C" w:rsidRPr="00610A1C" w:rsidRDefault="00610A1C">
            <w:r w:rsidRPr="00610A1C">
              <w:t>{ !pad_mux__path.scan_mode &amp;&amp; ((pad_mux__path.mission_mode == 1)   || pad_mux__path.ispu_debug_mode)}</w:t>
            </w:r>
          </w:p>
        </w:tc>
        <w:tc>
          <w:tcPr>
            <w:tcW w:w="13077" w:type="dxa"/>
            <w:noWrap/>
            <w:hideMark/>
          </w:tcPr>
          <w:p w14:paraId="2A056E63" w14:textId="77777777" w:rsidR="00610A1C" w:rsidRPr="00610A1C" w:rsidRDefault="00610A1C">
            <w:r w:rsidRPr="00610A1C">
              <w:t>stbio1_top.if_sh_ck_in</w:t>
            </w:r>
          </w:p>
        </w:tc>
        <w:tc>
          <w:tcPr>
            <w:tcW w:w="4061" w:type="dxa"/>
            <w:noWrap/>
            <w:hideMark/>
          </w:tcPr>
          <w:p w14:paraId="2D6885D0" w14:textId="77777777" w:rsidR="00610A1C" w:rsidRPr="00610A1C" w:rsidRDefault="00610A1C">
            <w:r w:rsidRPr="00610A1C">
              <w:t>stbio1_top.dig_wrapper_LV.u_masterblaze_ahb.scl_master_in</w:t>
            </w:r>
          </w:p>
        </w:tc>
        <w:tc>
          <w:tcPr>
            <w:tcW w:w="2559" w:type="dxa"/>
            <w:noWrap/>
            <w:hideMark/>
          </w:tcPr>
          <w:p w14:paraId="1DE238BB" w14:textId="6FE53239" w:rsidR="00610A1C" w:rsidRPr="00610A1C" w:rsidRDefault="00610A1C">
            <w:r w:rsidRPr="00610A1C">
              <w:t>DDS_STBIO1</w:t>
            </w:r>
            <w:r w:rsidR="00D00623" w:rsidRPr="00610A1C">
              <w:t>_SH_SCL_IN</w:t>
            </w:r>
            <w:r w:rsidRPr="00610A1C">
              <w:t>_317</w:t>
            </w:r>
          </w:p>
        </w:tc>
      </w:tr>
      <w:tr w:rsidR="00610A1C" w:rsidRPr="00610A1C" w14:paraId="108AEB4B" w14:textId="77777777" w:rsidTr="00610A1C">
        <w:trPr>
          <w:trHeight w:val="300"/>
        </w:trPr>
        <w:tc>
          <w:tcPr>
            <w:tcW w:w="11983" w:type="dxa"/>
            <w:noWrap/>
            <w:hideMark/>
          </w:tcPr>
          <w:p w14:paraId="4B41A20B" w14:textId="77777777" w:rsidR="00610A1C" w:rsidRPr="00610A1C" w:rsidRDefault="00610A1C">
            <w:r w:rsidRPr="00610A1C">
              <w:t>{(stbio1_top.dig_wrapper_LV.u_regmap_otp.gpio1_irq_sel == 0) &amp;&amp;  !pad_mux__path.scan_mode &amp;&amp; (pad_mux__path.mission_mode == 1)  &amp;&amp; !pad_mux__path.ext_cap_en}</w:t>
            </w:r>
          </w:p>
        </w:tc>
        <w:tc>
          <w:tcPr>
            <w:tcW w:w="13077" w:type="dxa"/>
            <w:noWrap/>
            <w:hideMark/>
          </w:tcPr>
          <w:p w14:paraId="2FF25351" w14:textId="77777777" w:rsidR="00610A1C" w:rsidRPr="00610A1C" w:rsidRDefault="00610A1C">
            <w:r w:rsidRPr="00610A1C">
              <w:t>stbio1_top.dig_wrapper_LV.u_regmap_otp.gpio1_out</w:t>
            </w:r>
          </w:p>
        </w:tc>
        <w:tc>
          <w:tcPr>
            <w:tcW w:w="4061" w:type="dxa"/>
            <w:noWrap/>
            <w:hideMark/>
          </w:tcPr>
          <w:p w14:paraId="7E7323A9" w14:textId="77777777" w:rsidR="00610A1C" w:rsidRPr="00610A1C" w:rsidRDefault="00610A1C">
            <w:r w:rsidRPr="00610A1C">
              <w:t>stbio1_top.if_gpio1_out</w:t>
            </w:r>
          </w:p>
        </w:tc>
        <w:tc>
          <w:tcPr>
            <w:tcW w:w="2559" w:type="dxa"/>
            <w:noWrap/>
            <w:hideMark/>
          </w:tcPr>
          <w:p w14:paraId="222C1769" w14:textId="0EFECE14" w:rsidR="00610A1C" w:rsidRPr="00610A1C" w:rsidRDefault="00610A1C">
            <w:r w:rsidRPr="00610A1C">
              <w:t>DDS_STBIO1</w:t>
            </w:r>
            <w:r w:rsidR="00D00623" w:rsidRPr="00610A1C">
              <w:t>_GPIO1</w:t>
            </w:r>
            <w:r w:rsidRPr="00610A1C">
              <w:t>_314</w:t>
            </w:r>
          </w:p>
        </w:tc>
      </w:tr>
      <w:tr w:rsidR="00610A1C" w:rsidRPr="00610A1C" w14:paraId="7FE24169" w14:textId="77777777" w:rsidTr="00610A1C">
        <w:trPr>
          <w:trHeight w:val="300"/>
        </w:trPr>
        <w:tc>
          <w:tcPr>
            <w:tcW w:w="11983" w:type="dxa"/>
            <w:noWrap/>
            <w:hideMark/>
          </w:tcPr>
          <w:p w14:paraId="3C714F0C" w14:textId="77777777" w:rsidR="00610A1C" w:rsidRPr="00610A1C" w:rsidRDefault="00610A1C">
            <w:r w:rsidRPr="00610A1C">
              <w:t>{(stbio1_top.dig_wrapper_LV.u_regmap_otp.gpio1_irq_sel == 0) &amp;&amp;  !pad_mux__path.scan_mode &amp;&amp; (pad_mux__path.mission_mode == 1)  &amp;&amp; !pad_mux__path.ext_cap_en}</w:t>
            </w:r>
          </w:p>
        </w:tc>
        <w:tc>
          <w:tcPr>
            <w:tcW w:w="13077" w:type="dxa"/>
            <w:noWrap/>
            <w:hideMark/>
          </w:tcPr>
          <w:p w14:paraId="61F25F0B" w14:textId="77777777" w:rsidR="00610A1C" w:rsidRPr="00610A1C" w:rsidRDefault="00610A1C">
            <w:r w:rsidRPr="00610A1C">
              <w:t>stbio1_top.dig_wrapper_LV.u_regmap_otp.gpio1_en</w:t>
            </w:r>
          </w:p>
        </w:tc>
        <w:tc>
          <w:tcPr>
            <w:tcW w:w="4061" w:type="dxa"/>
            <w:noWrap/>
            <w:hideMark/>
          </w:tcPr>
          <w:p w14:paraId="2A35011D" w14:textId="77777777" w:rsidR="00610A1C" w:rsidRPr="00610A1C" w:rsidRDefault="00610A1C">
            <w:r w:rsidRPr="00610A1C">
              <w:t>stbio1_top.if_gpio1_en</w:t>
            </w:r>
          </w:p>
        </w:tc>
        <w:tc>
          <w:tcPr>
            <w:tcW w:w="2559" w:type="dxa"/>
            <w:noWrap/>
            <w:hideMark/>
          </w:tcPr>
          <w:p w14:paraId="4E788063" w14:textId="436E0C93" w:rsidR="00610A1C" w:rsidRPr="00610A1C" w:rsidRDefault="00610A1C">
            <w:r w:rsidRPr="00610A1C">
              <w:t>DDS_STBIO1</w:t>
            </w:r>
            <w:r w:rsidR="00D00623" w:rsidRPr="00610A1C">
              <w:t>_GPIO1_EN</w:t>
            </w:r>
            <w:r w:rsidRPr="00610A1C">
              <w:t>_314</w:t>
            </w:r>
          </w:p>
        </w:tc>
      </w:tr>
      <w:tr w:rsidR="00610A1C" w:rsidRPr="00610A1C" w14:paraId="220D39EF" w14:textId="77777777" w:rsidTr="00610A1C">
        <w:trPr>
          <w:trHeight w:val="300"/>
        </w:trPr>
        <w:tc>
          <w:tcPr>
            <w:tcW w:w="11983" w:type="dxa"/>
            <w:noWrap/>
            <w:hideMark/>
          </w:tcPr>
          <w:p w14:paraId="25F4451E" w14:textId="77777777" w:rsidR="00610A1C" w:rsidRPr="00610A1C" w:rsidRDefault="00610A1C">
            <w:r w:rsidRPr="00610A1C">
              <w:t xml:space="preserve">{(stbio1_top.dig_wrapper_LV.u_regmap_otp.gpio1_irq_sel == 0) &amp;&amp;  !pad_mux__path.scan_mode &amp;&amp; (pad_mux__path.mission_mode == 1)  &amp;&amp; </w:t>
            </w:r>
            <w:r w:rsidRPr="00610A1C">
              <w:lastRenderedPageBreak/>
              <w:t>!pad_mux__path.ext_cap_en}</w:t>
            </w:r>
          </w:p>
        </w:tc>
        <w:tc>
          <w:tcPr>
            <w:tcW w:w="13077" w:type="dxa"/>
            <w:noWrap/>
            <w:hideMark/>
          </w:tcPr>
          <w:p w14:paraId="270C6000" w14:textId="77777777" w:rsidR="00610A1C" w:rsidRPr="00610A1C" w:rsidRDefault="00610A1C">
            <w:r w:rsidRPr="00610A1C">
              <w:lastRenderedPageBreak/>
              <w:t>stbio1_top.if_gpio1_in</w:t>
            </w:r>
          </w:p>
        </w:tc>
        <w:tc>
          <w:tcPr>
            <w:tcW w:w="4061" w:type="dxa"/>
            <w:noWrap/>
            <w:hideMark/>
          </w:tcPr>
          <w:p w14:paraId="20CB9A26" w14:textId="77777777" w:rsidR="00610A1C" w:rsidRPr="00610A1C" w:rsidRDefault="00610A1C">
            <w:r w:rsidRPr="00610A1C">
              <w:t>stbio1_top.dig_wrapper_LV.u_regmap_otp.gpio1_in_i</w:t>
            </w:r>
          </w:p>
        </w:tc>
        <w:tc>
          <w:tcPr>
            <w:tcW w:w="2559" w:type="dxa"/>
            <w:noWrap/>
            <w:hideMark/>
          </w:tcPr>
          <w:p w14:paraId="3DE5557C" w14:textId="60D41672" w:rsidR="00610A1C" w:rsidRPr="00610A1C" w:rsidRDefault="00610A1C">
            <w:r w:rsidRPr="00610A1C">
              <w:t>DDS_STBIO1</w:t>
            </w:r>
            <w:r w:rsidR="00020F35" w:rsidRPr="00610A1C">
              <w:t>_GPIO1_IN</w:t>
            </w:r>
            <w:r w:rsidRPr="00610A1C">
              <w:t>_314</w:t>
            </w:r>
          </w:p>
        </w:tc>
      </w:tr>
      <w:tr w:rsidR="00610A1C" w:rsidRPr="00610A1C" w14:paraId="3C990A92" w14:textId="77777777" w:rsidTr="00610A1C">
        <w:trPr>
          <w:trHeight w:val="300"/>
        </w:trPr>
        <w:tc>
          <w:tcPr>
            <w:tcW w:w="11983" w:type="dxa"/>
            <w:noWrap/>
            <w:hideMark/>
          </w:tcPr>
          <w:p w14:paraId="70744F07" w14:textId="77777777" w:rsidR="00610A1C" w:rsidRPr="00610A1C" w:rsidRDefault="00610A1C">
            <w:r w:rsidRPr="00610A1C">
              <w:t>{(stbio1_top.dig_wrapper_LV.u_regmap_otp.gpio2_irq_sel == 0) &amp;&amp;  !pad_mux__path.scan_mode &amp;&amp; (pad_mux__path.mission_mode == 1)  &amp;&amp; !pad_mux__path.ext_cap_en}</w:t>
            </w:r>
          </w:p>
        </w:tc>
        <w:tc>
          <w:tcPr>
            <w:tcW w:w="13077" w:type="dxa"/>
            <w:noWrap/>
            <w:hideMark/>
          </w:tcPr>
          <w:p w14:paraId="3908AB24" w14:textId="77777777" w:rsidR="00610A1C" w:rsidRPr="00610A1C" w:rsidRDefault="00610A1C">
            <w:r w:rsidRPr="00610A1C">
              <w:t>stbio1_top.dig_wrapper_LV.u_regmap_otp.gpio2_out</w:t>
            </w:r>
          </w:p>
        </w:tc>
        <w:tc>
          <w:tcPr>
            <w:tcW w:w="4061" w:type="dxa"/>
            <w:noWrap/>
            <w:hideMark/>
          </w:tcPr>
          <w:p w14:paraId="1C9A57A0" w14:textId="77777777" w:rsidR="00610A1C" w:rsidRPr="00610A1C" w:rsidRDefault="00610A1C">
            <w:r w:rsidRPr="00610A1C">
              <w:t>stbio1_top.if_gpio2_out</w:t>
            </w:r>
          </w:p>
        </w:tc>
        <w:tc>
          <w:tcPr>
            <w:tcW w:w="2559" w:type="dxa"/>
            <w:noWrap/>
            <w:hideMark/>
          </w:tcPr>
          <w:p w14:paraId="68205CE7" w14:textId="4F181F94" w:rsidR="00610A1C" w:rsidRPr="00610A1C" w:rsidRDefault="00610A1C">
            <w:r w:rsidRPr="00610A1C">
              <w:t>DDS_STBIO1</w:t>
            </w:r>
            <w:r w:rsidR="00020F35" w:rsidRPr="00610A1C">
              <w:t>_GPIO2</w:t>
            </w:r>
            <w:r w:rsidRPr="00610A1C">
              <w:t>_314</w:t>
            </w:r>
          </w:p>
        </w:tc>
      </w:tr>
      <w:tr w:rsidR="00610A1C" w:rsidRPr="00610A1C" w14:paraId="4CF0A938" w14:textId="77777777" w:rsidTr="00610A1C">
        <w:trPr>
          <w:trHeight w:val="300"/>
        </w:trPr>
        <w:tc>
          <w:tcPr>
            <w:tcW w:w="11983" w:type="dxa"/>
            <w:noWrap/>
            <w:hideMark/>
          </w:tcPr>
          <w:p w14:paraId="56375828" w14:textId="77777777" w:rsidR="00610A1C" w:rsidRPr="00610A1C" w:rsidRDefault="00610A1C">
            <w:r w:rsidRPr="00610A1C">
              <w:t>{(stbio1_top.dig_wrapper_LV.u_regmap_otp.gpio2_irq_sel == 0) &amp;&amp;  !pad_mux__path.scan_mode &amp;&amp; (pad_mux__path.mission_mode == 1)  &amp;&amp; !pad_mux__path.ext_cap_en}</w:t>
            </w:r>
          </w:p>
        </w:tc>
        <w:tc>
          <w:tcPr>
            <w:tcW w:w="13077" w:type="dxa"/>
            <w:noWrap/>
            <w:hideMark/>
          </w:tcPr>
          <w:p w14:paraId="243DDD8F" w14:textId="77777777" w:rsidR="00610A1C" w:rsidRPr="00610A1C" w:rsidRDefault="00610A1C">
            <w:r w:rsidRPr="00610A1C">
              <w:t>stbio1_top.dig_wrapper_LV.u_regmap_otp.gpio2_en</w:t>
            </w:r>
          </w:p>
        </w:tc>
        <w:tc>
          <w:tcPr>
            <w:tcW w:w="4061" w:type="dxa"/>
            <w:noWrap/>
            <w:hideMark/>
          </w:tcPr>
          <w:p w14:paraId="7469876B" w14:textId="77777777" w:rsidR="00610A1C" w:rsidRPr="00610A1C" w:rsidRDefault="00610A1C">
            <w:r w:rsidRPr="00610A1C">
              <w:t>stbio1_top.if_gpio2_en</w:t>
            </w:r>
          </w:p>
        </w:tc>
        <w:tc>
          <w:tcPr>
            <w:tcW w:w="2559" w:type="dxa"/>
            <w:noWrap/>
            <w:hideMark/>
          </w:tcPr>
          <w:p w14:paraId="0F7D1739" w14:textId="2F90CB4D" w:rsidR="00610A1C" w:rsidRPr="00610A1C" w:rsidRDefault="00610A1C">
            <w:r w:rsidRPr="00610A1C">
              <w:t>DDS_STBIO1</w:t>
            </w:r>
            <w:r w:rsidR="003F6E04" w:rsidRPr="00610A1C">
              <w:t>_GPIO2_EN</w:t>
            </w:r>
            <w:r w:rsidRPr="00610A1C">
              <w:t>_314</w:t>
            </w:r>
          </w:p>
        </w:tc>
      </w:tr>
      <w:tr w:rsidR="00610A1C" w:rsidRPr="00610A1C" w14:paraId="5B06377E" w14:textId="77777777" w:rsidTr="00610A1C">
        <w:trPr>
          <w:trHeight w:val="300"/>
        </w:trPr>
        <w:tc>
          <w:tcPr>
            <w:tcW w:w="11983" w:type="dxa"/>
            <w:noWrap/>
            <w:hideMark/>
          </w:tcPr>
          <w:p w14:paraId="47989612" w14:textId="77777777" w:rsidR="00610A1C" w:rsidRPr="00610A1C" w:rsidRDefault="00610A1C">
            <w:r w:rsidRPr="00610A1C">
              <w:t>{(stbio1_top.dig_wrapper_LV.u_regmap_otp.gpio2_irq_sel == 0) &amp;&amp;  !pad_mux__path.scan_mode &amp;&amp; (pad_mux__path.mission_mode == 1)  &amp;&amp; !pad_mux__path.ext_cap_en}</w:t>
            </w:r>
          </w:p>
        </w:tc>
        <w:tc>
          <w:tcPr>
            <w:tcW w:w="13077" w:type="dxa"/>
            <w:noWrap/>
            <w:hideMark/>
          </w:tcPr>
          <w:p w14:paraId="43C20A61" w14:textId="77777777" w:rsidR="00610A1C" w:rsidRPr="00610A1C" w:rsidRDefault="00610A1C">
            <w:r w:rsidRPr="00610A1C">
              <w:t>stbio1_top.if_gpio2_in</w:t>
            </w:r>
          </w:p>
        </w:tc>
        <w:tc>
          <w:tcPr>
            <w:tcW w:w="4061" w:type="dxa"/>
            <w:noWrap/>
            <w:hideMark/>
          </w:tcPr>
          <w:p w14:paraId="0614FCEA" w14:textId="77777777" w:rsidR="00610A1C" w:rsidRPr="00610A1C" w:rsidRDefault="00610A1C">
            <w:r w:rsidRPr="00610A1C">
              <w:t>stbio1_top.dig_wrapper_LV.u_regmap_otp.gpio2_in_i</w:t>
            </w:r>
          </w:p>
        </w:tc>
        <w:tc>
          <w:tcPr>
            <w:tcW w:w="2559" w:type="dxa"/>
            <w:noWrap/>
            <w:hideMark/>
          </w:tcPr>
          <w:p w14:paraId="6E375008" w14:textId="53423FA7" w:rsidR="00610A1C" w:rsidRPr="00610A1C" w:rsidRDefault="00610A1C">
            <w:r w:rsidRPr="00610A1C">
              <w:t>DDS_STBIO1</w:t>
            </w:r>
            <w:r w:rsidR="003F6E04" w:rsidRPr="00610A1C">
              <w:t>_GPIO2_IN</w:t>
            </w:r>
            <w:r w:rsidRPr="00610A1C">
              <w:t>_314</w:t>
            </w:r>
          </w:p>
        </w:tc>
      </w:tr>
      <w:tr w:rsidR="00610A1C" w:rsidRPr="00610A1C" w14:paraId="1E8E236E" w14:textId="77777777" w:rsidTr="00610A1C">
        <w:trPr>
          <w:trHeight w:val="300"/>
        </w:trPr>
        <w:tc>
          <w:tcPr>
            <w:tcW w:w="11983" w:type="dxa"/>
            <w:noWrap/>
            <w:hideMark/>
          </w:tcPr>
          <w:p w14:paraId="188BCEE4" w14:textId="77777777" w:rsidR="00610A1C" w:rsidRPr="00610A1C" w:rsidRDefault="00610A1C">
            <w:r w:rsidRPr="00610A1C">
              <w:t>{(stbio1_top.dig_wrapper_LV.u_regmap_otp.gpio3_irq_sel == 0) &amp;&amp;  !pad_mux__path.scan_mode &amp;&amp; (pad_mux__path.mission_mode == 1) }</w:t>
            </w:r>
          </w:p>
        </w:tc>
        <w:tc>
          <w:tcPr>
            <w:tcW w:w="13077" w:type="dxa"/>
            <w:noWrap/>
            <w:hideMark/>
          </w:tcPr>
          <w:p w14:paraId="468CCCCE" w14:textId="77777777" w:rsidR="00610A1C" w:rsidRPr="00610A1C" w:rsidRDefault="00610A1C">
            <w:r w:rsidRPr="00610A1C">
              <w:t>stbio1_top.dig_wrapper_LV.u_regmap_otp.gpio3_out</w:t>
            </w:r>
          </w:p>
        </w:tc>
        <w:tc>
          <w:tcPr>
            <w:tcW w:w="4061" w:type="dxa"/>
            <w:noWrap/>
            <w:hideMark/>
          </w:tcPr>
          <w:p w14:paraId="2299DBB8" w14:textId="77777777" w:rsidR="00610A1C" w:rsidRPr="00610A1C" w:rsidRDefault="00610A1C">
            <w:r w:rsidRPr="00610A1C">
              <w:t>stbio1_top.if_gpio3_out</w:t>
            </w:r>
          </w:p>
        </w:tc>
        <w:tc>
          <w:tcPr>
            <w:tcW w:w="2559" w:type="dxa"/>
            <w:noWrap/>
            <w:hideMark/>
          </w:tcPr>
          <w:p w14:paraId="038EF65E" w14:textId="226B767A" w:rsidR="00610A1C" w:rsidRPr="00610A1C" w:rsidRDefault="00610A1C">
            <w:r w:rsidRPr="00610A1C">
              <w:t>DDS_STBIO1</w:t>
            </w:r>
            <w:r w:rsidR="003F6E04" w:rsidRPr="00610A1C">
              <w:t>_GPIO3</w:t>
            </w:r>
            <w:r w:rsidRPr="00610A1C">
              <w:t>_314</w:t>
            </w:r>
          </w:p>
        </w:tc>
      </w:tr>
      <w:tr w:rsidR="00610A1C" w:rsidRPr="00610A1C" w14:paraId="44718172" w14:textId="77777777" w:rsidTr="00610A1C">
        <w:trPr>
          <w:trHeight w:val="300"/>
        </w:trPr>
        <w:tc>
          <w:tcPr>
            <w:tcW w:w="11983" w:type="dxa"/>
            <w:noWrap/>
            <w:hideMark/>
          </w:tcPr>
          <w:p w14:paraId="4DF1FE0A" w14:textId="77777777" w:rsidR="00610A1C" w:rsidRPr="00610A1C" w:rsidRDefault="00610A1C">
            <w:r w:rsidRPr="00610A1C">
              <w:t>{(stbio1_top.dig_wrapper_LV.u_regmap_otp.gpio3_irq_sel == 0) &amp;&amp;  !pad_mux__path.scan_mode &amp;&amp; (pad_mux__path.mission_mode == 1) }</w:t>
            </w:r>
          </w:p>
        </w:tc>
        <w:tc>
          <w:tcPr>
            <w:tcW w:w="13077" w:type="dxa"/>
            <w:noWrap/>
            <w:hideMark/>
          </w:tcPr>
          <w:p w14:paraId="57AB9F9F" w14:textId="77777777" w:rsidR="00610A1C" w:rsidRPr="00610A1C" w:rsidRDefault="00610A1C">
            <w:r w:rsidRPr="00610A1C">
              <w:t>stbio1_top.dig_wrapper_LV.u_regmap_otp.gpio3_en</w:t>
            </w:r>
          </w:p>
        </w:tc>
        <w:tc>
          <w:tcPr>
            <w:tcW w:w="4061" w:type="dxa"/>
            <w:noWrap/>
            <w:hideMark/>
          </w:tcPr>
          <w:p w14:paraId="6E17765E" w14:textId="77777777" w:rsidR="00610A1C" w:rsidRPr="00610A1C" w:rsidRDefault="00610A1C">
            <w:r w:rsidRPr="00610A1C">
              <w:t>stbio1_top.if_gpio3_en</w:t>
            </w:r>
          </w:p>
        </w:tc>
        <w:tc>
          <w:tcPr>
            <w:tcW w:w="2559" w:type="dxa"/>
            <w:noWrap/>
            <w:hideMark/>
          </w:tcPr>
          <w:p w14:paraId="1524EBA9" w14:textId="6E8A85F7" w:rsidR="00610A1C" w:rsidRPr="00610A1C" w:rsidRDefault="00610A1C">
            <w:r w:rsidRPr="00610A1C">
              <w:t>DDS_STBIO1</w:t>
            </w:r>
            <w:r w:rsidR="002243FD" w:rsidRPr="00610A1C">
              <w:t>_GPIO3_EN</w:t>
            </w:r>
            <w:r w:rsidRPr="00610A1C">
              <w:t>_314</w:t>
            </w:r>
          </w:p>
        </w:tc>
      </w:tr>
      <w:tr w:rsidR="00610A1C" w:rsidRPr="00610A1C" w14:paraId="70B93619" w14:textId="77777777" w:rsidTr="00610A1C">
        <w:trPr>
          <w:trHeight w:val="300"/>
        </w:trPr>
        <w:tc>
          <w:tcPr>
            <w:tcW w:w="11983" w:type="dxa"/>
            <w:noWrap/>
            <w:hideMark/>
          </w:tcPr>
          <w:p w14:paraId="517FBE17" w14:textId="77777777" w:rsidR="00610A1C" w:rsidRPr="00610A1C" w:rsidRDefault="00610A1C">
            <w:r w:rsidRPr="00610A1C">
              <w:t>{(stbio1_top.dig_wrapper_LV.u_regmap_otp.gpio3_irq_sel == 0) &amp;&amp;  !pad_mux__path.scan_mode &amp;&amp; (pad_mux__path.mission_mode == 1) }</w:t>
            </w:r>
          </w:p>
        </w:tc>
        <w:tc>
          <w:tcPr>
            <w:tcW w:w="13077" w:type="dxa"/>
            <w:noWrap/>
            <w:hideMark/>
          </w:tcPr>
          <w:p w14:paraId="2CAC63BB" w14:textId="77777777" w:rsidR="00610A1C" w:rsidRPr="00610A1C" w:rsidRDefault="00610A1C">
            <w:r w:rsidRPr="00610A1C">
              <w:t>stbio1_top.if_gpio3_in</w:t>
            </w:r>
          </w:p>
        </w:tc>
        <w:tc>
          <w:tcPr>
            <w:tcW w:w="4061" w:type="dxa"/>
            <w:noWrap/>
            <w:hideMark/>
          </w:tcPr>
          <w:p w14:paraId="6C7ABB92" w14:textId="77777777" w:rsidR="00610A1C" w:rsidRPr="00610A1C" w:rsidRDefault="00610A1C">
            <w:r w:rsidRPr="00610A1C">
              <w:t>stbio1_top.dig_wrapper_LV.u_regmap_otp.gpio3_in_i</w:t>
            </w:r>
          </w:p>
        </w:tc>
        <w:tc>
          <w:tcPr>
            <w:tcW w:w="2559" w:type="dxa"/>
            <w:noWrap/>
            <w:hideMark/>
          </w:tcPr>
          <w:p w14:paraId="3B7ACA8C" w14:textId="57338537" w:rsidR="00610A1C" w:rsidRPr="00610A1C" w:rsidRDefault="00610A1C">
            <w:r w:rsidRPr="00610A1C">
              <w:t>DDS_STBIO1</w:t>
            </w:r>
            <w:r w:rsidR="002243FD" w:rsidRPr="00610A1C">
              <w:t>_GPIO3_IN</w:t>
            </w:r>
            <w:r w:rsidRPr="00610A1C">
              <w:t>_314</w:t>
            </w:r>
          </w:p>
        </w:tc>
      </w:tr>
      <w:tr w:rsidR="00610A1C" w:rsidRPr="00610A1C" w14:paraId="2115559E" w14:textId="77777777" w:rsidTr="00610A1C">
        <w:trPr>
          <w:trHeight w:val="300"/>
        </w:trPr>
        <w:tc>
          <w:tcPr>
            <w:tcW w:w="11983" w:type="dxa"/>
            <w:noWrap/>
            <w:hideMark/>
          </w:tcPr>
          <w:p w14:paraId="0C5D43BD" w14:textId="77777777" w:rsidR="00610A1C" w:rsidRPr="00610A1C" w:rsidRDefault="00610A1C">
            <w:r w:rsidRPr="00610A1C">
              <w:lastRenderedPageBreak/>
              <w:t>{(stbio1_top.dig_wrapper_LV.u_regmap_otp.gpio4_irq_sel == 0) &amp;&amp;  !pad_mux__path.scan_mode &amp;&amp; (pad_mux__path.mission_mode == 1)}</w:t>
            </w:r>
          </w:p>
        </w:tc>
        <w:tc>
          <w:tcPr>
            <w:tcW w:w="13077" w:type="dxa"/>
            <w:noWrap/>
            <w:hideMark/>
          </w:tcPr>
          <w:p w14:paraId="70FC5770" w14:textId="77777777" w:rsidR="00610A1C" w:rsidRPr="00610A1C" w:rsidRDefault="00610A1C">
            <w:r w:rsidRPr="00610A1C">
              <w:t>stbio1_top.dig_wrapper_LV.u_regmap_otp.gpio4_out</w:t>
            </w:r>
          </w:p>
        </w:tc>
        <w:tc>
          <w:tcPr>
            <w:tcW w:w="4061" w:type="dxa"/>
            <w:noWrap/>
            <w:hideMark/>
          </w:tcPr>
          <w:p w14:paraId="1BB36338" w14:textId="77777777" w:rsidR="00610A1C" w:rsidRPr="00610A1C" w:rsidRDefault="00610A1C">
            <w:r w:rsidRPr="00610A1C">
              <w:t>stbio1_top.if_gpio4_out</w:t>
            </w:r>
          </w:p>
        </w:tc>
        <w:tc>
          <w:tcPr>
            <w:tcW w:w="2559" w:type="dxa"/>
            <w:noWrap/>
            <w:hideMark/>
          </w:tcPr>
          <w:p w14:paraId="4BF214D0" w14:textId="41844813" w:rsidR="00610A1C" w:rsidRPr="00610A1C" w:rsidRDefault="00610A1C">
            <w:r w:rsidRPr="00610A1C">
              <w:t>DDS_STBIO1</w:t>
            </w:r>
            <w:r w:rsidR="002243FD" w:rsidRPr="00610A1C">
              <w:t>_GPIO4</w:t>
            </w:r>
            <w:r w:rsidRPr="00610A1C">
              <w:t>_314</w:t>
            </w:r>
          </w:p>
        </w:tc>
      </w:tr>
      <w:tr w:rsidR="00610A1C" w:rsidRPr="00610A1C" w14:paraId="4417271C" w14:textId="77777777" w:rsidTr="00610A1C">
        <w:trPr>
          <w:trHeight w:val="300"/>
        </w:trPr>
        <w:tc>
          <w:tcPr>
            <w:tcW w:w="11983" w:type="dxa"/>
            <w:noWrap/>
            <w:hideMark/>
          </w:tcPr>
          <w:p w14:paraId="4A825102" w14:textId="77777777" w:rsidR="00610A1C" w:rsidRPr="00610A1C" w:rsidRDefault="00610A1C">
            <w:r w:rsidRPr="00610A1C">
              <w:t>{(stbio1_top.dig_wrapper_LV.u_regmap_otp.gpio4_irq_sel == 0) &amp;&amp;  !pad_mux__path.scan_mode &amp;&amp; (pad_mux__path.mission_mode == 1)}</w:t>
            </w:r>
          </w:p>
        </w:tc>
        <w:tc>
          <w:tcPr>
            <w:tcW w:w="13077" w:type="dxa"/>
            <w:noWrap/>
            <w:hideMark/>
          </w:tcPr>
          <w:p w14:paraId="046AA5ED" w14:textId="77777777" w:rsidR="00610A1C" w:rsidRPr="00610A1C" w:rsidRDefault="00610A1C">
            <w:r w:rsidRPr="00610A1C">
              <w:t>stbio1_top.dig_wrapper_LV.u_regmap_otp.gpio4_en</w:t>
            </w:r>
          </w:p>
        </w:tc>
        <w:tc>
          <w:tcPr>
            <w:tcW w:w="4061" w:type="dxa"/>
            <w:noWrap/>
            <w:hideMark/>
          </w:tcPr>
          <w:p w14:paraId="0A6C33AB" w14:textId="77777777" w:rsidR="00610A1C" w:rsidRPr="00610A1C" w:rsidRDefault="00610A1C">
            <w:r w:rsidRPr="00610A1C">
              <w:t>stbio1_top.if_gpio4_en</w:t>
            </w:r>
          </w:p>
        </w:tc>
        <w:tc>
          <w:tcPr>
            <w:tcW w:w="2559" w:type="dxa"/>
            <w:noWrap/>
            <w:hideMark/>
          </w:tcPr>
          <w:p w14:paraId="7406CDEE" w14:textId="19EA93C4" w:rsidR="00610A1C" w:rsidRPr="00610A1C" w:rsidRDefault="00610A1C">
            <w:r w:rsidRPr="00610A1C">
              <w:t>DDS_STBIO1</w:t>
            </w:r>
            <w:r w:rsidR="002243FD" w:rsidRPr="00610A1C">
              <w:t>_GPIO4_EN</w:t>
            </w:r>
            <w:r w:rsidRPr="00610A1C">
              <w:t>_314</w:t>
            </w:r>
          </w:p>
        </w:tc>
      </w:tr>
      <w:tr w:rsidR="00610A1C" w:rsidRPr="00610A1C" w14:paraId="5585AE74" w14:textId="77777777" w:rsidTr="00610A1C">
        <w:trPr>
          <w:trHeight w:val="300"/>
        </w:trPr>
        <w:tc>
          <w:tcPr>
            <w:tcW w:w="11983" w:type="dxa"/>
            <w:noWrap/>
            <w:hideMark/>
          </w:tcPr>
          <w:p w14:paraId="47443C8E" w14:textId="77777777" w:rsidR="00610A1C" w:rsidRPr="00610A1C" w:rsidRDefault="00610A1C">
            <w:r w:rsidRPr="00610A1C">
              <w:t>{(stbio1_top.dig_wrapper_LV.u_regmap_otp.gpio4_irq_sel == 0) &amp;&amp;  !pad_mux__path.scan_mode &amp;&amp; (pad_mux__path.mission_mode == 1)}</w:t>
            </w:r>
          </w:p>
        </w:tc>
        <w:tc>
          <w:tcPr>
            <w:tcW w:w="13077" w:type="dxa"/>
            <w:noWrap/>
            <w:hideMark/>
          </w:tcPr>
          <w:p w14:paraId="1FD3F632" w14:textId="77777777" w:rsidR="00610A1C" w:rsidRPr="00610A1C" w:rsidRDefault="00610A1C">
            <w:r w:rsidRPr="00610A1C">
              <w:t>stbio1_top.if_gpio4_in</w:t>
            </w:r>
          </w:p>
        </w:tc>
        <w:tc>
          <w:tcPr>
            <w:tcW w:w="4061" w:type="dxa"/>
            <w:noWrap/>
            <w:hideMark/>
          </w:tcPr>
          <w:p w14:paraId="21989124" w14:textId="77777777" w:rsidR="00610A1C" w:rsidRPr="00610A1C" w:rsidRDefault="00610A1C">
            <w:r w:rsidRPr="00610A1C">
              <w:t>stbio1_top.dig_wrapper_LV.u_regmap_otp.gpio4_in_i</w:t>
            </w:r>
          </w:p>
        </w:tc>
        <w:tc>
          <w:tcPr>
            <w:tcW w:w="2559" w:type="dxa"/>
            <w:noWrap/>
            <w:hideMark/>
          </w:tcPr>
          <w:p w14:paraId="7504D5A9" w14:textId="5C25318B" w:rsidR="00610A1C" w:rsidRPr="00610A1C" w:rsidRDefault="00610A1C">
            <w:r w:rsidRPr="00610A1C">
              <w:t>DDS_STBIO1</w:t>
            </w:r>
            <w:r w:rsidR="002243FD" w:rsidRPr="00610A1C">
              <w:t>_GPIO4_IN</w:t>
            </w:r>
            <w:r w:rsidRPr="00610A1C">
              <w:t>_314</w:t>
            </w:r>
          </w:p>
        </w:tc>
      </w:tr>
      <w:tr w:rsidR="00610A1C" w:rsidRPr="00610A1C" w14:paraId="29A1EBB1" w14:textId="77777777" w:rsidTr="00610A1C">
        <w:trPr>
          <w:trHeight w:val="300"/>
        </w:trPr>
        <w:tc>
          <w:tcPr>
            <w:tcW w:w="11983" w:type="dxa"/>
            <w:noWrap/>
            <w:hideMark/>
          </w:tcPr>
          <w:p w14:paraId="04826DF0" w14:textId="77777777" w:rsidR="00610A1C" w:rsidRPr="00610A1C" w:rsidRDefault="00610A1C">
            <w:r w:rsidRPr="00610A1C">
              <w:t>{!pad_mux__path.scan_mode &amp;&amp; (pad_mux__path.mission_mode == 1)  &amp;&amp; !pad_mux__path.ext_cap_en}</w:t>
            </w:r>
          </w:p>
        </w:tc>
        <w:tc>
          <w:tcPr>
            <w:tcW w:w="13077" w:type="dxa"/>
            <w:noWrap/>
            <w:hideMark/>
          </w:tcPr>
          <w:p w14:paraId="1AC042D7" w14:textId="77777777" w:rsidR="00610A1C" w:rsidRPr="00610A1C" w:rsidRDefault="00610A1C">
            <w:r w:rsidRPr="00610A1C">
              <w:t>stbio1_top.dig_wrapper_LV.u_regmap_otp.gpio0_out</w:t>
            </w:r>
          </w:p>
        </w:tc>
        <w:tc>
          <w:tcPr>
            <w:tcW w:w="4061" w:type="dxa"/>
            <w:noWrap/>
            <w:hideMark/>
          </w:tcPr>
          <w:p w14:paraId="5CD103DA" w14:textId="77777777" w:rsidR="00610A1C" w:rsidRPr="00610A1C" w:rsidRDefault="00610A1C">
            <w:r w:rsidRPr="00610A1C">
              <w:t>stbio1_top.if_gpio0_out</w:t>
            </w:r>
          </w:p>
        </w:tc>
        <w:tc>
          <w:tcPr>
            <w:tcW w:w="2559" w:type="dxa"/>
            <w:noWrap/>
            <w:hideMark/>
          </w:tcPr>
          <w:p w14:paraId="598DA28D" w14:textId="263F18A7" w:rsidR="00610A1C" w:rsidRPr="00610A1C" w:rsidRDefault="00610A1C">
            <w:r w:rsidRPr="00610A1C">
              <w:t>DDS_STBIO1</w:t>
            </w:r>
            <w:r w:rsidR="002243FD" w:rsidRPr="00610A1C">
              <w:t>_GPIO0</w:t>
            </w:r>
            <w:r w:rsidRPr="00610A1C">
              <w:t>_318</w:t>
            </w:r>
          </w:p>
        </w:tc>
      </w:tr>
      <w:tr w:rsidR="00610A1C" w:rsidRPr="00610A1C" w14:paraId="0A28E291" w14:textId="77777777" w:rsidTr="00610A1C">
        <w:trPr>
          <w:trHeight w:val="300"/>
        </w:trPr>
        <w:tc>
          <w:tcPr>
            <w:tcW w:w="11983" w:type="dxa"/>
            <w:noWrap/>
            <w:hideMark/>
          </w:tcPr>
          <w:p w14:paraId="43DBB16E" w14:textId="77777777" w:rsidR="00610A1C" w:rsidRPr="00610A1C" w:rsidRDefault="00610A1C">
            <w:r w:rsidRPr="00610A1C">
              <w:t>{!pad_mux__path.scan_mode &amp;&amp; (pad_mux__path.mission_mode == 1)  &amp;&amp; !pad_mux__path.ext_cap_en}</w:t>
            </w:r>
          </w:p>
        </w:tc>
        <w:tc>
          <w:tcPr>
            <w:tcW w:w="13077" w:type="dxa"/>
            <w:noWrap/>
            <w:hideMark/>
          </w:tcPr>
          <w:p w14:paraId="5E32916A" w14:textId="77777777" w:rsidR="00610A1C" w:rsidRPr="00610A1C" w:rsidRDefault="00610A1C">
            <w:r w:rsidRPr="00610A1C">
              <w:t>stbio1_top.dig_wrapper_LV.u_regmap_otp.gpio0_en</w:t>
            </w:r>
          </w:p>
        </w:tc>
        <w:tc>
          <w:tcPr>
            <w:tcW w:w="4061" w:type="dxa"/>
            <w:noWrap/>
            <w:hideMark/>
          </w:tcPr>
          <w:p w14:paraId="55018226" w14:textId="77777777" w:rsidR="00610A1C" w:rsidRPr="00610A1C" w:rsidRDefault="00610A1C">
            <w:r w:rsidRPr="00610A1C">
              <w:t>stbio1_top.if_gpio0_en</w:t>
            </w:r>
          </w:p>
        </w:tc>
        <w:tc>
          <w:tcPr>
            <w:tcW w:w="2559" w:type="dxa"/>
            <w:noWrap/>
            <w:hideMark/>
          </w:tcPr>
          <w:p w14:paraId="35EAC233" w14:textId="017AB959" w:rsidR="00610A1C" w:rsidRPr="00610A1C" w:rsidRDefault="00610A1C">
            <w:r w:rsidRPr="00610A1C">
              <w:t>DDS_STBIO1</w:t>
            </w:r>
            <w:r w:rsidR="002243FD" w:rsidRPr="00610A1C">
              <w:t>_GPIO0_EN</w:t>
            </w:r>
            <w:r w:rsidRPr="00610A1C">
              <w:t>_318</w:t>
            </w:r>
          </w:p>
        </w:tc>
      </w:tr>
      <w:tr w:rsidR="00610A1C" w:rsidRPr="00610A1C" w14:paraId="3D54DE41" w14:textId="77777777" w:rsidTr="00610A1C">
        <w:trPr>
          <w:trHeight w:val="300"/>
        </w:trPr>
        <w:tc>
          <w:tcPr>
            <w:tcW w:w="11983" w:type="dxa"/>
            <w:noWrap/>
            <w:hideMark/>
          </w:tcPr>
          <w:p w14:paraId="5D888574" w14:textId="77777777" w:rsidR="00610A1C" w:rsidRPr="00610A1C" w:rsidRDefault="00610A1C">
            <w:r w:rsidRPr="00610A1C">
              <w:t>{!pad_mux__path.scan_mode &amp;&amp; (pad_mux__path.mission_mode == 1)  &amp;&amp; !pad_mux__path.ext_cap_en}</w:t>
            </w:r>
          </w:p>
        </w:tc>
        <w:tc>
          <w:tcPr>
            <w:tcW w:w="13077" w:type="dxa"/>
            <w:noWrap/>
            <w:hideMark/>
          </w:tcPr>
          <w:p w14:paraId="5974967F" w14:textId="77777777" w:rsidR="00610A1C" w:rsidRPr="00610A1C" w:rsidRDefault="00610A1C">
            <w:r w:rsidRPr="00610A1C">
              <w:t>stbio1_top.if_gpio0_in</w:t>
            </w:r>
          </w:p>
        </w:tc>
        <w:tc>
          <w:tcPr>
            <w:tcW w:w="4061" w:type="dxa"/>
            <w:noWrap/>
            <w:hideMark/>
          </w:tcPr>
          <w:p w14:paraId="68BE5A6E" w14:textId="77777777" w:rsidR="00610A1C" w:rsidRPr="00610A1C" w:rsidRDefault="00610A1C">
            <w:r w:rsidRPr="00610A1C">
              <w:t>stbio1_top.dig_wrapper_LV.u_regmap_otp.gpio0_in_i</w:t>
            </w:r>
          </w:p>
        </w:tc>
        <w:tc>
          <w:tcPr>
            <w:tcW w:w="2559" w:type="dxa"/>
            <w:noWrap/>
            <w:hideMark/>
          </w:tcPr>
          <w:p w14:paraId="69A0150F" w14:textId="4D5643FA" w:rsidR="00610A1C" w:rsidRPr="00610A1C" w:rsidRDefault="00610A1C">
            <w:r w:rsidRPr="00610A1C">
              <w:t>DDS_STBIO1</w:t>
            </w:r>
            <w:r w:rsidR="002243FD" w:rsidRPr="00610A1C">
              <w:t>_GPIO0_IN</w:t>
            </w:r>
            <w:r w:rsidRPr="00610A1C">
              <w:t>_318</w:t>
            </w:r>
          </w:p>
        </w:tc>
      </w:tr>
    </w:tbl>
    <w:p w14:paraId="2CC53F09" w14:textId="77777777" w:rsidR="0058254A" w:rsidRDefault="0058254A" w:rsidP="0058254A">
      <w:pPr>
        <w:rPr>
          <w:lang w:val="en-US"/>
        </w:rPr>
      </w:pPr>
    </w:p>
    <w:p w14:paraId="52975D0F" w14:textId="77777777" w:rsidR="0058254A" w:rsidRPr="0058254A" w:rsidRDefault="0058254A" w:rsidP="0058254A">
      <w:pPr>
        <w:rPr>
          <w:lang w:val="en-US"/>
        </w:rPr>
      </w:pPr>
    </w:p>
    <w:p w14:paraId="0E926730" w14:textId="77777777" w:rsidR="00BE3C9A" w:rsidRDefault="00BE3C9A" w:rsidP="00BE3C9A">
      <w:pPr>
        <w:rPr>
          <w:lang w:val="en-US"/>
        </w:rPr>
      </w:pPr>
    </w:p>
    <w:p w14:paraId="438AA956" w14:textId="7C832956" w:rsidR="00BE3C9A" w:rsidRDefault="00BE3C9A" w:rsidP="00B36050">
      <w:pPr>
        <w:pStyle w:val="Heading4"/>
      </w:pPr>
      <w:r>
        <w:lastRenderedPageBreak/>
        <w:t>DCCK</w:t>
      </w:r>
      <w:r w:rsidR="00CC1C42" w:rsidRPr="00CC1C42">
        <w:t xml:space="preserve"> </w:t>
      </w:r>
      <w:r w:rsidR="00CC1C42">
        <w:t>Requirement</w:t>
      </w:r>
    </w:p>
    <w:p w14:paraId="5AC006EC" w14:textId="7AF5CD19" w:rsidR="00B36050" w:rsidRPr="00B36050" w:rsidRDefault="007B5B76" w:rsidP="00B36050">
      <w:pPr>
        <w:rPr>
          <w:lang w:val="en-US"/>
        </w:rPr>
      </w:pPr>
      <w:r>
        <w:rPr>
          <w:noProof/>
        </w:rPr>
        <w:drawing>
          <wp:inline distT="0" distB="0" distL="0" distR="0" wp14:anchorId="42CA282D" wp14:editId="607415FF">
            <wp:extent cx="5943600" cy="3343275"/>
            <wp:effectExtent l="0" t="0" r="0" b="9525"/>
            <wp:docPr id="555550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5008"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3343275"/>
                    </a:xfrm>
                    <a:prstGeom prst="rect">
                      <a:avLst/>
                    </a:prstGeom>
                  </pic:spPr>
                </pic:pic>
              </a:graphicData>
            </a:graphic>
          </wp:inline>
        </w:drawing>
      </w:r>
    </w:p>
    <w:p w14:paraId="66C1713E" w14:textId="77777777" w:rsidR="004F4E84" w:rsidRDefault="004F4E84" w:rsidP="00152C3C">
      <w:pPr>
        <w:pStyle w:val="NoSpacing"/>
      </w:pPr>
    </w:p>
    <w:p w14:paraId="7A8BDC13" w14:textId="77777777" w:rsidR="004F4E84" w:rsidRDefault="004F4E84" w:rsidP="00152C3C">
      <w:pPr>
        <w:pStyle w:val="NoSpacing"/>
      </w:pPr>
    </w:p>
    <w:p w14:paraId="158C003D" w14:textId="77777777" w:rsidR="00B67A5D" w:rsidRPr="00B67A5D" w:rsidRDefault="00B67A5D" w:rsidP="00B67A5D">
      <w:pPr>
        <w:rPr>
          <w:lang w:val="en-US"/>
        </w:rPr>
      </w:pPr>
    </w:p>
    <w:p w14:paraId="20CBD745" w14:textId="50E9D9B7" w:rsidR="00B67A5D" w:rsidRPr="00120B01" w:rsidRDefault="00B67A5D" w:rsidP="00B67A5D">
      <w:pPr>
        <w:pStyle w:val="NoSpacing"/>
      </w:pPr>
      <w:r>
        <w:t>[</w:t>
      </w:r>
      <w:r w:rsidRPr="00CA619A">
        <w:t>DDS_STBIO1_</w:t>
      </w:r>
      <w:r>
        <w:t>3</w:t>
      </w:r>
      <w:r w:rsidR="00F75D59">
        <w:t>90</w:t>
      </w:r>
      <w:r w:rsidRPr="00DB608E">
        <w:t xml:space="preserve">] </w:t>
      </w:r>
      <w:r>
        <w:t>Assumption</w:t>
      </w:r>
    </w:p>
    <w:p w14:paraId="470E3A86" w14:textId="55168EC5" w:rsidR="00B67A5D" w:rsidRPr="00DE4FC3" w:rsidRDefault="00DE4FC3" w:rsidP="00DE4FC3">
      <w:pPr>
        <w:rPr>
          <w:lang w:val="en-US"/>
        </w:rPr>
      </w:pPr>
      <w:r>
        <w:rPr>
          <w:lang w:val="en-US"/>
        </w:rPr>
        <w:t>O</w:t>
      </w:r>
      <w:r w:rsidRPr="00DE4FC3">
        <w:rPr>
          <w:lang w:val="en-US"/>
        </w:rPr>
        <w:t>_DCCK_P</w:t>
      </w:r>
      <w:r>
        <w:rPr>
          <w:lang w:val="en-US"/>
        </w:rPr>
        <w:t>_i</w:t>
      </w:r>
      <w:r w:rsidR="000A3E05">
        <w:rPr>
          <w:lang w:val="en-US"/>
        </w:rPr>
        <w:t>(A2D input)</w:t>
      </w:r>
      <w:r w:rsidR="00B67A5D" w:rsidRPr="00120B01">
        <w:t xml:space="preserve"> will be</w:t>
      </w:r>
      <w:r w:rsidR="00983B01">
        <w:t> </w:t>
      </w:r>
      <w:r w:rsidR="00CE6F86" w:rsidRPr="00162A54">
        <w:rPr>
          <w:lang w:val="en-US"/>
        </w:rPr>
        <w:t>“1”</w:t>
      </w:r>
      <w:r>
        <w:t xml:space="preserve"> </w:t>
      </w:r>
      <w:r w:rsidR="00C0023A">
        <w:t xml:space="preserve">in </w:t>
      </w:r>
      <w:r w:rsidR="00983B01" w:rsidRPr="00162A54">
        <w:rPr>
          <w:lang w:val="en-US"/>
        </w:rPr>
        <w:t xml:space="preserve">floating electrode </w:t>
      </w:r>
      <w:r w:rsidR="000B5D35" w:rsidRPr="00162A54">
        <w:rPr>
          <w:lang w:val="en-US"/>
        </w:rPr>
        <w:t xml:space="preserve">P </w:t>
      </w:r>
      <w:r w:rsidR="00983B01" w:rsidRPr="00162A54">
        <w:rPr>
          <w:lang w:val="en-US"/>
        </w:rPr>
        <w:t xml:space="preserve">state else </w:t>
      </w:r>
      <w:r w:rsidR="00CE6F86" w:rsidRPr="00162A54">
        <w:rPr>
          <w:lang w:val="en-US"/>
        </w:rPr>
        <w:t xml:space="preserve">it </w:t>
      </w:r>
      <w:r w:rsidR="00983B01" w:rsidRPr="00162A54">
        <w:rPr>
          <w:lang w:val="en-US"/>
        </w:rPr>
        <w:t>will be “0”</w:t>
      </w:r>
      <w:r w:rsidR="00CE6F86" w:rsidRPr="00162A54">
        <w:rPr>
          <w:lang w:val="en-US"/>
        </w:rPr>
        <w:t xml:space="preserve"> </w:t>
      </w:r>
    </w:p>
    <w:p w14:paraId="07E7F2F6" w14:textId="77777777" w:rsidR="00B67A5D" w:rsidRDefault="00B67A5D" w:rsidP="00B67A5D">
      <w:pPr>
        <w:pStyle w:val="NoSpacing"/>
      </w:pPr>
      <w:r>
        <w:t>[End]</w:t>
      </w:r>
    </w:p>
    <w:p w14:paraId="6317BD73" w14:textId="77777777" w:rsidR="00B67A5D" w:rsidRPr="00B67A5D" w:rsidRDefault="00B67A5D" w:rsidP="00B67A5D">
      <w:pPr>
        <w:rPr>
          <w:lang w:val="en-US"/>
        </w:rPr>
      </w:pPr>
    </w:p>
    <w:p w14:paraId="2CAF1883" w14:textId="20929839" w:rsidR="00CE6F86" w:rsidRPr="00120B01" w:rsidRDefault="00CE6F86" w:rsidP="00CE6F86">
      <w:pPr>
        <w:pStyle w:val="NoSpacing"/>
      </w:pPr>
      <w:r w:rsidRPr="00CA619A">
        <w:t>DDS_STBIO1_</w:t>
      </w:r>
      <w:r>
        <w:t>3</w:t>
      </w:r>
      <w:r w:rsidR="00F75D59">
        <w:t>91</w:t>
      </w:r>
      <w:r w:rsidRPr="00DB608E">
        <w:t xml:space="preserve">] </w:t>
      </w:r>
      <w:r>
        <w:t>Assumption</w:t>
      </w:r>
    </w:p>
    <w:p w14:paraId="544C1FB9" w14:textId="2DD5698C" w:rsidR="00CE6F86" w:rsidRPr="00DE4FC3" w:rsidRDefault="00CE6F86" w:rsidP="00CE6F86">
      <w:pPr>
        <w:rPr>
          <w:lang w:val="en-US"/>
        </w:rPr>
      </w:pPr>
      <w:r>
        <w:rPr>
          <w:lang w:val="en-US"/>
        </w:rPr>
        <w:t>O</w:t>
      </w:r>
      <w:r w:rsidRPr="00DE4FC3">
        <w:rPr>
          <w:lang w:val="en-US"/>
        </w:rPr>
        <w:t>_DCCK_</w:t>
      </w:r>
      <w:r w:rsidR="000B5D35">
        <w:rPr>
          <w:lang w:val="en-US"/>
        </w:rPr>
        <w:t>N</w:t>
      </w:r>
      <w:r>
        <w:rPr>
          <w:lang w:val="en-US"/>
        </w:rPr>
        <w:t>_i</w:t>
      </w:r>
      <w:r w:rsidR="000A3E05">
        <w:rPr>
          <w:lang w:val="en-US"/>
        </w:rPr>
        <w:t>(A2D input)</w:t>
      </w:r>
      <w:r w:rsidRPr="00120B01">
        <w:t xml:space="preserve"> will be</w:t>
      </w:r>
      <w:r>
        <w:t> </w:t>
      </w:r>
      <w:r w:rsidRPr="00162A54">
        <w:rPr>
          <w:lang w:val="en-US"/>
        </w:rPr>
        <w:t>“1”</w:t>
      </w:r>
      <w:r>
        <w:t xml:space="preserve"> in </w:t>
      </w:r>
      <w:r w:rsidRPr="00162A54">
        <w:rPr>
          <w:lang w:val="en-US"/>
        </w:rPr>
        <w:t>floating electrode</w:t>
      </w:r>
      <w:r w:rsidR="000B5D35" w:rsidRPr="00162A54">
        <w:rPr>
          <w:lang w:val="en-US"/>
        </w:rPr>
        <w:t xml:space="preserve"> N</w:t>
      </w:r>
      <w:r w:rsidRPr="00162A54">
        <w:rPr>
          <w:lang w:val="en-US"/>
        </w:rPr>
        <w:t xml:space="preserve"> state else it will be “0” </w:t>
      </w:r>
    </w:p>
    <w:p w14:paraId="0769D6A6" w14:textId="77777777" w:rsidR="00CE6F86" w:rsidRDefault="00CE6F86" w:rsidP="00CE6F86">
      <w:pPr>
        <w:pStyle w:val="NoSpacing"/>
      </w:pPr>
      <w:r>
        <w:t>[End]</w:t>
      </w:r>
    </w:p>
    <w:p w14:paraId="28F81722" w14:textId="77777777" w:rsidR="00DC558A" w:rsidRDefault="00DC558A" w:rsidP="00DC558A">
      <w:pPr>
        <w:rPr>
          <w:lang w:val="en-US"/>
        </w:rPr>
      </w:pPr>
    </w:p>
    <w:p w14:paraId="4F940632" w14:textId="77777777" w:rsidR="00C47FD2" w:rsidRDefault="00C47FD2" w:rsidP="00DC558A">
      <w:pPr>
        <w:rPr>
          <w:lang w:val="en-US"/>
        </w:rPr>
      </w:pPr>
    </w:p>
    <w:p w14:paraId="5A0D2717" w14:textId="77777777" w:rsidR="000A3E05" w:rsidRDefault="000A3E05" w:rsidP="00DC558A">
      <w:pPr>
        <w:rPr>
          <w:lang w:val="en-US"/>
        </w:rPr>
      </w:pPr>
    </w:p>
    <w:p w14:paraId="124EE45A" w14:textId="3560F7F1" w:rsidR="00C47FD2" w:rsidRPr="00CA619A" w:rsidRDefault="00C47FD2" w:rsidP="00C47FD2">
      <w:pPr>
        <w:pStyle w:val="NoSpacing"/>
      </w:pPr>
      <w:r w:rsidRPr="00CA619A">
        <w:t>[DDS_STBIO1_</w:t>
      </w:r>
      <w:r>
        <w:t>392</w:t>
      </w:r>
      <w:r w:rsidRPr="00CA619A">
        <w:t xml:space="preserve">] </w:t>
      </w:r>
      <w:r>
        <w:t>Requirement</w:t>
      </w:r>
    </w:p>
    <w:p w14:paraId="433C5809" w14:textId="6D82B464" w:rsidR="000C500F" w:rsidRDefault="000C500F" w:rsidP="00C47FD2">
      <w:pPr>
        <w:pStyle w:val="NoSpacing"/>
      </w:pPr>
      <w:r w:rsidRPr="000C500F">
        <w:rPr>
          <w:lang w:val="fr-FR"/>
        </w:rPr>
        <w:t>If O_DCCK_P_i changes its value from '0' to '1' and DCCK_IRQ_MASK is set to '1', then irq_DCCK_IRQ_ST, output of u_regmap_otp, shall be set to '1'</w:t>
      </w:r>
    </w:p>
    <w:p w14:paraId="0FFEE90A" w14:textId="2E60662B" w:rsidR="00C47FD2" w:rsidRDefault="00C47FD2" w:rsidP="00C47FD2">
      <w:pPr>
        <w:pStyle w:val="NoSpacing"/>
      </w:pPr>
      <w:r>
        <w:t>[End]</w:t>
      </w:r>
    </w:p>
    <w:p w14:paraId="5A3EC625" w14:textId="77777777" w:rsidR="001070B9" w:rsidRDefault="001070B9" w:rsidP="001070B9">
      <w:pPr>
        <w:rPr>
          <w:lang w:val="en-US"/>
        </w:rPr>
      </w:pPr>
    </w:p>
    <w:p w14:paraId="449126C7" w14:textId="69FDF69B" w:rsidR="006668A9" w:rsidRPr="00CA619A" w:rsidRDefault="006668A9" w:rsidP="006668A9">
      <w:pPr>
        <w:pStyle w:val="NoSpacing"/>
      </w:pPr>
      <w:r w:rsidRPr="00CA619A">
        <w:t>[DDS_STBIO1_</w:t>
      </w:r>
      <w:r>
        <w:t>393</w:t>
      </w:r>
      <w:r w:rsidRPr="00CA619A">
        <w:t xml:space="preserve">] </w:t>
      </w:r>
      <w:r>
        <w:t>Requirement</w:t>
      </w:r>
    </w:p>
    <w:p w14:paraId="0F898C45" w14:textId="4A4F4E66" w:rsidR="006668A9" w:rsidRDefault="006668A9" w:rsidP="006668A9">
      <w:pPr>
        <w:pStyle w:val="NoSpacing"/>
      </w:pPr>
      <w:r w:rsidRPr="000C500F">
        <w:rPr>
          <w:lang w:val="fr-FR"/>
        </w:rPr>
        <w:t>If O_DCCK_</w:t>
      </w:r>
      <w:r w:rsidR="00355E19">
        <w:rPr>
          <w:lang w:val="fr-FR"/>
        </w:rPr>
        <w:t>N</w:t>
      </w:r>
      <w:r w:rsidRPr="000C500F">
        <w:rPr>
          <w:lang w:val="fr-FR"/>
        </w:rPr>
        <w:t>_i changes its value from '0' to '1' and DCCK_IRQ_MASK is set to '1', then irq_DCCK_IRQ_ST, output of u_regmap_otp, shall be set to '1'</w:t>
      </w:r>
    </w:p>
    <w:p w14:paraId="2AD6DCBA" w14:textId="77777777" w:rsidR="006668A9" w:rsidRDefault="006668A9" w:rsidP="006668A9">
      <w:pPr>
        <w:pStyle w:val="NoSpacing"/>
      </w:pPr>
      <w:r>
        <w:t>[End]</w:t>
      </w:r>
    </w:p>
    <w:p w14:paraId="1DDEED6B" w14:textId="77777777" w:rsidR="001070B9" w:rsidRPr="001070B9" w:rsidRDefault="001070B9" w:rsidP="001070B9">
      <w:pPr>
        <w:rPr>
          <w:lang w:val="en-US"/>
        </w:rPr>
      </w:pPr>
    </w:p>
    <w:p w14:paraId="72FF9179" w14:textId="16C4A3F7" w:rsidR="006668A9" w:rsidRPr="00CA619A" w:rsidRDefault="006668A9" w:rsidP="006668A9">
      <w:pPr>
        <w:pStyle w:val="NoSpacing"/>
      </w:pPr>
      <w:r w:rsidRPr="00CA619A">
        <w:t>[DDS_STBIO1_</w:t>
      </w:r>
      <w:r>
        <w:t>394</w:t>
      </w:r>
      <w:r w:rsidRPr="00CA619A">
        <w:t xml:space="preserve">] </w:t>
      </w:r>
      <w:r>
        <w:t>Requirement</w:t>
      </w:r>
    </w:p>
    <w:p w14:paraId="517CCF15" w14:textId="5F7F7273" w:rsidR="006668A9" w:rsidRDefault="006668A9" w:rsidP="006668A9">
      <w:pPr>
        <w:pStyle w:val="NoSpacing"/>
      </w:pPr>
      <w:r w:rsidRPr="000C500F">
        <w:rPr>
          <w:lang w:val="fr-FR"/>
        </w:rPr>
        <w:t>If O_DCCK_P_i changes its value from '</w:t>
      </w:r>
      <w:r w:rsidR="00355E19">
        <w:rPr>
          <w:lang w:val="fr-FR"/>
        </w:rPr>
        <w:t>1</w:t>
      </w:r>
      <w:r w:rsidRPr="000C500F">
        <w:rPr>
          <w:lang w:val="fr-FR"/>
        </w:rPr>
        <w:t>' to '</w:t>
      </w:r>
      <w:r w:rsidR="00355E19">
        <w:rPr>
          <w:lang w:val="fr-FR"/>
        </w:rPr>
        <w:t>0</w:t>
      </w:r>
      <w:r w:rsidRPr="000C500F">
        <w:rPr>
          <w:lang w:val="fr-FR"/>
        </w:rPr>
        <w:t>' and DCCK_IRQ_MASK is set to '1', then irq_DCCK_IRQ_ST, output of u_regmap_otp, shall be set to '1'</w:t>
      </w:r>
    </w:p>
    <w:p w14:paraId="3C2149D9" w14:textId="77777777" w:rsidR="006668A9" w:rsidRDefault="006668A9" w:rsidP="006668A9">
      <w:pPr>
        <w:pStyle w:val="NoSpacing"/>
      </w:pPr>
      <w:r>
        <w:t>[End]</w:t>
      </w:r>
    </w:p>
    <w:p w14:paraId="1D8B6ACA" w14:textId="77777777" w:rsidR="007F28B4" w:rsidRPr="00DC558A" w:rsidRDefault="007F28B4" w:rsidP="00DC558A">
      <w:pPr>
        <w:rPr>
          <w:lang w:val="en-US"/>
        </w:rPr>
      </w:pPr>
    </w:p>
    <w:p w14:paraId="5DB4A64E" w14:textId="09F1B76F" w:rsidR="006668A9" w:rsidRPr="00CA619A" w:rsidRDefault="006668A9" w:rsidP="006668A9">
      <w:pPr>
        <w:pStyle w:val="NoSpacing"/>
      </w:pPr>
      <w:r w:rsidRPr="00CA619A">
        <w:t>[DDS_STBIO1_</w:t>
      </w:r>
      <w:r>
        <w:t>395</w:t>
      </w:r>
      <w:r w:rsidRPr="00CA619A">
        <w:t xml:space="preserve">] </w:t>
      </w:r>
      <w:r>
        <w:t>Requirement</w:t>
      </w:r>
    </w:p>
    <w:p w14:paraId="765CD912" w14:textId="375685FC" w:rsidR="006668A9" w:rsidRDefault="006668A9" w:rsidP="006668A9">
      <w:pPr>
        <w:pStyle w:val="NoSpacing"/>
      </w:pPr>
      <w:r w:rsidRPr="000C500F">
        <w:rPr>
          <w:lang w:val="fr-FR"/>
        </w:rPr>
        <w:lastRenderedPageBreak/>
        <w:t>If O_DCCK_P_i changes its value from '</w:t>
      </w:r>
      <w:r w:rsidR="00355E19">
        <w:rPr>
          <w:lang w:val="fr-FR"/>
        </w:rPr>
        <w:t>1’</w:t>
      </w:r>
      <w:r w:rsidRPr="000C500F">
        <w:rPr>
          <w:lang w:val="fr-FR"/>
        </w:rPr>
        <w:t xml:space="preserve"> to '</w:t>
      </w:r>
      <w:r w:rsidR="00355E19">
        <w:rPr>
          <w:lang w:val="fr-FR"/>
        </w:rPr>
        <w:t>0</w:t>
      </w:r>
      <w:r w:rsidRPr="000C500F">
        <w:rPr>
          <w:lang w:val="fr-FR"/>
        </w:rPr>
        <w:t>' and DCCK_IRQ_MASK is set to '1', then irq_DCCK_IRQ_ST, output of u_regmap_otp, shall be set to '1'</w:t>
      </w:r>
    </w:p>
    <w:p w14:paraId="63008677" w14:textId="77777777" w:rsidR="006668A9" w:rsidRDefault="006668A9" w:rsidP="006668A9">
      <w:pPr>
        <w:pStyle w:val="NoSpacing"/>
      </w:pPr>
      <w:r>
        <w:t>[End]</w:t>
      </w:r>
    </w:p>
    <w:p w14:paraId="51C3581A" w14:textId="195C92C3" w:rsidR="005D18F3" w:rsidRDefault="005D18F3">
      <w:pPr>
        <w:rPr>
          <w:rFonts w:asciiTheme="majorHAnsi" w:eastAsiaTheme="majorEastAsia" w:hAnsiTheme="majorHAnsi" w:cstheme="majorBidi"/>
          <w:color w:val="03234B" w:themeColor="text1"/>
          <w:sz w:val="32"/>
          <w:szCs w:val="32"/>
        </w:rPr>
      </w:pPr>
    </w:p>
    <w:p w14:paraId="522DAA9B" w14:textId="77777777" w:rsidR="00950727" w:rsidRDefault="00950727">
      <w:pPr>
        <w:rPr>
          <w:rFonts w:asciiTheme="majorHAnsi" w:eastAsiaTheme="majorEastAsia" w:hAnsiTheme="majorHAnsi" w:cstheme="majorBidi"/>
          <w:color w:val="03234B" w:themeColor="text1"/>
          <w:sz w:val="32"/>
          <w:szCs w:val="32"/>
        </w:rPr>
      </w:pPr>
    </w:p>
    <w:p w14:paraId="685C351E" w14:textId="77777777" w:rsidR="00950727" w:rsidRDefault="00950727">
      <w:pPr>
        <w:rPr>
          <w:rFonts w:asciiTheme="majorHAnsi" w:eastAsiaTheme="majorEastAsia" w:hAnsiTheme="majorHAnsi" w:cstheme="majorBidi"/>
          <w:color w:val="03234B" w:themeColor="text1"/>
          <w:sz w:val="32"/>
          <w:szCs w:val="32"/>
        </w:rPr>
      </w:pPr>
    </w:p>
    <w:p w14:paraId="12DE8FE5" w14:textId="77777777" w:rsidR="00950727" w:rsidRDefault="00950727">
      <w:pPr>
        <w:rPr>
          <w:rFonts w:asciiTheme="majorHAnsi" w:eastAsiaTheme="majorEastAsia" w:hAnsiTheme="majorHAnsi" w:cstheme="majorBidi"/>
          <w:color w:val="03234B" w:themeColor="text1"/>
          <w:sz w:val="32"/>
          <w:szCs w:val="32"/>
        </w:rPr>
      </w:pPr>
    </w:p>
    <w:p w14:paraId="47FBC318" w14:textId="77777777" w:rsidR="00950727" w:rsidRDefault="00950727">
      <w:pPr>
        <w:rPr>
          <w:rFonts w:asciiTheme="majorHAnsi" w:eastAsiaTheme="majorEastAsia" w:hAnsiTheme="majorHAnsi" w:cstheme="majorBidi"/>
          <w:color w:val="03234B" w:themeColor="text1"/>
          <w:sz w:val="32"/>
          <w:szCs w:val="32"/>
        </w:rPr>
      </w:pPr>
    </w:p>
    <w:p w14:paraId="41490905" w14:textId="77777777" w:rsidR="00950727" w:rsidRDefault="00950727">
      <w:pPr>
        <w:rPr>
          <w:rFonts w:asciiTheme="majorHAnsi" w:eastAsiaTheme="majorEastAsia" w:hAnsiTheme="majorHAnsi" w:cstheme="majorBidi"/>
          <w:color w:val="03234B" w:themeColor="text1"/>
          <w:sz w:val="32"/>
          <w:szCs w:val="32"/>
        </w:rPr>
      </w:pPr>
    </w:p>
    <w:p w14:paraId="56B8BC7F" w14:textId="77777777" w:rsidR="00950727" w:rsidRDefault="00950727">
      <w:pPr>
        <w:rPr>
          <w:rFonts w:asciiTheme="majorHAnsi" w:eastAsiaTheme="majorEastAsia" w:hAnsiTheme="majorHAnsi" w:cstheme="majorBidi"/>
          <w:color w:val="03234B" w:themeColor="text1"/>
          <w:sz w:val="32"/>
          <w:szCs w:val="32"/>
        </w:rPr>
      </w:pPr>
    </w:p>
    <w:p w14:paraId="735A2F92" w14:textId="77777777" w:rsidR="00950727" w:rsidRDefault="00950727">
      <w:pPr>
        <w:rPr>
          <w:rFonts w:asciiTheme="majorHAnsi" w:eastAsiaTheme="majorEastAsia" w:hAnsiTheme="majorHAnsi" w:cstheme="majorBidi"/>
          <w:color w:val="03234B" w:themeColor="text1"/>
          <w:sz w:val="32"/>
          <w:szCs w:val="32"/>
        </w:rPr>
      </w:pPr>
    </w:p>
    <w:p w14:paraId="58EC5FD3" w14:textId="77777777" w:rsidR="00950727" w:rsidRDefault="00950727">
      <w:pPr>
        <w:rPr>
          <w:rFonts w:asciiTheme="majorHAnsi" w:eastAsiaTheme="majorEastAsia" w:hAnsiTheme="majorHAnsi" w:cstheme="majorBidi"/>
          <w:color w:val="03234B" w:themeColor="text1"/>
          <w:sz w:val="32"/>
          <w:szCs w:val="32"/>
        </w:rPr>
      </w:pPr>
    </w:p>
    <w:p w14:paraId="4B01693A" w14:textId="77777777" w:rsidR="00950727" w:rsidRDefault="00950727">
      <w:pPr>
        <w:rPr>
          <w:rFonts w:asciiTheme="majorHAnsi" w:eastAsiaTheme="majorEastAsia" w:hAnsiTheme="majorHAnsi" w:cstheme="majorBidi"/>
          <w:color w:val="03234B" w:themeColor="text1"/>
          <w:sz w:val="32"/>
          <w:szCs w:val="32"/>
        </w:rPr>
      </w:pPr>
    </w:p>
    <w:p w14:paraId="6A5E8C78" w14:textId="77777777" w:rsidR="00950727" w:rsidRDefault="00950727">
      <w:pPr>
        <w:rPr>
          <w:rFonts w:asciiTheme="majorHAnsi" w:eastAsiaTheme="majorEastAsia" w:hAnsiTheme="majorHAnsi" w:cstheme="majorBidi"/>
          <w:color w:val="03234B" w:themeColor="text1"/>
          <w:sz w:val="32"/>
          <w:szCs w:val="32"/>
        </w:rPr>
      </w:pPr>
    </w:p>
    <w:p w14:paraId="75D0D461" w14:textId="77777777" w:rsidR="00805BDA" w:rsidRDefault="00805BDA">
      <w:pPr>
        <w:rPr>
          <w:rFonts w:asciiTheme="majorHAnsi" w:eastAsiaTheme="majorEastAsia" w:hAnsiTheme="majorHAnsi" w:cstheme="majorBidi"/>
          <w:color w:val="03234B" w:themeColor="text1"/>
          <w:sz w:val="32"/>
          <w:szCs w:val="32"/>
        </w:rPr>
      </w:pPr>
    </w:p>
    <w:p w14:paraId="62C9C6FD" w14:textId="77777777" w:rsidR="00805BDA" w:rsidRDefault="00805BDA">
      <w:pPr>
        <w:rPr>
          <w:rFonts w:asciiTheme="majorHAnsi" w:eastAsiaTheme="majorEastAsia" w:hAnsiTheme="majorHAnsi" w:cstheme="majorBidi"/>
          <w:color w:val="03234B" w:themeColor="text1"/>
          <w:sz w:val="32"/>
          <w:szCs w:val="32"/>
        </w:rPr>
      </w:pPr>
    </w:p>
    <w:p w14:paraId="47E1BC04" w14:textId="77777777" w:rsidR="00805BDA" w:rsidRDefault="00805BDA">
      <w:pPr>
        <w:rPr>
          <w:rFonts w:asciiTheme="majorHAnsi" w:eastAsiaTheme="majorEastAsia" w:hAnsiTheme="majorHAnsi" w:cstheme="majorBidi"/>
          <w:color w:val="03234B" w:themeColor="text1"/>
          <w:sz w:val="32"/>
          <w:szCs w:val="32"/>
        </w:rPr>
      </w:pPr>
    </w:p>
    <w:p w14:paraId="4A20F166" w14:textId="77777777" w:rsidR="00805BDA" w:rsidRDefault="00805BDA">
      <w:pPr>
        <w:rPr>
          <w:rFonts w:asciiTheme="majorHAnsi" w:eastAsiaTheme="majorEastAsia" w:hAnsiTheme="majorHAnsi" w:cstheme="majorBidi"/>
          <w:color w:val="03234B" w:themeColor="text1"/>
          <w:sz w:val="32"/>
          <w:szCs w:val="32"/>
        </w:rPr>
      </w:pPr>
    </w:p>
    <w:p w14:paraId="7973D0DF" w14:textId="77777777" w:rsidR="00805BDA" w:rsidRDefault="00805BDA">
      <w:pPr>
        <w:rPr>
          <w:rFonts w:asciiTheme="majorHAnsi" w:eastAsiaTheme="majorEastAsia" w:hAnsiTheme="majorHAnsi" w:cstheme="majorBidi"/>
          <w:color w:val="03234B" w:themeColor="text1"/>
          <w:sz w:val="32"/>
          <w:szCs w:val="32"/>
        </w:rPr>
      </w:pPr>
    </w:p>
    <w:p w14:paraId="521E979C" w14:textId="77777777" w:rsidR="00950727" w:rsidRDefault="00950727">
      <w:pPr>
        <w:rPr>
          <w:rFonts w:asciiTheme="majorHAnsi" w:eastAsiaTheme="majorEastAsia" w:hAnsiTheme="majorHAnsi" w:cstheme="majorBidi"/>
          <w:color w:val="03234B" w:themeColor="text1"/>
          <w:sz w:val="32"/>
          <w:szCs w:val="32"/>
        </w:rPr>
      </w:pPr>
    </w:p>
    <w:p w14:paraId="13EBABA8" w14:textId="77777777" w:rsidR="00950727" w:rsidRDefault="00950727">
      <w:pPr>
        <w:rPr>
          <w:rFonts w:asciiTheme="majorHAnsi" w:eastAsiaTheme="majorEastAsia" w:hAnsiTheme="majorHAnsi" w:cstheme="majorBidi"/>
          <w:color w:val="03234B" w:themeColor="text1"/>
          <w:sz w:val="32"/>
          <w:szCs w:val="32"/>
        </w:rPr>
      </w:pPr>
    </w:p>
    <w:p w14:paraId="0B7A2D50" w14:textId="77777777" w:rsidR="006B536A" w:rsidRDefault="006B536A">
      <w:pPr>
        <w:rPr>
          <w:rFonts w:asciiTheme="majorHAnsi" w:eastAsiaTheme="majorEastAsia" w:hAnsiTheme="majorHAnsi" w:cstheme="majorBidi"/>
          <w:color w:val="03234B" w:themeColor="text1"/>
          <w:sz w:val="32"/>
          <w:szCs w:val="32"/>
        </w:rPr>
      </w:pPr>
    </w:p>
    <w:p w14:paraId="65145B3C" w14:textId="755BDE40" w:rsidR="00B65524" w:rsidRDefault="00B65524" w:rsidP="00710BF4">
      <w:pPr>
        <w:pStyle w:val="Heading3"/>
      </w:pPr>
      <w:bookmarkStart w:id="83" w:name="_Toc224827104"/>
      <w:commentRangeStart w:id="84"/>
      <w:r>
        <w:t>Main Controller</w:t>
      </w:r>
      <w:r w:rsidRPr="00DB608E">
        <w:t xml:space="preserve"> </w:t>
      </w:r>
      <w:r w:rsidR="00BE2EC9">
        <w:t>TOP</w:t>
      </w:r>
      <w:bookmarkEnd w:id="83"/>
      <w:commentRangeEnd w:id="84"/>
      <w:r w:rsidR="00670E3E">
        <w:rPr>
          <w:rStyle w:val="CommentReference"/>
          <w:sz w:val="32"/>
          <w:szCs w:val="32"/>
        </w:rPr>
        <w:commentReference w:id="84"/>
      </w:r>
    </w:p>
    <w:p w14:paraId="32DFFD0B" w14:textId="77777777" w:rsidR="00D455AD" w:rsidRDefault="00D455AD" w:rsidP="00570FB7"/>
    <w:p w14:paraId="42D99641" w14:textId="77777777" w:rsidR="00D455AD" w:rsidRPr="00D455AD" w:rsidRDefault="00D455AD" w:rsidP="00570FB7">
      <w:pPr>
        <w:rPr>
          <w:b/>
        </w:rPr>
      </w:pPr>
      <w:r w:rsidRPr="00D455AD">
        <w:rPr>
          <w:b/>
        </w:rPr>
        <w:t>Instantiations</w:t>
      </w:r>
    </w:p>
    <w:p w14:paraId="30662530" w14:textId="796012AB" w:rsidR="00D455AD" w:rsidRPr="00D455AD" w:rsidRDefault="00D455AD" w:rsidP="00DA2CD3">
      <w:pPr>
        <w:numPr>
          <w:ilvl w:val="0"/>
          <w:numId w:val="21"/>
        </w:numPr>
      </w:pPr>
      <w:r w:rsidRPr="00D455AD">
        <w:t>inst_main_controller_fsm: main_controller_fsm</w:t>
      </w:r>
    </w:p>
    <w:p w14:paraId="59AD79A7" w14:textId="567DFDF0" w:rsidR="00D455AD" w:rsidRPr="00D455AD" w:rsidRDefault="00D455AD" w:rsidP="00DA2CD3">
      <w:pPr>
        <w:numPr>
          <w:ilvl w:val="0"/>
          <w:numId w:val="22"/>
        </w:numPr>
      </w:pPr>
      <w:r w:rsidRPr="00D455AD">
        <w:t>inst_configuration_register_update: configuration_register_update</w:t>
      </w:r>
    </w:p>
    <w:p w14:paraId="6F20E5FD" w14:textId="72EBF7C0" w:rsidR="00D455AD" w:rsidRPr="00D455AD" w:rsidRDefault="00D455AD" w:rsidP="00DA2CD3">
      <w:pPr>
        <w:numPr>
          <w:ilvl w:val="0"/>
          <w:numId w:val="23"/>
        </w:numPr>
      </w:pPr>
      <w:r w:rsidRPr="00D455AD">
        <w:t>inst_ECG_S_U: ECG_S_U</w:t>
      </w:r>
    </w:p>
    <w:p w14:paraId="5C241172" w14:textId="4617D987" w:rsidR="00D455AD" w:rsidRPr="00D455AD" w:rsidRDefault="00D455AD" w:rsidP="00DA2CD3">
      <w:pPr>
        <w:numPr>
          <w:ilvl w:val="0"/>
          <w:numId w:val="24"/>
        </w:numPr>
      </w:pPr>
      <w:r w:rsidRPr="00D455AD">
        <w:t>inst_BIA_S_U: BIA_S_U</w:t>
      </w:r>
    </w:p>
    <w:p w14:paraId="6EBE2A0A" w14:textId="711C4F8F" w:rsidR="00D455AD" w:rsidRPr="00D455AD" w:rsidRDefault="00D455AD" w:rsidP="00DA2CD3">
      <w:pPr>
        <w:numPr>
          <w:ilvl w:val="0"/>
          <w:numId w:val="25"/>
        </w:numPr>
      </w:pPr>
      <w:r w:rsidRPr="00D455AD">
        <w:t>inst_ppg_fsm: ppg_fsm</w:t>
      </w:r>
    </w:p>
    <w:p w14:paraId="105FA37E" w14:textId="1E892A19" w:rsidR="00D455AD" w:rsidRPr="00D455AD" w:rsidRDefault="00D455AD" w:rsidP="00DA2CD3">
      <w:pPr>
        <w:numPr>
          <w:ilvl w:val="0"/>
          <w:numId w:val="26"/>
        </w:numPr>
      </w:pPr>
      <w:r w:rsidRPr="00D455AD">
        <w:t>inst_Digital_ramp_case: Digital_ramp_case</w:t>
      </w:r>
    </w:p>
    <w:p w14:paraId="400FD4F1" w14:textId="3C64F274" w:rsidR="00D455AD" w:rsidRPr="00D455AD" w:rsidRDefault="00D455AD" w:rsidP="00DA2CD3">
      <w:pPr>
        <w:numPr>
          <w:ilvl w:val="0"/>
          <w:numId w:val="27"/>
        </w:numPr>
      </w:pPr>
      <w:r w:rsidRPr="00D455AD">
        <w:t>inst_ALC_compensation: ALC_compensation</w:t>
      </w:r>
    </w:p>
    <w:p w14:paraId="3A68F5EC" w14:textId="6BD46891" w:rsidR="00D455AD" w:rsidRPr="00D455AD" w:rsidRDefault="00D455AD" w:rsidP="00DA2CD3">
      <w:pPr>
        <w:numPr>
          <w:ilvl w:val="0"/>
          <w:numId w:val="28"/>
        </w:numPr>
      </w:pPr>
      <w:r w:rsidRPr="00D455AD">
        <w:t>inst_ADC_phases: ADC_phases</w:t>
      </w:r>
    </w:p>
    <w:p w14:paraId="67AF2670" w14:textId="5A687321" w:rsidR="00D455AD" w:rsidRPr="00D455AD" w:rsidRDefault="00D455AD" w:rsidP="00DA2CD3">
      <w:pPr>
        <w:numPr>
          <w:ilvl w:val="0"/>
          <w:numId w:val="29"/>
        </w:numPr>
      </w:pPr>
      <w:r w:rsidRPr="00D455AD">
        <w:t>inst_average_block: average_block</w:t>
      </w:r>
    </w:p>
    <w:p w14:paraId="4562905F" w14:textId="6F762811" w:rsidR="00D455AD" w:rsidRPr="00D455AD" w:rsidRDefault="00D455AD" w:rsidP="00DA2CD3">
      <w:pPr>
        <w:numPr>
          <w:ilvl w:val="0"/>
          <w:numId w:val="30"/>
        </w:numPr>
      </w:pPr>
      <w:r w:rsidRPr="00D455AD">
        <w:t>inst_mainctrl_ahb_master: mainctrl_ahb_master</w:t>
      </w:r>
    </w:p>
    <w:p w14:paraId="714965C0" w14:textId="47447DF2" w:rsidR="00D455AD" w:rsidRPr="00D455AD" w:rsidRDefault="00D455AD" w:rsidP="00DA2CD3">
      <w:pPr>
        <w:numPr>
          <w:ilvl w:val="0"/>
          <w:numId w:val="31"/>
        </w:numPr>
      </w:pPr>
      <w:r w:rsidRPr="00D455AD">
        <w:t>inst_main_controller_clock_gatin_unit: main_controller_clock_gatin_unit</w:t>
      </w:r>
    </w:p>
    <w:p w14:paraId="2514D7E7" w14:textId="77777777" w:rsidR="00D455AD" w:rsidRPr="00D455AD" w:rsidRDefault="00D455AD" w:rsidP="00570FB7"/>
    <w:p w14:paraId="221DFCE9" w14:textId="77777777" w:rsidR="00655292" w:rsidRDefault="00D455AD" w:rsidP="00655292">
      <w:pPr>
        <w:keepNext/>
      </w:pPr>
      <w:r>
        <w:rPr>
          <w:noProof/>
        </w:rPr>
        <w:drawing>
          <wp:inline distT="0" distB="0" distL="0" distR="0" wp14:anchorId="65899A76" wp14:editId="439B7FF3">
            <wp:extent cx="6005830" cy="3666490"/>
            <wp:effectExtent l="0" t="0" r="0" b="0"/>
            <wp:docPr id="138341640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16407" name="Picture 1" descr="A diagram of a machine&#10;&#10;AI-generated content may be incorrect."/>
                    <pic:cNvPicPr/>
                  </pic:nvPicPr>
                  <pic:blipFill>
                    <a:blip r:embed="rId33"/>
                    <a:stretch>
                      <a:fillRect/>
                    </a:stretch>
                  </pic:blipFill>
                  <pic:spPr>
                    <a:xfrm>
                      <a:off x="0" y="0"/>
                      <a:ext cx="6005830" cy="3666490"/>
                    </a:xfrm>
                    <a:prstGeom prst="rect">
                      <a:avLst/>
                    </a:prstGeom>
                  </pic:spPr>
                </pic:pic>
              </a:graphicData>
            </a:graphic>
          </wp:inline>
        </w:drawing>
      </w:r>
    </w:p>
    <w:p w14:paraId="63D33EC5" w14:textId="0997F392" w:rsidR="00BE2EC9" w:rsidRPr="00BE2EC9" w:rsidRDefault="00655292" w:rsidP="00655292">
      <w:pPr>
        <w:pStyle w:val="Caption"/>
        <w:jc w:val="center"/>
      </w:pPr>
      <w:bookmarkStart w:id="86" w:name="_Toc210989381"/>
      <w:r>
        <w:t xml:space="preserve">Figure </w:t>
      </w:r>
      <w:fldSimple w:instr=" SEQ Figure \* ARABIC ">
        <w:r w:rsidR="00E27A95">
          <w:rPr>
            <w:noProof/>
          </w:rPr>
          <w:t>11</w:t>
        </w:r>
      </w:fldSimple>
      <w:r>
        <w:t>: Main Controller Block Diagram</w:t>
      </w:r>
      <w:bookmarkEnd w:id="86"/>
    </w:p>
    <w:p w14:paraId="6F2238FB" w14:textId="77777777" w:rsidR="00D455AD" w:rsidRDefault="00D455AD" w:rsidP="00570FB7">
      <w:pPr>
        <w:rPr>
          <w:rFonts w:asciiTheme="majorHAnsi" w:eastAsiaTheme="majorEastAsia" w:hAnsiTheme="majorHAnsi" w:cstheme="majorBidi"/>
          <w:color w:val="03234B" w:themeColor="text1"/>
          <w:sz w:val="32"/>
          <w:szCs w:val="32"/>
        </w:rPr>
      </w:pPr>
      <w:r>
        <w:br w:type="page"/>
      </w:r>
    </w:p>
    <w:p w14:paraId="689228CD" w14:textId="3F88689E" w:rsidR="00300AD1" w:rsidRDefault="00300AD1" w:rsidP="00710BF4">
      <w:pPr>
        <w:pStyle w:val="Heading4"/>
      </w:pPr>
      <w:r>
        <w:lastRenderedPageBreak/>
        <w:t>Main Controller</w:t>
      </w:r>
      <w:r w:rsidR="00D455AD">
        <w:t xml:space="preserve"> TOP</w:t>
      </w:r>
      <w:r w:rsidRPr="00DB608E">
        <w:t xml:space="preserve"> </w:t>
      </w:r>
      <w:r>
        <w:t>Description</w:t>
      </w:r>
    </w:p>
    <w:p w14:paraId="1649D8D8" w14:textId="77777777" w:rsidR="00BE2EC9" w:rsidRPr="00BE2EC9" w:rsidRDefault="00BE2EC9" w:rsidP="00152C3C">
      <w:pPr>
        <w:pStyle w:val="NoSpacing"/>
      </w:pPr>
      <w:r w:rsidRPr="00BE2EC9">
        <w:t>The Main Controller is in charge of generating and receiving all the control signals for the Analog</w:t>
      </w:r>
    </w:p>
    <w:p w14:paraId="2A1090FD" w14:textId="77777777" w:rsidR="00BE2EC9" w:rsidRPr="00BE2EC9" w:rsidRDefault="00BE2EC9" w:rsidP="00152C3C">
      <w:pPr>
        <w:pStyle w:val="NoSpacing"/>
      </w:pPr>
      <w:r w:rsidRPr="00BE2EC9">
        <w:t>Domain, furthermore, performs DSP elaboration on ADC Output and writes it in different Address.</w:t>
      </w:r>
    </w:p>
    <w:p w14:paraId="137BA1BA" w14:textId="4B70453B" w:rsidR="00D455AD" w:rsidRPr="00BC482F" w:rsidRDefault="00BE2EC9" w:rsidP="00152C3C">
      <w:pPr>
        <w:pStyle w:val="NoSpacing"/>
        <w:rPr>
          <w:rFonts w:asciiTheme="majorHAnsi" w:eastAsiaTheme="majorEastAsia" w:hAnsiTheme="majorHAnsi" w:cstheme="majorBidi"/>
          <w:sz w:val="32"/>
          <w:szCs w:val="32"/>
        </w:rPr>
      </w:pPr>
      <w:r w:rsidRPr="00BE2EC9">
        <w:t>The I</w:t>
      </w:r>
      <w:r w:rsidR="008E1086">
        <w:t>P</w:t>
      </w:r>
      <w:r w:rsidRPr="00BE2EC9">
        <w:t xml:space="preserve"> is divided into different sub-blocks, all at the same hierarchy level and described in the next</w:t>
      </w:r>
      <w:r w:rsidR="008E1086">
        <w:t xml:space="preserve"> </w:t>
      </w:r>
      <w:r w:rsidRPr="00BE2EC9">
        <w:t>chapter. Together with the Analog Domain, this IP is interfaced with the FIFO Controller, the ADSP</w:t>
      </w:r>
      <w:r w:rsidR="008E1086">
        <w:t xml:space="preserve"> </w:t>
      </w:r>
      <w:r w:rsidRPr="00BE2EC9">
        <w:t>and the PMU, these last two will not be described in this document. The I</w:t>
      </w:r>
      <w:r w:rsidR="008E1086">
        <w:t>P</w:t>
      </w:r>
      <w:r w:rsidRPr="00BE2EC9">
        <w:t xml:space="preserve"> is divided into different</w:t>
      </w:r>
      <w:r w:rsidR="008E1086">
        <w:t xml:space="preserve"> </w:t>
      </w:r>
      <w:r w:rsidRPr="00BE2EC9">
        <w:t>sub-blocks, all at the same hierarchy level and described in the next chapter.</w:t>
      </w:r>
    </w:p>
    <w:p w14:paraId="45FBECA9" w14:textId="177C37F6" w:rsidR="00300AD1" w:rsidRDefault="00300AD1" w:rsidP="00710BF4">
      <w:pPr>
        <w:pStyle w:val="Heading4"/>
      </w:pPr>
      <w:r w:rsidRPr="30F21A7E">
        <w:t xml:space="preserve">Main Controller </w:t>
      </w:r>
      <w:commentRangeStart w:id="87"/>
      <w:r w:rsidR="00D455AD" w:rsidRPr="30F21A7E">
        <w:t xml:space="preserve">TOP </w:t>
      </w:r>
      <w:r w:rsidRPr="30F21A7E">
        <w:t>I/O List</w:t>
      </w:r>
      <w:commentRangeEnd w:id="87"/>
      <w:r w:rsidR="008E1086">
        <w:rPr>
          <w:rStyle w:val="CommentReference"/>
          <w:sz w:val="32"/>
          <w:szCs w:val="32"/>
        </w:rPr>
        <w:commentReference w:id="87"/>
      </w:r>
    </w:p>
    <w:p w14:paraId="78A59D0D" w14:textId="77777777" w:rsidR="00673197" w:rsidRDefault="00673197" w:rsidP="00570FB7">
      <w:pPr>
        <w:rPr>
          <w:lang w:val="it-IT"/>
        </w:rPr>
      </w:pPr>
    </w:p>
    <w:tbl>
      <w:tblPr>
        <w:tblW w:w="5008" w:type="pct"/>
        <w:tblInd w:w="-8" w:type="dxa"/>
        <w:shd w:val="clear" w:color="auto" w:fill="FFFFFF"/>
        <w:tblCellMar>
          <w:top w:w="15" w:type="dxa"/>
          <w:left w:w="15" w:type="dxa"/>
          <w:bottom w:w="15" w:type="dxa"/>
          <w:right w:w="15" w:type="dxa"/>
        </w:tblCellMar>
        <w:tblLook w:val="04A0" w:firstRow="1" w:lastRow="0" w:firstColumn="1" w:lastColumn="0" w:noHBand="0" w:noVBand="1"/>
      </w:tblPr>
      <w:tblGrid>
        <w:gridCol w:w="4403"/>
        <w:gridCol w:w="1205"/>
        <w:gridCol w:w="2060"/>
        <w:gridCol w:w="1789"/>
      </w:tblGrid>
      <w:tr w:rsidR="00860461" w:rsidRPr="00673197" w14:paraId="07FB2CDE"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0BAD35B" w14:textId="77777777" w:rsidR="00673197" w:rsidRPr="00673197" w:rsidRDefault="00673197" w:rsidP="00570FB7">
            <w:pPr>
              <w:rPr>
                <w:rFonts w:ascii="Calibri" w:hAnsi="Calibri" w:cs="Calibri"/>
                <w:b/>
                <w:sz w:val="16"/>
                <w:szCs w:val="16"/>
              </w:rPr>
            </w:pPr>
            <w:r w:rsidRPr="56D41BB6">
              <w:rPr>
                <w:rFonts w:ascii="Calibri" w:hAnsi="Calibri" w:cs="Calibri"/>
                <w:b/>
                <w:sz w:val="16"/>
                <w:szCs w:val="16"/>
              </w:rPr>
              <w:t>Generic name</w:t>
            </w:r>
          </w:p>
        </w:tc>
        <w:tc>
          <w:tcPr>
            <w:tcW w:w="637"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5A4B2312" w14:textId="77777777" w:rsidR="00673197" w:rsidRPr="00673197" w:rsidRDefault="00673197" w:rsidP="00570FB7">
            <w:pPr>
              <w:rPr>
                <w:rFonts w:ascii="Calibri" w:hAnsi="Calibri" w:cs="Calibri"/>
                <w:b/>
                <w:sz w:val="16"/>
                <w:szCs w:val="16"/>
              </w:rPr>
            </w:pPr>
            <w:r w:rsidRPr="00673197">
              <w:rPr>
                <w:rFonts w:ascii="Calibri" w:hAnsi="Calibri" w:cs="Calibri"/>
                <w:b/>
                <w:sz w:val="16"/>
                <w:szCs w:val="16"/>
              </w:rPr>
              <w:t>Type</w:t>
            </w:r>
          </w:p>
        </w:tc>
        <w:tc>
          <w:tcPr>
            <w:tcW w:w="1089"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0F8D61A7" w14:textId="77777777" w:rsidR="00673197" w:rsidRPr="00673197" w:rsidRDefault="00673197" w:rsidP="00570FB7">
            <w:pPr>
              <w:rPr>
                <w:rFonts w:ascii="Calibri" w:hAnsi="Calibri" w:cs="Calibri"/>
                <w:b/>
                <w:sz w:val="16"/>
                <w:szCs w:val="16"/>
              </w:rPr>
            </w:pPr>
            <w:r w:rsidRPr="00673197">
              <w:rPr>
                <w:rFonts w:ascii="Calibri" w:hAnsi="Calibri" w:cs="Calibri"/>
                <w:b/>
                <w:sz w:val="16"/>
                <w:szCs w:val="16"/>
              </w:rPr>
              <w:t>Value</w:t>
            </w:r>
          </w:p>
        </w:tc>
        <w:tc>
          <w:tcPr>
            <w:tcW w:w="946"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DE7FDAA" w14:textId="77777777" w:rsidR="00673197" w:rsidRPr="00673197" w:rsidRDefault="00673197" w:rsidP="00570FB7">
            <w:pPr>
              <w:rPr>
                <w:rFonts w:ascii="Calibri" w:hAnsi="Calibri" w:cs="Calibri"/>
                <w:b/>
                <w:sz w:val="16"/>
                <w:szCs w:val="16"/>
              </w:rPr>
            </w:pPr>
            <w:r w:rsidRPr="00673197">
              <w:rPr>
                <w:rFonts w:ascii="Calibri" w:hAnsi="Calibri" w:cs="Calibri"/>
                <w:b/>
                <w:sz w:val="16"/>
                <w:szCs w:val="16"/>
              </w:rPr>
              <w:t>Description</w:t>
            </w:r>
          </w:p>
        </w:tc>
      </w:tr>
      <w:tr w:rsidR="00860461" w:rsidRPr="00673197" w14:paraId="668E884B"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9F4E669"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ppg_frame_bit_top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33838F6"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EEE2802"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181AB1F" w14:textId="77777777" w:rsidR="00673197" w:rsidRPr="00673197" w:rsidRDefault="00673197" w:rsidP="00570FB7">
            <w:pPr>
              <w:rPr>
                <w:rFonts w:ascii="Calibri" w:hAnsi="Calibri" w:cs="Calibri"/>
                <w:sz w:val="16"/>
                <w:szCs w:val="16"/>
              </w:rPr>
            </w:pPr>
          </w:p>
        </w:tc>
      </w:tr>
      <w:tr w:rsidR="00860461" w:rsidRPr="00673197" w14:paraId="47894C5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0FA2C2"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n_max_frame</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E38E92"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E14352"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12</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E050D1" w14:textId="77777777" w:rsidR="00673197" w:rsidRPr="00673197" w:rsidRDefault="00673197" w:rsidP="00570FB7">
            <w:pPr>
              <w:rPr>
                <w:rFonts w:ascii="Calibri" w:hAnsi="Calibri" w:cs="Calibri"/>
                <w:sz w:val="16"/>
                <w:szCs w:val="16"/>
              </w:rPr>
            </w:pPr>
          </w:p>
        </w:tc>
      </w:tr>
      <w:tr w:rsidR="00860461" w:rsidRPr="00673197" w14:paraId="1F5BAF6F"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941E34A"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ppg_rx_channel_bit_top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FB99799"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DF9C364"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3</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1C9A214" w14:textId="77777777" w:rsidR="00673197" w:rsidRPr="00673197" w:rsidRDefault="00673197" w:rsidP="00570FB7">
            <w:pPr>
              <w:rPr>
                <w:rFonts w:ascii="Calibri" w:hAnsi="Calibri" w:cs="Calibri"/>
                <w:sz w:val="16"/>
                <w:szCs w:val="16"/>
              </w:rPr>
            </w:pPr>
          </w:p>
        </w:tc>
      </w:tr>
      <w:tr w:rsidR="00860461" w:rsidRPr="00673197" w14:paraId="788FCA95"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660AD2"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T_tx_led_set_bit_top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B9D76E"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8A7931"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9</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582BA9" w14:textId="77777777" w:rsidR="00673197" w:rsidRPr="00673197" w:rsidRDefault="00673197" w:rsidP="00570FB7">
            <w:pPr>
              <w:rPr>
                <w:rFonts w:ascii="Calibri" w:hAnsi="Calibri" w:cs="Calibri"/>
                <w:sz w:val="16"/>
                <w:szCs w:val="16"/>
              </w:rPr>
            </w:pPr>
          </w:p>
        </w:tc>
      </w:tr>
      <w:tr w:rsidR="00860461" w:rsidRPr="00673197" w14:paraId="6876589C"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F5BAE50"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T_tx_led_off_max_bit_top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B3B1A64"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570344F"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11</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C93AD91" w14:textId="77777777" w:rsidR="00673197" w:rsidRPr="00673197" w:rsidRDefault="00673197" w:rsidP="00570FB7">
            <w:pPr>
              <w:rPr>
                <w:rFonts w:ascii="Calibri" w:hAnsi="Calibri" w:cs="Calibri"/>
                <w:sz w:val="16"/>
                <w:szCs w:val="16"/>
              </w:rPr>
            </w:pPr>
          </w:p>
        </w:tc>
      </w:tr>
      <w:tr w:rsidR="00860461" w:rsidRPr="00673197" w14:paraId="17B15D50"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3236B6"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m_odr_max_bit_top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699604"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AD169B"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12</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491B84" w14:textId="77777777" w:rsidR="00673197" w:rsidRPr="00673197" w:rsidRDefault="00673197" w:rsidP="00570FB7">
            <w:pPr>
              <w:rPr>
                <w:rFonts w:ascii="Calibri" w:hAnsi="Calibri" w:cs="Calibri"/>
                <w:sz w:val="16"/>
                <w:szCs w:val="16"/>
              </w:rPr>
            </w:pPr>
          </w:p>
        </w:tc>
      </w:tr>
      <w:tr w:rsidR="00860461" w:rsidRPr="00673197" w14:paraId="4894814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A558F0C"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mode_operation_n_bit_top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F5D6FB1"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E9292D9"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2</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818557E" w14:textId="77777777" w:rsidR="00673197" w:rsidRPr="00673197" w:rsidRDefault="00673197" w:rsidP="00570FB7">
            <w:pPr>
              <w:rPr>
                <w:rFonts w:ascii="Calibri" w:hAnsi="Calibri" w:cs="Calibri"/>
                <w:sz w:val="16"/>
                <w:szCs w:val="16"/>
              </w:rPr>
            </w:pPr>
          </w:p>
        </w:tc>
      </w:tr>
      <w:tr w:rsidR="00860461" w:rsidRPr="00673197" w14:paraId="47DCD980"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2FD3EA"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idac_dc_ppg_frame_bit_top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E1730D"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0798A9"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6</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784430" w14:textId="77777777" w:rsidR="00673197" w:rsidRPr="00673197" w:rsidRDefault="00673197" w:rsidP="00570FB7">
            <w:pPr>
              <w:rPr>
                <w:rFonts w:ascii="Calibri" w:hAnsi="Calibri" w:cs="Calibri"/>
                <w:sz w:val="16"/>
                <w:szCs w:val="16"/>
              </w:rPr>
            </w:pPr>
          </w:p>
        </w:tc>
      </w:tr>
      <w:tr w:rsidR="00860461" w:rsidRPr="00673197" w14:paraId="748910E1"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E90EB32"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time_slot_sel_bit_top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89BEC5B"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0C71708"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3</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0CB5BAE" w14:textId="77777777" w:rsidR="00673197" w:rsidRPr="00673197" w:rsidRDefault="00673197" w:rsidP="00570FB7">
            <w:pPr>
              <w:rPr>
                <w:rFonts w:ascii="Calibri" w:hAnsi="Calibri" w:cs="Calibri"/>
                <w:sz w:val="16"/>
                <w:szCs w:val="16"/>
              </w:rPr>
            </w:pPr>
          </w:p>
        </w:tc>
      </w:tr>
      <w:tr w:rsidR="00860461" w:rsidRPr="00673197" w14:paraId="16298108"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596C71"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T_tx_startup_bit_top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A209B0"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5A683A"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8</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5D30E4" w14:textId="77777777" w:rsidR="00673197" w:rsidRPr="00673197" w:rsidRDefault="00673197" w:rsidP="00570FB7">
            <w:pPr>
              <w:rPr>
                <w:rFonts w:ascii="Calibri" w:hAnsi="Calibri" w:cs="Calibri"/>
                <w:sz w:val="16"/>
                <w:szCs w:val="16"/>
              </w:rPr>
            </w:pPr>
          </w:p>
        </w:tc>
      </w:tr>
      <w:tr w:rsidR="00860461" w:rsidRPr="00673197" w14:paraId="348DAAE1"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147E074"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T_rx_set_bit_top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D7AA618"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542CC65"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9</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EA82B31" w14:textId="77777777" w:rsidR="00673197" w:rsidRPr="00673197" w:rsidRDefault="00673197" w:rsidP="00570FB7">
            <w:pPr>
              <w:rPr>
                <w:rFonts w:ascii="Calibri" w:hAnsi="Calibri" w:cs="Calibri"/>
                <w:sz w:val="16"/>
                <w:szCs w:val="16"/>
              </w:rPr>
            </w:pPr>
          </w:p>
        </w:tc>
      </w:tr>
      <w:tr w:rsidR="00860461" w:rsidRPr="00673197" w14:paraId="1402D3FD"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E1366E"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F1F8C0"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E0889C"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E59E9D" w14:textId="77777777" w:rsidR="00673197" w:rsidRPr="00673197" w:rsidRDefault="00673197" w:rsidP="00570FB7">
            <w:pPr>
              <w:rPr>
                <w:rFonts w:ascii="Calibri" w:hAnsi="Calibri" w:cs="Calibri"/>
                <w:sz w:val="16"/>
                <w:szCs w:val="16"/>
              </w:rPr>
            </w:pPr>
          </w:p>
        </w:tc>
      </w:tr>
      <w:tr w:rsidR="00860461" w:rsidRPr="00673197" w14:paraId="78224F01"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B8B5A6A"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base_address_bit_top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C18759E"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164F176"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12</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8900525" w14:textId="77777777" w:rsidR="00673197" w:rsidRPr="00673197" w:rsidRDefault="00673197" w:rsidP="00570FB7">
            <w:pPr>
              <w:rPr>
                <w:rFonts w:ascii="Calibri" w:hAnsi="Calibri" w:cs="Calibri"/>
                <w:sz w:val="16"/>
                <w:szCs w:val="16"/>
              </w:rPr>
            </w:pPr>
          </w:p>
        </w:tc>
      </w:tr>
      <w:tr w:rsidR="00860461" w:rsidRPr="00673197" w14:paraId="35AD1487"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3DCF26"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delta_bit_top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40D352"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F7EDEB"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6F3766" w14:textId="77777777" w:rsidR="00673197" w:rsidRPr="00673197" w:rsidRDefault="00673197" w:rsidP="00570FB7">
            <w:pPr>
              <w:rPr>
                <w:rFonts w:ascii="Calibri" w:hAnsi="Calibri" w:cs="Calibri"/>
                <w:sz w:val="16"/>
                <w:szCs w:val="16"/>
              </w:rPr>
            </w:pPr>
          </w:p>
        </w:tc>
      </w:tr>
      <w:tr w:rsidR="00860461" w:rsidRPr="00673197" w14:paraId="4D4C22B4"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BF95C07"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gain_max_bit_top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84C6258"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5658FBA"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447B089" w14:textId="77777777" w:rsidR="00673197" w:rsidRPr="00673197" w:rsidRDefault="00673197" w:rsidP="00570FB7">
            <w:pPr>
              <w:rPr>
                <w:rFonts w:ascii="Calibri" w:hAnsi="Calibri" w:cs="Calibri"/>
                <w:sz w:val="16"/>
                <w:szCs w:val="16"/>
              </w:rPr>
            </w:pPr>
          </w:p>
        </w:tc>
      </w:tr>
      <w:tr w:rsidR="00860461" w:rsidRPr="00673197" w14:paraId="7130E108"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DC304C"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T1_max_bit_top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35DCCE"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6494C9"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9</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ACEDEF" w14:textId="77777777" w:rsidR="00673197" w:rsidRPr="00673197" w:rsidRDefault="00673197" w:rsidP="00570FB7">
            <w:pPr>
              <w:rPr>
                <w:rFonts w:ascii="Calibri" w:hAnsi="Calibri" w:cs="Calibri"/>
                <w:sz w:val="16"/>
                <w:szCs w:val="16"/>
              </w:rPr>
            </w:pPr>
          </w:p>
        </w:tc>
      </w:tr>
      <w:tr w:rsidR="00860461" w:rsidRPr="00673197" w14:paraId="70336F28"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B35EFBB"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T2_max_bit_top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F3AD4A3"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EFC6D38"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5</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4F6EEC9" w14:textId="77777777" w:rsidR="00673197" w:rsidRPr="00673197" w:rsidRDefault="00673197" w:rsidP="00570FB7">
            <w:pPr>
              <w:rPr>
                <w:rFonts w:ascii="Calibri" w:hAnsi="Calibri" w:cs="Calibri"/>
                <w:sz w:val="16"/>
                <w:szCs w:val="16"/>
              </w:rPr>
            </w:pPr>
          </w:p>
        </w:tc>
      </w:tr>
      <w:tr w:rsidR="00860461" w:rsidRPr="00673197" w14:paraId="6244B9F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3C3F15"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N_clk_max_bit_top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4CAB53"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554673"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6</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7C93F3" w14:textId="77777777" w:rsidR="00673197" w:rsidRPr="00673197" w:rsidRDefault="00673197" w:rsidP="00570FB7">
            <w:pPr>
              <w:rPr>
                <w:rFonts w:ascii="Calibri" w:hAnsi="Calibri" w:cs="Calibri"/>
                <w:sz w:val="16"/>
                <w:szCs w:val="16"/>
              </w:rPr>
            </w:pPr>
          </w:p>
        </w:tc>
      </w:tr>
      <w:tr w:rsidR="00860461" w:rsidRPr="00673197" w14:paraId="31CBF378"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19E95F8"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n_average_ppg_max_bit_top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BEBF3C8"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5F40B55"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3</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E63B2B7" w14:textId="77777777" w:rsidR="00673197" w:rsidRPr="00673197" w:rsidRDefault="00673197" w:rsidP="00570FB7">
            <w:pPr>
              <w:rPr>
                <w:rFonts w:ascii="Calibri" w:hAnsi="Calibri" w:cs="Calibri"/>
                <w:sz w:val="16"/>
                <w:szCs w:val="16"/>
              </w:rPr>
            </w:pPr>
          </w:p>
        </w:tc>
      </w:tr>
      <w:tr w:rsidR="00860461" w:rsidRPr="00673197" w14:paraId="3471ECC0"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480607"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rx_ch_gain_max_bit_top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1C26A9"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0425CC"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2AB516" w14:textId="77777777" w:rsidR="00673197" w:rsidRPr="00673197" w:rsidRDefault="00673197" w:rsidP="00570FB7">
            <w:pPr>
              <w:rPr>
                <w:rFonts w:ascii="Calibri" w:hAnsi="Calibri" w:cs="Calibri"/>
                <w:sz w:val="16"/>
                <w:szCs w:val="16"/>
              </w:rPr>
            </w:pPr>
          </w:p>
        </w:tc>
      </w:tr>
      <w:tr w:rsidR="00860461" w:rsidRPr="00673197" w14:paraId="61A7B9CE"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19460D6"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BTIA_ALC_register_bit_top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453B87A"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AD8E5C8"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9</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DF3EBBF" w14:textId="77777777" w:rsidR="00673197" w:rsidRPr="00673197" w:rsidRDefault="00673197" w:rsidP="00570FB7">
            <w:pPr>
              <w:rPr>
                <w:rFonts w:ascii="Calibri" w:hAnsi="Calibri" w:cs="Calibri"/>
                <w:sz w:val="16"/>
                <w:szCs w:val="16"/>
              </w:rPr>
            </w:pPr>
          </w:p>
        </w:tc>
      </w:tr>
      <w:tr w:rsidR="00860461" w:rsidRPr="00673197" w14:paraId="5610E872"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8FEF3F"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n_channel_bit_top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DA34CD"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28927D"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887C2E" w14:textId="77777777" w:rsidR="00673197" w:rsidRPr="00673197" w:rsidRDefault="00673197" w:rsidP="00570FB7">
            <w:pPr>
              <w:rPr>
                <w:rFonts w:ascii="Calibri" w:hAnsi="Calibri" w:cs="Calibri"/>
                <w:sz w:val="16"/>
                <w:szCs w:val="16"/>
              </w:rPr>
            </w:pPr>
          </w:p>
        </w:tc>
      </w:tr>
      <w:tr w:rsidR="00860461" w:rsidRPr="00673197" w14:paraId="3D20FBF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1B24171"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n_channel_adc_bit</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E8578B3"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1742D0A"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0F0B372" w14:textId="77777777" w:rsidR="00673197" w:rsidRPr="00673197" w:rsidRDefault="00673197" w:rsidP="00570FB7">
            <w:pPr>
              <w:rPr>
                <w:rFonts w:ascii="Calibri" w:hAnsi="Calibri" w:cs="Calibri"/>
                <w:sz w:val="16"/>
                <w:szCs w:val="16"/>
              </w:rPr>
            </w:pPr>
          </w:p>
        </w:tc>
      </w:tr>
      <w:tr w:rsidR="00860461" w:rsidRPr="00673197" w14:paraId="0941881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6E6375"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lastRenderedPageBreak/>
              <w:t>quokka_routine_bit_top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EA5299"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6FA248"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16</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B170CF" w14:textId="77777777" w:rsidR="00673197" w:rsidRPr="00673197" w:rsidRDefault="00673197" w:rsidP="00570FB7">
            <w:pPr>
              <w:rPr>
                <w:rFonts w:ascii="Calibri" w:hAnsi="Calibri" w:cs="Calibri"/>
                <w:sz w:val="16"/>
                <w:szCs w:val="16"/>
              </w:rPr>
            </w:pPr>
          </w:p>
        </w:tc>
      </w:tr>
      <w:tr w:rsidR="00860461" w:rsidRPr="00673197" w14:paraId="09BE6AF8"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20DF055"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vcm_bit_top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BC9C5E4"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6B9B3F0"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14</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D38DE8B" w14:textId="77777777" w:rsidR="00673197" w:rsidRPr="00673197" w:rsidRDefault="00673197" w:rsidP="00570FB7">
            <w:pPr>
              <w:rPr>
                <w:rFonts w:ascii="Calibri" w:hAnsi="Calibri" w:cs="Calibri"/>
                <w:sz w:val="16"/>
                <w:szCs w:val="16"/>
              </w:rPr>
            </w:pPr>
          </w:p>
        </w:tc>
      </w:tr>
      <w:tr w:rsidR="00860461" w:rsidRPr="00673197" w14:paraId="4036F5BC"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1A51EE"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gnc_cmm_top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C60D40"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F71869"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15</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70248C" w14:textId="77777777" w:rsidR="00673197" w:rsidRPr="00673197" w:rsidRDefault="00673197" w:rsidP="00570FB7">
            <w:pPr>
              <w:rPr>
                <w:rFonts w:ascii="Calibri" w:hAnsi="Calibri" w:cs="Calibri"/>
                <w:sz w:val="16"/>
                <w:szCs w:val="16"/>
              </w:rPr>
            </w:pPr>
          </w:p>
        </w:tc>
      </w:tr>
      <w:tr w:rsidR="00860461" w:rsidRPr="00673197" w14:paraId="75405070"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77E1633"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id_frame_max_bit_top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B266164"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A732260"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DFAB00A" w14:textId="77777777" w:rsidR="00673197" w:rsidRPr="00673197" w:rsidRDefault="00673197" w:rsidP="00570FB7">
            <w:pPr>
              <w:rPr>
                <w:rFonts w:ascii="Calibri" w:hAnsi="Calibri" w:cs="Calibri"/>
                <w:sz w:val="16"/>
                <w:szCs w:val="16"/>
              </w:rPr>
            </w:pPr>
          </w:p>
        </w:tc>
      </w:tr>
      <w:tr w:rsidR="00860461" w:rsidRPr="00673197" w14:paraId="19857487"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5ACC9A"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data_in_size_bit_top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6809C9"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4C35B1"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16</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B4A0B1" w14:textId="77777777" w:rsidR="00673197" w:rsidRPr="00673197" w:rsidRDefault="00673197" w:rsidP="00570FB7">
            <w:pPr>
              <w:rPr>
                <w:rFonts w:ascii="Calibri" w:hAnsi="Calibri" w:cs="Calibri"/>
                <w:sz w:val="16"/>
                <w:szCs w:val="16"/>
              </w:rPr>
            </w:pPr>
          </w:p>
        </w:tc>
      </w:tr>
      <w:tr w:rsidR="00860461" w:rsidRPr="00673197" w14:paraId="6E9E63C7"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FD42ACC"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ppg_start_up_bit_top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97AA015"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05C4CDF"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9</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FFE01F9" w14:textId="77777777" w:rsidR="00673197" w:rsidRPr="00673197" w:rsidRDefault="00673197" w:rsidP="00570FB7">
            <w:pPr>
              <w:rPr>
                <w:rFonts w:ascii="Calibri" w:hAnsi="Calibri" w:cs="Calibri"/>
                <w:sz w:val="16"/>
                <w:szCs w:val="16"/>
              </w:rPr>
            </w:pPr>
          </w:p>
        </w:tc>
      </w:tr>
      <w:tr w:rsidR="00860461" w:rsidRPr="00673197" w14:paraId="65D0E47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66BD95"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data_out_size_bit_top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83D35E"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50BFF9"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20</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E192FE" w14:textId="77777777" w:rsidR="00673197" w:rsidRPr="00673197" w:rsidRDefault="00673197" w:rsidP="00570FB7">
            <w:pPr>
              <w:rPr>
                <w:rFonts w:ascii="Calibri" w:hAnsi="Calibri" w:cs="Calibri"/>
                <w:sz w:val="16"/>
                <w:szCs w:val="16"/>
              </w:rPr>
            </w:pPr>
          </w:p>
        </w:tc>
      </w:tr>
      <w:tr w:rsidR="00860461" w:rsidRPr="00673197" w14:paraId="404CA08E"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9D9093D"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n_average_ecg_bia_gsr_max_bit_top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6442D7F"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0922DC9"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8</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2F37141" w14:textId="77777777" w:rsidR="00673197" w:rsidRPr="00673197" w:rsidRDefault="00673197" w:rsidP="00570FB7">
            <w:pPr>
              <w:rPr>
                <w:rFonts w:ascii="Calibri" w:hAnsi="Calibri" w:cs="Calibri"/>
                <w:sz w:val="16"/>
                <w:szCs w:val="16"/>
              </w:rPr>
            </w:pPr>
          </w:p>
        </w:tc>
      </w:tr>
      <w:tr w:rsidR="00860461" w:rsidRPr="00673197" w14:paraId="3327CD4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B84E89"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rx_ch_frame_n_bit_top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A9CDA2"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42C752"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3</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E57E37" w14:textId="77777777" w:rsidR="00673197" w:rsidRPr="00673197" w:rsidRDefault="00673197" w:rsidP="00570FB7">
            <w:pPr>
              <w:rPr>
                <w:rFonts w:ascii="Calibri" w:hAnsi="Calibri" w:cs="Calibri"/>
                <w:sz w:val="16"/>
                <w:szCs w:val="16"/>
              </w:rPr>
            </w:pPr>
          </w:p>
        </w:tc>
      </w:tr>
      <w:tr w:rsidR="00860461" w:rsidRPr="00673197" w14:paraId="169EC619"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8FA4F8B"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curr_sel_bit_top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5CA56EB"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E7563E4"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8</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885F899" w14:textId="77777777" w:rsidR="00673197" w:rsidRPr="00673197" w:rsidRDefault="00673197" w:rsidP="00570FB7">
            <w:pPr>
              <w:rPr>
                <w:rFonts w:ascii="Calibri" w:hAnsi="Calibri" w:cs="Calibri"/>
                <w:sz w:val="16"/>
                <w:szCs w:val="16"/>
              </w:rPr>
            </w:pPr>
          </w:p>
        </w:tc>
      </w:tr>
      <w:tr w:rsidR="00860461" w:rsidRPr="00673197" w14:paraId="2AE7C59D"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226F9E"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bit_outab_sel_top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20E5A1"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16142D"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10CF27" w14:textId="77777777" w:rsidR="00673197" w:rsidRPr="00673197" w:rsidRDefault="00673197" w:rsidP="00570FB7">
            <w:pPr>
              <w:rPr>
                <w:rFonts w:ascii="Calibri" w:hAnsi="Calibri" w:cs="Calibri"/>
                <w:sz w:val="16"/>
                <w:szCs w:val="16"/>
              </w:rPr>
            </w:pPr>
          </w:p>
        </w:tc>
      </w:tr>
      <w:tr w:rsidR="00860461" w:rsidRPr="00673197" w14:paraId="0C34EE10"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894E597"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n_average_ppg_max_value</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3388542"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A5CFFAE"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128</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CC993B8" w14:textId="77777777" w:rsidR="00673197" w:rsidRPr="00673197" w:rsidRDefault="00673197" w:rsidP="00570FB7">
            <w:pPr>
              <w:rPr>
                <w:rFonts w:ascii="Calibri" w:hAnsi="Calibri" w:cs="Calibri"/>
                <w:sz w:val="16"/>
                <w:szCs w:val="16"/>
              </w:rPr>
            </w:pPr>
          </w:p>
        </w:tc>
      </w:tr>
      <w:tr w:rsidR="00860461" w:rsidRPr="00673197" w14:paraId="58E74874"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9D84CC"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n_average_ecg_bia_gsr_max_value</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FC6DA9"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07C747"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16</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74FBA9" w14:textId="77777777" w:rsidR="00673197" w:rsidRPr="00673197" w:rsidRDefault="00673197" w:rsidP="00570FB7">
            <w:pPr>
              <w:rPr>
                <w:rFonts w:ascii="Calibri" w:hAnsi="Calibri" w:cs="Calibri"/>
                <w:sz w:val="16"/>
                <w:szCs w:val="16"/>
              </w:rPr>
            </w:pPr>
          </w:p>
        </w:tc>
      </w:tr>
      <w:tr w:rsidR="00860461" w:rsidRPr="00673197" w14:paraId="569B6940"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BD35D9C"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max_frame_repetition_top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6BB10D9"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182333E"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2</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AF4A645" w14:textId="77777777" w:rsidR="00673197" w:rsidRPr="00673197" w:rsidRDefault="00673197" w:rsidP="00570FB7">
            <w:pPr>
              <w:rPr>
                <w:rFonts w:ascii="Calibri" w:hAnsi="Calibri" w:cs="Calibri"/>
                <w:sz w:val="16"/>
                <w:szCs w:val="16"/>
              </w:rPr>
            </w:pPr>
          </w:p>
        </w:tc>
      </w:tr>
      <w:tr w:rsidR="00860461" w:rsidRPr="00673197" w14:paraId="2AC149D3"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21A155"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n_tx_channel</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36EEA1"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6D6B88"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C32076" w14:textId="77777777" w:rsidR="00673197" w:rsidRPr="00673197" w:rsidRDefault="00673197" w:rsidP="00570FB7">
            <w:pPr>
              <w:rPr>
                <w:rFonts w:ascii="Calibri" w:hAnsi="Calibri" w:cs="Calibri"/>
                <w:sz w:val="16"/>
                <w:szCs w:val="16"/>
              </w:rPr>
            </w:pPr>
          </w:p>
        </w:tc>
      </w:tr>
      <w:tr w:rsidR="00860461" w:rsidRPr="00673197" w14:paraId="7349EC96"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43A0056"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ahb_base_address</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02BD788"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[31:0]</w:t>
            </w: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CF852A6"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32'h000C4000</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D8786C5" w14:textId="77777777" w:rsidR="00673197" w:rsidRPr="00673197" w:rsidRDefault="00673197" w:rsidP="00570FB7">
            <w:pPr>
              <w:rPr>
                <w:rFonts w:ascii="Calibri" w:hAnsi="Calibri" w:cs="Calibri"/>
                <w:sz w:val="16"/>
                <w:szCs w:val="16"/>
              </w:rPr>
            </w:pPr>
          </w:p>
        </w:tc>
      </w:tr>
      <w:tr w:rsidR="00860461" w:rsidRPr="00673197" w14:paraId="0EC2AF29"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061918"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time_buffer_const_bit_top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FDAF6B"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3F85E5"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10</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007CDB" w14:textId="77777777" w:rsidR="00673197" w:rsidRPr="00673197" w:rsidRDefault="00673197" w:rsidP="00570FB7">
            <w:pPr>
              <w:rPr>
                <w:rFonts w:ascii="Calibri" w:hAnsi="Calibri" w:cs="Calibri"/>
                <w:sz w:val="16"/>
                <w:szCs w:val="16"/>
              </w:rPr>
            </w:pPr>
          </w:p>
        </w:tc>
      </w:tr>
      <w:tr w:rsidR="00860461" w:rsidRPr="00673197" w14:paraId="77B1E6B9"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DC663F3"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T1_max_bit_from_decoder_top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EF559FD"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58A0A4A"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4</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BB98861" w14:textId="77777777" w:rsidR="00673197" w:rsidRPr="00673197" w:rsidRDefault="00673197" w:rsidP="00570FB7">
            <w:pPr>
              <w:rPr>
                <w:rFonts w:ascii="Calibri" w:hAnsi="Calibri" w:cs="Calibri"/>
                <w:sz w:val="16"/>
                <w:szCs w:val="16"/>
              </w:rPr>
            </w:pPr>
          </w:p>
        </w:tc>
      </w:tr>
      <w:tr w:rsidR="00860461" w:rsidRPr="00673197" w14:paraId="26ABB0F6"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ED4036"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T2_max_bit_from_decoder_top</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C5654E"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CC4DC2"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2</w:t>
            </w:r>
          </w:p>
        </w:tc>
        <w:tc>
          <w:tcPr>
            <w:tcW w:w="94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CFDF06" w14:textId="77777777" w:rsidR="00673197" w:rsidRPr="00673197" w:rsidRDefault="00673197" w:rsidP="00570FB7">
            <w:pPr>
              <w:rPr>
                <w:rFonts w:ascii="Calibri" w:hAnsi="Calibri" w:cs="Calibri"/>
                <w:sz w:val="16"/>
                <w:szCs w:val="16"/>
              </w:rPr>
            </w:pPr>
          </w:p>
        </w:tc>
      </w:tr>
      <w:tr w:rsidR="00860461" w:rsidRPr="00673197" w14:paraId="77B8302E"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3B0A7A8"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ppg_frame_bit_ALC_BTIA_top</w:t>
            </w:r>
          </w:p>
        </w:tc>
        <w:tc>
          <w:tcPr>
            <w:tcW w:w="63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B1CAD26"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62B71D5"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12</w:t>
            </w:r>
          </w:p>
        </w:tc>
        <w:tc>
          <w:tcPr>
            <w:tcW w:w="94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BBAC8D9" w14:textId="77777777" w:rsidR="00673197" w:rsidRPr="00673197" w:rsidRDefault="00673197" w:rsidP="00570FB7">
            <w:pPr>
              <w:rPr>
                <w:rFonts w:ascii="Calibri" w:hAnsi="Calibri" w:cs="Calibri"/>
                <w:sz w:val="16"/>
                <w:szCs w:val="16"/>
              </w:rPr>
            </w:pPr>
          </w:p>
        </w:tc>
      </w:tr>
      <w:tr w:rsidR="00860461" w:rsidRPr="00673197" w14:paraId="3208CDDF" w14:textId="77777777" w:rsidTr="56D41BB6">
        <w:trPr>
          <w:trHeight w:val="20"/>
        </w:trPr>
        <w:tc>
          <w:tcPr>
            <w:tcW w:w="23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1D3E95" w14:textId="77777777" w:rsidR="00673197" w:rsidRPr="00673197" w:rsidRDefault="00673197" w:rsidP="00570FB7">
            <w:pPr>
              <w:rPr>
                <w:rFonts w:ascii="Calibri" w:hAnsi="Calibri" w:cs="Calibri"/>
                <w:sz w:val="16"/>
                <w:szCs w:val="16"/>
              </w:rPr>
            </w:pPr>
            <w:r w:rsidRPr="56D41BB6">
              <w:rPr>
                <w:rFonts w:ascii="Calibri" w:hAnsi="Calibri" w:cs="Calibri"/>
                <w:sz w:val="16"/>
                <w:szCs w:val="16"/>
              </w:rPr>
              <w:t>ecg_channel_bit</w:t>
            </w:r>
          </w:p>
        </w:tc>
        <w:tc>
          <w:tcPr>
            <w:tcW w:w="63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F6CD4C" w14:textId="77777777" w:rsidR="00673197" w:rsidRPr="00673197" w:rsidRDefault="00673197" w:rsidP="00570FB7">
            <w:pPr>
              <w:rPr>
                <w:rFonts w:ascii="Calibri" w:hAnsi="Calibri" w:cs="Calibri"/>
                <w:sz w:val="16"/>
                <w:szCs w:val="16"/>
              </w:rPr>
            </w:pPr>
          </w:p>
        </w:tc>
        <w:tc>
          <w:tcPr>
            <w:tcW w:w="108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2E9722" w14:textId="77777777" w:rsidR="00673197" w:rsidRPr="00673197" w:rsidRDefault="00673197" w:rsidP="00570FB7">
            <w:pPr>
              <w:rPr>
                <w:rFonts w:ascii="Calibri" w:hAnsi="Calibri" w:cs="Calibri"/>
                <w:sz w:val="16"/>
                <w:szCs w:val="16"/>
              </w:rPr>
            </w:pPr>
            <w:r w:rsidRPr="00673197">
              <w:rPr>
                <w:rFonts w:ascii="Calibri" w:hAnsi="Calibri" w:cs="Calibri"/>
                <w:sz w:val="16"/>
                <w:szCs w:val="16"/>
              </w:rPr>
              <w:t>2</w:t>
            </w:r>
          </w:p>
        </w:tc>
        <w:tc>
          <w:tcPr>
            <w:tcW w:w="946" w:type="pct"/>
            <w:shd w:val="clear" w:color="auto" w:fill="F6F8FA"/>
            <w:vAlign w:val="center"/>
            <w:hideMark/>
          </w:tcPr>
          <w:p w14:paraId="7D68A181" w14:textId="77777777" w:rsidR="00673197" w:rsidRPr="00673197" w:rsidRDefault="00673197" w:rsidP="00570FB7">
            <w:pPr>
              <w:keepNext/>
              <w:rPr>
                <w:rFonts w:ascii="Calibri" w:hAnsi="Calibri" w:cs="Calibri"/>
                <w:sz w:val="16"/>
                <w:szCs w:val="16"/>
              </w:rPr>
            </w:pPr>
          </w:p>
        </w:tc>
      </w:tr>
    </w:tbl>
    <w:p w14:paraId="5B557EA5" w14:textId="46C782D7" w:rsidR="00655292" w:rsidRDefault="00ED2D01" w:rsidP="00B33D55">
      <w:pPr>
        <w:pStyle w:val="Caption"/>
        <w:jc w:val="center"/>
      </w:pPr>
      <w:bookmarkStart w:id="89" w:name="_Toc210989351"/>
      <w:r>
        <w:t>Table</w:t>
      </w:r>
      <w:r w:rsidR="00655292">
        <w:t xml:space="preserve"> </w:t>
      </w:r>
      <w:fldSimple w:instr=" SEQ Tableau \* ARABIC ">
        <w:r w:rsidR="00E27A95">
          <w:rPr>
            <w:noProof/>
          </w:rPr>
          <w:t>16</w:t>
        </w:r>
      </w:fldSimple>
      <w:r w:rsidR="00655292">
        <w:t xml:space="preserve">: Main Controller </w:t>
      </w:r>
      <w:r w:rsidR="00B33D55">
        <w:t>Parameter</w:t>
      </w:r>
      <w:bookmarkEnd w:id="89"/>
    </w:p>
    <w:p w14:paraId="1FBD1F32" w14:textId="77777777" w:rsidR="00185087" w:rsidRPr="00185087" w:rsidRDefault="00185087" w:rsidP="00570FB7">
      <w:pPr>
        <w:rPr>
          <w:rFonts w:asciiTheme="majorHAnsi" w:eastAsiaTheme="majorEastAsia" w:hAnsiTheme="majorHAnsi" w:cstheme="majorBidi"/>
          <w:color w:val="03234B" w:themeColor="text1"/>
          <w:sz w:val="32"/>
          <w:szCs w:val="32"/>
        </w:rPr>
      </w:pPr>
      <w:r w:rsidRPr="00185087">
        <w:br w:type="page"/>
      </w:r>
    </w:p>
    <w:tbl>
      <w:tblPr>
        <w:tblW w:w="9912" w:type="dxa"/>
        <w:shd w:val="clear" w:color="auto" w:fill="FFFFFF"/>
        <w:tblCellMar>
          <w:top w:w="15" w:type="dxa"/>
          <w:left w:w="15" w:type="dxa"/>
          <w:bottom w:w="15" w:type="dxa"/>
          <w:right w:w="15" w:type="dxa"/>
        </w:tblCellMar>
        <w:tblLook w:val="04A0" w:firstRow="1" w:lastRow="0" w:firstColumn="1" w:lastColumn="0" w:noHBand="0" w:noVBand="1"/>
      </w:tblPr>
      <w:tblGrid>
        <w:gridCol w:w="2897"/>
        <w:gridCol w:w="1111"/>
        <w:gridCol w:w="2199"/>
        <w:gridCol w:w="724"/>
        <w:gridCol w:w="2981"/>
      </w:tblGrid>
      <w:tr w:rsidR="00FA1EC7" w:rsidRPr="003056C8" w14:paraId="71B165BA" w14:textId="77777777" w:rsidTr="003056C8">
        <w:trPr>
          <w:tblHeader/>
        </w:trPr>
        <w:tc>
          <w:tcPr>
            <w:tcW w:w="2982" w:type="dxa"/>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141B383D" w14:textId="77777777" w:rsidR="00FA1EC7" w:rsidRPr="003056C8" w:rsidRDefault="00FA1EC7" w:rsidP="003056C8">
            <w:pPr>
              <w:pStyle w:val="Caption"/>
              <w:rPr>
                <w:rFonts w:asciiTheme="majorHAnsi" w:hAnsiTheme="majorHAnsi" w:cstheme="majorHAnsi"/>
                <w:b/>
                <w:sz w:val="12"/>
                <w:szCs w:val="12"/>
                <w:lang w:val="en-US"/>
              </w:rPr>
            </w:pPr>
            <w:r w:rsidRPr="003056C8">
              <w:rPr>
                <w:rFonts w:asciiTheme="majorHAnsi" w:hAnsiTheme="majorHAnsi" w:cstheme="majorHAnsi"/>
                <w:b/>
                <w:sz w:val="12"/>
                <w:szCs w:val="12"/>
                <w:lang w:val="en-US"/>
              </w:rPr>
              <w:lastRenderedPageBreak/>
              <w:t>Port name</w:t>
            </w:r>
          </w:p>
        </w:tc>
        <w:tc>
          <w:tcPr>
            <w:tcW w:w="1171" w:type="dxa"/>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7349370D" w14:textId="77777777" w:rsidR="00FA1EC7" w:rsidRPr="003056C8" w:rsidRDefault="00FA1EC7" w:rsidP="003056C8">
            <w:pPr>
              <w:pStyle w:val="Caption"/>
              <w:rPr>
                <w:rFonts w:asciiTheme="majorHAnsi" w:hAnsiTheme="majorHAnsi" w:cstheme="majorHAnsi"/>
                <w:b/>
                <w:sz w:val="12"/>
                <w:szCs w:val="12"/>
                <w:lang w:val="en-US"/>
              </w:rPr>
            </w:pPr>
            <w:r w:rsidRPr="003056C8">
              <w:rPr>
                <w:rFonts w:asciiTheme="majorHAnsi" w:hAnsiTheme="majorHAnsi" w:cstheme="majorHAnsi"/>
                <w:b/>
                <w:sz w:val="12"/>
                <w:szCs w:val="12"/>
                <w:lang w:val="en-US"/>
              </w:rPr>
              <w:t>Direction</w:t>
            </w:r>
          </w:p>
        </w:tc>
        <w:tc>
          <w:tcPr>
            <w:tcW w:w="1414" w:type="dxa"/>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5AD1E515" w14:textId="77777777" w:rsidR="00FA1EC7" w:rsidRPr="003056C8" w:rsidRDefault="00FA1EC7" w:rsidP="003056C8">
            <w:pPr>
              <w:pStyle w:val="Caption"/>
              <w:rPr>
                <w:rFonts w:asciiTheme="majorHAnsi" w:hAnsiTheme="majorHAnsi" w:cstheme="majorHAnsi"/>
                <w:b/>
                <w:sz w:val="12"/>
                <w:szCs w:val="12"/>
                <w:lang w:val="en-US"/>
              </w:rPr>
            </w:pPr>
            <w:r w:rsidRPr="003056C8">
              <w:rPr>
                <w:rFonts w:asciiTheme="majorHAnsi" w:hAnsiTheme="majorHAnsi" w:cstheme="majorHAnsi"/>
                <w:b/>
                <w:sz w:val="12"/>
                <w:szCs w:val="12"/>
                <w:lang w:val="en-US"/>
              </w:rPr>
              <w:t>Type</w:t>
            </w:r>
          </w:p>
        </w:tc>
        <w:tc>
          <w:tcPr>
            <w:tcW w:w="813" w:type="dxa"/>
            <w:tcBorders>
              <w:top w:val="single" w:sz="6" w:space="0" w:color="DFE2E5"/>
              <w:left w:val="single" w:sz="6" w:space="0" w:color="DFE2E5"/>
              <w:bottom w:val="single" w:sz="6" w:space="0" w:color="DFE2E5"/>
              <w:right w:val="single" w:sz="6" w:space="0" w:color="DFE2E5"/>
            </w:tcBorders>
            <w:shd w:val="clear" w:color="auto" w:fill="FFD78C"/>
          </w:tcPr>
          <w:p w14:paraId="63DB2209" w14:textId="5A8C07E0" w:rsidR="00AC4674" w:rsidRPr="003056C8" w:rsidRDefault="00393806" w:rsidP="003056C8">
            <w:pPr>
              <w:pStyle w:val="Caption"/>
              <w:rPr>
                <w:rFonts w:asciiTheme="majorHAnsi" w:hAnsiTheme="majorHAnsi" w:cstheme="majorHAnsi"/>
                <w:b/>
                <w:bCs/>
                <w:sz w:val="12"/>
                <w:szCs w:val="12"/>
                <w:lang w:val="en-US"/>
              </w:rPr>
            </w:pPr>
            <w:r w:rsidRPr="003056C8">
              <w:rPr>
                <w:rFonts w:asciiTheme="majorHAnsi" w:hAnsiTheme="majorHAnsi" w:cstheme="majorHAnsi"/>
                <w:b/>
                <w:bCs/>
                <w:sz w:val="12"/>
                <w:szCs w:val="12"/>
                <w:lang w:val="en-US"/>
              </w:rPr>
              <w:t xml:space="preserve">Output </w:t>
            </w:r>
            <w:r w:rsidR="00AC4674" w:rsidRPr="003056C8">
              <w:rPr>
                <w:rFonts w:asciiTheme="majorHAnsi" w:hAnsiTheme="majorHAnsi" w:cstheme="majorHAnsi"/>
                <w:b/>
                <w:bCs/>
                <w:sz w:val="12"/>
                <w:szCs w:val="12"/>
                <w:lang w:val="en-US"/>
              </w:rPr>
              <w:t>Reset Value</w:t>
            </w:r>
          </w:p>
        </w:tc>
        <w:tc>
          <w:tcPr>
            <w:tcW w:w="3532" w:type="dxa"/>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14E3E1B" w14:textId="77777777" w:rsidR="00FA1EC7" w:rsidRPr="003056C8" w:rsidRDefault="00FA1EC7" w:rsidP="003056C8">
            <w:pPr>
              <w:pStyle w:val="Caption"/>
              <w:rPr>
                <w:rFonts w:asciiTheme="majorHAnsi" w:hAnsiTheme="majorHAnsi" w:cstheme="majorHAnsi"/>
                <w:b/>
                <w:sz w:val="12"/>
                <w:szCs w:val="12"/>
                <w:lang w:val="en-US"/>
              </w:rPr>
            </w:pPr>
            <w:r w:rsidRPr="003056C8">
              <w:rPr>
                <w:rFonts w:asciiTheme="majorHAnsi" w:hAnsiTheme="majorHAnsi" w:cstheme="majorHAnsi"/>
                <w:b/>
                <w:sz w:val="12"/>
                <w:szCs w:val="12"/>
                <w:lang w:val="en-US"/>
              </w:rPr>
              <w:t>Description</w:t>
            </w:r>
          </w:p>
        </w:tc>
      </w:tr>
      <w:tr w:rsidR="00FA1EC7" w:rsidRPr="003056C8" w14:paraId="663C304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987B3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i_clk_32kHz</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BAF2E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0625B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FBB4F2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E0EEF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clk 32kHz from pmu</w:t>
            </w:r>
          </w:p>
        </w:tc>
      </w:tr>
      <w:tr w:rsidR="00FA1EC7" w:rsidRPr="003056C8" w14:paraId="7BAE521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14F6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i_clk_16MHz</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46220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935DF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B89EEA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88082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clk 16MHz from pmu</w:t>
            </w:r>
          </w:p>
        </w:tc>
      </w:tr>
      <w:tr w:rsidR="00FA1EC7" w:rsidRPr="003056C8" w14:paraId="6A5335E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90B2A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i_clk_gsr_16M</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223FE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F96FB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25DBD4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3F4BF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clk for gsr signal</w:t>
            </w:r>
          </w:p>
        </w:tc>
      </w:tr>
      <w:tr w:rsidR="00FA1EC7" w:rsidRPr="003056C8" w14:paraId="16D0B09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4899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i_clk_ahb_master</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2BB8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59179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350D24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EC06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clock for ahb master</w:t>
            </w:r>
          </w:p>
        </w:tc>
      </w:tr>
      <w:tr w:rsidR="00FA1EC7" w:rsidRPr="003056C8" w14:paraId="0401BBB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137C4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i_rstn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9481F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49F0F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EBE6B7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AD00B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reset in 16MHz domain</w:t>
            </w:r>
          </w:p>
        </w:tc>
      </w:tr>
      <w:tr w:rsidR="00FA1EC7" w:rsidRPr="003056C8" w14:paraId="49E0B12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8BDEC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i_rstn_sync_32</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EF77E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D898E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8BDB44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7000F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reset in 32kz domain</w:t>
            </w:r>
          </w:p>
        </w:tc>
      </w:tr>
      <w:tr w:rsidR="00FA1EC7" w:rsidRPr="003056C8" w14:paraId="03FB894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FA22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i_wave_velocity_mode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FE0AD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F2A29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FF80D0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533A9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of the wave velocity mode</w:t>
            </w:r>
          </w:p>
        </w:tc>
      </w:tr>
      <w:tr w:rsidR="00FA1EC7" w:rsidRPr="003056C8" w14:paraId="192BE81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CD204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i_ispu_end_elab</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5C67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01A1C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31B578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A7170C" w14:textId="77777777" w:rsidR="00FA1EC7" w:rsidRPr="003056C8" w:rsidRDefault="00FA1EC7" w:rsidP="003056C8">
            <w:pPr>
              <w:pStyle w:val="Caption"/>
              <w:rPr>
                <w:rFonts w:asciiTheme="majorHAnsi" w:hAnsiTheme="majorHAnsi" w:cstheme="majorHAnsi"/>
                <w:sz w:val="12"/>
                <w:szCs w:val="12"/>
                <w:lang w:val="en-US"/>
              </w:rPr>
            </w:pPr>
          </w:p>
        </w:tc>
      </w:tr>
      <w:tr w:rsidR="00FA1EC7" w:rsidRPr="003056C8" w14:paraId="01D2F79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73DE8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i_n_ppg_frame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2C938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2525A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[ppg_frame_bit_top-1:0]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33BC36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22F9B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number of frame selected</w:t>
            </w:r>
          </w:p>
        </w:tc>
      </w:tr>
      <w:tr w:rsidR="00FA1EC7" w:rsidRPr="003056C8" w14:paraId="125AB52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70227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i_const_value_ioff</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E7BA5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E4EE3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[data_in_size_bit_top-1:0]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65594BE"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94179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constant value from regmap used for ppg ioff calibraton</w:t>
            </w:r>
          </w:p>
        </w:tc>
      </w:tr>
      <w:tr w:rsidR="00FA1EC7" w:rsidRPr="003056C8" w14:paraId="2241CC2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E39DC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i_rx_ch_frame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28157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CC1E9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F687E4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BF699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 rx channel frame from regamp</w:t>
            </w:r>
          </w:p>
        </w:tc>
      </w:tr>
      <w:tr w:rsidR="00FA1EC7" w:rsidRPr="003056C8" w14:paraId="5FA0C36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428E6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i_T_tx_led_set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5EA84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6AFDA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EF7B7F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925A5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led set time from regmap</w:t>
            </w:r>
          </w:p>
        </w:tc>
      </w:tr>
      <w:tr w:rsidR="00FA1EC7" w:rsidRPr="003056C8" w14:paraId="5CA3CA5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7588C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i_T_tx_led_off</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0D413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8CA02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F80A67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E977C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led off time from regmap</w:t>
            </w:r>
          </w:p>
        </w:tc>
      </w:tr>
      <w:tr w:rsidR="00FA1EC7" w:rsidRPr="003056C8" w14:paraId="0087801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95E098"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i_curr_sel_tx_frame_x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D5E62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EB7C8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ABF5EB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15F5E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current injection</w:t>
            </w:r>
          </w:p>
        </w:tc>
      </w:tr>
      <w:tr w:rsidR="00FA1EC7" w:rsidRPr="003056C8" w14:paraId="4C8C1EB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4A2F7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i_tx1_outlab_sel_frame_x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0C20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46E6B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939E033"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0E317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led output selected from regmap for each frame</w:t>
            </w:r>
          </w:p>
        </w:tc>
      </w:tr>
      <w:tr w:rsidR="00FA1EC7" w:rsidRPr="003056C8" w14:paraId="6B0A643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82F15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i_tx2_outlab_sel_frame_x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71DD3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415B4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1F6ECCD"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899A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led output selected from regmap for each frame</w:t>
            </w:r>
          </w:p>
        </w:tc>
      </w:tr>
      <w:tr w:rsidR="00FA1EC7" w:rsidRPr="003056C8" w14:paraId="5C185EC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B4858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i_tx3_outlab_sel_frame_x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7442C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32638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581396E"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20CAF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led output selected from regmap for each frame</w:t>
            </w:r>
          </w:p>
        </w:tc>
      </w:tr>
      <w:tr w:rsidR="00FA1EC7" w:rsidRPr="003056C8" w14:paraId="7BECCB8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F8860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i_tx4_outlab_sel_frame_x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39B76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3E62A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B23DDA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5B984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led output selected from regmap for each frame</w:t>
            </w:r>
          </w:p>
        </w:tc>
      </w:tr>
      <w:tr w:rsidR="00FA1EC7" w:rsidRPr="003056C8" w14:paraId="469C3CA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9ED8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i_idac_dc_ppg_frame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2A90C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015E1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8E8D5C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826CF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 value for each frame selected from regmap</w:t>
            </w:r>
          </w:p>
        </w:tc>
      </w:tr>
      <w:tr w:rsidR="00FA1EC7" w:rsidRPr="003056C8" w14:paraId="2968087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D0314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i_average_ppg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FF63B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A1EF5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674FFBB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6811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average ppg for each frame selected from regmap</w:t>
            </w:r>
          </w:p>
        </w:tc>
      </w:tr>
      <w:tr w:rsidR="00FA1EC7" w:rsidRPr="003056C8" w14:paraId="1B344BF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19E00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i_gain_alc_start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B521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C9558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[gain_max_bit_top-1:0]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F4791D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E2647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btia gain for alc from regmap</w:t>
            </w:r>
          </w:p>
        </w:tc>
      </w:tr>
      <w:tr w:rsidR="00FA1EC7" w:rsidRPr="003056C8" w14:paraId="73A6455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52574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i_gain_start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EB533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E4AB6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F313D0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8FF49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btia gain start for compensation from regmap</w:t>
            </w:r>
          </w:p>
        </w:tc>
      </w:tr>
      <w:tr w:rsidR="00FA1EC7" w:rsidRPr="003056C8" w14:paraId="5A53E72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BE7B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i_Tx_idac_Vref_debug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9ADBA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E8BC8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41B49E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9474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 value for debug from regmap</w:t>
            </w:r>
          </w:p>
        </w:tc>
      </w:tr>
      <w:tr w:rsidR="00FA1EC7" w:rsidRPr="003056C8" w14:paraId="05D2A6C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D784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i_ppg_start_up_time</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0BDCC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21151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[ppg_start_up_decod_bit_top-1:0]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80BECE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32A43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start up time for ppg from regmap</w:t>
            </w:r>
          </w:p>
        </w:tc>
      </w:tr>
      <w:tr w:rsidR="00FA1EC7" w:rsidRPr="003056C8" w14:paraId="7C188F7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55D19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i_en_txi</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57C81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A3A94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38F0D7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A1752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enabling for each frame from regmap</w:t>
            </w:r>
          </w:p>
        </w:tc>
      </w:tr>
      <w:tr w:rsidR="00FA1EC7" w:rsidRPr="003056C8" w14:paraId="39704FF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44C5E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i_frame_repetition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68607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49AE9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06BCCB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BCA0C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 frame repetition for each frame from regmap</w:t>
            </w:r>
          </w:p>
        </w:tc>
      </w:tr>
      <w:tr w:rsidR="00FA1EC7" w:rsidRPr="003056C8" w14:paraId="23E6D88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B8FC5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i_T_preset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B488B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EEA84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E65C447"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BAA20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Preset time for digital ramp from regmap</w:t>
            </w:r>
          </w:p>
        </w:tc>
      </w:tr>
      <w:tr w:rsidR="00FA1EC7" w:rsidRPr="003056C8" w14:paraId="44802F9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0CD7A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i_m_ecg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B9249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BE6E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[m_odr_max_bit_top-1:0]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A90DCD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ADB18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 parameter for ecg from regmap</w:t>
            </w:r>
          </w:p>
        </w:tc>
      </w:tr>
      <w:tr w:rsidR="00FA1EC7" w:rsidRPr="003056C8" w14:paraId="35AB2D0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AF238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i_m_bia</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F3B4A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677CF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[m_odr_max_bit_top-1:0]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317807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31A59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 parameter for bia from regmap</w:t>
            </w:r>
          </w:p>
        </w:tc>
      </w:tr>
      <w:tr w:rsidR="00FA1EC7" w:rsidRPr="003056C8" w14:paraId="4244039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EA8FA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i_m_gsr</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96B38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72B13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[m_odr_max_bit_top-1:0]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BA93E7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05741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 parameter for gsr from regmap</w:t>
            </w:r>
          </w:p>
        </w:tc>
      </w:tr>
      <w:tr w:rsidR="00FA1EC7" w:rsidRPr="003056C8" w14:paraId="79E7A06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A217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i_m_ppg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F22D1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B7BB6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[m_odr_max_bit_top-1:0]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7CCB53E"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9DD45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 parameter for ppg from regmap</w:t>
            </w:r>
          </w:p>
        </w:tc>
      </w:tr>
      <w:tr w:rsidR="00FA1EC7" w:rsidRPr="003056C8" w14:paraId="3469CEA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01CCB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i_debug_adc_error_cap8_0_bypass</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164F2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E8905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CBAFD2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F66AB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error cap bypass for adc from regmap</w:t>
            </w:r>
          </w:p>
        </w:tc>
      </w:tr>
      <w:tr w:rsidR="00FA1EC7" w:rsidRPr="003056C8" w14:paraId="6DB6AEC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295E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i_base_address_ecg0</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22827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F40B1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[base_address_bit_top-1:0]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2E4E9A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5A2E8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 address for ecg0 in multiple fifo</w:t>
            </w:r>
          </w:p>
        </w:tc>
      </w:tr>
      <w:tr w:rsidR="00FA1EC7" w:rsidRPr="003056C8" w14:paraId="4CF65EE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5AFC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i_base_address_bia</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89311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2C80D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[base_address_bit_top-1:0]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E2C710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588BC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 address for bia/ecg1-2 in multiple fifo</w:t>
            </w:r>
          </w:p>
        </w:tc>
      </w:tr>
      <w:tr w:rsidR="00FA1EC7" w:rsidRPr="003056C8" w14:paraId="44EE1E4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A4197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i_base_address_gsr</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71B7A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9E8DA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[base_address_bit_top-1:0]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8DB917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AE1F2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 address for gsr in multiple fifo</w:t>
            </w:r>
          </w:p>
        </w:tc>
      </w:tr>
      <w:tr w:rsidR="00FA1EC7" w:rsidRPr="003056C8" w14:paraId="2F7262A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0D039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i_base_address_ppg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501B6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387DB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[base_address_bit_top-1:0]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D45820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3B7E8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base address for ppg in multiple fifo</w:t>
            </w:r>
          </w:p>
        </w:tc>
      </w:tr>
      <w:tr w:rsidR="00FA1EC7" w:rsidRPr="003056C8" w14:paraId="01EF22B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3F776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i_frame_ppg_debug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D5C43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D4C16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[ppg_frame_bit_top-1:0]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3455C5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0D57D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frame selection for ppg data debug</w:t>
            </w:r>
          </w:p>
        </w:tc>
      </w:tr>
      <w:tr w:rsidR="00FA1EC7" w:rsidRPr="003056C8" w14:paraId="1F2D931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13203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i_en_buf_gpio1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C6D89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70BD3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5E5119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182AC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buffer on gpio1</w:t>
            </w:r>
          </w:p>
        </w:tc>
      </w:tr>
      <w:tr w:rsidR="00FA1EC7" w:rsidRPr="003056C8" w14:paraId="5586D72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70DD2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i_en_buf_gpio2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E10E6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F2CBE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634604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853D2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buffer on gpio2</w:t>
            </w:r>
          </w:p>
        </w:tc>
      </w:tr>
      <w:tr w:rsidR="00FA1EC7" w:rsidRPr="003056C8" w14:paraId="6500CE5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F8EDE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i_en_biobuf</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CB7E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C5937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3F0E00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B655A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biobuffer</w:t>
            </w:r>
          </w:p>
        </w:tc>
      </w:tr>
      <w:tr w:rsidR="00FA1EC7" w:rsidRPr="003056C8" w14:paraId="51D5435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F7F3C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i_do_calibration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5031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7E25D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1252B7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7D73E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for adc calibration</w:t>
            </w:r>
          </w:p>
        </w:tc>
      </w:tr>
      <w:tr w:rsidR="00FA1EC7" w:rsidRPr="003056C8" w14:paraId="0ABE5A9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85E86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i_mode_operation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328CC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50108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[mode_operation_n_bit_top-1:0]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EDF2DB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95E6A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mode operation selection</w:t>
            </w:r>
          </w:p>
        </w:tc>
      </w:tr>
      <w:tr w:rsidR="00FA1EC7" w:rsidRPr="003056C8" w14:paraId="0CEA363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A5A54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i_T_rx_set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C3440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159E3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[T1_max_bit_from_decoder_top-1:0]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B84C05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630CA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rx channel time set</w:t>
            </w:r>
          </w:p>
        </w:tc>
      </w:tr>
      <w:tr w:rsidR="00FA1EC7" w:rsidRPr="003056C8" w14:paraId="5779888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2FC9D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i_en_clkf</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5FAE8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B72DF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D6A7D9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6B03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 16 MHz clock</w:t>
            </w:r>
          </w:p>
        </w:tc>
      </w:tr>
      <w:tr w:rsidR="00FA1EC7" w:rsidRPr="003056C8" w14:paraId="35B8BD8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7753B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i_quokka_boot_end</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D4A2C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755E6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D8E323D"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B41C9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from quokka</w:t>
            </w:r>
          </w:p>
        </w:tc>
      </w:tr>
      <w:tr w:rsidR="00FA1EC7" w:rsidRPr="003056C8" w14:paraId="5484AAF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4B5EC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i_quokka_run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809CE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0F961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D03479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FCEFB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from quokka</w:t>
            </w:r>
          </w:p>
        </w:tc>
      </w:tr>
      <w:tr w:rsidR="00FA1EC7" w:rsidRPr="003056C8" w14:paraId="5D80DF6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9F0F1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i_clk_16MHz_ready</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136F0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98235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49D842B"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8F6E2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(from analog circuit)</w:t>
            </w:r>
          </w:p>
        </w:tc>
      </w:tr>
      <w:tr w:rsidR="00FA1EC7" w:rsidRPr="003056C8" w14:paraId="43C8525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08209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i_imp_curinj_en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D7A32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9A64D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2DA957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1B278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current injection for bia</w:t>
            </w:r>
          </w:p>
        </w:tc>
      </w:tr>
      <w:tr w:rsidR="00FA1EC7" w:rsidRPr="003056C8" w14:paraId="5D9D3E1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0AB2F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i_en_ldo_1v8</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80676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0C955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45DF377"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CA153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ldo 1v8</w:t>
            </w:r>
          </w:p>
        </w:tc>
      </w:tr>
      <w:tr w:rsidR="00FA1EC7" w:rsidRPr="003056C8" w14:paraId="2E8C39F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64DBE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i_debug_comp_rx_ck</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548F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08406D"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B2BE30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9C559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for comp rx ck</w:t>
            </w:r>
          </w:p>
        </w:tc>
      </w:tr>
      <w:tr w:rsidR="00FA1EC7" w:rsidRPr="003056C8" w14:paraId="49DDF4E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99078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i_debug_gsr_on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C2D2D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1F1AD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A44EE9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5534F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gsr on debug mode</w:t>
            </w:r>
          </w:p>
        </w:tc>
      </w:tr>
      <w:tr w:rsidR="00FA1EC7" w:rsidRPr="003056C8" w14:paraId="76AC681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08D71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i_debug_gsr_curr_on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31A99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44AE59"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4AADA1E"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E15C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gsr curr on debug mode</w:t>
            </w:r>
          </w:p>
        </w:tc>
      </w:tr>
      <w:tr w:rsidR="00FA1EC7" w:rsidRPr="003056C8" w14:paraId="5F030F5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21B94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i_alc_disabled</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CED0D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2F548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F79F80E"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C97E6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disabling alc bit for each frame</w:t>
            </w:r>
          </w:p>
        </w:tc>
      </w:tr>
      <w:tr w:rsidR="00FA1EC7" w:rsidRPr="003056C8" w14:paraId="7BA7D00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70088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i_en_cm_buf</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03AB9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DA681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700318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D828F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common buffer</w:t>
            </w:r>
          </w:p>
        </w:tc>
      </w:tr>
      <w:tr w:rsidR="00FA1EC7" w:rsidRPr="003056C8" w14:paraId="15A2963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E3E5D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i_en_rld</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F578E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2BB28C"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06524A7"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6D780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rld</w:t>
            </w:r>
          </w:p>
        </w:tc>
      </w:tr>
      <w:tr w:rsidR="00FA1EC7" w:rsidRPr="003056C8" w14:paraId="7143C9B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695E2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i_en_avg1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4DAB0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A7E3F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3ADD8C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E2723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avg1</w:t>
            </w:r>
          </w:p>
        </w:tc>
      </w:tr>
      <w:tr w:rsidR="00FA1EC7" w:rsidRPr="003056C8" w14:paraId="3DAE877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9E84B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i_en_avg2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56377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9AF26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778909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51296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avg1</w:t>
            </w:r>
          </w:p>
        </w:tc>
      </w:tr>
      <w:tr w:rsidR="00FA1EC7" w:rsidRPr="003056C8" w14:paraId="683285A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90F19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i_hc_en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923C7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26D46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988398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AE990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health channel</w:t>
            </w:r>
          </w:p>
        </w:tc>
      </w:tr>
      <w:tr w:rsidR="00FA1EC7" w:rsidRPr="003056C8" w14:paraId="0AB0D79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3F24B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70B61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070F0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98B6E6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D8B55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mode</w:t>
            </w:r>
          </w:p>
        </w:tc>
      </w:tr>
      <w:tr w:rsidR="00FA1EC7" w:rsidRPr="003056C8" w14:paraId="429337D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4B9CB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i_imp_en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C8D32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5A615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59D7B8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55AB2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bia channel</w:t>
            </w:r>
          </w:p>
        </w:tc>
      </w:tr>
      <w:tr w:rsidR="00FA1EC7" w:rsidRPr="003056C8" w14:paraId="0E8FB71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D293B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i_debug_en_tia</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7AA8E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AF823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774404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22291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tia</w:t>
            </w:r>
          </w:p>
        </w:tc>
      </w:tr>
      <w:tr w:rsidR="00FA1EC7" w:rsidRPr="003056C8" w14:paraId="03E121F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6FD5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i_debug_en_buffer</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6741B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521BE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53BC34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05F6F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for buffer</w:t>
            </w:r>
          </w:p>
        </w:tc>
      </w:tr>
      <w:tr w:rsidR="00FA1EC7" w:rsidRPr="003056C8" w14:paraId="5343FC7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E1340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i_debug_en_idac</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960A4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15D4F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A53461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97A28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for IDAC</w:t>
            </w:r>
          </w:p>
        </w:tc>
      </w:tr>
      <w:tr w:rsidR="00FA1EC7" w:rsidRPr="003056C8" w14:paraId="54E3D77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39947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i_en_clk_chop10k</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0138E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F1AFA5"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C10BB0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EC14B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chopper clock</w:t>
            </w:r>
          </w:p>
        </w:tc>
      </w:tr>
      <w:tr w:rsidR="00FA1EC7" w:rsidRPr="003056C8" w14:paraId="2ECA2C4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CEF84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i_debug_tx_preset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16BCA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4FB00D"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14B37B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21BFD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tx preset</w:t>
            </w:r>
          </w:p>
        </w:tc>
      </w:tr>
      <w:tr w:rsidR="00FA1EC7" w:rsidRPr="003056C8" w14:paraId="17B4791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121D2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i_en_ldo_1v8_ext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F4335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62347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777E2A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84C63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external ldo 1v8</w:t>
            </w:r>
          </w:p>
        </w:tc>
      </w:tr>
      <w:tr w:rsidR="00FA1EC7" w:rsidRPr="003056C8" w14:paraId="6A7EFA4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96CDD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i_clk_imp_10k_en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635A1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840BE9"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8FFF71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C9A9A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clock chopper for bia</w:t>
            </w:r>
          </w:p>
        </w:tc>
      </w:tr>
      <w:tr w:rsidR="00FA1EC7" w:rsidRPr="003056C8" w14:paraId="7901723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5415E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i_b_cap_idac</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D8FF3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C3684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BDDE6E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832A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cap for idac</w:t>
            </w:r>
          </w:p>
        </w:tc>
      </w:tr>
      <w:tr w:rsidR="00FA1EC7" w:rsidRPr="003056C8" w14:paraId="17C38DC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88B241"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i_adc_mux_bio_channel_debug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2B39A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4FDE4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[2:0]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A6CC02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0E905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adc mux bio channel</w:t>
            </w:r>
          </w:p>
        </w:tc>
      </w:tr>
      <w:tr w:rsidR="00FA1EC7" w:rsidRPr="003056C8" w14:paraId="120F736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22EC07"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i_adc_mux_sel_debug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C58F2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109C8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4A5600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5117E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adc mux</w:t>
            </w:r>
          </w:p>
        </w:tc>
      </w:tr>
      <w:tr w:rsidR="00FA1EC7" w:rsidRPr="003056C8" w14:paraId="406E4BE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CB18DF"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lastRenderedPageBreak/>
              <w:t>i_ispu_core_sw_rstn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8616C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249C3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A27CCA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89041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ispu core enabling</w:t>
            </w:r>
          </w:p>
        </w:tc>
      </w:tr>
      <w:tr w:rsidR="00FA1EC7" w:rsidRPr="003056C8" w14:paraId="410EFC7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62D88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i_T_TIAON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1A67D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0DD1E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[T1_max_bit_from_decoder_top-1:0]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9B7E60D"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39A8D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TIA Time</w:t>
            </w:r>
          </w:p>
        </w:tc>
      </w:tr>
      <w:tr w:rsidR="00FA1EC7" w:rsidRPr="003056C8" w14:paraId="1EE3FBD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F97D6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i_scan_mode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4D06D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0CADA5"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ABB170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6E3B4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 mode enabling</w:t>
            </w:r>
          </w:p>
        </w:tc>
      </w:tr>
      <w:tr w:rsidR="00FA1EC7" w:rsidRPr="003056C8" w14:paraId="195201B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4034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i_reset_debug_adc_data</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1E857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F37F14"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3D4852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5EC90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reset adc data debug</w:t>
            </w:r>
          </w:p>
        </w:tc>
      </w:tr>
      <w:tr w:rsidR="00FA1EC7" w:rsidRPr="003056C8" w14:paraId="5DDA3D9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176AA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i_start_adc_debug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630E2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22389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F8004A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E1FE0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pilot adc start om debug</w:t>
            </w:r>
          </w:p>
        </w:tc>
      </w:tr>
      <w:tr w:rsidR="00FA1EC7" w:rsidRPr="003056C8" w14:paraId="716514E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79797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i_en_ADC_debug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347E4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DD334D"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0903F1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05CBB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adc debug</w:t>
            </w:r>
          </w:p>
        </w:tc>
      </w:tr>
      <w:tr w:rsidR="00FA1EC7" w:rsidRPr="003056C8" w14:paraId="513516D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DFD19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i_debug_adc_readout_bypass</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774DA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EB501E"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B93428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6D75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adc readout bypass</w:t>
            </w:r>
          </w:p>
        </w:tc>
      </w:tr>
      <w:tr w:rsidR="00FA1EC7" w:rsidRPr="003056C8" w14:paraId="70CE401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BAFC1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i_su_hlt_dly</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66F0F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36836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4C6335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5BDA3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start up delay for ecg</w:t>
            </w:r>
          </w:p>
        </w:tc>
      </w:tr>
      <w:tr w:rsidR="00FA1EC7" w:rsidRPr="003056C8" w14:paraId="2DBAC24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7ED98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i_multiple_fifo_sel</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6CCC7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ECCDB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F997C4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9BDEB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multiple fifo</w:t>
            </w:r>
          </w:p>
        </w:tc>
      </w:tr>
      <w:tr w:rsidR="00FA1EC7" w:rsidRPr="003056C8" w14:paraId="10D8B52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BB19E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i_debug_calibration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DE323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38A2A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140D6AE"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C579A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calibraiton</w:t>
            </w:r>
          </w:p>
        </w:tc>
      </w:tr>
      <w:tr w:rsidR="00FA1EC7" w:rsidRPr="003056C8" w14:paraId="2D51062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A9E5D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i_en_gsr_dc_cds</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E3590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DC097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491870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62CCA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gsr cds mode</w:t>
            </w:r>
          </w:p>
        </w:tc>
      </w:tr>
      <w:tr w:rsidR="00FA1EC7" w:rsidRPr="003056C8" w14:paraId="4214002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658D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i_ADC_EOC</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F6FC9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451DA9"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E132387"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8FB4B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end of conversion from adc</w:t>
            </w:r>
          </w:p>
        </w:tc>
      </w:tr>
      <w:tr w:rsidR="00FA1EC7" w:rsidRPr="003056C8" w14:paraId="0A22526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56E32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i_ecg0_sel</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55738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3F22B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10E980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23CAA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select ecg0 channel</w:t>
            </w:r>
          </w:p>
        </w:tc>
      </w:tr>
      <w:tr w:rsidR="00FA1EC7" w:rsidRPr="003056C8" w14:paraId="12F6679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BFAB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i_bia_sel</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226FC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26831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421A8A3"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81430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select bia channel</w:t>
            </w:r>
          </w:p>
        </w:tc>
      </w:tr>
      <w:tr w:rsidR="00FA1EC7" w:rsidRPr="003056C8" w14:paraId="3A91A79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F127A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i_gsr_sel</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8A3D8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674F6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031EF9D"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5E7A9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select gsr channel</w:t>
            </w:r>
          </w:p>
        </w:tc>
      </w:tr>
      <w:tr w:rsidR="00FA1EC7" w:rsidRPr="003056C8" w14:paraId="7FA75B0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D7BA5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i_ppg_sel</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14EEC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1836B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596C7D7"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F7A5F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select ppg channel</w:t>
            </w:r>
          </w:p>
        </w:tc>
      </w:tr>
      <w:tr w:rsidR="00FA1EC7" w:rsidRPr="003056C8" w14:paraId="4C00C3F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5D363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i_ppg_ioff_calibration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F6189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19A08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0A1EAB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2F84A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ppg ioff calibration</w:t>
            </w:r>
          </w:p>
        </w:tc>
      </w:tr>
      <w:tr w:rsidR="00FA1EC7" w:rsidRPr="003056C8" w14:paraId="4844670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6A0D7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i_ecg1_ecg2_sel</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93F71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7BB554"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6B99DC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E82E4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ecg1 and ecg2 channel</w:t>
            </w:r>
          </w:p>
        </w:tc>
      </w:tr>
      <w:tr w:rsidR="00FA1EC7" w:rsidRPr="003056C8" w14:paraId="1A007C1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3186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i_rst_async_ecg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0D721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DDB8DE"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20F9B2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09DA1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reset async for ecg</w:t>
            </w:r>
          </w:p>
        </w:tc>
      </w:tr>
      <w:tr w:rsidR="00FA1EC7" w:rsidRPr="003056C8" w14:paraId="594A2FE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A5997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i_rst_async_bia</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FCF73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A3FCE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6D9124B"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29E52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reset async for bia</w:t>
            </w:r>
          </w:p>
        </w:tc>
      </w:tr>
      <w:tr w:rsidR="00FA1EC7" w:rsidRPr="003056C8" w14:paraId="60B2C75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1CF6CF"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i_ppg_quokka_elab_sel</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350BA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0D2F87"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B90BCC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E545C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adsp elab for ppg</w:t>
            </w:r>
          </w:p>
        </w:tc>
      </w:tr>
      <w:tr w:rsidR="00FA1EC7" w:rsidRPr="003056C8" w14:paraId="51CA682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95818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i_data_ADC_out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96479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4482B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[data_in_size_bit_top-1:0]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A94A58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581FD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(from analog circuit)</w:t>
            </w:r>
          </w:p>
        </w:tc>
      </w:tr>
      <w:tr w:rsidR="00FA1EC7" w:rsidRPr="003056C8" w14:paraId="40CD391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09787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i_time_slot_selection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5FCCE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44283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[time_slot_sel_bit_top-1:0]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86A4D1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C864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odr selection from regmap</w:t>
            </w:r>
          </w:p>
        </w:tc>
      </w:tr>
      <w:tr w:rsidR="00FA1EC7" w:rsidRPr="003056C8" w14:paraId="184AD9A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141B6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i_Nmax_to_reg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6CBF9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FE2C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600AA9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0BF88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Max value for digital ramp</w:t>
            </w:r>
          </w:p>
        </w:tc>
      </w:tr>
      <w:tr w:rsidR="00FA1EC7" w:rsidRPr="003056C8" w14:paraId="5FC0287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8D418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i_nstart_case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187C3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611F9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2A4145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05E21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n_start value for frist sterp</w:t>
            </w:r>
          </w:p>
        </w:tc>
      </w:tr>
      <w:tr w:rsidR="00FA1EC7" w:rsidRPr="003056C8" w14:paraId="0C6210B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DDEE7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i_debug_rx_ch</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1342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EFA85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[rx_ch_frame_n_bit_top-1:0]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70B192D"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1A4F5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debug for rx channel</w:t>
            </w:r>
          </w:p>
        </w:tc>
      </w:tr>
      <w:tr w:rsidR="00FA1EC7" w:rsidRPr="003056C8" w14:paraId="542A6AC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276BF0"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i_T_delta1_to_reg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648DE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A58D1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[delta_bit_top-1:0]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9DE64D6"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2247D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delta 1 time for digital ramp</w:t>
            </w:r>
          </w:p>
        </w:tc>
      </w:tr>
      <w:tr w:rsidR="00FA1EC7" w:rsidRPr="003056C8" w14:paraId="4F48558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4E46A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i_gain_max_set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FA4F8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C9276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[gain_max_bit_top-1:0]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0C9839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F8CFC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gain max for alc</w:t>
            </w:r>
          </w:p>
        </w:tc>
      </w:tr>
      <w:tr w:rsidR="00FA1EC7" w:rsidRPr="003056C8" w14:paraId="2D036FA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05A0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i_BTIA_ALC_debug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F263D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EC27A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[BTIA_ALC_register_bit_top-1:0]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CDFE8D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B9627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BTIA ALC Debug enable</w:t>
            </w:r>
          </w:p>
        </w:tc>
      </w:tr>
      <w:tr w:rsidR="00FA1EC7" w:rsidRPr="003056C8" w14:paraId="55046BA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DF669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i_comp_rx_out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703BB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AF115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B67823B"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3A776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 from analog comparator</w:t>
            </w:r>
          </w:p>
        </w:tc>
      </w:tr>
      <w:tr w:rsidR="00FA1EC7" w:rsidRPr="003056C8" w14:paraId="1F20ED3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A21A4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i_adc_error_cap8_debug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D76D1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7FD30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8F4D345"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CFBA0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2230D2E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386FA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i_adc_error_cap7_debug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20475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5E91A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999592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0594F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3522796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169A9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i_adc_error_cap6_debug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365E9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D698D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2829ED3"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B385D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592DAEF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9908C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i_adc_error_cap5_debug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F2FE1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0A372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979280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F2D6F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2FDF011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9E8DD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i_adc_error_cap4_debug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B4C6A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35C21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BBEEEB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62F85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11CC611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39E97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i_adc_error_cap3_debug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BF05D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51355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CABC94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77678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370CF1F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B68E0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i_adc_error_cap2_debug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7332A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6B0C8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C1B856B"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CC8B6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1C9D64F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AC759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i_adc_error_cap1_debug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28E7C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5135D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A027CA4"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8AF31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798193B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384CC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i_adc_error_cap0_debug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E716D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64CD3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22E0A53"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2181E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cap error debug</w:t>
            </w:r>
          </w:p>
        </w:tc>
      </w:tr>
      <w:tr w:rsidR="00FA1EC7" w:rsidRPr="003056C8" w14:paraId="369C785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0BFB8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i_BIDAC_debug_register</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BCC78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3E5D8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[IDAC_offset-1:0]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6E0F45B"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96F0B1" w14:textId="77777777" w:rsidR="00FA1EC7" w:rsidRPr="003056C8" w:rsidRDefault="00FA1EC7" w:rsidP="003056C8">
            <w:pPr>
              <w:pStyle w:val="Caption"/>
              <w:rPr>
                <w:rFonts w:asciiTheme="majorHAnsi" w:hAnsiTheme="majorHAnsi" w:cstheme="majorHAnsi"/>
                <w:sz w:val="12"/>
                <w:szCs w:val="12"/>
                <w:lang w:val="en-US"/>
              </w:rPr>
            </w:pPr>
          </w:p>
        </w:tc>
      </w:tr>
      <w:tr w:rsidR="00FA1EC7" w:rsidRPr="003056C8" w14:paraId="1398BA1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C06F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i_sleep_master</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90C3E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B88BD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E0B528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D8F0BF" w14:textId="77777777" w:rsidR="00FA1EC7" w:rsidRPr="003056C8" w:rsidRDefault="00FA1EC7" w:rsidP="003056C8">
            <w:pPr>
              <w:pStyle w:val="Caption"/>
              <w:rPr>
                <w:rFonts w:asciiTheme="majorHAnsi" w:hAnsiTheme="majorHAnsi" w:cstheme="majorHAnsi"/>
                <w:sz w:val="12"/>
                <w:szCs w:val="12"/>
                <w:lang w:val="en-US"/>
              </w:rPr>
            </w:pPr>
          </w:p>
        </w:tc>
      </w:tr>
      <w:tr w:rsidR="00FA1EC7" w:rsidRPr="003056C8" w14:paraId="7F4405A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27AAA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i_lpm</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CA4ED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3E575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204592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AA171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low power mode for ldo</w:t>
            </w:r>
          </w:p>
        </w:tc>
      </w:tr>
      <w:tr w:rsidR="00FA1EC7" w:rsidRPr="003056C8" w14:paraId="2855E62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9991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i_mpm</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75F10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ABDA3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C741E9C"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DFD0B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medium power mode for ldo</w:t>
            </w:r>
          </w:p>
        </w:tc>
      </w:tr>
      <w:tr w:rsidR="00FA1EC7" w:rsidRPr="003056C8" w14:paraId="140F101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6C17F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i_hpm</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DFA9A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7D615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4E97E4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0C0B0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high power mode for ldo</w:t>
            </w:r>
          </w:p>
        </w:tc>
      </w:tr>
      <w:tr w:rsidR="00FA1EC7" w:rsidRPr="003056C8" w14:paraId="6212E79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E9726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i_dis_rc_viref</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D6970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6D7D5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BA47AC8"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6E49D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dis rc viref</w:t>
            </w:r>
          </w:p>
        </w:tc>
      </w:tr>
      <w:tr w:rsidR="00FA1EC7" w:rsidRPr="003056C8" w14:paraId="5018D9F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4C423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94D2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6523D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[T1_max_bit_from_decoder_top-1:0]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0E21C5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1D4CD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4 to 10 us=160nclk</w:t>
            </w:r>
          </w:p>
        </w:tc>
      </w:tr>
      <w:tr w:rsidR="00FA1EC7" w:rsidRPr="003056C8" w14:paraId="7B4A57B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6EFC7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i_T2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D79D3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B663B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[T2_max_bit_from_decoder_top-1:0]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2A284FB"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1BB06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0.5 to 2 us=~32</w:t>
            </w:r>
          </w:p>
        </w:tc>
      </w:tr>
      <w:tr w:rsidR="00FA1EC7" w:rsidRPr="003056C8" w14:paraId="10A0AB1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142FE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i_N_clk_ppg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7F47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F53F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[N_clk_max_bit_top-1:0]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BC5341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9D9D1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Sample time for ppg</w:t>
            </w:r>
          </w:p>
        </w:tc>
      </w:tr>
      <w:tr w:rsidR="00FA1EC7" w:rsidRPr="003056C8" w14:paraId="226858D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CF5C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i_N_clk_ecg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2161D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B2FE0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[N_clk_max_bit_top-1:0]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27815A9"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C7F75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Sample time for ecg</w:t>
            </w:r>
          </w:p>
        </w:tc>
      </w:tr>
      <w:tr w:rsidR="00FA1EC7" w:rsidRPr="003056C8" w14:paraId="74F5907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24E53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i_N_clk_cal</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7AD9F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08577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[N_clk_max_bit_top-1:0]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D2AF62F"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0FF9F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Sample time for adc calibration</w:t>
            </w:r>
          </w:p>
        </w:tc>
      </w:tr>
      <w:tr w:rsidR="00FA1EC7" w:rsidRPr="003056C8" w14:paraId="2239A67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B3D1F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scan_enable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8AB52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53F9B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AA25E2C"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9F16C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 enable for scan mode</w:t>
            </w:r>
          </w:p>
        </w:tc>
      </w:tr>
      <w:tr w:rsidR="00FA1EC7" w:rsidRPr="003056C8" w14:paraId="5C7A4EC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B3D28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i_timer_buffer_config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9FB6A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2F981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281634A"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EB49C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timer buffer configuration</w:t>
            </w:r>
          </w:p>
        </w:tc>
      </w:tr>
      <w:tr w:rsidR="00FA1EC7" w:rsidRPr="003056C8" w14:paraId="3BDBE86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2E03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i_ppg_alc_frame_save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55074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04D18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[ppg_frame_bit_top-1:0]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272559C"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E83F9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alc data frame to save</w:t>
            </w:r>
          </w:p>
        </w:tc>
      </w:tr>
      <w:tr w:rsidR="00FA1EC7" w:rsidRPr="003056C8" w14:paraId="4ED0E8E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70B1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i_reset_ppg_ioff_calib</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64F07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6AA6AD"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CB1D42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892EAF" w14:textId="77777777" w:rsidR="00FA1EC7" w:rsidRPr="003056C8" w:rsidRDefault="00FA1EC7" w:rsidP="003056C8">
            <w:pPr>
              <w:pStyle w:val="Caption"/>
              <w:rPr>
                <w:rFonts w:asciiTheme="majorHAnsi" w:hAnsiTheme="majorHAnsi" w:cstheme="majorHAnsi"/>
                <w:sz w:val="12"/>
                <w:szCs w:val="12"/>
                <w:lang w:val="en-US"/>
              </w:rPr>
            </w:pPr>
          </w:p>
        </w:tc>
      </w:tr>
      <w:tr w:rsidR="00FA1EC7" w:rsidRPr="003056C8" w14:paraId="406208D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8302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HRDATA</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11AD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2D8FD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B5EF5FC"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F3BB3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0CA38C0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FA147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HREADY</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F01C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8DE32C"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96A4BF1"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51151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1D7EBFD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4056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HRESP</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499B5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D91B8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8B8126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0178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3295CC4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9269C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HGRANT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F0ECD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BB672C"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629034C"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71E61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4409331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CAFFF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SCANENABLE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CB3CD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EACDB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7EA287C"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E2C0C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 Test Mode Enbl</w:t>
            </w:r>
          </w:p>
        </w:tc>
      </w:tr>
      <w:tr w:rsidR="00FA1EC7" w:rsidRPr="003056C8" w14:paraId="0E97196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F9825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SCANINHCLK</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0A626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input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6CF91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69D8CD2"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9D60C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 Chain Input</w:t>
            </w:r>
          </w:p>
        </w:tc>
      </w:tr>
      <w:tr w:rsidR="00FA1EC7" w:rsidRPr="003056C8" w14:paraId="67BB4F1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B5323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SCANOUTHCLK</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55617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89167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44E44F0" w14:textId="77777777" w:rsidR="00AC4674" w:rsidRPr="003056C8" w:rsidRDefault="00AC4674" w:rsidP="003056C8">
            <w:pPr>
              <w:pStyle w:val="Caption"/>
              <w:rPr>
                <w:rFonts w:asciiTheme="majorHAnsi" w:hAnsiTheme="majorHAnsi" w:cstheme="majorHAnsi"/>
                <w:sz w:val="12"/>
                <w:szCs w:val="12"/>
                <w:lang w:val="en-US"/>
              </w:rPr>
            </w:pP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30370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Scan Chain Output</w:t>
            </w:r>
          </w:p>
        </w:tc>
      </w:tr>
      <w:tr w:rsidR="00FA1EC7" w:rsidRPr="003056C8" w14:paraId="66AD6B5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D73AB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HSEL</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F472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CFA6B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AA33EEE" w14:textId="44011D52"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3B8D6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458DC4C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FC7D7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HADDR</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661E4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A4D1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08DD428" w14:textId="79CEAD00"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0511E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07C1264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C31E0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HTRANS</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63433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156A1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B99F3A2" w14:textId="08CFCD84"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93020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26E3663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5341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HWRITE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0B9A0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21430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DFCE993" w14:textId="270C05D0"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1461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621734C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D5D60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HSIZE</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818AC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B627B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[2:0]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8F38061" w14:textId="1347D3A2"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1FA55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79B2743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5184C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HBURST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5F73C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E9569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[2:0]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1CC600B" w14:textId="458EA3E0"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AB824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549BD18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21AE0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HPROT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1D73F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F5CFF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D336F39" w14:textId="0C31A0CB"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3955C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7F1391A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C166D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HWDATA</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93B85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14119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89E9359" w14:textId="66F24C1C"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F4815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286FE97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C73E0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HBUSREQ</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A2AF4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2A83B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0CC2467" w14:textId="785EA922"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0AFBF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389674A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5CA52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HLOCK</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383C4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6D66B5"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C61979E" w14:textId="628B6AD2"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09EB5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AHB Protocol signals</w:t>
            </w:r>
          </w:p>
        </w:tc>
      </w:tr>
      <w:tr w:rsidR="00FA1EC7" w:rsidRPr="003056C8" w14:paraId="1EA8B5C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05CA6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o_bio_clock_div</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34052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B57FC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6657BF79" w14:textId="198DE2AB"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F2F4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 for clock chopper</w:t>
            </w:r>
          </w:p>
        </w:tc>
      </w:tr>
      <w:tr w:rsidR="00FA1EC7" w:rsidRPr="003056C8" w14:paraId="087960A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515D1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o_BIDAC</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6C389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C46D9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[IDAC_offset-1:0]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57B89E1" w14:textId="733D6E91"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AC5D0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 for top</w:t>
            </w:r>
          </w:p>
        </w:tc>
      </w:tr>
      <w:tr w:rsidR="00FA1EC7" w:rsidRPr="003056C8" w14:paraId="6D969C0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7CFC3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o_rst_imp</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E3DF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0AF36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1C82195" w14:textId="31327DA3"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28BAE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bia start up rst signal</w:t>
            </w:r>
          </w:p>
        </w:tc>
      </w:tr>
      <w:tr w:rsidR="00FA1EC7" w:rsidRPr="003056C8" w14:paraId="1F0076F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EDE6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o_rsti_imp</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AFE06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41134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2CB8BCA" w14:textId="287E6CDD"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8D83A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bia start up rsti signal</w:t>
            </w:r>
          </w:p>
        </w:tc>
      </w:tr>
      <w:tr w:rsidR="00FA1EC7" w:rsidRPr="003056C8" w14:paraId="06AB0FC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E168C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o_sug_imp</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7E76B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9CEFDE"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FB8724A" w14:textId="02C17F3B"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AB09F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bia start up sug channel</w:t>
            </w:r>
          </w:p>
        </w:tc>
      </w:tr>
      <w:tr w:rsidR="00FA1EC7" w:rsidRPr="003056C8" w14:paraId="5A7309D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89B34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o_pd_imp</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AF0D5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9FDA7D"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A6689DA" w14:textId="543AB840"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8DA80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bia start up pd channel</w:t>
            </w:r>
          </w:p>
        </w:tc>
      </w:tr>
      <w:tr w:rsidR="00FA1EC7" w:rsidRPr="003056C8" w14:paraId="06E4C35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4DD8B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o_start_operative_16MHz</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7FF39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B0E58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E7CD6FA" w14:textId="6BBB4378"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619D8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start operative 16MHz</w:t>
            </w:r>
          </w:p>
        </w:tc>
      </w:tr>
      <w:tr w:rsidR="00FA1EC7" w:rsidRPr="003056C8" w14:paraId="107AE04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27D50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o_su_hc2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23316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2AEC1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DD5B7C3" w14:textId="0A1849BC"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AF5C7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ecg start up hc2 signal</w:t>
            </w:r>
          </w:p>
        </w:tc>
      </w:tr>
      <w:tr w:rsidR="00FA1EC7" w:rsidRPr="003056C8" w14:paraId="7DDE131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F9D8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o_rst_hc2</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FC63D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8EE3C7"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CA6317D" w14:textId="60D15D94"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C53D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ecg start up rst signal</w:t>
            </w:r>
          </w:p>
        </w:tc>
      </w:tr>
      <w:tr w:rsidR="00FA1EC7" w:rsidRPr="003056C8" w14:paraId="36154D2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9013C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o_rsti_hc2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52B33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B35374"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A252F5F" w14:textId="5AFFDE04"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953B6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ecg start up rsti signal</w:t>
            </w:r>
          </w:p>
        </w:tc>
      </w:tr>
      <w:tr w:rsidR="00FA1EC7" w:rsidRPr="003056C8" w14:paraId="1670513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3D2CA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o_pd_hc2</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E7D77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40E7C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55E7A0C" w14:textId="24F524D5"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08ECC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ecg start up pd signal</w:t>
            </w:r>
          </w:p>
        </w:tc>
      </w:tr>
      <w:tr w:rsidR="00FA1EC7" w:rsidRPr="003056C8" w14:paraId="7D0EA4D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E8199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o_reset_reg_rst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2AD70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87F64C"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7B895E8" w14:textId="6B92D000"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00717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end of reset async phase</w:t>
            </w:r>
          </w:p>
        </w:tc>
      </w:tr>
      <w:tr w:rsidR="00FA1EC7" w:rsidRPr="003056C8" w14:paraId="53D6A02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D7DE6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o_reset_reg_rst_imp_async</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7BAB5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6A3DD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6042FC20" w14:textId="7A427AEB"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D260C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end of reset async phase</w:t>
            </w:r>
          </w:p>
        </w:tc>
      </w:tr>
      <w:tr w:rsidR="00FA1EC7" w:rsidRPr="003056C8" w14:paraId="1608A81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CBFD4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o_imp_curinj_pd</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C023E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2CF9C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9599041" w14:textId="6372915D"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762F7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bia current injection output</w:t>
            </w:r>
          </w:p>
        </w:tc>
      </w:tr>
      <w:tr w:rsidR="00FA1EC7" w:rsidRPr="003056C8" w14:paraId="29A7F22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25B1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o_Txi_IDAC_Vref</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0B135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F1E47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6CD9BF2" w14:textId="5EB49349"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D5BC5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IDAC VREF TO analog domain</w:t>
            </w:r>
          </w:p>
        </w:tc>
      </w:tr>
      <w:tr w:rsidR="00FA1EC7" w:rsidRPr="003056C8" w14:paraId="6BA7DB6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02C9F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o_comp_rx_ck</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0B013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3A77D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8ABF931" w14:textId="28BCD3A0"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1368C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 for comparator debug</w:t>
            </w:r>
          </w:p>
        </w:tc>
      </w:tr>
      <w:tr w:rsidR="00FA1EC7" w:rsidRPr="003056C8" w14:paraId="483B958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981BD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o_BTIA_gain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6FD2E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FAC7A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[gain_max_bit_top-1:0]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F00283C" w14:textId="6F0F59C5"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CB16E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BTIA gain output to analog domain</w:t>
            </w:r>
          </w:p>
        </w:tc>
      </w:tr>
      <w:tr w:rsidR="00FA1EC7" w:rsidRPr="003056C8" w14:paraId="3C234D3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E5546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o_data_out_debug_adc</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E4023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36733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[15:0]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5F0BC40" w14:textId="3AF3C0B2"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EE06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 data output for adc debug</w:t>
            </w:r>
          </w:p>
        </w:tc>
      </w:tr>
      <w:tr w:rsidR="00FA1EC7" w:rsidRPr="003056C8" w14:paraId="3CFF2DF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57397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o_en_mask_ldo_pdclkf_reg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4439F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7060E5"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D74FF13" w14:textId="379BC98D" w:rsidR="00AC4674" w:rsidRPr="003056C8" w:rsidRDefault="0046080E"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41F27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mask for en_ldo and pdf</w:t>
            </w:r>
          </w:p>
        </w:tc>
      </w:tr>
      <w:tr w:rsidR="00FA1EC7" w:rsidRPr="003056C8" w14:paraId="03D1493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94720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o_pd_clkf</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E6F0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9B973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EAA1D30" w14:textId="6785FCA2" w:rsidR="00AC4674" w:rsidRPr="003056C8" w:rsidRDefault="007962F4"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04522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pd_clkf</w:t>
            </w:r>
          </w:p>
        </w:tc>
      </w:tr>
      <w:tr w:rsidR="00FA1EC7" w:rsidRPr="003056C8" w14:paraId="69EA139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F368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o_trim_ldo_d</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F056F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45530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C70B837" w14:textId="7286F182"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8EA20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trim ldo value</w:t>
            </w:r>
          </w:p>
        </w:tc>
      </w:tr>
      <w:tr w:rsidR="00FA1EC7" w:rsidRPr="003056C8" w14:paraId="4C73193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FEAB7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o_BDC_PPG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061BF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6B19E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[idac_dc_ppg_frame_bit_top-1:0]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117B510" w14:textId="595B618C"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CECBF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idac dc ppg frame output</w:t>
            </w:r>
          </w:p>
        </w:tc>
      </w:tr>
      <w:tr w:rsidR="00FA1EC7" w:rsidRPr="003056C8" w14:paraId="445AF95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9B616B"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lastRenderedPageBreak/>
              <w:t>o_adc_mux_bio_channel</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F52B2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86270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[2:0]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5ABCD7C8" w14:textId="21BA269B"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931A0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mux bio channel</w:t>
            </w:r>
          </w:p>
        </w:tc>
      </w:tr>
      <w:tr w:rsidR="00FA1EC7" w:rsidRPr="003056C8" w14:paraId="5AD38CA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1BE3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o_adc_mux_sel</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F2C8F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14792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6739D9C" w14:textId="7D67CD9D"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77D92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mux sel output</w:t>
            </w:r>
          </w:p>
        </w:tc>
      </w:tr>
      <w:tr w:rsidR="00FA1EC7" w:rsidRPr="003056C8" w14:paraId="67664B6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C7E5C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o_error_time_slot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C771A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5F72B3"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CB63137" w14:textId="17867ECA"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C0255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error time slot irq</w:t>
            </w:r>
          </w:p>
        </w:tc>
      </w:tr>
      <w:tr w:rsidR="00FA1EC7" w:rsidRPr="003056C8" w14:paraId="02E91D8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67C0E7"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o_curr_sel_tx_frame_x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603BE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E5F80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[curr_sel_bit_top-1:0]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FCFAC3C" w14:textId="1DBAB6C5"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694E2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current selection for tx channel output</w:t>
            </w:r>
          </w:p>
        </w:tc>
      </w:tr>
      <w:tr w:rsidR="00FA1EC7" w:rsidRPr="003056C8" w14:paraId="2D74C09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1F276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o_tx1_outlab_sel_frame_x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366B7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C579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[bit_outab_sel_top-1:0]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B5A7C55" w14:textId="1F025D90"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DA3D7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outlab sel frame x</w:t>
            </w:r>
          </w:p>
        </w:tc>
      </w:tr>
      <w:tr w:rsidR="00FA1EC7" w:rsidRPr="003056C8" w14:paraId="1437EA7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0E44D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o_tx2_outlab_sel_frame_x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73C4F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58486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[bit_outab_sel_top-1:0]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D70AB2E" w14:textId="38CC276B"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DF010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outlab sel frame x</w:t>
            </w:r>
          </w:p>
        </w:tc>
      </w:tr>
      <w:tr w:rsidR="00FA1EC7" w:rsidRPr="003056C8" w14:paraId="0368201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2AF7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o_tx3_outlab_sel_frame_x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7436F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6EC0A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[bit_outab_sel_top-1:0]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3B29FF7" w14:textId="0B110000"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E2D09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outlab sel frame x</w:t>
            </w:r>
          </w:p>
        </w:tc>
      </w:tr>
      <w:tr w:rsidR="00FA1EC7" w:rsidRPr="003056C8" w14:paraId="25BD47B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A4154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o_tx4_outlab_sel_frame_x</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D044F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F2963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[bit_outab_sel_top-1:0]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EC20C5E" w14:textId="2639C875"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7997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outlab sel frame x</w:t>
            </w:r>
          </w:p>
        </w:tc>
      </w:tr>
      <w:tr w:rsidR="00FA1EC7" w:rsidRPr="003056C8" w14:paraId="252EE4F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75901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o_tx_preset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25EDA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1A8F42"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7C58F61" w14:textId="4759E2C1"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F6B94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prese to analog domain</w:t>
            </w:r>
          </w:p>
        </w:tc>
      </w:tr>
      <w:tr w:rsidR="00FA1EC7" w:rsidRPr="003056C8" w14:paraId="2D51EE1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136B9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o_en_tx</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145E9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7DD10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[n_tx_channel-1:0]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D7B8915" w14:textId="5E5CDA68"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C8AAE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tx enable to analog domain</w:t>
            </w:r>
          </w:p>
        </w:tc>
      </w:tr>
      <w:tr w:rsidR="00FA1EC7" w:rsidRPr="003056C8" w14:paraId="3872DB9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2881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o_PD_TIA</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0ACA8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08408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3CD9ED3" w14:textId="2B33AEE2"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A18B8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tia to analog domain</w:t>
            </w:r>
          </w:p>
        </w:tc>
      </w:tr>
      <w:tr w:rsidR="00FA1EC7" w:rsidRPr="003056C8" w14:paraId="4FECF2B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5EFB0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o_PD_PGA</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D05CA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808110"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254EBFEF" w14:textId="78C8EB8A"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E4145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buffer to analog domain</w:t>
            </w:r>
          </w:p>
        </w:tc>
      </w:tr>
      <w:tr w:rsidR="00FA1EC7" w:rsidRPr="003056C8" w14:paraId="2D25337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276D2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o_PD_IDAC</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927C5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B98214"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5D25995" w14:textId="4F010C5C"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C01CF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enabling idac to analog domain</w:t>
            </w:r>
          </w:p>
        </w:tc>
      </w:tr>
      <w:tr w:rsidR="00FA1EC7" w:rsidRPr="003056C8" w14:paraId="263B2D2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34F58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o_gsr_curr_on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BB77C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EF21A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2DDBAF6" w14:textId="76440FBE"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AD00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gsr curr on pilot to analog domain</w:t>
            </w:r>
          </w:p>
        </w:tc>
      </w:tr>
      <w:tr w:rsidR="00FA1EC7" w:rsidRPr="003056C8" w14:paraId="77AF2E23"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40FD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o_gsr_on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4EBAA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5B056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96DC29B" w14:textId="2C1CE290"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EB733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grs on on pilot to analog domain</w:t>
            </w:r>
          </w:p>
        </w:tc>
      </w:tr>
      <w:tr w:rsidR="00FA1EC7" w:rsidRPr="003056C8" w14:paraId="399F300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89E0E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862F9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DBE794"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1CBC33F" w14:textId="6B2C6F9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4FF60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enabling</w:t>
            </w:r>
          </w:p>
        </w:tc>
      </w:tr>
      <w:tr w:rsidR="00FA1EC7" w:rsidRPr="003056C8" w14:paraId="3C01307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027E8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o_half_charge_ldo</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BD79F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FC6F3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671CC396" w14:textId="22C13C4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436833" w14:textId="77777777" w:rsidR="00FA1EC7" w:rsidRPr="003056C8" w:rsidRDefault="00FA1EC7" w:rsidP="003056C8">
            <w:pPr>
              <w:pStyle w:val="Caption"/>
              <w:rPr>
                <w:rFonts w:asciiTheme="majorHAnsi" w:hAnsiTheme="majorHAnsi" w:cstheme="majorHAnsi"/>
                <w:sz w:val="12"/>
                <w:szCs w:val="12"/>
                <w:lang w:val="en-US"/>
              </w:rPr>
            </w:pPr>
          </w:p>
        </w:tc>
      </w:tr>
      <w:tr w:rsidR="00FA1EC7" w:rsidRPr="003056C8" w14:paraId="7776D15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ADFB9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o_ADC_start</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996A9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9B903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EA5970B" w14:textId="6A319281"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F8EBB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Start sampling</w:t>
            </w:r>
          </w:p>
        </w:tc>
      </w:tr>
      <w:tr w:rsidR="00FA1EC7" w:rsidRPr="003056C8" w14:paraId="757F2BC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4A1A5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o_N_step2_to_reg</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E0B7A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F2187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[rx_ch_gain_limit-1:0]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8E67D28" w14:textId="0ACE5999"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A0AFA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N_Step2 calibration value</w:t>
            </w:r>
          </w:p>
        </w:tc>
      </w:tr>
      <w:tr w:rsidR="00FA1EC7" w:rsidRPr="003056C8" w14:paraId="2BCF3DD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C02FD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o_adc_test_cap</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F71E6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55EEB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[9:0]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E63DB93" w14:textId="29500A4A"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B4D7F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test cap</w:t>
            </w:r>
          </w:p>
        </w:tc>
      </w:tr>
      <w:tr w:rsidR="00FA1EC7" w:rsidRPr="003056C8" w14:paraId="60DED507"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83F94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o_adc_error_cap9</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0018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C726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[7:0]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3EED235" w14:textId="7EA78C3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2300B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05751C7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9F4D0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o_adc_error_cap8</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59E29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55F89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955CDC4" w14:textId="7CBA8020"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2FAFB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160DF3F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D17C9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o_adc_error_cap7</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A5564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EC3FF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A2345BE" w14:textId="19D258B8"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5E632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295075F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55BBD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o_adc_error_cap6</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14619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F12EC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5F045E6" w14:textId="35A23F85"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9B8BD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6E11C6B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CA942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o_adc_error_cap5</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A21C3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22575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D0B04DA" w14:textId="2C6B9F65"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7D256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390B9A1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01984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o_adc_error_cap4</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3B930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83D54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FB581F4" w14:textId="37CEA382"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99A99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6783F8DC"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23197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o_adc_error_cap3</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95553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F29DB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838B5D6" w14:textId="0D63867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98FF3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6D9F5F5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EEF0F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9EA31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E3C37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AB6A46D" w14:textId="3E29A38C"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CF37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5B388EE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18A98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2D5B4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131FC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DD0A40D" w14:textId="5E740D6C"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B6506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3CF83B6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D0542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o_adc_error_cap0</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38E9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6E5FE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[6:0]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0C1CA691" w14:textId="2533C0BA"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62C3A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adc calibration result</w:t>
            </w:r>
          </w:p>
        </w:tc>
      </w:tr>
      <w:tr w:rsidR="00FA1EC7" w:rsidRPr="003056C8" w14:paraId="5D3C834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0C9E1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o_pd_cm_buf</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18A10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E5915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745ABA9" w14:textId="4D7566E7"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0642C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power down common buffer</w:t>
            </w:r>
          </w:p>
        </w:tc>
      </w:tr>
      <w:tr w:rsidR="00FA1EC7" w:rsidRPr="003056C8" w14:paraId="2DADB5A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85944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o_pd_rld</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97802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1C2FE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78CB2B9" w14:textId="2BF982C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66CC0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power down rld</w:t>
            </w:r>
          </w:p>
        </w:tc>
      </w:tr>
      <w:tr w:rsidR="00FA1EC7" w:rsidRPr="003056C8" w14:paraId="470AEB6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1EBFB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o_pd_avg1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AD35C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F507F6"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A3FB240" w14:textId="1E1A3A5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3F14B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power down avg1</w:t>
            </w:r>
          </w:p>
        </w:tc>
      </w:tr>
      <w:tr w:rsidR="00FA1EC7" w:rsidRPr="003056C8" w14:paraId="3B20F1A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F695D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o_pd_avg2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DFC38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5E05FE"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E7937B2" w14:textId="6F3C4091"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1887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power down avg2</w:t>
            </w:r>
          </w:p>
        </w:tc>
      </w:tr>
      <w:tr w:rsidR="00FA1EC7" w:rsidRPr="003056C8" w14:paraId="6EFBBFD2"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E3FDEE"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o_mc_ahb_clk_en</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917CA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683A21"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06B82F9" w14:textId="7585E047"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8B02E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for master ahb clock</w:t>
            </w:r>
          </w:p>
        </w:tc>
      </w:tr>
      <w:tr w:rsidR="00FA1EC7" w:rsidRPr="003056C8" w14:paraId="6447A49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ABBF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o_main_controller_device_status_register</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09190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12849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[2:0]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1B3DD37" w14:textId="2BF9E95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74E37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device status register</w:t>
            </w:r>
          </w:p>
        </w:tc>
      </w:tr>
      <w:tr w:rsidR="00FA1EC7" w:rsidRPr="003056C8" w14:paraId="101AD8A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8357C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o_main_controller_elab_status_register</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CB5C5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A2306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167A92C" w14:textId="2D78CD6D"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288F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device status register</w:t>
            </w:r>
          </w:p>
        </w:tc>
      </w:tr>
      <w:tr w:rsidR="00FA1EC7" w:rsidRPr="003056C8" w14:paraId="0FB1A37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F624E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o_en_ldo_1v8</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F1BE0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13065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23EFF22" w14:textId="0E6D91E3"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E78A4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ldo</w:t>
            </w:r>
          </w:p>
        </w:tc>
      </w:tr>
      <w:tr w:rsidR="00FA1EC7" w:rsidRPr="003056C8" w14:paraId="04891599"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D99B0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o_en_bufxbio</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1CF9E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AB68F4"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FB42D94" w14:textId="1C82694A"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E663A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biobuffer to analog domain</w:t>
            </w:r>
          </w:p>
        </w:tc>
      </w:tr>
      <w:tr w:rsidR="00FA1EC7" w:rsidRPr="003056C8" w14:paraId="5DCB8E9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0E369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o_rx_ch_frame</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513EE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E7346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[ppg_rx_channel_bit_top-1:0]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F42E65A" w14:textId="520DFBB9"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D14ED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selected rx ch frame to analog domain</w:t>
            </w:r>
          </w:p>
        </w:tc>
      </w:tr>
      <w:tr w:rsidR="00FA1EC7" w:rsidRPr="003056C8" w14:paraId="713B8C3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29041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o_ldo_ext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8E3DF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EC309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C87CE80" w14:textId="7D7EB8C0"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11782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external ldo</w:t>
            </w:r>
          </w:p>
        </w:tc>
      </w:tr>
      <w:tr w:rsidR="00FA1EC7" w:rsidRPr="003056C8" w14:paraId="12AC9A8F"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800E1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o_ppg_status_register</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A8C9F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57F0A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[n_state_bit-1:0]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F0CA92E" w14:textId="0182A812"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B70E4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 state status register</w:t>
            </w:r>
          </w:p>
        </w:tc>
      </w:tr>
      <w:tr w:rsidR="00FA1EC7" w:rsidRPr="003056C8" w14:paraId="05DFCCF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B219B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o_b_cap_idac</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91836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6B054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60FB1AF" w14:textId="0C767A02"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B62CC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b cap idac to analog domain</w:t>
            </w:r>
          </w:p>
        </w:tc>
      </w:tr>
      <w:tr w:rsidR="00FA1EC7" w:rsidRPr="003056C8" w14:paraId="7A84FF1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C70C4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o_ispu_irq_ctrl</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2FC76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00B32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[3:0]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1806E937" w14:textId="38334C6F" w:rsidR="00AC4674" w:rsidRPr="003056C8" w:rsidRDefault="00AB69D6"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67E3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ispu irq</w:t>
            </w:r>
          </w:p>
        </w:tc>
      </w:tr>
      <w:tr w:rsidR="00FA1EC7" w:rsidRPr="003056C8" w14:paraId="0BF9F31B"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3AD98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o_irq_start_measurement</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B8685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887A7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73A55E77" w14:textId="587AD75D" w:rsidR="00AC4674" w:rsidRPr="003056C8" w:rsidRDefault="0012096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CF40E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irq start measurement to GPIO</w:t>
            </w:r>
          </w:p>
        </w:tc>
      </w:tr>
      <w:tr w:rsidR="00FA1EC7" w:rsidRPr="003056C8" w14:paraId="7AB88981"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EFF8B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o_end_calibration</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25A79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9B82FA"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3BDE3BE" w14:textId="630F1983" w:rsidR="00AC4674" w:rsidRPr="003056C8" w:rsidRDefault="00D06D99"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FCAE5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end calibration to analog domain</w:t>
            </w:r>
          </w:p>
        </w:tc>
      </w:tr>
      <w:tr w:rsidR="00FA1EC7" w:rsidRPr="003056C8" w14:paraId="70162B3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8014A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o_alc_data</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A5D93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8BA8F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[data_out_size_bit_top+2:0]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1B91B9D3" w14:textId="55529ED0" w:rsidR="00AC4674" w:rsidRPr="003056C8" w:rsidRDefault="00D06D99"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DDE13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alc data to regmap</w:t>
            </w:r>
          </w:p>
        </w:tc>
      </w:tr>
      <w:tr w:rsidR="00FA1EC7" w:rsidRPr="003056C8" w14:paraId="3A77F1C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8498D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o_ppg_data_raw</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E89BC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AC8D5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[data_out_size_bit_top+2:0]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DD7FE02" w14:textId="5DA384CD" w:rsidR="00AC4674" w:rsidRPr="003056C8" w:rsidRDefault="00D06D99"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B7F67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 raw data to regmap</w:t>
            </w:r>
          </w:p>
        </w:tc>
      </w:tr>
      <w:tr w:rsidR="00FA1EC7" w:rsidRPr="003056C8" w14:paraId="028DED3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82328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lastRenderedPageBreak/>
              <w:t>o_pd_buf_gpio1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D8844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58B7CB"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383E969A" w14:textId="652A943F" w:rsidR="00AC4674" w:rsidRPr="003056C8" w:rsidRDefault="00D06D99"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8FD29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power down for buffer gpio1</w:t>
            </w:r>
          </w:p>
        </w:tc>
      </w:tr>
      <w:tr w:rsidR="00FA1EC7" w:rsidRPr="003056C8" w14:paraId="58901B4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D1A64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o_pd_buf_gpio2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E4C91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0332EC"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5636096B" w14:textId="2D8624AE" w:rsidR="00AC4674" w:rsidRPr="003056C8" w:rsidRDefault="00D06D99"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C5711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power down for buffer gpio2</w:t>
            </w:r>
          </w:p>
        </w:tc>
      </w:tr>
      <w:tr w:rsidR="00FA1EC7" w:rsidRPr="003056C8" w14:paraId="14875F94"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744FA9"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o_adc_data_debug_alc_1</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20D57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A94218"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[frame_ppg_debug_alc_top-1:0]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6B7E4ED6" w14:textId="64591DBE" w:rsidR="00AC4674" w:rsidRPr="003056C8" w:rsidRDefault="001615F3"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5957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alc 1 registers data debug</w:t>
            </w:r>
          </w:p>
        </w:tc>
      </w:tr>
      <w:tr w:rsidR="00FA1EC7" w:rsidRPr="003056C8" w14:paraId="6C85274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6A5E8C"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o_adc_data_debug_alc_2</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B9FA0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B997D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[frame_ppg_debug_alc_top-1:0]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720D8E23" w14:textId="49D6E1DB" w:rsidR="00AC4674" w:rsidRPr="003056C8" w:rsidRDefault="001615F3"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03D16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alc 2 registers data debug</w:t>
            </w:r>
          </w:p>
        </w:tc>
      </w:tr>
      <w:tr w:rsidR="00FA1EC7" w:rsidRPr="003056C8" w14:paraId="42181A3A"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406D83"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o_adc_data_debug_ppg_raw</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B626B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F7F21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[frame_ppg_debug_ppg_raw_top-1:0]</w:t>
            </w: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02B8630" w14:textId="53A3749C" w:rsidR="00AC4674" w:rsidRPr="003056C8" w:rsidRDefault="001615F3"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0EBA9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 raw registers data debug</w:t>
            </w:r>
          </w:p>
        </w:tc>
      </w:tr>
      <w:tr w:rsidR="00FA1EC7" w:rsidRPr="003056C8" w14:paraId="1A35B08E"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B2FCD6"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o_en_lead_off</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9A687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5BAED"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3C8E0E14" w14:textId="40BD6DA6" w:rsidR="00AC4674" w:rsidRPr="003056C8" w:rsidRDefault="001615F3"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00E3F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mask lead off</w:t>
            </w:r>
          </w:p>
        </w:tc>
      </w:tr>
      <w:tr w:rsidR="00FA1EC7" w:rsidRPr="003056C8" w14:paraId="3CD7751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C2F1C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o_mc_busy</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C3565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D462BF"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018672F2" w14:textId="3D87C27C"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DD036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main controller is working</w:t>
            </w:r>
          </w:p>
        </w:tc>
      </w:tr>
      <w:tr w:rsidR="00FA1EC7" w:rsidRPr="003056C8" w14:paraId="30D6B3ED"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B3FB94"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o_en_ck_m_p_q</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C718CA"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0E9D75"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619776B" w14:textId="18215D84"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BB3B1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clock m and q bia</w:t>
            </w:r>
          </w:p>
        </w:tc>
      </w:tr>
      <w:tr w:rsidR="00FA1EC7" w:rsidRPr="003056C8" w14:paraId="44DCA085"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C16B62"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o_en_ck_chop_imp</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4151BE"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E98FE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45F3E59" w14:textId="530D51C4"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42A5B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clock chopper bia</w:t>
            </w:r>
          </w:p>
        </w:tc>
      </w:tr>
      <w:tr w:rsidR="00FA1EC7" w:rsidRPr="003056C8" w14:paraId="526E549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06E0E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o_saturation_flag</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EE44C0"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D03CE3"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[n_max_frame-1:0]</w:t>
            </w: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67F5487C" w14:textId="4106AA9D"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BCA0B7"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ppg saturation flag</w:t>
            </w:r>
          </w:p>
        </w:tc>
      </w:tr>
      <w:tr w:rsidR="00FA1EC7" w:rsidRPr="003056C8" w14:paraId="17C4F618"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AEE81C"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o_en_ck_hc2_10k</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0B652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350B25"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4310088F" w14:textId="37CC1DC8"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F97331"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clock chipper ecg</w:t>
            </w:r>
          </w:p>
        </w:tc>
      </w:tr>
      <w:tr w:rsidR="00FA1EC7" w:rsidRPr="003056C8" w14:paraId="797AFBC6"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21C1A5"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o_en_clk_16MHz_sleep</w:t>
            </w:r>
          </w:p>
        </w:tc>
        <w:tc>
          <w:tcPr>
            <w:tcW w:w="11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0EC95B"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4F8FFC"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FFFFF"/>
          </w:tcPr>
          <w:p w14:paraId="472A86BB" w14:textId="46C39C30"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1</w:t>
            </w:r>
          </w:p>
        </w:tc>
        <w:tc>
          <w:tcPr>
            <w:tcW w:w="353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538DFD"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sleep signal for pmu</w:t>
            </w:r>
          </w:p>
        </w:tc>
      </w:tr>
      <w:tr w:rsidR="00FA1EC7" w:rsidRPr="003056C8" w14:paraId="74B64710" w14:textId="77777777" w:rsidTr="003056C8">
        <w:tc>
          <w:tcPr>
            <w:tcW w:w="2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19C51A" w14:textId="77777777" w:rsidR="00FA1EC7" w:rsidRPr="003056C8" w:rsidRDefault="00FA1EC7" w:rsidP="003056C8">
            <w:pPr>
              <w:pStyle w:val="Caption"/>
              <w:rPr>
                <w:rFonts w:asciiTheme="majorHAnsi" w:hAnsiTheme="majorHAnsi" w:cstheme="majorHAnsi"/>
                <w:sz w:val="12"/>
                <w:szCs w:val="12"/>
                <w:lang w:val="it-IT"/>
              </w:rPr>
            </w:pPr>
            <w:r w:rsidRPr="003056C8">
              <w:rPr>
                <w:rFonts w:asciiTheme="majorHAnsi" w:hAnsiTheme="majorHAnsi" w:cstheme="majorHAnsi"/>
                <w:sz w:val="12"/>
                <w:szCs w:val="12"/>
                <w:lang w:val="it-IT"/>
              </w:rPr>
              <w:t>o_gsr_clk_en_16M</w:t>
            </w:r>
          </w:p>
        </w:tc>
        <w:tc>
          <w:tcPr>
            <w:tcW w:w="117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AB5F1F"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output</w:t>
            </w:r>
          </w:p>
        </w:tc>
        <w:tc>
          <w:tcPr>
            <w:tcW w:w="14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6CF8A8" w14:textId="77777777" w:rsidR="00FA1EC7" w:rsidRPr="003056C8" w:rsidRDefault="00FA1EC7" w:rsidP="003056C8">
            <w:pPr>
              <w:pStyle w:val="Caption"/>
              <w:rPr>
                <w:rFonts w:asciiTheme="majorHAnsi" w:hAnsiTheme="majorHAnsi" w:cstheme="majorHAnsi"/>
                <w:sz w:val="12"/>
                <w:szCs w:val="12"/>
                <w:lang w:val="en-US"/>
              </w:rPr>
            </w:pPr>
          </w:p>
        </w:tc>
        <w:tc>
          <w:tcPr>
            <w:tcW w:w="813" w:type="dxa"/>
            <w:tcBorders>
              <w:top w:val="single" w:sz="6" w:space="0" w:color="DFE2E5"/>
              <w:left w:val="single" w:sz="6" w:space="0" w:color="DFE2E5"/>
              <w:bottom w:val="single" w:sz="6" w:space="0" w:color="DFE2E5"/>
              <w:right w:val="single" w:sz="6" w:space="0" w:color="DFE2E5"/>
            </w:tcBorders>
            <w:shd w:val="clear" w:color="auto" w:fill="F6F8FA"/>
          </w:tcPr>
          <w:p w14:paraId="243F534A" w14:textId="594BB27B" w:rsidR="00AC4674" w:rsidRPr="003056C8" w:rsidRDefault="00AF5B6D"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0</w:t>
            </w:r>
          </w:p>
        </w:tc>
        <w:tc>
          <w:tcPr>
            <w:tcW w:w="353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8C4169" w14:textId="77777777" w:rsidR="00FA1EC7" w:rsidRPr="003056C8" w:rsidRDefault="00FA1EC7" w:rsidP="003056C8">
            <w:pPr>
              <w:pStyle w:val="Caption"/>
              <w:rPr>
                <w:rFonts w:asciiTheme="majorHAnsi" w:hAnsiTheme="majorHAnsi" w:cstheme="majorHAnsi"/>
                <w:sz w:val="12"/>
                <w:szCs w:val="12"/>
                <w:lang w:val="en-US"/>
              </w:rPr>
            </w:pPr>
            <w:r w:rsidRPr="003056C8">
              <w:rPr>
                <w:rFonts w:asciiTheme="majorHAnsi" w:hAnsiTheme="majorHAnsi" w:cstheme="majorHAnsi"/>
                <w:sz w:val="12"/>
                <w:szCs w:val="12"/>
                <w:lang w:val="en-US"/>
              </w:rPr>
              <w:t>enable clock for gsr channel</w:t>
            </w:r>
          </w:p>
        </w:tc>
      </w:tr>
    </w:tbl>
    <w:p w14:paraId="4D286A23" w14:textId="37BC6C55" w:rsidR="00164354" w:rsidRDefault="00ED2D01" w:rsidP="00164354">
      <w:pPr>
        <w:pStyle w:val="Caption"/>
        <w:jc w:val="center"/>
      </w:pPr>
      <w:bookmarkStart w:id="90" w:name="_Toc210989352"/>
      <w:r>
        <w:t>Table</w:t>
      </w:r>
      <w:r w:rsidR="00164354">
        <w:t xml:space="preserve"> </w:t>
      </w:r>
      <w:fldSimple w:instr=" SEQ Tableau \* ARABIC ">
        <w:r w:rsidR="00E27A95">
          <w:rPr>
            <w:noProof/>
          </w:rPr>
          <w:t>17</w:t>
        </w:r>
      </w:fldSimple>
      <w:r w:rsidR="00164354">
        <w:t>: Main Controller I/O List</w:t>
      </w:r>
      <w:bookmarkEnd w:id="90"/>
    </w:p>
    <w:p w14:paraId="262524B7" w14:textId="1FBD579F" w:rsidR="007105F3" w:rsidRDefault="00125549" w:rsidP="007105F3">
      <w:pPr>
        <w:pStyle w:val="Heading4"/>
      </w:pPr>
      <w:r>
        <w:t>Main Controller Peculiar Requirements</w:t>
      </w:r>
    </w:p>
    <w:p w14:paraId="625D294C" w14:textId="003F8275" w:rsidR="00185087" w:rsidRDefault="00125549" w:rsidP="00B87B59">
      <w:r>
        <w:t xml:space="preserve">Main Controller </w:t>
      </w:r>
      <w:r w:rsidR="00EC2B96">
        <w:t>manage</w:t>
      </w:r>
      <w:r w:rsidR="00964327">
        <w:t xml:space="preserve"> all the Analog domain, so all its requirements shall be considered as High Priority. </w:t>
      </w:r>
      <w:r w:rsidR="00CB7BD9">
        <w:t>To</w:t>
      </w:r>
      <w:r w:rsidR="00964327">
        <w:t xml:space="preserve"> </w:t>
      </w:r>
      <w:r w:rsidR="002D444A">
        <w:t xml:space="preserve">check correctly the requirements, it’s important to </w:t>
      </w:r>
      <w:r w:rsidR="00CB7BD9">
        <w:t xml:space="preserve">cover all the different phase described, partially, in </w:t>
      </w:r>
      <w:hyperlink w:anchor="_Measurement_Cycle_Examples">
        <w:r w:rsidR="00CB7BD9" w:rsidRPr="56D41BB6">
          <w:rPr>
            <w:rStyle w:val="Hyperlink"/>
          </w:rPr>
          <w:t>chapter 12</w:t>
        </w:r>
      </w:hyperlink>
      <w:r w:rsidR="00CB7BD9">
        <w:t xml:space="preserve"> and </w:t>
      </w:r>
      <w:r w:rsidR="002B193D">
        <w:t>its IPOS.</w:t>
      </w:r>
      <w:r w:rsidR="00185087">
        <w:br w:type="page"/>
      </w:r>
    </w:p>
    <w:p w14:paraId="5D945BD4" w14:textId="26BA8CAE" w:rsidR="006E0B4B" w:rsidRPr="00DB608E" w:rsidRDefault="006E0B4B" w:rsidP="00710BF4">
      <w:pPr>
        <w:pStyle w:val="Heading20"/>
      </w:pPr>
      <w:bookmarkStart w:id="91" w:name="_Toc224827105"/>
      <w:r>
        <w:lastRenderedPageBreak/>
        <w:t>IPs</w:t>
      </w:r>
      <w:bookmarkEnd w:id="91"/>
    </w:p>
    <w:p w14:paraId="254790C0" w14:textId="0277452B" w:rsidR="007230A3" w:rsidRDefault="007230A3">
      <w:pPr>
        <w:rPr>
          <w:rFonts w:asciiTheme="majorHAnsi" w:eastAsiaTheme="majorEastAsia" w:hAnsiTheme="majorHAnsi" w:cstheme="majorBidi"/>
          <w:color w:val="03234B" w:themeColor="text1"/>
          <w:sz w:val="32"/>
          <w:szCs w:val="32"/>
        </w:rPr>
      </w:pPr>
    </w:p>
    <w:p w14:paraId="4F75DE2F" w14:textId="276D4046" w:rsidR="007230A3" w:rsidRDefault="007230A3" w:rsidP="00710BF4">
      <w:pPr>
        <w:pStyle w:val="Heading3"/>
      </w:pPr>
      <w:bookmarkStart w:id="92" w:name="_ADSP_integration"/>
      <w:bookmarkStart w:id="93" w:name="_Toc224827106"/>
      <w:bookmarkEnd w:id="92"/>
      <w:r>
        <w:t>ADSP integration</w:t>
      </w:r>
      <w:bookmarkEnd w:id="93"/>
    </w:p>
    <w:p w14:paraId="5795BFF8" w14:textId="77777777" w:rsidR="007230A3" w:rsidRDefault="007230A3" w:rsidP="007230A3"/>
    <w:tbl>
      <w:tblPr>
        <w:tblW w:w="4519" w:type="pct"/>
        <w:tblInd w:w="90" w:type="dxa"/>
        <w:shd w:val="clear" w:color="auto" w:fill="FFFFFF"/>
        <w:tblCellMar>
          <w:top w:w="15" w:type="dxa"/>
          <w:left w:w="15" w:type="dxa"/>
          <w:bottom w:w="15" w:type="dxa"/>
          <w:right w:w="15" w:type="dxa"/>
        </w:tblCellMar>
        <w:tblLook w:val="04A0" w:firstRow="1" w:lastRow="0" w:firstColumn="1" w:lastColumn="0" w:noHBand="0" w:noVBand="1"/>
      </w:tblPr>
      <w:tblGrid>
        <w:gridCol w:w="2825"/>
        <w:gridCol w:w="1534"/>
        <w:gridCol w:w="1640"/>
        <w:gridCol w:w="2549"/>
      </w:tblGrid>
      <w:tr w:rsidR="008E1CF1" w:rsidRPr="008E1CF1" w14:paraId="3FF4E80B" w14:textId="77777777" w:rsidTr="007073F9">
        <w:trPr>
          <w:gridAfter w:val="3"/>
          <w:wAfter w:w="3347" w:type="pct"/>
          <w:trHeight w:val="13"/>
        </w:trPr>
        <w:tc>
          <w:tcPr>
            <w:tcW w:w="1653" w:type="pct"/>
            <w:shd w:val="clear" w:color="auto" w:fill="FFFFFF" w:themeFill="background1"/>
            <w:vAlign w:val="center"/>
            <w:hideMark/>
          </w:tcPr>
          <w:p w14:paraId="1B55A703" w14:textId="77777777" w:rsidR="008E1CF1" w:rsidRPr="008E1CF1" w:rsidRDefault="008E1CF1" w:rsidP="008E1CF1">
            <w:pPr>
              <w:rPr>
                <w:sz w:val="16"/>
                <w:szCs w:val="16"/>
              </w:rPr>
            </w:pPr>
          </w:p>
        </w:tc>
      </w:tr>
      <w:tr w:rsidR="008E1CF1" w:rsidRPr="008E1CF1" w14:paraId="764CDC2C" w14:textId="77777777" w:rsidTr="007073F9">
        <w:trPr>
          <w:trHeight w:val="226"/>
        </w:trPr>
        <w:tc>
          <w:tcPr>
            <w:tcW w:w="1653"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176D28D" w14:textId="77777777" w:rsidR="008E1CF1" w:rsidRPr="008E1CF1" w:rsidRDefault="008E1CF1" w:rsidP="008E1CF1">
            <w:pPr>
              <w:rPr>
                <w:b/>
                <w:sz w:val="16"/>
                <w:szCs w:val="16"/>
              </w:rPr>
            </w:pPr>
            <w:r w:rsidRPr="008E1CF1">
              <w:rPr>
                <w:b/>
                <w:sz w:val="16"/>
                <w:szCs w:val="16"/>
              </w:rPr>
              <w:t>Generic name</w:t>
            </w:r>
          </w:p>
        </w:tc>
        <w:tc>
          <w:tcPr>
            <w:tcW w:w="897"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6783BEC" w14:textId="77777777" w:rsidR="008E1CF1" w:rsidRPr="008E1CF1" w:rsidRDefault="008E1CF1" w:rsidP="008E1CF1">
            <w:pPr>
              <w:rPr>
                <w:b/>
                <w:sz w:val="16"/>
                <w:szCs w:val="16"/>
              </w:rPr>
            </w:pPr>
            <w:r w:rsidRPr="008E1CF1">
              <w:rPr>
                <w:b/>
                <w:sz w:val="16"/>
                <w:szCs w:val="16"/>
              </w:rPr>
              <w:t>Type</w:t>
            </w:r>
          </w:p>
        </w:tc>
        <w:tc>
          <w:tcPr>
            <w:tcW w:w="959"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D9F9843" w14:textId="77777777" w:rsidR="008E1CF1" w:rsidRPr="008E1CF1" w:rsidRDefault="008E1CF1" w:rsidP="008E1CF1">
            <w:pPr>
              <w:rPr>
                <w:b/>
                <w:sz w:val="16"/>
                <w:szCs w:val="16"/>
              </w:rPr>
            </w:pPr>
            <w:r w:rsidRPr="008E1CF1">
              <w:rPr>
                <w:b/>
                <w:sz w:val="16"/>
                <w:szCs w:val="16"/>
              </w:rPr>
              <w:t>Value</w:t>
            </w:r>
          </w:p>
        </w:tc>
        <w:tc>
          <w:tcPr>
            <w:tcW w:w="1491"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2EA11FC7" w14:textId="1B338DD0" w:rsidR="008E1CF1" w:rsidRPr="008E1CF1" w:rsidRDefault="008E1CF1" w:rsidP="008E1CF1">
            <w:pPr>
              <w:rPr>
                <w:b/>
                <w:sz w:val="16"/>
                <w:szCs w:val="16"/>
              </w:rPr>
            </w:pPr>
            <w:r>
              <w:rPr>
                <w:b/>
                <w:sz w:val="16"/>
                <w:szCs w:val="16"/>
              </w:rPr>
              <w:t>TOP CONNECTION</w:t>
            </w:r>
          </w:p>
        </w:tc>
      </w:tr>
      <w:tr w:rsidR="008E1CF1" w:rsidRPr="008E1CF1" w14:paraId="71D0EA3E" w14:textId="77777777" w:rsidTr="007073F9">
        <w:trPr>
          <w:trHeight w:val="226"/>
        </w:trPr>
        <w:tc>
          <w:tcPr>
            <w:tcW w:w="165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DA77DBD" w14:textId="77777777" w:rsidR="008E1CF1" w:rsidRPr="008E1CF1" w:rsidRDefault="008E1CF1" w:rsidP="008E1CF1">
            <w:pPr>
              <w:rPr>
                <w:sz w:val="16"/>
                <w:szCs w:val="16"/>
              </w:rPr>
            </w:pPr>
            <w:r w:rsidRPr="008E1CF1">
              <w:rPr>
                <w:sz w:val="16"/>
                <w:szCs w:val="16"/>
              </w:rPr>
              <w:t>ADDRWIDTH</w:t>
            </w:r>
          </w:p>
        </w:tc>
        <w:tc>
          <w:tcPr>
            <w:tcW w:w="897"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D8FC24F" w14:textId="77777777" w:rsidR="008E1CF1" w:rsidRPr="008E1CF1" w:rsidRDefault="008E1CF1" w:rsidP="008E1CF1">
            <w:pPr>
              <w:rPr>
                <w:sz w:val="16"/>
                <w:szCs w:val="16"/>
              </w:rPr>
            </w:pPr>
          </w:p>
        </w:tc>
        <w:tc>
          <w:tcPr>
            <w:tcW w:w="95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F1E13E9" w14:textId="77777777" w:rsidR="008E1CF1" w:rsidRPr="008E1CF1" w:rsidRDefault="008E1CF1" w:rsidP="008E1CF1">
            <w:pPr>
              <w:rPr>
                <w:sz w:val="16"/>
                <w:szCs w:val="16"/>
              </w:rPr>
            </w:pPr>
            <w:r w:rsidRPr="008E1CF1">
              <w:rPr>
                <w:sz w:val="16"/>
                <w:szCs w:val="16"/>
              </w:rPr>
              <w:t>12</w:t>
            </w:r>
          </w:p>
        </w:tc>
        <w:tc>
          <w:tcPr>
            <w:tcW w:w="1491" w:type="pct"/>
            <w:shd w:val="clear" w:color="auto" w:fill="FFFFFF" w:themeFill="background1"/>
            <w:vAlign w:val="center"/>
            <w:hideMark/>
          </w:tcPr>
          <w:p w14:paraId="2FEEA8DD" w14:textId="77777777" w:rsidR="008E1CF1" w:rsidRPr="008E1CF1" w:rsidRDefault="008E1CF1" w:rsidP="008C7225">
            <w:pPr>
              <w:keepNext/>
              <w:rPr>
                <w:sz w:val="16"/>
                <w:szCs w:val="16"/>
              </w:rPr>
            </w:pPr>
          </w:p>
        </w:tc>
      </w:tr>
    </w:tbl>
    <w:p w14:paraId="2B51776A" w14:textId="3C11B889" w:rsidR="00655292" w:rsidRDefault="00ED2D01" w:rsidP="00655292">
      <w:pPr>
        <w:pStyle w:val="Caption"/>
        <w:jc w:val="center"/>
      </w:pPr>
      <w:bookmarkStart w:id="94" w:name="_Toc210989353"/>
      <w:r>
        <w:t>Table</w:t>
      </w:r>
      <w:r w:rsidR="00655292">
        <w:t xml:space="preserve"> </w:t>
      </w:r>
      <w:fldSimple w:instr=" SEQ Tableau \* ARABIC ">
        <w:r w:rsidR="00E27A95">
          <w:rPr>
            <w:noProof/>
          </w:rPr>
          <w:t>18</w:t>
        </w:r>
      </w:fldSimple>
      <w:r w:rsidR="00655292">
        <w:t>: ADSP Parameter Table</w:t>
      </w:r>
      <w:bookmarkEnd w:id="94"/>
    </w:p>
    <w:p w14:paraId="66D01695" w14:textId="77777777" w:rsidR="008E1CF1" w:rsidRDefault="008E1CF1"/>
    <w:tbl>
      <w:tblPr>
        <w:tblW w:w="5000" w:type="pct"/>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77"/>
        <w:gridCol w:w="1861"/>
        <w:gridCol w:w="1074"/>
        <w:gridCol w:w="2081"/>
        <w:gridCol w:w="2665"/>
      </w:tblGrid>
      <w:tr w:rsidR="008E1CF1" w:rsidRPr="008E1CF1" w14:paraId="57AF42B1" w14:textId="75E8859A" w:rsidTr="008E2B6E">
        <w:trPr>
          <w:gridAfter w:val="3"/>
          <w:wAfter w:w="3077" w:type="pct"/>
        </w:trPr>
        <w:tc>
          <w:tcPr>
            <w:tcW w:w="939" w:type="pct"/>
            <w:shd w:val="clear" w:color="auto" w:fill="F6F8FA"/>
            <w:vAlign w:val="center"/>
            <w:hideMark/>
          </w:tcPr>
          <w:p w14:paraId="5BDA1046" w14:textId="77777777" w:rsidR="008E1CF1" w:rsidRPr="008E1CF1" w:rsidRDefault="008E1CF1" w:rsidP="008E1CF1">
            <w:pPr>
              <w:rPr>
                <w:sz w:val="16"/>
                <w:szCs w:val="16"/>
              </w:rPr>
            </w:pPr>
          </w:p>
        </w:tc>
        <w:tc>
          <w:tcPr>
            <w:tcW w:w="984" w:type="pct"/>
            <w:shd w:val="clear" w:color="auto" w:fill="F6F8FA"/>
          </w:tcPr>
          <w:p w14:paraId="7EA98C61" w14:textId="77777777" w:rsidR="00EB7245" w:rsidRPr="008E1CF1" w:rsidRDefault="00EB7245" w:rsidP="008E1CF1">
            <w:pPr>
              <w:rPr>
                <w:sz w:val="16"/>
                <w:szCs w:val="16"/>
              </w:rPr>
            </w:pPr>
          </w:p>
        </w:tc>
      </w:tr>
      <w:tr w:rsidR="00267D0A" w:rsidRPr="008E1CF1" w14:paraId="51BA0D88" w14:textId="333E6FFB"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799E6467" w14:textId="77777777" w:rsidR="008E1CF1" w:rsidRPr="008E1CF1" w:rsidRDefault="008E1CF1" w:rsidP="008E1CF1">
            <w:pPr>
              <w:rPr>
                <w:b/>
                <w:sz w:val="16"/>
                <w:szCs w:val="16"/>
              </w:rPr>
            </w:pPr>
            <w:r w:rsidRPr="008E1CF1">
              <w:rPr>
                <w:b/>
                <w:sz w:val="16"/>
                <w:szCs w:val="16"/>
              </w:rPr>
              <w:t>Port name</w:t>
            </w:r>
          </w:p>
        </w:tc>
        <w:tc>
          <w:tcPr>
            <w:tcW w:w="568"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C7EB708" w14:textId="43743BB4" w:rsidR="008E1CF1" w:rsidRPr="008E1CF1" w:rsidRDefault="008E1CF1" w:rsidP="008E1CF1">
            <w:pPr>
              <w:rPr>
                <w:b/>
                <w:sz w:val="16"/>
                <w:szCs w:val="16"/>
              </w:rPr>
            </w:pPr>
            <w:r w:rsidRPr="008E1CF1">
              <w:rPr>
                <w:b/>
                <w:sz w:val="16"/>
                <w:szCs w:val="16"/>
              </w:rPr>
              <w:t>Direction</w:t>
            </w:r>
          </w:p>
        </w:tc>
        <w:tc>
          <w:tcPr>
            <w:tcW w:w="1100"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440923C" w14:textId="77777777" w:rsidR="008E1CF1" w:rsidRPr="008E1CF1" w:rsidRDefault="008E1CF1" w:rsidP="0004272C">
            <w:pPr>
              <w:jc w:val="center"/>
              <w:rPr>
                <w:b/>
                <w:sz w:val="16"/>
                <w:szCs w:val="16"/>
              </w:rPr>
            </w:pPr>
            <w:r w:rsidRPr="008E1CF1">
              <w:rPr>
                <w:b/>
                <w:sz w:val="16"/>
                <w:szCs w:val="16"/>
              </w:rPr>
              <w:t>Type</w:t>
            </w:r>
          </w:p>
        </w:tc>
        <w:tc>
          <w:tcPr>
            <w:tcW w:w="1383"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2C36E9F4" w14:textId="27E14BEC" w:rsidR="008E1CF1" w:rsidRPr="008E1CF1" w:rsidRDefault="008E1CF1" w:rsidP="0004272C">
            <w:pPr>
              <w:jc w:val="center"/>
              <w:rPr>
                <w:b/>
                <w:sz w:val="16"/>
                <w:szCs w:val="16"/>
              </w:rPr>
            </w:pPr>
            <w:commentRangeStart w:id="95"/>
            <w:r>
              <w:rPr>
                <w:b/>
                <w:sz w:val="16"/>
                <w:szCs w:val="16"/>
              </w:rPr>
              <w:t>TOP CONNECTION</w:t>
            </w:r>
            <w:commentRangeEnd w:id="95"/>
            <w:r w:rsidR="00FD50A3" w:rsidRPr="008E1CF1">
              <w:rPr>
                <w:rStyle w:val="CommentReference"/>
                <w:b/>
              </w:rPr>
              <w:commentReference w:id="95"/>
            </w:r>
          </w:p>
        </w:tc>
      </w:tr>
      <w:tr w:rsidR="00267D0A" w:rsidRPr="008E1CF1" w14:paraId="1031D263" w14:textId="0E334DB1"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9A5F6B7" w14:textId="71F2C9B7" w:rsidR="008E1CF1" w:rsidRPr="008E1CF1" w:rsidRDefault="008E1CF1" w:rsidP="008E1CF1">
            <w:pPr>
              <w:rPr>
                <w:sz w:val="16"/>
                <w:szCs w:val="16"/>
              </w:rPr>
            </w:pPr>
            <w:r w:rsidRPr="008E1CF1">
              <w:rPr>
                <w:sz w:val="16"/>
                <w:szCs w:val="16"/>
              </w:rPr>
              <w:t>stmc_clk</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EF6C24B" w14:textId="79FDBE4A"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B887BBA"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DFF8F86" w14:textId="5B7F522E" w:rsidR="008E1CF1" w:rsidRPr="008E1CF1" w:rsidRDefault="006120DD" w:rsidP="0004272C">
            <w:pPr>
              <w:jc w:val="center"/>
              <w:rPr>
                <w:sz w:val="16"/>
                <w:szCs w:val="16"/>
              </w:rPr>
            </w:pPr>
            <w:r w:rsidRPr="006120DD">
              <w:rPr>
                <w:sz w:val="16"/>
                <w:szCs w:val="16"/>
              </w:rPr>
              <w:t>u_pmu.tst_clk_16m</w:t>
            </w:r>
          </w:p>
        </w:tc>
      </w:tr>
      <w:tr w:rsidR="00267D0A" w:rsidRPr="008E1CF1" w14:paraId="69DC9E08" w14:textId="6E6CA4E9"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60D71C" w14:textId="77777777" w:rsidR="008E1CF1" w:rsidRPr="008E1CF1" w:rsidRDefault="008E1CF1" w:rsidP="008E1CF1">
            <w:pPr>
              <w:rPr>
                <w:sz w:val="16"/>
                <w:szCs w:val="16"/>
              </w:rPr>
            </w:pPr>
            <w:r w:rsidRPr="008E1CF1">
              <w:rPr>
                <w:sz w:val="16"/>
                <w:szCs w:val="16"/>
              </w:rPr>
              <w:t>HCLK</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294163" w14:textId="5C22609F"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BE423E"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FFFEBF" w14:textId="7D3796FC" w:rsidR="008E1CF1" w:rsidRPr="008E1CF1" w:rsidRDefault="006806EA" w:rsidP="0004272C">
            <w:pPr>
              <w:jc w:val="center"/>
              <w:rPr>
                <w:sz w:val="16"/>
                <w:szCs w:val="16"/>
              </w:rPr>
            </w:pPr>
            <w:r w:rsidRPr="56D41BB6">
              <w:rPr>
                <w:sz w:val="16"/>
                <w:szCs w:val="16"/>
              </w:rPr>
              <w:t>u_pmu.clk_stmc</w:t>
            </w:r>
          </w:p>
        </w:tc>
      </w:tr>
      <w:tr w:rsidR="00267D0A" w:rsidRPr="008E1CF1" w14:paraId="659DCE25" w14:textId="32B94284"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FA77F08" w14:textId="2AE82073" w:rsidR="008E1CF1" w:rsidRPr="008E1CF1" w:rsidRDefault="008E1CF1" w:rsidP="008E1CF1">
            <w:pPr>
              <w:rPr>
                <w:sz w:val="16"/>
                <w:szCs w:val="16"/>
              </w:rPr>
            </w:pPr>
            <w:r w:rsidRPr="008E1CF1">
              <w:rPr>
                <w:sz w:val="16"/>
                <w:szCs w:val="16"/>
              </w:rPr>
              <w:t>HRESETn</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7C145D9" w14:textId="3ED1BC41"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CA17DE7"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A681295" w14:textId="3FAF18C1" w:rsidR="008E1CF1" w:rsidRPr="008E1CF1" w:rsidRDefault="00A1678E" w:rsidP="0004272C">
            <w:pPr>
              <w:jc w:val="center"/>
              <w:rPr>
                <w:sz w:val="16"/>
                <w:szCs w:val="16"/>
              </w:rPr>
            </w:pPr>
            <w:r w:rsidRPr="56D41BB6">
              <w:rPr>
                <w:sz w:val="16"/>
                <w:szCs w:val="16"/>
              </w:rPr>
              <w:t>u_pmu.resetn_stmc</w:t>
            </w:r>
          </w:p>
        </w:tc>
      </w:tr>
      <w:tr w:rsidR="00267D0A" w:rsidRPr="008E1CF1" w14:paraId="6A8D2BCB" w14:textId="6E85FF9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FA507B" w14:textId="77777777" w:rsidR="008E1CF1" w:rsidRPr="008E1CF1" w:rsidRDefault="008E1CF1" w:rsidP="008E1CF1">
            <w:pPr>
              <w:rPr>
                <w:sz w:val="16"/>
                <w:szCs w:val="16"/>
              </w:rPr>
            </w:pPr>
            <w:r w:rsidRPr="008E1CF1">
              <w:rPr>
                <w:sz w:val="16"/>
                <w:szCs w:val="16"/>
              </w:rPr>
              <w:t>HSELS</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EE863B" w14:textId="0448A5FA"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A04F8A"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182D42" w14:textId="3B8347D0" w:rsidR="008E1CF1" w:rsidRPr="008E1CF1" w:rsidRDefault="0046021F" w:rsidP="0004272C">
            <w:pPr>
              <w:jc w:val="center"/>
              <w:rPr>
                <w:sz w:val="16"/>
                <w:szCs w:val="16"/>
              </w:rPr>
            </w:pPr>
            <w:r w:rsidRPr="56D41BB6">
              <w:rPr>
                <w:sz w:val="16"/>
                <w:szCs w:val="16"/>
              </w:rPr>
              <w:t>u_xbar_afe.</w:t>
            </w:r>
          </w:p>
        </w:tc>
      </w:tr>
      <w:tr w:rsidR="00267D0A" w:rsidRPr="008E1CF1" w14:paraId="684395AA" w14:textId="48F3BA62"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4D5FD76" w14:textId="77777777" w:rsidR="008E1CF1" w:rsidRPr="008E1CF1" w:rsidRDefault="008E1CF1" w:rsidP="008E1CF1">
            <w:pPr>
              <w:rPr>
                <w:sz w:val="16"/>
                <w:szCs w:val="16"/>
              </w:rPr>
            </w:pPr>
            <w:r w:rsidRPr="008E1CF1">
              <w:rPr>
                <w:sz w:val="16"/>
                <w:szCs w:val="16"/>
              </w:rPr>
              <w:t>HADDRS</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069753A" w14:textId="3C980AAF"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8C31859" w14:textId="77777777" w:rsidR="008E1CF1" w:rsidRPr="008E1CF1" w:rsidRDefault="008E1CF1" w:rsidP="0004272C">
            <w:pPr>
              <w:jc w:val="center"/>
              <w:rPr>
                <w:sz w:val="16"/>
                <w:szCs w:val="16"/>
              </w:rPr>
            </w:pPr>
            <w:r w:rsidRPr="008E1CF1">
              <w:rPr>
                <w:sz w:val="16"/>
                <w:szCs w:val="16"/>
              </w:rPr>
              <w:t>wire [ADDRWIDTH-1:0]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F89E5D8" w14:textId="55CB4279" w:rsidR="008E1CF1" w:rsidRPr="008E1CF1" w:rsidRDefault="0046021F" w:rsidP="0004272C">
            <w:pPr>
              <w:jc w:val="center"/>
              <w:rPr>
                <w:sz w:val="16"/>
                <w:szCs w:val="16"/>
              </w:rPr>
            </w:pPr>
            <w:r w:rsidRPr="56D41BB6">
              <w:rPr>
                <w:sz w:val="16"/>
                <w:szCs w:val="16"/>
              </w:rPr>
              <w:t>u_xbar_afe.haddr_M1</w:t>
            </w:r>
          </w:p>
        </w:tc>
      </w:tr>
      <w:tr w:rsidR="00267D0A" w:rsidRPr="008E1CF1" w14:paraId="7AE8071F" w14:textId="4959325C"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D180E4" w14:textId="77777777" w:rsidR="008E1CF1" w:rsidRPr="008E1CF1" w:rsidRDefault="008E1CF1" w:rsidP="008E1CF1">
            <w:pPr>
              <w:rPr>
                <w:sz w:val="16"/>
                <w:szCs w:val="16"/>
              </w:rPr>
            </w:pPr>
            <w:r w:rsidRPr="008E1CF1">
              <w:rPr>
                <w:sz w:val="16"/>
                <w:szCs w:val="16"/>
              </w:rPr>
              <w:t>HTRANSS</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4A4E0C" w14:textId="7137A1FC"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A0E413" w14:textId="77777777" w:rsidR="008E1CF1" w:rsidRPr="008E1CF1" w:rsidRDefault="008E1CF1" w:rsidP="0004272C">
            <w:pPr>
              <w:jc w:val="center"/>
              <w:rPr>
                <w:sz w:val="16"/>
                <w:szCs w:val="16"/>
              </w:rPr>
            </w:pPr>
            <w:r w:rsidRPr="008E1CF1">
              <w:rPr>
                <w:sz w:val="16"/>
                <w:szCs w:val="16"/>
              </w:rPr>
              <w:t>wire [ 1:0]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B6EFBF" w14:textId="02741AB2" w:rsidR="00D277F0" w:rsidRPr="00D277F0" w:rsidRDefault="0046021F" w:rsidP="0004272C">
            <w:pPr>
              <w:jc w:val="center"/>
              <w:rPr>
                <w:sz w:val="16"/>
                <w:szCs w:val="16"/>
              </w:rPr>
            </w:pPr>
            <w:r w:rsidRPr="56D41BB6">
              <w:rPr>
                <w:sz w:val="16"/>
                <w:szCs w:val="16"/>
              </w:rPr>
              <w:t>u_xbar_afe.</w:t>
            </w:r>
            <w:r w:rsidR="00D277F0" w:rsidRPr="56D41BB6">
              <w:rPr>
                <w:sz w:val="16"/>
                <w:szCs w:val="16"/>
              </w:rPr>
              <w:t>htrans_M1</w:t>
            </w:r>
          </w:p>
          <w:p w14:paraId="6F5A6BD7" w14:textId="2018675A" w:rsidR="008E1CF1" w:rsidRPr="008E1CF1" w:rsidRDefault="008E1CF1" w:rsidP="0004272C">
            <w:pPr>
              <w:jc w:val="center"/>
              <w:rPr>
                <w:sz w:val="16"/>
                <w:szCs w:val="16"/>
              </w:rPr>
            </w:pPr>
          </w:p>
        </w:tc>
      </w:tr>
      <w:tr w:rsidR="00267D0A" w:rsidRPr="008E1CF1" w14:paraId="71AE40EB" w14:textId="7E1636B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2661F62" w14:textId="77777777" w:rsidR="008E1CF1" w:rsidRPr="008E1CF1" w:rsidRDefault="008E1CF1" w:rsidP="008E1CF1">
            <w:pPr>
              <w:rPr>
                <w:sz w:val="16"/>
                <w:szCs w:val="16"/>
              </w:rPr>
            </w:pPr>
            <w:r w:rsidRPr="008E1CF1">
              <w:rPr>
                <w:sz w:val="16"/>
                <w:szCs w:val="16"/>
              </w:rPr>
              <w:t>HSIZES</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2CEB477" w14:textId="363B28B5"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EEE061C" w14:textId="77777777" w:rsidR="008E1CF1" w:rsidRPr="008E1CF1" w:rsidRDefault="008E1CF1" w:rsidP="0004272C">
            <w:pPr>
              <w:jc w:val="center"/>
              <w:rPr>
                <w:sz w:val="16"/>
                <w:szCs w:val="16"/>
              </w:rPr>
            </w:pPr>
            <w:r w:rsidRPr="008E1CF1">
              <w:rPr>
                <w:sz w:val="16"/>
                <w:szCs w:val="16"/>
              </w:rPr>
              <w:t>wire [ 2:0]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C6D2196" w14:textId="20EE55BF" w:rsidR="008E1CF1" w:rsidRPr="008E1CF1" w:rsidRDefault="0046021F" w:rsidP="0004272C">
            <w:pPr>
              <w:jc w:val="center"/>
              <w:rPr>
                <w:sz w:val="16"/>
                <w:szCs w:val="16"/>
              </w:rPr>
            </w:pPr>
            <w:r w:rsidRPr="56D41BB6">
              <w:rPr>
                <w:sz w:val="16"/>
                <w:szCs w:val="16"/>
              </w:rPr>
              <w:t>u_xbar_afe.</w:t>
            </w:r>
          </w:p>
        </w:tc>
      </w:tr>
      <w:tr w:rsidR="00267D0A" w:rsidRPr="008E1CF1" w14:paraId="100EC077" w14:textId="552FE8BF"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FD77E0" w14:textId="77777777" w:rsidR="008E1CF1" w:rsidRPr="008E1CF1" w:rsidRDefault="008E1CF1" w:rsidP="008E1CF1">
            <w:pPr>
              <w:rPr>
                <w:sz w:val="16"/>
                <w:szCs w:val="16"/>
              </w:rPr>
            </w:pPr>
            <w:r w:rsidRPr="008E1CF1">
              <w:rPr>
                <w:sz w:val="16"/>
                <w:szCs w:val="16"/>
              </w:rPr>
              <w:t>HWRITES</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EC93A2" w14:textId="29B26672"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E87DB9"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2C142D" w14:textId="725C54AE" w:rsidR="008E1CF1" w:rsidRPr="008E1CF1" w:rsidRDefault="0046021F" w:rsidP="0004272C">
            <w:pPr>
              <w:jc w:val="center"/>
              <w:rPr>
                <w:sz w:val="16"/>
                <w:szCs w:val="16"/>
              </w:rPr>
            </w:pPr>
            <w:r w:rsidRPr="56D41BB6">
              <w:rPr>
                <w:sz w:val="16"/>
                <w:szCs w:val="16"/>
              </w:rPr>
              <w:t>u_xbar_afe.</w:t>
            </w:r>
          </w:p>
        </w:tc>
      </w:tr>
      <w:tr w:rsidR="00267D0A" w:rsidRPr="008E1CF1" w14:paraId="59A45A0F" w14:textId="3CB662B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0FA5EF6" w14:textId="77777777" w:rsidR="008E1CF1" w:rsidRPr="008E1CF1" w:rsidRDefault="008E1CF1" w:rsidP="008E1CF1">
            <w:pPr>
              <w:rPr>
                <w:sz w:val="16"/>
                <w:szCs w:val="16"/>
              </w:rPr>
            </w:pPr>
            <w:r w:rsidRPr="008E1CF1">
              <w:rPr>
                <w:sz w:val="16"/>
                <w:szCs w:val="16"/>
              </w:rPr>
              <w:t>HREADYS</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019D304" w14:textId="49014977"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9C11D84"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0961B5B" w14:textId="5B297E50" w:rsidR="008E1CF1" w:rsidRPr="008E1CF1" w:rsidRDefault="0046021F" w:rsidP="0004272C">
            <w:pPr>
              <w:jc w:val="center"/>
              <w:rPr>
                <w:sz w:val="16"/>
                <w:szCs w:val="16"/>
              </w:rPr>
            </w:pPr>
            <w:r w:rsidRPr="56D41BB6">
              <w:rPr>
                <w:sz w:val="16"/>
                <w:szCs w:val="16"/>
              </w:rPr>
              <w:t>u_xbar_afe.</w:t>
            </w:r>
          </w:p>
        </w:tc>
      </w:tr>
      <w:tr w:rsidR="00267D0A" w:rsidRPr="008E1CF1" w14:paraId="72068640" w14:textId="3A29AB58"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1FCFCA" w14:textId="77777777" w:rsidR="008E1CF1" w:rsidRPr="008E1CF1" w:rsidRDefault="008E1CF1" w:rsidP="008E1CF1">
            <w:pPr>
              <w:rPr>
                <w:sz w:val="16"/>
                <w:szCs w:val="16"/>
              </w:rPr>
            </w:pPr>
            <w:r w:rsidRPr="008E1CF1">
              <w:rPr>
                <w:sz w:val="16"/>
                <w:szCs w:val="16"/>
              </w:rPr>
              <w:t>HWDATAS</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731FCC" w14:textId="18482D2C"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979D6B" w14:textId="77777777" w:rsidR="008E1CF1" w:rsidRPr="008E1CF1" w:rsidRDefault="008E1CF1" w:rsidP="0004272C">
            <w:pPr>
              <w:jc w:val="center"/>
              <w:rPr>
                <w:sz w:val="16"/>
                <w:szCs w:val="16"/>
              </w:rPr>
            </w:pPr>
            <w:r w:rsidRPr="008E1CF1">
              <w:rPr>
                <w:sz w:val="16"/>
                <w:szCs w:val="16"/>
              </w:rPr>
              <w:t>wire [ 31:0]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7ED036" w14:textId="61DF9A81" w:rsidR="008E1CF1" w:rsidRPr="008E1CF1" w:rsidRDefault="0046021F" w:rsidP="0004272C">
            <w:pPr>
              <w:jc w:val="center"/>
              <w:rPr>
                <w:sz w:val="16"/>
                <w:szCs w:val="16"/>
              </w:rPr>
            </w:pPr>
            <w:r w:rsidRPr="56D41BB6">
              <w:rPr>
                <w:sz w:val="16"/>
                <w:szCs w:val="16"/>
              </w:rPr>
              <w:t>u_xbar_afe.</w:t>
            </w:r>
          </w:p>
        </w:tc>
      </w:tr>
      <w:tr w:rsidR="00267D0A" w:rsidRPr="008E1CF1" w14:paraId="75697EA0" w14:textId="4411A743"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F592EE5" w14:textId="77777777" w:rsidR="008E1CF1" w:rsidRPr="008E1CF1" w:rsidRDefault="008E1CF1" w:rsidP="008E1CF1">
            <w:pPr>
              <w:rPr>
                <w:sz w:val="16"/>
                <w:szCs w:val="16"/>
              </w:rPr>
            </w:pPr>
            <w:r w:rsidRPr="008E1CF1">
              <w:rPr>
                <w:sz w:val="16"/>
                <w:szCs w:val="16"/>
              </w:rPr>
              <w:t>HREADYOUTS</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B690BE4" w14:textId="3989A2BC"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7F9F7AE"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B9F9D7C" w14:textId="5A371FBA" w:rsidR="008E1CF1" w:rsidRPr="008E1CF1" w:rsidRDefault="0046021F" w:rsidP="0004272C">
            <w:pPr>
              <w:jc w:val="center"/>
              <w:rPr>
                <w:sz w:val="16"/>
                <w:szCs w:val="16"/>
              </w:rPr>
            </w:pPr>
            <w:r w:rsidRPr="56D41BB6">
              <w:rPr>
                <w:sz w:val="16"/>
                <w:szCs w:val="16"/>
              </w:rPr>
              <w:t>u_xbar_afe.</w:t>
            </w:r>
          </w:p>
        </w:tc>
      </w:tr>
      <w:tr w:rsidR="00267D0A" w:rsidRPr="008E1CF1" w14:paraId="058E95A2" w14:textId="6728645A"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2BC57F" w14:textId="77777777" w:rsidR="008E1CF1" w:rsidRPr="008E1CF1" w:rsidRDefault="008E1CF1" w:rsidP="008E1CF1">
            <w:pPr>
              <w:rPr>
                <w:sz w:val="16"/>
                <w:szCs w:val="16"/>
              </w:rPr>
            </w:pPr>
            <w:r w:rsidRPr="008E1CF1">
              <w:rPr>
                <w:sz w:val="16"/>
                <w:szCs w:val="16"/>
              </w:rPr>
              <w:t>HRESPS</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447F45" w14:textId="4E430593"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D31D5C"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1A1B19" w14:textId="0FC90CBF" w:rsidR="008E1CF1" w:rsidRPr="008E1CF1" w:rsidRDefault="0046021F" w:rsidP="0004272C">
            <w:pPr>
              <w:jc w:val="center"/>
              <w:rPr>
                <w:sz w:val="16"/>
                <w:szCs w:val="16"/>
              </w:rPr>
            </w:pPr>
            <w:r w:rsidRPr="56D41BB6">
              <w:rPr>
                <w:sz w:val="16"/>
                <w:szCs w:val="16"/>
              </w:rPr>
              <w:t>u_xbar_afe.</w:t>
            </w:r>
          </w:p>
        </w:tc>
      </w:tr>
      <w:tr w:rsidR="00267D0A" w:rsidRPr="008E1CF1" w14:paraId="2F37BECA" w14:textId="5C5E51A7"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A0F0B98" w14:textId="77777777" w:rsidR="008E1CF1" w:rsidRPr="008E1CF1" w:rsidRDefault="008E1CF1" w:rsidP="008E1CF1">
            <w:pPr>
              <w:rPr>
                <w:sz w:val="16"/>
                <w:szCs w:val="16"/>
              </w:rPr>
            </w:pPr>
            <w:r w:rsidRPr="008E1CF1">
              <w:rPr>
                <w:sz w:val="16"/>
                <w:szCs w:val="16"/>
              </w:rPr>
              <w:t>HRDATAS</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E3C9259" w14:textId="61CB1A62"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4C728CA" w14:textId="77777777" w:rsidR="008E1CF1" w:rsidRPr="008E1CF1" w:rsidRDefault="008E1CF1" w:rsidP="0004272C">
            <w:pPr>
              <w:jc w:val="center"/>
              <w:rPr>
                <w:sz w:val="16"/>
                <w:szCs w:val="16"/>
              </w:rPr>
            </w:pPr>
            <w:r w:rsidRPr="008E1CF1">
              <w:rPr>
                <w:sz w:val="16"/>
                <w:szCs w:val="16"/>
              </w:rPr>
              <w:t>wire [ 31:0]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77499A9" w14:textId="2EFABDA0" w:rsidR="008E1CF1" w:rsidRPr="008E1CF1" w:rsidRDefault="0046021F" w:rsidP="0004272C">
            <w:pPr>
              <w:jc w:val="center"/>
              <w:rPr>
                <w:sz w:val="16"/>
                <w:szCs w:val="16"/>
              </w:rPr>
            </w:pPr>
            <w:r w:rsidRPr="56D41BB6">
              <w:rPr>
                <w:sz w:val="16"/>
                <w:szCs w:val="16"/>
              </w:rPr>
              <w:t>u_xbar_afe.</w:t>
            </w:r>
          </w:p>
        </w:tc>
      </w:tr>
      <w:tr w:rsidR="00267D0A" w:rsidRPr="008E1CF1" w14:paraId="4506D0DB" w14:textId="73023D3A"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9F0F6C" w14:textId="77777777" w:rsidR="008E1CF1" w:rsidRPr="008E1CF1" w:rsidRDefault="008E1CF1" w:rsidP="008E1CF1">
            <w:pPr>
              <w:rPr>
                <w:sz w:val="16"/>
                <w:szCs w:val="16"/>
              </w:rPr>
            </w:pPr>
            <w:r w:rsidRPr="008E1CF1">
              <w:rPr>
                <w:sz w:val="16"/>
                <w:szCs w:val="16"/>
              </w:rPr>
              <w:t>HRDATAM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1F5303" w14:textId="5ECCECEB"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C07D72" w14:textId="77777777" w:rsidR="008E1CF1" w:rsidRPr="008E1CF1" w:rsidRDefault="008E1CF1" w:rsidP="0004272C">
            <w:pPr>
              <w:jc w:val="center"/>
              <w:rPr>
                <w:sz w:val="16"/>
                <w:szCs w:val="16"/>
              </w:rPr>
            </w:pPr>
            <w:r w:rsidRPr="008E1CF1">
              <w:rPr>
                <w:sz w:val="16"/>
                <w:szCs w:val="16"/>
              </w:rPr>
              <w:t>wire [ 31:0]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9952B5" w14:textId="77777777" w:rsidR="008E1CF1" w:rsidRPr="008E1CF1" w:rsidRDefault="008E1CF1" w:rsidP="0004272C">
            <w:pPr>
              <w:jc w:val="center"/>
              <w:rPr>
                <w:sz w:val="16"/>
                <w:szCs w:val="16"/>
              </w:rPr>
            </w:pPr>
          </w:p>
        </w:tc>
      </w:tr>
      <w:tr w:rsidR="00267D0A" w:rsidRPr="008E1CF1" w14:paraId="5446EB2A" w14:textId="4975CF4C"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1873900" w14:textId="77777777" w:rsidR="008E1CF1" w:rsidRPr="008E1CF1" w:rsidRDefault="008E1CF1" w:rsidP="008E1CF1">
            <w:pPr>
              <w:rPr>
                <w:sz w:val="16"/>
                <w:szCs w:val="16"/>
              </w:rPr>
            </w:pPr>
            <w:r w:rsidRPr="008E1CF1">
              <w:rPr>
                <w:sz w:val="16"/>
                <w:szCs w:val="16"/>
              </w:rPr>
              <w:t>HREADYM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BA28DDE" w14:textId="47CDDA4D"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6294176"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7C10E1B" w14:textId="77777777" w:rsidR="008E1CF1" w:rsidRPr="008E1CF1" w:rsidRDefault="008E1CF1" w:rsidP="0004272C">
            <w:pPr>
              <w:jc w:val="center"/>
              <w:rPr>
                <w:sz w:val="16"/>
                <w:szCs w:val="16"/>
              </w:rPr>
            </w:pPr>
          </w:p>
        </w:tc>
      </w:tr>
      <w:tr w:rsidR="00267D0A" w:rsidRPr="008E1CF1" w14:paraId="7CD35644" w14:textId="4BE915D5"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B87D6E" w14:textId="77777777" w:rsidR="008E1CF1" w:rsidRPr="008E1CF1" w:rsidRDefault="008E1CF1" w:rsidP="008E1CF1">
            <w:pPr>
              <w:rPr>
                <w:sz w:val="16"/>
                <w:szCs w:val="16"/>
              </w:rPr>
            </w:pPr>
            <w:r w:rsidRPr="008E1CF1">
              <w:rPr>
                <w:sz w:val="16"/>
                <w:szCs w:val="16"/>
              </w:rPr>
              <w:t>HRESPM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B0B044" w14:textId="719E656F"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66E93C" w14:textId="77777777" w:rsidR="008E1CF1" w:rsidRPr="008E1CF1" w:rsidRDefault="008E1CF1" w:rsidP="0004272C">
            <w:pPr>
              <w:jc w:val="center"/>
              <w:rPr>
                <w:sz w:val="16"/>
                <w:szCs w:val="16"/>
              </w:rPr>
            </w:pPr>
            <w:r w:rsidRPr="008E1CF1">
              <w:rPr>
                <w:sz w:val="16"/>
                <w:szCs w:val="16"/>
              </w:rPr>
              <w:t>wire [ 1:0]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0E760B" w14:textId="77777777" w:rsidR="008E1CF1" w:rsidRPr="008E1CF1" w:rsidRDefault="008E1CF1" w:rsidP="0004272C">
            <w:pPr>
              <w:jc w:val="center"/>
              <w:rPr>
                <w:sz w:val="16"/>
                <w:szCs w:val="16"/>
              </w:rPr>
            </w:pPr>
          </w:p>
        </w:tc>
      </w:tr>
      <w:tr w:rsidR="00267D0A" w:rsidRPr="008E1CF1" w14:paraId="365AE6DA" w14:textId="2EA2013A"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2A1597A" w14:textId="77777777" w:rsidR="008E1CF1" w:rsidRPr="008E1CF1" w:rsidRDefault="008E1CF1" w:rsidP="008E1CF1">
            <w:pPr>
              <w:rPr>
                <w:sz w:val="16"/>
                <w:szCs w:val="16"/>
              </w:rPr>
            </w:pPr>
            <w:r w:rsidRPr="008E1CF1">
              <w:rPr>
                <w:sz w:val="16"/>
                <w:szCs w:val="16"/>
              </w:rPr>
              <w:t>HGRANTM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2F27105" w14:textId="498C0968"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9E67C2B"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A367609" w14:textId="77777777" w:rsidR="008E1CF1" w:rsidRPr="008E1CF1" w:rsidRDefault="008E1CF1" w:rsidP="0004272C">
            <w:pPr>
              <w:jc w:val="center"/>
              <w:rPr>
                <w:sz w:val="16"/>
                <w:szCs w:val="16"/>
              </w:rPr>
            </w:pPr>
          </w:p>
        </w:tc>
      </w:tr>
      <w:tr w:rsidR="00267D0A" w:rsidRPr="008E1CF1" w14:paraId="4BF7F4B2" w14:textId="2EA388CE"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56F9C8" w14:textId="77777777" w:rsidR="008E1CF1" w:rsidRPr="008E1CF1" w:rsidRDefault="008E1CF1" w:rsidP="008E1CF1">
            <w:pPr>
              <w:rPr>
                <w:sz w:val="16"/>
                <w:szCs w:val="16"/>
              </w:rPr>
            </w:pPr>
            <w:r w:rsidRPr="008E1CF1">
              <w:rPr>
                <w:sz w:val="16"/>
                <w:szCs w:val="16"/>
              </w:rPr>
              <w:t>HSELM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B95D87" w14:textId="379A7DEA"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45BECA"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B50E71" w14:textId="77777777" w:rsidR="008E1CF1" w:rsidRPr="008E1CF1" w:rsidRDefault="008E1CF1" w:rsidP="0004272C">
            <w:pPr>
              <w:jc w:val="center"/>
              <w:rPr>
                <w:sz w:val="16"/>
                <w:szCs w:val="16"/>
              </w:rPr>
            </w:pPr>
          </w:p>
        </w:tc>
      </w:tr>
      <w:tr w:rsidR="00267D0A" w:rsidRPr="008E1CF1" w14:paraId="6C2D4427" w14:textId="5DFA0070"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2731CDF" w14:textId="77777777" w:rsidR="008E1CF1" w:rsidRPr="008E1CF1" w:rsidRDefault="008E1CF1" w:rsidP="008E1CF1">
            <w:pPr>
              <w:rPr>
                <w:sz w:val="16"/>
                <w:szCs w:val="16"/>
              </w:rPr>
            </w:pPr>
            <w:r w:rsidRPr="008E1CF1">
              <w:rPr>
                <w:sz w:val="16"/>
                <w:szCs w:val="16"/>
              </w:rPr>
              <w:t>HADDRM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5274013" w14:textId="072F245F"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DD1E110" w14:textId="77777777" w:rsidR="008E1CF1" w:rsidRPr="008E1CF1" w:rsidRDefault="008E1CF1" w:rsidP="0004272C">
            <w:pPr>
              <w:jc w:val="center"/>
              <w:rPr>
                <w:sz w:val="16"/>
                <w:szCs w:val="16"/>
              </w:rPr>
            </w:pPr>
            <w:r w:rsidRPr="008E1CF1">
              <w:rPr>
                <w:sz w:val="16"/>
                <w:szCs w:val="16"/>
              </w:rPr>
              <w:t>wire [ 31:0]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7B3EA39" w14:textId="77777777" w:rsidR="008E1CF1" w:rsidRPr="008E1CF1" w:rsidRDefault="008E1CF1" w:rsidP="0004272C">
            <w:pPr>
              <w:jc w:val="center"/>
              <w:rPr>
                <w:sz w:val="16"/>
                <w:szCs w:val="16"/>
              </w:rPr>
            </w:pPr>
          </w:p>
        </w:tc>
      </w:tr>
      <w:tr w:rsidR="00267D0A" w:rsidRPr="008E1CF1" w14:paraId="4DCD0EC3" w14:textId="22E0A4EC"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9C75E5" w14:textId="77777777" w:rsidR="008E1CF1" w:rsidRPr="008E1CF1" w:rsidRDefault="008E1CF1" w:rsidP="008E1CF1">
            <w:pPr>
              <w:rPr>
                <w:sz w:val="16"/>
                <w:szCs w:val="16"/>
              </w:rPr>
            </w:pPr>
            <w:r w:rsidRPr="008E1CF1">
              <w:rPr>
                <w:sz w:val="16"/>
                <w:szCs w:val="16"/>
              </w:rPr>
              <w:t>HTRANSM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63910E" w14:textId="7A0F3047"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C0AF23" w14:textId="77777777" w:rsidR="008E1CF1" w:rsidRPr="008E1CF1" w:rsidRDefault="008E1CF1" w:rsidP="0004272C">
            <w:pPr>
              <w:jc w:val="center"/>
              <w:rPr>
                <w:sz w:val="16"/>
                <w:szCs w:val="16"/>
              </w:rPr>
            </w:pPr>
            <w:r w:rsidRPr="008E1CF1">
              <w:rPr>
                <w:sz w:val="16"/>
                <w:szCs w:val="16"/>
              </w:rPr>
              <w:t>wire [ 1:0]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0B9E83" w14:textId="77777777" w:rsidR="008E1CF1" w:rsidRPr="008E1CF1" w:rsidRDefault="008E1CF1" w:rsidP="0004272C">
            <w:pPr>
              <w:jc w:val="center"/>
              <w:rPr>
                <w:sz w:val="16"/>
                <w:szCs w:val="16"/>
              </w:rPr>
            </w:pPr>
          </w:p>
        </w:tc>
      </w:tr>
      <w:tr w:rsidR="00267D0A" w:rsidRPr="008E1CF1" w14:paraId="1A058E3D" w14:textId="1D9549C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EBC1C64" w14:textId="77777777" w:rsidR="008E1CF1" w:rsidRPr="008E1CF1" w:rsidRDefault="008E1CF1" w:rsidP="008E1CF1">
            <w:pPr>
              <w:rPr>
                <w:sz w:val="16"/>
                <w:szCs w:val="16"/>
              </w:rPr>
            </w:pPr>
            <w:r w:rsidRPr="008E1CF1">
              <w:rPr>
                <w:sz w:val="16"/>
                <w:szCs w:val="16"/>
              </w:rPr>
              <w:t>HWRITEM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19A0218" w14:textId="697966AB"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C4F1D6C"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22895BE" w14:textId="77777777" w:rsidR="008E1CF1" w:rsidRPr="008E1CF1" w:rsidRDefault="008E1CF1" w:rsidP="0004272C">
            <w:pPr>
              <w:jc w:val="center"/>
              <w:rPr>
                <w:sz w:val="16"/>
                <w:szCs w:val="16"/>
              </w:rPr>
            </w:pPr>
          </w:p>
        </w:tc>
      </w:tr>
      <w:tr w:rsidR="00267D0A" w:rsidRPr="008E1CF1" w14:paraId="65F15B09" w14:textId="5A06D6DB"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2E8982" w14:textId="77777777" w:rsidR="008E1CF1" w:rsidRPr="008E1CF1" w:rsidRDefault="008E1CF1" w:rsidP="008E1CF1">
            <w:pPr>
              <w:rPr>
                <w:sz w:val="16"/>
                <w:szCs w:val="16"/>
              </w:rPr>
            </w:pPr>
            <w:r w:rsidRPr="008E1CF1">
              <w:rPr>
                <w:sz w:val="16"/>
                <w:szCs w:val="16"/>
              </w:rPr>
              <w:t>HSIZEM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5E27C7" w14:textId="6C5F3EA6"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28D82E" w14:textId="77777777" w:rsidR="008E1CF1" w:rsidRPr="008E1CF1" w:rsidRDefault="008E1CF1" w:rsidP="0004272C">
            <w:pPr>
              <w:jc w:val="center"/>
              <w:rPr>
                <w:sz w:val="16"/>
                <w:szCs w:val="16"/>
              </w:rPr>
            </w:pPr>
            <w:r w:rsidRPr="008E1CF1">
              <w:rPr>
                <w:sz w:val="16"/>
                <w:szCs w:val="16"/>
              </w:rPr>
              <w:t>wire [ 2:0]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FA4336" w14:textId="77777777" w:rsidR="008E1CF1" w:rsidRPr="008E1CF1" w:rsidRDefault="008E1CF1" w:rsidP="0004272C">
            <w:pPr>
              <w:jc w:val="center"/>
              <w:rPr>
                <w:sz w:val="16"/>
                <w:szCs w:val="16"/>
              </w:rPr>
            </w:pPr>
          </w:p>
        </w:tc>
      </w:tr>
      <w:tr w:rsidR="00267D0A" w:rsidRPr="008E1CF1" w14:paraId="74CF3002" w14:textId="1C518A52"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73E621A" w14:textId="77777777" w:rsidR="008E1CF1" w:rsidRPr="008E1CF1" w:rsidRDefault="008E1CF1" w:rsidP="008E1CF1">
            <w:pPr>
              <w:rPr>
                <w:sz w:val="16"/>
                <w:szCs w:val="16"/>
              </w:rPr>
            </w:pPr>
            <w:r w:rsidRPr="008E1CF1">
              <w:rPr>
                <w:sz w:val="16"/>
                <w:szCs w:val="16"/>
              </w:rPr>
              <w:lastRenderedPageBreak/>
              <w:t>HBURSTM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F46669F" w14:textId="5A151C00"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ADBC03F" w14:textId="77777777" w:rsidR="008E1CF1" w:rsidRPr="008E1CF1" w:rsidRDefault="008E1CF1" w:rsidP="0004272C">
            <w:pPr>
              <w:jc w:val="center"/>
              <w:rPr>
                <w:sz w:val="16"/>
                <w:szCs w:val="16"/>
              </w:rPr>
            </w:pPr>
            <w:r w:rsidRPr="008E1CF1">
              <w:rPr>
                <w:sz w:val="16"/>
                <w:szCs w:val="16"/>
              </w:rPr>
              <w:t>wire [ 2:0]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B6B0C9A" w14:textId="77777777" w:rsidR="008E1CF1" w:rsidRPr="008E1CF1" w:rsidRDefault="008E1CF1" w:rsidP="0004272C">
            <w:pPr>
              <w:jc w:val="center"/>
              <w:rPr>
                <w:sz w:val="16"/>
                <w:szCs w:val="16"/>
              </w:rPr>
            </w:pPr>
          </w:p>
        </w:tc>
      </w:tr>
      <w:tr w:rsidR="00267D0A" w:rsidRPr="008E1CF1" w14:paraId="283F98AE" w14:textId="2FF31FCF"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71A22E" w14:textId="77777777" w:rsidR="008E1CF1" w:rsidRPr="008E1CF1" w:rsidRDefault="008E1CF1" w:rsidP="008E1CF1">
            <w:pPr>
              <w:rPr>
                <w:sz w:val="16"/>
                <w:szCs w:val="16"/>
              </w:rPr>
            </w:pPr>
            <w:r w:rsidRPr="008E1CF1">
              <w:rPr>
                <w:sz w:val="16"/>
                <w:szCs w:val="16"/>
              </w:rPr>
              <w:t>HPROTM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679673" w14:textId="35716A3D"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03AE84" w14:textId="77777777" w:rsidR="008E1CF1" w:rsidRPr="008E1CF1" w:rsidRDefault="008E1CF1" w:rsidP="0004272C">
            <w:pPr>
              <w:jc w:val="center"/>
              <w:rPr>
                <w:sz w:val="16"/>
                <w:szCs w:val="16"/>
              </w:rPr>
            </w:pPr>
            <w:r w:rsidRPr="008E1CF1">
              <w:rPr>
                <w:sz w:val="16"/>
                <w:szCs w:val="16"/>
              </w:rPr>
              <w:t>wire [ 3:0]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4AD7A4" w14:textId="77777777" w:rsidR="008E1CF1" w:rsidRPr="008E1CF1" w:rsidRDefault="008E1CF1" w:rsidP="0004272C">
            <w:pPr>
              <w:jc w:val="center"/>
              <w:rPr>
                <w:sz w:val="16"/>
                <w:szCs w:val="16"/>
              </w:rPr>
            </w:pPr>
          </w:p>
        </w:tc>
      </w:tr>
      <w:tr w:rsidR="00267D0A" w:rsidRPr="008E1CF1" w14:paraId="0AC48AC4" w14:textId="3546EBC3"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AD1067B" w14:textId="77777777" w:rsidR="008E1CF1" w:rsidRPr="008E1CF1" w:rsidRDefault="008E1CF1" w:rsidP="008E1CF1">
            <w:pPr>
              <w:rPr>
                <w:sz w:val="16"/>
                <w:szCs w:val="16"/>
              </w:rPr>
            </w:pPr>
            <w:r w:rsidRPr="008E1CF1">
              <w:rPr>
                <w:sz w:val="16"/>
                <w:szCs w:val="16"/>
              </w:rPr>
              <w:t>HWDATAM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FF26A29" w14:textId="012A5DAB"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1DF79B2" w14:textId="77777777" w:rsidR="008E1CF1" w:rsidRPr="008E1CF1" w:rsidRDefault="008E1CF1" w:rsidP="0004272C">
            <w:pPr>
              <w:jc w:val="center"/>
              <w:rPr>
                <w:sz w:val="16"/>
                <w:szCs w:val="16"/>
              </w:rPr>
            </w:pPr>
            <w:r w:rsidRPr="008E1CF1">
              <w:rPr>
                <w:sz w:val="16"/>
                <w:szCs w:val="16"/>
              </w:rPr>
              <w:t>wire [ 31:0]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54C4A1F" w14:textId="77777777" w:rsidR="008E1CF1" w:rsidRPr="008E1CF1" w:rsidRDefault="008E1CF1" w:rsidP="0004272C">
            <w:pPr>
              <w:jc w:val="center"/>
              <w:rPr>
                <w:sz w:val="16"/>
                <w:szCs w:val="16"/>
              </w:rPr>
            </w:pPr>
          </w:p>
        </w:tc>
      </w:tr>
      <w:tr w:rsidR="00267D0A" w:rsidRPr="008E1CF1" w14:paraId="57208856" w14:textId="07FBF281"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0C4337" w14:textId="77777777" w:rsidR="008E1CF1" w:rsidRPr="008E1CF1" w:rsidRDefault="008E1CF1" w:rsidP="008E1CF1">
            <w:pPr>
              <w:rPr>
                <w:sz w:val="16"/>
                <w:szCs w:val="16"/>
              </w:rPr>
            </w:pPr>
            <w:r w:rsidRPr="008E1CF1">
              <w:rPr>
                <w:sz w:val="16"/>
                <w:szCs w:val="16"/>
              </w:rPr>
              <w:t>HBUSREQM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7B6FCB" w14:textId="272C585F"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7C9E48"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D0FA55" w14:textId="77777777" w:rsidR="008E1CF1" w:rsidRPr="008E1CF1" w:rsidRDefault="008E1CF1" w:rsidP="0004272C">
            <w:pPr>
              <w:jc w:val="center"/>
              <w:rPr>
                <w:sz w:val="16"/>
                <w:szCs w:val="16"/>
              </w:rPr>
            </w:pPr>
          </w:p>
        </w:tc>
      </w:tr>
      <w:tr w:rsidR="00267D0A" w:rsidRPr="008E1CF1" w14:paraId="10E651DF" w14:textId="6251AEEE"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61B35F1" w14:textId="77777777" w:rsidR="008E1CF1" w:rsidRPr="008E1CF1" w:rsidRDefault="008E1CF1" w:rsidP="008E1CF1">
            <w:pPr>
              <w:rPr>
                <w:sz w:val="16"/>
                <w:szCs w:val="16"/>
              </w:rPr>
            </w:pPr>
            <w:r w:rsidRPr="008E1CF1">
              <w:rPr>
                <w:sz w:val="16"/>
                <w:szCs w:val="16"/>
              </w:rPr>
              <w:t>HLOCKM</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CF12B34" w14:textId="652932E0"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B133CC3"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C0EDAA1" w14:textId="77777777" w:rsidR="008E1CF1" w:rsidRPr="008E1CF1" w:rsidRDefault="008E1CF1" w:rsidP="0004272C">
            <w:pPr>
              <w:jc w:val="center"/>
              <w:rPr>
                <w:sz w:val="16"/>
                <w:szCs w:val="16"/>
              </w:rPr>
            </w:pPr>
          </w:p>
        </w:tc>
      </w:tr>
      <w:tr w:rsidR="00267D0A" w:rsidRPr="008E1CF1" w14:paraId="0CC672D5" w14:textId="0AAD2864"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DF8365" w14:textId="5CF8FB91" w:rsidR="008E1CF1" w:rsidRPr="008E1CF1" w:rsidRDefault="008E1CF1" w:rsidP="008E1CF1">
            <w:pPr>
              <w:rPr>
                <w:sz w:val="16"/>
                <w:szCs w:val="16"/>
              </w:rPr>
            </w:pPr>
            <w:r w:rsidRPr="008E1CF1">
              <w:rPr>
                <w:sz w:val="16"/>
                <w:szCs w:val="16"/>
              </w:rPr>
              <w:t>stmc_data_CSN</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C09A0D" w14:textId="2C2D2F8C"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E2AEF9"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5F86E3" w14:textId="77777777" w:rsidR="008E1CF1" w:rsidRPr="008E1CF1" w:rsidRDefault="008E1CF1" w:rsidP="0004272C">
            <w:pPr>
              <w:jc w:val="center"/>
              <w:rPr>
                <w:sz w:val="16"/>
                <w:szCs w:val="16"/>
              </w:rPr>
            </w:pPr>
          </w:p>
        </w:tc>
      </w:tr>
      <w:tr w:rsidR="00267D0A" w:rsidRPr="008E1CF1" w14:paraId="03684508" w14:textId="245B398A"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43009FB" w14:textId="0E5322A5" w:rsidR="008E1CF1" w:rsidRPr="008E1CF1" w:rsidRDefault="008E1CF1" w:rsidP="008E1CF1">
            <w:pPr>
              <w:rPr>
                <w:sz w:val="16"/>
                <w:szCs w:val="16"/>
              </w:rPr>
            </w:pPr>
            <w:r w:rsidRPr="008E1CF1">
              <w:rPr>
                <w:sz w:val="16"/>
                <w:szCs w:val="16"/>
              </w:rPr>
              <w:t>stmc_data_WEN</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1FBA94B" w14:textId="338D23CB"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E9A642F"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40232EC" w14:textId="77777777" w:rsidR="008E1CF1" w:rsidRPr="008E1CF1" w:rsidRDefault="008E1CF1" w:rsidP="0004272C">
            <w:pPr>
              <w:jc w:val="center"/>
              <w:rPr>
                <w:sz w:val="16"/>
                <w:szCs w:val="16"/>
              </w:rPr>
            </w:pPr>
          </w:p>
        </w:tc>
      </w:tr>
      <w:tr w:rsidR="00267D0A" w:rsidRPr="008E1CF1" w14:paraId="115EAABE" w14:textId="522725B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2CE759" w14:textId="7C7B68AE" w:rsidR="008E1CF1" w:rsidRPr="008E1CF1" w:rsidRDefault="008E1CF1" w:rsidP="008E1CF1">
            <w:pPr>
              <w:rPr>
                <w:sz w:val="16"/>
                <w:szCs w:val="16"/>
              </w:rPr>
            </w:pPr>
            <w:r w:rsidRPr="008E1CF1">
              <w:rPr>
                <w:sz w:val="16"/>
                <w:szCs w:val="16"/>
              </w:rPr>
              <w:t>stmc_data_A</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B417F4" w14:textId="07301E8D"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079E37" w14:textId="77777777" w:rsidR="008E1CF1" w:rsidRPr="008E1CF1" w:rsidRDefault="008E1CF1" w:rsidP="0004272C">
            <w:pPr>
              <w:jc w:val="center"/>
              <w:rPr>
                <w:sz w:val="16"/>
                <w:szCs w:val="16"/>
              </w:rPr>
            </w:pPr>
            <w:r w:rsidRPr="008E1CF1">
              <w:rPr>
                <w:sz w:val="16"/>
                <w:szCs w:val="16"/>
              </w:rPr>
              <w:t>wire [ 8:0]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4D951F" w14:textId="77777777" w:rsidR="008E1CF1" w:rsidRPr="008E1CF1" w:rsidRDefault="008E1CF1" w:rsidP="0004272C">
            <w:pPr>
              <w:jc w:val="center"/>
              <w:rPr>
                <w:sz w:val="16"/>
                <w:szCs w:val="16"/>
              </w:rPr>
            </w:pPr>
          </w:p>
        </w:tc>
      </w:tr>
      <w:tr w:rsidR="00267D0A" w:rsidRPr="008E1CF1" w14:paraId="7237AB8C" w14:textId="0661920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7C904C0" w14:textId="7AE85F1E" w:rsidR="008E1CF1" w:rsidRPr="008E1CF1" w:rsidRDefault="008E1CF1" w:rsidP="008E1CF1">
            <w:pPr>
              <w:rPr>
                <w:sz w:val="16"/>
                <w:szCs w:val="16"/>
              </w:rPr>
            </w:pPr>
            <w:r w:rsidRPr="008E1CF1">
              <w:rPr>
                <w:sz w:val="16"/>
                <w:szCs w:val="16"/>
              </w:rPr>
              <w:t>stmc_data_D</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5C82FC2" w14:textId="75CDF852"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BDD28FA" w14:textId="77777777" w:rsidR="008E1CF1" w:rsidRPr="008E1CF1" w:rsidRDefault="008E1CF1" w:rsidP="0004272C">
            <w:pPr>
              <w:jc w:val="center"/>
              <w:rPr>
                <w:sz w:val="16"/>
                <w:szCs w:val="16"/>
              </w:rPr>
            </w:pPr>
            <w:r w:rsidRPr="008E1CF1">
              <w:rPr>
                <w:sz w:val="16"/>
                <w:szCs w:val="16"/>
              </w:rPr>
              <w:t>wire [ 63:0]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E79D045" w14:textId="77777777" w:rsidR="008E1CF1" w:rsidRPr="008E1CF1" w:rsidRDefault="008E1CF1" w:rsidP="0004272C">
            <w:pPr>
              <w:jc w:val="center"/>
              <w:rPr>
                <w:sz w:val="16"/>
                <w:szCs w:val="16"/>
              </w:rPr>
            </w:pPr>
          </w:p>
        </w:tc>
      </w:tr>
      <w:tr w:rsidR="00267D0A" w:rsidRPr="008E1CF1" w14:paraId="7BC7BFA6" w14:textId="10686543"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BD1ACF" w14:textId="23AF65DB" w:rsidR="008E1CF1" w:rsidRPr="008E1CF1" w:rsidRDefault="008E1CF1" w:rsidP="008E1CF1">
            <w:pPr>
              <w:rPr>
                <w:sz w:val="16"/>
                <w:szCs w:val="16"/>
              </w:rPr>
            </w:pPr>
            <w:r w:rsidRPr="008E1CF1">
              <w:rPr>
                <w:sz w:val="16"/>
                <w:szCs w:val="16"/>
              </w:rPr>
              <w:t>stmc_data_M</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BA6844" w14:textId="2B240B03"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3ED636" w14:textId="77777777" w:rsidR="008E1CF1" w:rsidRPr="008E1CF1" w:rsidRDefault="008E1CF1" w:rsidP="0004272C">
            <w:pPr>
              <w:jc w:val="center"/>
              <w:rPr>
                <w:sz w:val="16"/>
                <w:szCs w:val="16"/>
              </w:rPr>
            </w:pPr>
            <w:r w:rsidRPr="008E1CF1">
              <w:rPr>
                <w:sz w:val="16"/>
                <w:szCs w:val="16"/>
              </w:rPr>
              <w:t>wire [ 63:0]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ACC9D5" w14:textId="77777777" w:rsidR="008E1CF1" w:rsidRPr="008E1CF1" w:rsidRDefault="008E1CF1" w:rsidP="0004272C">
            <w:pPr>
              <w:jc w:val="center"/>
              <w:rPr>
                <w:sz w:val="16"/>
                <w:szCs w:val="16"/>
              </w:rPr>
            </w:pPr>
          </w:p>
        </w:tc>
      </w:tr>
      <w:tr w:rsidR="00267D0A" w:rsidRPr="008E1CF1" w14:paraId="7ADCC13D" w14:textId="461A1E05"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9104A40" w14:textId="23992102" w:rsidR="008E1CF1" w:rsidRPr="008E1CF1" w:rsidRDefault="008E1CF1" w:rsidP="008E1CF1">
            <w:pPr>
              <w:rPr>
                <w:sz w:val="16"/>
                <w:szCs w:val="16"/>
              </w:rPr>
            </w:pPr>
            <w:r w:rsidRPr="008E1CF1">
              <w:rPr>
                <w:sz w:val="16"/>
                <w:szCs w:val="16"/>
              </w:rPr>
              <w:t>stmc_data_Q</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0FD5856" w14:textId="43505624"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232A1F9" w14:textId="77777777" w:rsidR="008E1CF1" w:rsidRPr="008E1CF1" w:rsidRDefault="008E1CF1" w:rsidP="0004272C">
            <w:pPr>
              <w:jc w:val="center"/>
              <w:rPr>
                <w:sz w:val="16"/>
                <w:szCs w:val="16"/>
              </w:rPr>
            </w:pPr>
            <w:r w:rsidRPr="008E1CF1">
              <w:rPr>
                <w:sz w:val="16"/>
                <w:szCs w:val="16"/>
              </w:rPr>
              <w:t>wire [ 63:0]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B7CB947" w14:textId="77777777" w:rsidR="008E1CF1" w:rsidRPr="008E1CF1" w:rsidRDefault="008E1CF1" w:rsidP="0004272C">
            <w:pPr>
              <w:jc w:val="center"/>
              <w:rPr>
                <w:sz w:val="16"/>
                <w:szCs w:val="16"/>
              </w:rPr>
            </w:pPr>
          </w:p>
        </w:tc>
      </w:tr>
      <w:tr w:rsidR="00267D0A" w:rsidRPr="008E1CF1" w14:paraId="74DDBAF9" w14:textId="46573650"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EE4975" w14:textId="017C4D2B" w:rsidR="008E1CF1" w:rsidRPr="008E1CF1" w:rsidRDefault="008E1CF1" w:rsidP="008E1CF1">
            <w:pPr>
              <w:rPr>
                <w:sz w:val="16"/>
                <w:szCs w:val="16"/>
              </w:rPr>
            </w:pPr>
            <w:r w:rsidRPr="008E1CF1">
              <w:rPr>
                <w:sz w:val="16"/>
                <w:szCs w:val="16"/>
              </w:rPr>
              <w:t>stmc_rom_CLK</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84D091" w14:textId="573F6881"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4213F5"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048136" w14:textId="77777777" w:rsidR="008E1CF1" w:rsidRPr="008E1CF1" w:rsidRDefault="008E1CF1" w:rsidP="0004272C">
            <w:pPr>
              <w:jc w:val="center"/>
              <w:rPr>
                <w:sz w:val="16"/>
                <w:szCs w:val="16"/>
              </w:rPr>
            </w:pPr>
          </w:p>
        </w:tc>
      </w:tr>
      <w:tr w:rsidR="00267D0A" w:rsidRPr="008E1CF1" w14:paraId="67DB19F1" w14:textId="754DEA4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95AD1CC" w14:textId="56ABBCB6" w:rsidR="008E1CF1" w:rsidRPr="008E1CF1" w:rsidRDefault="008E1CF1" w:rsidP="008E1CF1">
            <w:pPr>
              <w:rPr>
                <w:sz w:val="16"/>
                <w:szCs w:val="16"/>
              </w:rPr>
            </w:pPr>
            <w:r w:rsidRPr="008E1CF1">
              <w:rPr>
                <w:sz w:val="16"/>
                <w:szCs w:val="16"/>
              </w:rPr>
              <w:t>stmc_rom_CSN</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C2F7C51" w14:textId="2EE2E506"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4C0F6FC"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9CFE6EE" w14:textId="77777777" w:rsidR="008E1CF1" w:rsidRPr="008E1CF1" w:rsidRDefault="008E1CF1" w:rsidP="0004272C">
            <w:pPr>
              <w:jc w:val="center"/>
              <w:rPr>
                <w:sz w:val="16"/>
                <w:szCs w:val="16"/>
              </w:rPr>
            </w:pPr>
          </w:p>
        </w:tc>
      </w:tr>
      <w:tr w:rsidR="00267D0A" w:rsidRPr="008E1CF1" w14:paraId="3AB11ABF" w14:textId="411C1989"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7F1874" w14:textId="7902CE1B" w:rsidR="008E1CF1" w:rsidRPr="008E1CF1" w:rsidRDefault="008E1CF1" w:rsidP="008E1CF1">
            <w:pPr>
              <w:rPr>
                <w:sz w:val="16"/>
                <w:szCs w:val="16"/>
              </w:rPr>
            </w:pPr>
            <w:r w:rsidRPr="008E1CF1">
              <w:rPr>
                <w:sz w:val="16"/>
                <w:szCs w:val="16"/>
              </w:rPr>
              <w:t>stmc_rom_A</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D9F52E" w14:textId="64724A9B"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9FB3CA" w14:textId="77777777" w:rsidR="008E1CF1" w:rsidRPr="008E1CF1" w:rsidRDefault="008E1CF1" w:rsidP="0004272C">
            <w:pPr>
              <w:jc w:val="center"/>
              <w:rPr>
                <w:sz w:val="16"/>
                <w:szCs w:val="16"/>
              </w:rPr>
            </w:pPr>
            <w:r w:rsidRPr="008E1CF1">
              <w:rPr>
                <w:sz w:val="16"/>
                <w:szCs w:val="16"/>
              </w:rPr>
              <w:t>wire [ 10:0]</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C10A33" w14:textId="77777777" w:rsidR="008E1CF1" w:rsidRPr="008E1CF1" w:rsidRDefault="008E1CF1" w:rsidP="0004272C">
            <w:pPr>
              <w:jc w:val="center"/>
              <w:rPr>
                <w:sz w:val="16"/>
                <w:szCs w:val="16"/>
              </w:rPr>
            </w:pPr>
          </w:p>
        </w:tc>
      </w:tr>
      <w:tr w:rsidR="00267D0A" w:rsidRPr="008E1CF1" w14:paraId="6F0A5A0B" w14:textId="357C7FB4"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75BF185" w14:textId="2E565B45" w:rsidR="008E1CF1" w:rsidRPr="008E1CF1" w:rsidRDefault="008E1CF1" w:rsidP="008E1CF1">
            <w:pPr>
              <w:rPr>
                <w:sz w:val="16"/>
                <w:szCs w:val="16"/>
              </w:rPr>
            </w:pPr>
            <w:r w:rsidRPr="008E1CF1">
              <w:rPr>
                <w:sz w:val="16"/>
                <w:szCs w:val="16"/>
              </w:rPr>
              <w:t>stmc_rom_Q</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D4D56E1" w14:textId="2F462A29"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B0ACE3A" w14:textId="77777777" w:rsidR="008E1CF1" w:rsidRPr="008E1CF1" w:rsidRDefault="008E1CF1" w:rsidP="0004272C">
            <w:pPr>
              <w:jc w:val="center"/>
              <w:rPr>
                <w:sz w:val="16"/>
                <w:szCs w:val="16"/>
              </w:rPr>
            </w:pPr>
            <w:r w:rsidRPr="008E1CF1">
              <w:rPr>
                <w:sz w:val="16"/>
                <w:szCs w:val="16"/>
              </w:rPr>
              <w:t>wire [ 22:0]</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89674C3" w14:textId="77777777" w:rsidR="008E1CF1" w:rsidRPr="008E1CF1" w:rsidRDefault="008E1CF1" w:rsidP="0004272C">
            <w:pPr>
              <w:jc w:val="center"/>
              <w:rPr>
                <w:sz w:val="16"/>
                <w:szCs w:val="16"/>
              </w:rPr>
            </w:pPr>
          </w:p>
        </w:tc>
      </w:tr>
      <w:tr w:rsidR="00267D0A" w:rsidRPr="008E1CF1" w14:paraId="73A6C239" w14:textId="6B6BB44E"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2D45D6" w14:textId="105AC3B7" w:rsidR="008E1CF1" w:rsidRPr="008E1CF1" w:rsidRDefault="008E1CF1" w:rsidP="008E1CF1">
            <w:pPr>
              <w:rPr>
                <w:sz w:val="16"/>
                <w:szCs w:val="16"/>
              </w:rPr>
            </w:pPr>
            <w:r w:rsidRPr="008E1CF1">
              <w:rPr>
                <w:sz w:val="16"/>
                <w:szCs w:val="16"/>
              </w:rPr>
              <w:t>quokka_run</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DD2E09" w14:textId="1234C888"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3BDC85"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11ADF6" w14:textId="77777777" w:rsidR="00F379BD" w:rsidRPr="00F379BD" w:rsidRDefault="00F379BD" w:rsidP="0004272C">
            <w:pPr>
              <w:jc w:val="center"/>
              <w:rPr>
                <w:sz w:val="16"/>
                <w:szCs w:val="16"/>
              </w:rPr>
            </w:pPr>
            <w:r w:rsidRPr="56D41BB6">
              <w:rPr>
                <w:sz w:val="16"/>
                <w:szCs w:val="16"/>
              </w:rPr>
              <w:t>u_pmu.adsp_run</w:t>
            </w:r>
          </w:p>
          <w:p w14:paraId="7587BE91" w14:textId="7D1F1232" w:rsidR="008E1CF1" w:rsidRPr="008E1CF1" w:rsidRDefault="00F379BD" w:rsidP="0004272C">
            <w:pPr>
              <w:jc w:val="center"/>
              <w:rPr>
                <w:sz w:val="16"/>
                <w:szCs w:val="16"/>
              </w:rPr>
            </w:pPr>
            <w:r w:rsidRPr="56D41BB6">
              <w:rPr>
                <w:sz w:val="16"/>
                <w:szCs w:val="16"/>
              </w:rPr>
              <w:t>main_controller_top.i_quokka_run</w:t>
            </w:r>
          </w:p>
        </w:tc>
      </w:tr>
      <w:tr w:rsidR="00267D0A" w:rsidRPr="008E1CF1" w14:paraId="3F6D9D32" w14:textId="25E34CBA"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F760728" w14:textId="6CC29CCA" w:rsidR="008E1CF1" w:rsidRPr="008E1CF1" w:rsidRDefault="008E1CF1" w:rsidP="008E1CF1">
            <w:pPr>
              <w:rPr>
                <w:sz w:val="16"/>
                <w:szCs w:val="16"/>
              </w:rPr>
            </w:pPr>
            <w:r w:rsidRPr="008E1CF1">
              <w:rPr>
                <w:sz w:val="16"/>
                <w:szCs w:val="16"/>
              </w:rPr>
              <w:t>quokka_boot_end</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DFD6C83" w14:textId="3FBF0E9D"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E38B569"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0942C20" w14:textId="12C8EDBE" w:rsidR="008E1CF1" w:rsidRPr="008E1CF1" w:rsidRDefault="00F07F36" w:rsidP="0004272C">
            <w:pPr>
              <w:jc w:val="center"/>
              <w:rPr>
                <w:sz w:val="16"/>
                <w:szCs w:val="16"/>
              </w:rPr>
            </w:pPr>
            <w:r w:rsidRPr="56D41BB6">
              <w:rPr>
                <w:sz w:val="16"/>
                <w:szCs w:val="16"/>
              </w:rPr>
              <w:t>main_controller_top.i_quokka_boot_end</w:t>
            </w:r>
          </w:p>
        </w:tc>
      </w:tr>
      <w:tr w:rsidR="00267D0A" w:rsidRPr="008E1CF1" w14:paraId="6F8AEE81" w14:textId="3BEC5A52"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344B46" w14:textId="3D1A3B40" w:rsidR="008E1CF1" w:rsidRPr="008E1CF1" w:rsidRDefault="008E1CF1" w:rsidP="008E1CF1">
            <w:pPr>
              <w:rPr>
                <w:sz w:val="16"/>
                <w:szCs w:val="16"/>
              </w:rPr>
            </w:pPr>
            <w:r w:rsidRPr="008E1CF1">
              <w:rPr>
                <w:sz w:val="16"/>
                <w:szCs w:val="16"/>
              </w:rPr>
              <w:t>ahb_master_clk_en</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389A8A" w14:textId="6C297818" w:rsidR="008E1CF1" w:rsidRPr="008E1CF1" w:rsidRDefault="008E1CF1" w:rsidP="008E1CF1">
            <w:pPr>
              <w:rPr>
                <w:sz w:val="16"/>
                <w:szCs w:val="16"/>
              </w:rPr>
            </w:pPr>
            <w:r w:rsidRPr="008E1CF1">
              <w:rPr>
                <w:sz w:val="16"/>
                <w:szCs w:val="16"/>
              </w:rPr>
              <w:t>output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8D7F5E"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C0DD2" w14:textId="6DD59168" w:rsidR="008E1CF1" w:rsidRPr="008E1CF1" w:rsidRDefault="001A05A9" w:rsidP="0004272C">
            <w:pPr>
              <w:jc w:val="center"/>
              <w:rPr>
                <w:sz w:val="16"/>
                <w:szCs w:val="16"/>
              </w:rPr>
            </w:pPr>
            <w:r w:rsidRPr="001A05A9">
              <w:rPr>
                <w:sz w:val="16"/>
                <w:szCs w:val="16"/>
              </w:rPr>
              <w:t>U_pmu.clk_en_s1</w:t>
            </w:r>
          </w:p>
        </w:tc>
      </w:tr>
      <w:tr w:rsidR="00267D0A" w:rsidRPr="008E1CF1" w14:paraId="261D681D" w14:textId="6183C876"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FECB410" w14:textId="510DDC4E" w:rsidR="008E1CF1" w:rsidRPr="008E1CF1" w:rsidRDefault="008E1CF1" w:rsidP="008E1CF1">
            <w:pPr>
              <w:rPr>
                <w:sz w:val="16"/>
                <w:szCs w:val="16"/>
              </w:rPr>
            </w:pPr>
            <w:r w:rsidRPr="008E1CF1">
              <w:rPr>
                <w:sz w:val="16"/>
                <w:szCs w:val="16"/>
              </w:rPr>
              <w:t>scan_mode</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6C4A48C" w14:textId="228F4AF2"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0E98DC9"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AF14CD5" w14:textId="77777777" w:rsidR="008E1CF1" w:rsidRPr="008E1CF1" w:rsidRDefault="008E1CF1" w:rsidP="0004272C">
            <w:pPr>
              <w:jc w:val="center"/>
              <w:rPr>
                <w:sz w:val="16"/>
                <w:szCs w:val="16"/>
              </w:rPr>
            </w:pPr>
          </w:p>
        </w:tc>
      </w:tr>
      <w:tr w:rsidR="00267D0A" w:rsidRPr="008E1CF1" w14:paraId="0AC42152" w14:textId="11795608"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2FE71E" w14:textId="604D8A66" w:rsidR="008E1CF1" w:rsidRPr="008E1CF1" w:rsidRDefault="008E1CF1" w:rsidP="008E1CF1">
            <w:pPr>
              <w:rPr>
                <w:sz w:val="16"/>
                <w:szCs w:val="16"/>
              </w:rPr>
            </w:pPr>
            <w:r w:rsidRPr="008E1CF1">
              <w:rPr>
                <w:sz w:val="16"/>
                <w:szCs w:val="16"/>
              </w:rPr>
              <w:t>scan_en</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C247C9" w14:textId="5C746A84"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48B458"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3B9B5C" w14:textId="77777777" w:rsidR="008E1CF1" w:rsidRPr="008E1CF1" w:rsidRDefault="008E1CF1" w:rsidP="0004272C">
            <w:pPr>
              <w:jc w:val="center"/>
              <w:rPr>
                <w:sz w:val="16"/>
                <w:szCs w:val="16"/>
              </w:rPr>
            </w:pPr>
          </w:p>
        </w:tc>
      </w:tr>
      <w:tr w:rsidR="00267D0A" w:rsidRPr="008E1CF1" w14:paraId="08B369A6" w14:textId="5CC51F94"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13EF4DF" w14:textId="30267BD1" w:rsidR="008E1CF1" w:rsidRPr="008E1CF1" w:rsidRDefault="008E1CF1" w:rsidP="008E1CF1">
            <w:pPr>
              <w:rPr>
                <w:sz w:val="16"/>
                <w:szCs w:val="16"/>
              </w:rPr>
            </w:pPr>
            <w:r w:rsidRPr="008E1CF1">
              <w:rPr>
                <w:sz w:val="16"/>
                <w:szCs w:val="16"/>
              </w:rPr>
              <w:t>scan_clk</w:t>
            </w:r>
          </w:p>
        </w:tc>
        <w:tc>
          <w:tcPr>
            <w:tcW w:w="5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744DDB1" w14:textId="502ACE7E"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7F97822" w14:textId="77777777" w:rsidR="008E1CF1" w:rsidRPr="008E1CF1" w:rsidRDefault="008E1CF1" w:rsidP="0004272C">
            <w:pPr>
              <w:jc w:val="center"/>
              <w:rPr>
                <w:sz w:val="16"/>
                <w:szCs w:val="16"/>
              </w:rPr>
            </w:pPr>
            <w:r w:rsidRPr="008E1CF1">
              <w:rPr>
                <w:sz w:val="16"/>
                <w:szCs w:val="16"/>
              </w:rPr>
              <w:t>wire</w:t>
            </w:r>
          </w:p>
        </w:tc>
        <w:tc>
          <w:tcPr>
            <w:tcW w:w="138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882B054" w14:textId="77777777" w:rsidR="008E1CF1" w:rsidRPr="008E1CF1" w:rsidRDefault="008E1CF1" w:rsidP="0004272C">
            <w:pPr>
              <w:jc w:val="center"/>
              <w:rPr>
                <w:sz w:val="16"/>
                <w:szCs w:val="16"/>
              </w:rPr>
            </w:pPr>
          </w:p>
        </w:tc>
      </w:tr>
      <w:tr w:rsidR="00267D0A" w:rsidRPr="008E1CF1" w14:paraId="509165B9" w14:textId="422C926E" w:rsidTr="008E2B6E">
        <w:tc>
          <w:tcPr>
            <w:tcW w:w="1923"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E8C4B1" w14:textId="25CBA5B0" w:rsidR="008E1CF1" w:rsidRPr="008E1CF1" w:rsidRDefault="008E1CF1" w:rsidP="008E1CF1">
            <w:pPr>
              <w:rPr>
                <w:sz w:val="16"/>
                <w:szCs w:val="16"/>
              </w:rPr>
            </w:pPr>
            <w:r w:rsidRPr="008E1CF1">
              <w:rPr>
                <w:sz w:val="16"/>
                <w:szCs w:val="16"/>
              </w:rPr>
              <w:t>scan_rst_n</w:t>
            </w:r>
          </w:p>
        </w:tc>
        <w:tc>
          <w:tcPr>
            <w:tcW w:w="5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CEADC4" w14:textId="1892242B" w:rsidR="008E1CF1" w:rsidRPr="008E1CF1" w:rsidRDefault="008E1CF1" w:rsidP="008E1CF1">
            <w:pPr>
              <w:rPr>
                <w:sz w:val="16"/>
                <w:szCs w:val="16"/>
              </w:rPr>
            </w:pPr>
            <w:r w:rsidRPr="008E1CF1">
              <w:rPr>
                <w:sz w:val="16"/>
                <w:szCs w:val="16"/>
              </w:rPr>
              <w:t>input</w:t>
            </w:r>
          </w:p>
        </w:tc>
        <w:tc>
          <w:tcPr>
            <w:tcW w:w="11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ED0E85" w14:textId="77777777" w:rsidR="008E1CF1" w:rsidRPr="008E1CF1" w:rsidRDefault="008E1CF1" w:rsidP="0004272C">
            <w:pPr>
              <w:jc w:val="center"/>
              <w:rPr>
                <w:sz w:val="16"/>
                <w:szCs w:val="16"/>
              </w:rPr>
            </w:pPr>
            <w:r w:rsidRPr="008E1CF1">
              <w:rPr>
                <w:sz w:val="16"/>
                <w:szCs w:val="16"/>
              </w:rPr>
              <w:t>wire</w:t>
            </w:r>
          </w:p>
        </w:tc>
        <w:tc>
          <w:tcPr>
            <w:tcW w:w="1383" w:type="pct"/>
            <w:shd w:val="clear" w:color="auto" w:fill="F6F8FA"/>
            <w:vAlign w:val="center"/>
            <w:hideMark/>
          </w:tcPr>
          <w:p w14:paraId="5D52E7BF" w14:textId="77777777" w:rsidR="008E1CF1" w:rsidRPr="008E1CF1" w:rsidRDefault="008E1CF1" w:rsidP="0004272C">
            <w:pPr>
              <w:keepNext/>
              <w:jc w:val="center"/>
              <w:rPr>
                <w:sz w:val="16"/>
                <w:szCs w:val="16"/>
              </w:rPr>
            </w:pPr>
          </w:p>
        </w:tc>
      </w:tr>
    </w:tbl>
    <w:p w14:paraId="60E9E369" w14:textId="51C4D1C5" w:rsidR="001B0459" w:rsidRDefault="00ED2D01" w:rsidP="00655292">
      <w:pPr>
        <w:pStyle w:val="Caption"/>
        <w:jc w:val="center"/>
        <w:rPr>
          <w:rFonts w:asciiTheme="majorHAnsi" w:eastAsiaTheme="majorEastAsia" w:hAnsiTheme="majorHAnsi" w:cstheme="majorBidi"/>
          <w:color w:val="03234B" w:themeColor="text1"/>
          <w:sz w:val="32"/>
          <w:szCs w:val="32"/>
        </w:rPr>
      </w:pPr>
      <w:bookmarkStart w:id="97" w:name="_Toc210989354"/>
      <w:r>
        <w:t>Table</w:t>
      </w:r>
      <w:r w:rsidR="00655292">
        <w:t xml:space="preserve"> </w:t>
      </w:r>
      <w:fldSimple w:instr=" SEQ Tableau \* ARABIC ">
        <w:r w:rsidR="00E27A95">
          <w:rPr>
            <w:noProof/>
          </w:rPr>
          <w:t>19</w:t>
        </w:r>
      </w:fldSimple>
      <w:r w:rsidR="00655292">
        <w:t>: ADSP I/O List</w:t>
      </w:r>
      <w:bookmarkEnd w:id="97"/>
    </w:p>
    <w:p w14:paraId="54364937" w14:textId="38B05CEE" w:rsidR="001B0459" w:rsidRDefault="001B0459" w:rsidP="00FE5B68">
      <w:pPr>
        <w:pStyle w:val="Heading4"/>
      </w:pPr>
      <w:commentRangeStart w:id="98"/>
      <w:r>
        <w:t>ADSP Peculiar Requirements</w:t>
      </w:r>
      <w:commentRangeEnd w:id="98"/>
      <w:r w:rsidR="00FE5B68">
        <w:rPr>
          <w:rStyle w:val="CommentReference"/>
          <w:sz w:val="32"/>
          <w:szCs w:val="32"/>
        </w:rPr>
        <w:commentReference w:id="98"/>
      </w:r>
    </w:p>
    <w:p w14:paraId="6C01B111" w14:textId="77777777" w:rsidR="00D307D7" w:rsidRDefault="00D307D7" w:rsidP="00CA619A"/>
    <w:p w14:paraId="7DF4F01B" w14:textId="08AF1848" w:rsidR="0087208E" w:rsidRPr="00CA619A" w:rsidRDefault="0087208E" w:rsidP="00152C3C">
      <w:pPr>
        <w:pStyle w:val="NoSpacing"/>
      </w:pPr>
      <w:r w:rsidRPr="00CA619A">
        <w:t>[DDS_STBIO1_00</w:t>
      </w:r>
      <w:r>
        <w:t>10</w:t>
      </w:r>
      <w:r w:rsidRPr="00CA619A">
        <w:t>] Definition</w:t>
      </w:r>
      <w:r>
        <w:t>:</w:t>
      </w:r>
    </w:p>
    <w:p w14:paraId="01A227DF" w14:textId="6371F181" w:rsidR="00CA619A" w:rsidRPr="00CA619A" w:rsidRDefault="00CA619A" w:rsidP="00CA619A">
      <w:r w:rsidRPr="00CA619A">
        <w:t>ADSP is responsible for managing signals for the OTP memory H9A_FU_OTPHV_85AL05_23A_MIM5_6ML_ALUCU/2.6.b-00, which are required for its reading, programming and testing procedures</w:t>
      </w:r>
      <w:r w:rsidRPr="56D41BB6">
        <w:t>.</w:t>
      </w:r>
    </w:p>
    <w:p w14:paraId="51465B78" w14:textId="77777777" w:rsidR="00221BDC" w:rsidRDefault="00CA619A" w:rsidP="00CA619A">
      <w:r w:rsidRPr="00CA619A">
        <w:t>The selected OTP memory has a data bit cut size of 640 bits with an 8-bit word size.</w:t>
      </w:r>
    </w:p>
    <w:p w14:paraId="44E03AE0" w14:textId="3D6E7334" w:rsidR="00CA619A" w:rsidRPr="00CA619A" w:rsidRDefault="00CA619A" w:rsidP="00CA619A">
      <w:r w:rsidRPr="00CA619A">
        <w:t>Each data bit is physically redundant to optimize memory yield. Consequently, the OTP memory is organized into 2 banks, each containing 80 addresses of 8-bit size.</w:t>
      </w:r>
    </w:p>
    <w:p w14:paraId="2A09EBE5" w14:textId="3319545E" w:rsidR="002F07BF" w:rsidRPr="00CA619A" w:rsidRDefault="002F07BF" w:rsidP="00152C3C">
      <w:pPr>
        <w:pStyle w:val="NoSpacing"/>
      </w:pPr>
      <w:r w:rsidRPr="00CA619A">
        <w:t>[End]</w:t>
      </w:r>
    </w:p>
    <w:p w14:paraId="45CFEBCE" w14:textId="77777777" w:rsidR="00D307D7" w:rsidRDefault="00D307D7" w:rsidP="00CA619A"/>
    <w:p w14:paraId="65B3386F" w14:textId="77777777" w:rsidR="009A16D8" w:rsidRDefault="009A16D8" w:rsidP="00CA619A"/>
    <w:p w14:paraId="47629F61" w14:textId="77777777" w:rsidR="009A16D8" w:rsidRDefault="009A16D8" w:rsidP="00CA619A"/>
    <w:p w14:paraId="2B5FC213" w14:textId="77777777" w:rsidR="009A16D8" w:rsidRDefault="009A16D8" w:rsidP="00CA619A"/>
    <w:p w14:paraId="67698B61" w14:textId="77777777" w:rsidR="009A16D8" w:rsidRDefault="009A16D8" w:rsidP="00CA619A"/>
    <w:p w14:paraId="0F95ADF2" w14:textId="77777777" w:rsidR="009A16D8" w:rsidRDefault="009A16D8" w:rsidP="00CA619A"/>
    <w:p w14:paraId="3E3E329A" w14:textId="77777777" w:rsidR="009A16D8" w:rsidRDefault="009A16D8" w:rsidP="00CA619A"/>
    <w:p w14:paraId="77875334" w14:textId="77777777" w:rsidR="009A16D8" w:rsidRDefault="009A16D8" w:rsidP="00CA619A"/>
    <w:p w14:paraId="12B10C58" w14:textId="72007B2A" w:rsidR="00CA619A" w:rsidRPr="00CA619A" w:rsidRDefault="00121EAE" w:rsidP="00121EAE">
      <w:pPr>
        <w:pStyle w:val="Heading5"/>
      </w:pPr>
      <w:bookmarkStart w:id="100" w:name="_Toc195605059"/>
      <w:r>
        <w:t xml:space="preserve">OTP </w:t>
      </w:r>
      <w:r w:rsidR="00CA619A" w:rsidRPr="00CA619A">
        <w:t>I/O List</w:t>
      </w:r>
      <w:bookmarkEnd w:id="100"/>
    </w:p>
    <w:p w14:paraId="2D334118" w14:textId="77777777" w:rsidR="00CA619A" w:rsidRPr="00CA619A" w:rsidRDefault="00CA619A" w:rsidP="00CA619A"/>
    <w:p w14:paraId="2255073E" w14:textId="7B57C436" w:rsidR="00CA619A" w:rsidRDefault="00CA619A" w:rsidP="00152C3C">
      <w:pPr>
        <w:pStyle w:val="NoSpacing"/>
      </w:pPr>
      <w:r w:rsidRPr="00CA619A">
        <w:t>[DDS_STBIO1_00</w:t>
      </w:r>
      <w:r w:rsidR="00785CE6">
        <w:t>1</w:t>
      </w:r>
      <w:r w:rsidR="0087208E">
        <w:t>1</w:t>
      </w:r>
      <w:r w:rsidRPr="00CA619A">
        <w:t>] Definition</w:t>
      </w:r>
      <w:r w:rsidR="0087208E">
        <w:t>:</w:t>
      </w:r>
    </w:p>
    <w:p w14:paraId="6117F1E9" w14:textId="77777777" w:rsidR="00121EAE" w:rsidRPr="00CA619A" w:rsidRDefault="00121EAE" w:rsidP="00CA619A"/>
    <w:tbl>
      <w:tblPr>
        <w:tblStyle w:val="TableGrid"/>
        <w:tblW w:w="0" w:type="auto"/>
        <w:tblLook w:val="04A0" w:firstRow="1" w:lastRow="0" w:firstColumn="1" w:lastColumn="0" w:noHBand="0" w:noVBand="1"/>
      </w:tblPr>
      <w:tblGrid>
        <w:gridCol w:w="4542"/>
        <w:gridCol w:w="4906"/>
      </w:tblGrid>
      <w:tr w:rsidR="00CA619A" w:rsidRPr="00CA619A" w14:paraId="0EC47AE4" w14:textId="77777777">
        <w:trPr>
          <w:trHeight w:val="300"/>
        </w:trPr>
        <w:tc>
          <w:tcPr>
            <w:tcW w:w="5440" w:type="dxa"/>
            <w:noWrap/>
            <w:hideMark/>
          </w:tcPr>
          <w:p w14:paraId="3303A0FA" w14:textId="77777777" w:rsidR="00CA619A" w:rsidRPr="00CA619A" w:rsidRDefault="00CA619A" w:rsidP="00CA619A">
            <w:pPr>
              <w:spacing w:line="276" w:lineRule="auto"/>
              <w:rPr>
                <w:b/>
                <w:bCs/>
              </w:rPr>
            </w:pPr>
            <w:r w:rsidRPr="00CA619A">
              <w:rPr>
                <w:b/>
                <w:bCs/>
              </w:rPr>
              <w:t>Pin Name</w:t>
            </w:r>
          </w:p>
        </w:tc>
        <w:tc>
          <w:tcPr>
            <w:tcW w:w="5880" w:type="dxa"/>
            <w:noWrap/>
            <w:hideMark/>
          </w:tcPr>
          <w:p w14:paraId="2D436D4A" w14:textId="77777777" w:rsidR="00CA619A" w:rsidRPr="00CA619A" w:rsidRDefault="00CA619A" w:rsidP="00CA619A">
            <w:pPr>
              <w:spacing w:line="276" w:lineRule="auto"/>
              <w:rPr>
                <w:b/>
              </w:rPr>
            </w:pPr>
            <w:r w:rsidRPr="00CA619A">
              <w:rPr>
                <w:b/>
              </w:rPr>
              <w:t>Function</w:t>
            </w:r>
          </w:p>
        </w:tc>
      </w:tr>
      <w:tr w:rsidR="00CA619A" w:rsidRPr="00CA619A" w14:paraId="4E116C11" w14:textId="77777777">
        <w:trPr>
          <w:trHeight w:val="600"/>
        </w:trPr>
        <w:tc>
          <w:tcPr>
            <w:tcW w:w="5440" w:type="dxa"/>
            <w:noWrap/>
            <w:hideMark/>
          </w:tcPr>
          <w:p w14:paraId="22AB297D" w14:textId="77777777" w:rsidR="00CA619A" w:rsidRPr="00CA619A" w:rsidRDefault="00CA619A" w:rsidP="00CA619A">
            <w:pPr>
              <w:spacing w:line="276" w:lineRule="auto"/>
            </w:pPr>
            <w:r w:rsidRPr="00CA619A">
              <w:t>PDN</w:t>
            </w:r>
          </w:p>
        </w:tc>
        <w:tc>
          <w:tcPr>
            <w:tcW w:w="5880" w:type="dxa"/>
            <w:hideMark/>
          </w:tcPr>
          <w:p w14:paraId="1B635DC7" w14:textId="77777777" w:rsidR="00CA619A" w:rsidRPr="00CA619A" w:rsidRDefault="00CA619A" w:rsidP="00CA619A">
            <w:pPr>
              <w:spacing w:line="276" w:lineRule="auto"/>
            </w:pPr>
            <w:r w:rsidRPr="00CA619A">
              <w:t>Power down command.</w:t>
            </w:r>
            <w:r w:rsidRPr="00CA619A">
              <w:br/>
              <w:t>Memory is in low power mode when PDN is low.</w:t>
            </w:r>
          </w:p>
        </w:tc>
      </w:tr>
      <w:tr w:rsidR="00CA619A" w:rsidRPr="00CA619A" w14:paraId="13FB2CBC" w14:textId="77777777">
        <w:trPr>
          <w:trHeight w:val="300"/>
        </w:trPr>
        <w:tc>
          <w:tcPr>
            <w:tcW w:w="5440" w:type="dxa"/>
            <w:noWrap/>
            <w:hideMark/>
          </w:tcPr>
          <w:p w14:paraId="0D6B9AAD" w14:textId="77777777" w:rsidR="00CA619A" w:rsidRPr="00CA619A" w:rsidRDefault="00CA619A" w:rsidP="00CA619A">
            <w:pPr>
              <w:spacing w:line="276" w:lineRule="auto"/>
            </w:pPr>
            <w:r w:rsidRPr="00CA619A">
              <w:t>A&lt;6:0&gt;</w:t>
            </w:r>
          </w:p>
        </w:tc>
        <w:tc>
          <w:tcPr>
            <w:tcW w:w="5880" w:type="dxa"/>
            <w:noWrap/>
            <w:hideMark/>
          </w:tcPr>
          <w:p w14:paraId="741991CC" w14:textId="77777777" w:rsidR="00CA619A" w:rsidRPr="00CA619A" w:rsidRDefault="00CA619A" w:rsidP="00CA619A">
            <w:pPr>
              <w:spacing w:line="276" w:lineRule="auto"/>
            </w:pPr>
            <w:r w:rsidRPr="00CA619A">
              <w:t>A&lt;6:0&gt; is the word address for read or programming operation</w:t>
            </w:r>
          </w:p>
        </w:tc>
      </w:tr>
      <w:tr w:rsidR="00CA619A" w:rsidRPr="00CA619A" w14:paraId="2ED4AFC5" w14:textId="77777777">
        <w:trPr>
          <w:trHeight w:val="1500"/>
        </w:trPr>
        <w:tc>
          <w:tcPr>
            <w:tcW w:w="5440" w:type="dxa"/>
            <w:noWrap/>
            <w:hideMark/>
          </w:tcPr>
          <w:p w14:paraId="25EFD1E2" w14:textId="77777777" w:rsidR="00CA619A" w:rsidRPr="00CA619A" w:rsidRDefault="00CA619A" w:rsidP="00CA619A">
            <w:pPr>
              <w:spacing w:line="276" w:lineRule="auto"/>
            </w:pPr>
            <w:r w:rsidRPr="00CA619A">
              <w:t>BANKEN&lt;1:0&gt;</w:t>
            </w:r>
          </w:p>
        </w:tc>
        <w:tc>
          <w:tcPr>
            <w:tcW w:w="5880" w:type="dxa"/>
            <w:hideMark/>
          </w:tcPr>
          <w:p w14:paraId="7C539DAB" w14:textId="77777777" w:rsidR="00CA619A" w:rsidRPr="00CA619A" w:rsidRDefault="00CA619A" w:rsidP="00CA619A">
            <w:pPr>
              <w:spacing w:line="276" w:lineRule="auto"/>
            </w:pPr>
            <w:r w:rsidRPr="00CA619A">
              <w:t>Bank selection bits.</w:t>
            </w:r>
            <w:r w:rsidRPr="00CA619A">
              <w:br/>
              <w:t>Used to program and read each bank separately.</w:t>
            </w:r>
            <w:r w:rsidRPr="00CA619A">
              <w:br/>
              <w:t>Or to activate redundancy when reading (2 banks read simultaneously,</w:t>
            </w:r>
            <w:r w:rsidRPr="00CA619A">
              <w:br/>
              <w:t>correction enabled)</w:t>
            </w:r>
          </w:p>
        </w:tc>
      </w:tr>
      <w:tr w:rsidR="00CA619A" w:rsidRPr="00CA619A" w14:paraId="61EFBD8C" w14:textId="77777777">
        <w:trPr>
          <w:trHeight w:val="600"/>
        </w:trPr>
        <w:tc>
          <w:tcPr>
            <w:tcW w:w="5440" w:type="dxa"/>
            <w:noWrap/>
            <w:hideMark/>
          </w:tcPr>
          <w:p w14:paraId="3067DBC7" w14:textId="77777777" w:rsidR="00CA619A" w:rsidRPr="00CA619A" w:rsidRDefault="00CA619A" w:rsidP="00CA619A">
            <w:pPr>
              <w:spacing w:line="276" w:lineRule="auto"/>
            </w:pPr>
            <w:r w:rsidRPr="00CA619A">
              <w:t>BITSEL&lt;2:0&gt;</w:t>
            </w:r>
          </w:p>
        </w:tc>
        <w:tc>
          <w:tcPr>
            <w:tcW w:w="5880" w:type="dxa"/>
            <w:hideMark/>
          </w:tcPr>
          <w:p w14:paraId="1B673883" w14:textId="58943B1E" w:rsidR="00CA619A" w:rsidRPr="00CA619A" w:rsidRDefault="00CA619A" w:rsidP="00CA619A">
            <w:pPr>
              <w:spacing w:line="276" w:lineRule="auto"/>
            </w:pPr>
            <w:r w:rsidRPr="00CA619A">
              <w:t>To define the bit to be programmed in the 8 bit word.</w:t>
            </w:r>
            <w:r w:rsidRPr="00CA619A">
              <w:br/>
              <w:t>Decimal value of (BITSEL&lt;2:0</w:t>
            </w:r>
            <w:r w:rsidRPr="56D41BB6">
              <w:t>&gt;)</w:t>
            </w:r>
          </w:p>
        </w:tc>
      </w:tr>
      <w:tr w:rsidR="00CA619A" w:rsidRPr="00CA619A" w14:paraId="45A8D18A" w14:textId="77777777">
        <w:trPr>
          <w:trHeight w:val="300"/>
        </w:trPr>
        <w:tc>
          <w:tcPr>
            <w:tcW w:w="5440" w:type="dxa"/>
            <w:noWrap/>
            <w:hideMark/>
          </w:tcPr>
          <w:p w14:paraId="45479A65" w14:textId="77777777" w:rsidR="00CA619A" w:rsidRPr="00CA619A" w:rsidRDefault="00CA619A" w:rsidP="00CA619A">
            <w:pPr>
              <w:spacing w:line="276" w:lineRule="auto"/>
            </w:pPr>
            <w:r w:rsidRPr="00CA619A">
              <w:t>SELECTWLBL</w:t>
            </w:r>
          </w:p>
        </w:tc>
        <w:tc>
          <w:tcPr>
            <w:tcW w:w="5880" w:type="dxa"/>
            <w:hideMark/>
          </w:tcPr>
          <w:p w14:paraId="66FAFC2A" w14:textId="77777777" w:rsidR="00CA619A" w:rsidRPr="00CA619A" w:rsidRDefault="00CA619A" w:rsidP="00CA619A">
            <w:pPr>
              <w:spacing w:line="276" w:lineRule="auto"/>
            </w:pPr>
            <w:r w:rsidRPr="00CA619A">
              <w:t>To select antifuse block to be programmed</w:t>
            </w:r>
          </w:p>
        </w:tc>
      </w:tr>
      <w:tr w:rsidR="00CA619A" w:rsidRPr="00CA619A" w14:paraId="3482E10A" w14:textId="77777777">
        <w:trPr>
          <w:trHeight w:val="300"/>
        </w:trPr>
        <w:tc>
          <w:tcPr>
            <w:tcW w:w="5440" w:type="dxa"/>
            <w:noWrap/>
            <w:hideMark/>
          </w:tcPr>
          <w:p w14:paraId="787B85C1" w14:textId="77777777" w:rsidR="00CA619A" w:rsidRPr="00CA619A" w:rsidRDefault="00CA619A" w:rsidP="00CA619A">
            <w:pPr>
              <w:spacing w:line="276" w:lineRule="auto"/>
            </w:pPr>
            <w:r w:rsidRPr="00CA619A">
              <w:t>PRG</w:t>
            </w:r>
          </w:p>
        </w:tc>
        <w:tc>
          <w:tcPr>
            <w:tcW w:w="5880" w:type="dxa"/>
            <w:hideMark/>
          </w:tcPr>
          <w:p w14:paraId="35C72929" w14:textId="77777777" w:rsidR="00CA619A" w:rsidRPr="00CA619A" w:rsidRDefault="00CA619A" w:rsidP="00CA619A">
            <w:pPr>
              <w:spacing w:line="276" w:lineRule="auto"/>
            </w:pPr>
            <w:r w:rsidRPr="00CA619A">
              <w:t>To select programming mode (active high)</w:t>
            </w:r>
          </w:p>
        </w:tc>
      </w:tr>
      <w:tr w:rsidR="00CA619A" w:rsidRPr="00CA619A" w14:paraId="2BDF46F9" w14:textId="77777777">
        <w:trPr>
          <w:trHeight w:val="300"/>
        </w:trPr>
        <w:tc>
          <w:tcPr>
            <w:tcW w:w="5440" w:type="dxa"/>
            <w:noWrap/>
            <w:hideMark/>
          </w:tcPr>
          <w:p w14:paraId="1BFFF9A1" w14:textId="77777777" w:rsidR="00CA619A" w:rsidRPr="00CA619A" w:rsidRDefault="00CA619A" w:rsidP="00CA619A">
            <w:pPr>
              <w:spacing w:line="276" w:lineRule="auto"/>
            </w:pPr>
            <w:r w:rsidRPr="00CA619A">
              <w:t>FUSE</w:t>
            </w:r>
          </w:p>
        </w:tc>
        <w:tc>
          <w:tcPr>
            <w:tcW w:w="5880" w:type="dxa"/>
            <w:hideMark/>
          </w:tcPr>
          <w:p w14:paraId="4618436B" w14:textId="77777777" w:rsidR="00CA619A" w:rsidRPr="00CA619A" w:rsidRDefault="00CA619A" w:rsidP="00CA619A">
            <w:pPr>
              <w:spacing w:line="276" w:lineRule="auto"/>
            </w:pPr>
            <w:r w:rsidRPr="00CA619A">
              <w:t>Fuse command to program bit cell.</w:t>
            </w:r>
          </w:p>
        </w:tc>
      </w:tr>
      <w:tr w:rsidR="00CA619A" w:rsidRPr="00CA619A" w14:paraId="7765000B" w14:textId="77777777">
        <w:trPr>
          <w:trHeight w:val="600"/>
        </w:trPr>
        <w:tc>
          <w:tcPr>
            <w:tcW w:w="5440" w:type="dxa"/>
            <w:noWrap/>
            <w:hideMark/>
          </w:tcPr>
          <w:p w14:paraId="2FB295E6" w14:textId="77777777" w:rsidR="00CA619A" w:rsidRPr="00CA619A" w:rsidRDefault="00CA619A" w:rsidP="00CA619A">
            <w:pPr>
              <w:spacing w:line="276" w:lineRule="auto"/>
            </w:pPr>
            <w:r w:rsidRPr="00CA619A">
              <w:t>TREAD&lt;3:0&gt;</w:t>
            </w:r>
          </w:p>
        </w:tc>
        <w:tc>
          <w:tcPr>
            <w:tcW w:w="5880" w:type="dxa"/>
            <w:hideMark/>
          </w:tcPr>
          <w:p w14:paraId="712D716B" w14:textId="77777777" w:rsidR="00CA619A" w:rsidRPr="00CA619A" w:rsidRDefault="00CA619A" w:rsidP="00CA619A">
            <w:pPr>
              <w:spacing w:line="276" w:lineRule="auto"/>
            </w:pPr>
            <w:r w:rsidRPr="00CA619A">
              <w:t>For read condition trimming (sense current and read voltage).</w:t>
            </w:r>
          </w:p>
        </w:tc>
      </w:tr>
      <w:tr w:rsidR="00CA619A" w:rsidRPr="00CA619A" w14:paraId="5EB3B031" w14:textId="77777777">
        <w:trPr>
          <w:trHeight w:val="300"/>
        </w:trPr>
        <w:tc>
          <w:tcPr>
            <w:tcW w:w="5440" w:type="dxa"/>
            <w:noWrap/>
            <w:hideMark/>
          </w:tcPr>
          <w:p w14:paraId="78BF8EAB" w14:textId="77777777" w:rsidR="00CA619A" w:rsidRPr="00CA619A" w:rsidRDefault="00CA619A" w:rsidP="00CA619A">
            <w:pPr>
              <w:spacing w:line="276" w:lineRule="auto"/>
            </w:pPr>
            <w:r w:rsidRPr="00CA619A">
              <w:t>VREF</w:t>
            </w:r>
          </w:p>
        </w:tc>
        <w:tc>
          <w:tcPr>
            <w:tcW w:w="5880" w:type="dxa"/>
            <w:hideMark/>
          </w:tcPr>
          <w:p w14:paraId="67D12CE1" w14:textId="77777777" w:rsidR="00CA619A" w:rsidRPr="00CA619A" w:rsidRDefault="00CA619A" w:rsidP="00CA619A">
            <w:pPr>
              <w:spacing w:line="276" w:lineRule="auto"/>
            </w:pPr>
            <w:r w:rsidRPr="00CA619A">
              <w:t>Analog 1.25V+/-5% bandgap reference voltage</w:t>
            </w:r>
          </w:p>
        </w:tc>
      </w:tr>
      <w:tr w:rsidR="00CA619A" w:rsidRPr="00CA619A" w14:paraId="0AFF5D2C" w14:textId="77777777">
        <w:trPr>
          <w:trHeight w:val="300"/>
        </w:trPr>
        <w:tc>
          <w:tcPr>
            <w:tcW w:w="5440" w:type="dxa"/>
            <w:noWrap/>
            <w:hideMark/>
          </w:tcPr>
          <w:p w14:paraId="2E7B3CB1" w14:textId="77777777" w:rsidR="00CA619A" w:rsidRPr="00CA619A" w:rsidRDefault="00CA619A" w:rsidP="00CA619A">
            <w:pPr>
              <w:spacing w:line="276" w:lineRule="auto"/>
            </w:pPr>
            <w:r w:rsidRPr="00CA619A">
              <w:t>IREF</w:t>
            </w:r>
          </w:p>
        </w:tc>
        <w:tc>
          <w:tcPr>
            <w:tcW w:w="5880" w:type="dxa"/>
            <w:hideMark/>
          </w:tcPr>
          <w:p w14:paraId="48D41390" w14:textId="77777777" w:rsidR="00CA619A" w:rsidRPr="00CA619A" w:rsidRDefault="00CA619A" w:rsidP="00121EAE">
            <w:pPr>
              <w:keepNext/>
              <w:spacing w:line="276" w:lineRule="auto"/>
            </w:pPr>
            <w:r w:rsidRPr="00CA619A">
              <w:t>Pin requiring external current sink of 10uA+/-30%</w:t>
            </w:r>
          </w:p>
        </w:tc>
      </w:tr>
    </w:tbl>
    <w:p w14:paraId="7BA5947B" w14:textId="72BF458F" w:rsidR="00CA619A" w:rsidRPr="00CA619A" w:rsidRDefault="00ED2D01" w:rsidP="003C331F">
      <w:pPr>
        <w:pStyle w:val="Caption"/>
        <w:jc w:val="center"/>
      </w:pPr>
      <w:bookmarkStart w:id="101" w:name="_Toc210989355"/>
      <w:r>
        <w:t>Table</w:t>
      </w:r>
      <w:r w:rsidR="003C331F">
        <w:t xml:space="preserve"> </w:t>
      </w:r>
      <w:fldSimple w:instr=" SEQ Tableau \* ARABIC ">
        <w:r w:rsidR="00E27A95">
          <w:rPr>
            <w:noProof/>
          </w:rPr>
          <w:t>20</w:t>
        </w:r>
      </w:fldSimple>
      <w:r w:rsidR="003C331F">
        <w:t>: OTP</w:t>
      </w:r>
      <w:r w:rsidR="00121EAE" w:rsidRPr="003861B0">
        <w:t xml:space="preserve"> I/O List</w:t>
      </w:r>
      <w:bookmarkEnd w:id="101"/>
    </w:p>
    <w:p w14:paraId="402E0AC2" w14:textId="35CAFC80" w:rsidR="00D30795" w:rsidRPr="00CA619A" w:rsidRDefault="00D30795" w:rsidP="00152C3C">
      <w:pPr>
        <w:pStyle w:val="NoSpacing"/>
      </w:pPr>
      <w:r w:rsidRPr="00CA619A">
        <w:t>[End]</w:t>
      </w:r>
    </w:p>
    <w:p w14:paraId="65F7D47C" w14:textId="77777777" w:rsidR="00111BA1" w:rsidRPr="009A16D8" w:rsidRDefault="00111BA1" w:rsidP="009A16D8"/>
    <w:p w14:paraId="1A3E3164" w14:textId="77777777" w:rsidR="00CA619A" w:rsidRPr="00CA619A" w:rsidRDefault="00CA619A" w:rsidP="00E63D02">
      <w:pPr>
        <w:pStyle w:val="Heading5"/>
      </w:pPr>
      <w:bookmarkStart w:id="102" w:name="_Toc192068826"/>
      <w:r w:rsidRPr="00CA619A">
        <w:t>Requirements</w:t>
      </w:r>
      <w:bookmarkEnd w:id="102"/>
    </w:p>
    <w:p w14:paraId="5EF982CC" w14:textId="77777777" w:rsidR="00CA619A" w:rsidRPr="00CA619A" w:rsidRDefault="00CA619A" w:rsidP="00CA619A"/>
    <w:p w14:paraId="251BB22A" w14:textId="6B12ABF5" w:rsidR="00CA619A" w:rsidRPr="00CA619A" w:rsidRDefault="00CA619A" w:rsidP="00152C3C">
      <w:pPr>
        <w:pStyle w:val="NoSpacing"/>
      </w:pPr>
      <w:r w:rsidRPr="00CA619A">
        <w:t>[</w:t>
      </w:r>
      <w:r w:rsidR="00785CE6" w:rsidRPr="00CA619A">
        <w:t>DDS_STBIO1_00</w:t>
      </w:r>
      <w:r w:rsidR="00785CE6">
        <w:t>1</w:t>
      </w:r>
      <w:r w:rsidR="0087208E">
        <w:t>2</w:t>
      </w:r>
      <w:r w:rsidRPr="00CA619A">
        <w:t xml:space="preserve">] </w:t>
      </w:r>
      <w:r w:rsidR="006E3A63">
        <w:t>Definition</w:t>
      </w:r>
      <w:r w:rsidRPr="00CA619A">
        <w:t>:</w:t>
      </w:r>
    </w:p>
    <w:p w14:paraId="328EB7DF" w14:textId="30AF8B49" w:rsidR="00CA619A" w:rsidRPr="00CA619A" w:rsidRDefault="008A4E4B" w:rsidP="00CA619A">
      <w:r>
        <w:t xml:space="preserve">There are three routine that the ADSP use to </w:t>
      </w:r>
      <w:r w:rsidR="00833A1D">
        <w:t xml:space="preserve">interact with the OTP memory, which are the </w:t>
      </w:r>
      <w:r w:rsidR="00CA619A" w:rsidRPr="00CA619A">
        <w:t xml:space="preserve">Write, </w:t>
      </w:r>
      <w:r w:rsidR="00DB4BA5">
        <w:t>Boot</w:t>
      </w:r>
      <w:r w:rsidR="00CA619A" w:rsidRPr="00CA619A">
        <w:t xml:space="preserve"> and Test</w:t>
      </w:r>
      <w:r w:rsidR="00833A1D">
        <w:t xml:space="preserve"> routine</w:t>
      </w:r>
      <w:r w:rsidR="00CA619A" w:rsidRPr="00CA619A">
        <w:t>. In</w:t>
      </w:r>
      <w:r w:rsidR="005D429E">
        <w:t xml:space="preserve"> ADSP registers map</w:t>
      </w:r>
      <w:r w:rsidR="00CA619A" w:rsidRPr="00CA619A">
        <w:t xml:space="preserve"> there are 3 </w:t>
      </w:r>
      <w:r w:rsidR="005D429E">
        <w:t>specific bits</w:t>
      </w:r>
      <w:r w:rsidR="00CA619A" w:rsidRPr="00CA619A">
        <w:t xml:space="preserve"> used to trigger th</w:t>
      </w:r>
      <w:r w:rsidR="00C3499E">
        <w:t>ese</w:t>
      </w:r>
      <w:r w:rsidR="00CA619A" w:rsidRPr="00CA619A">
        <w:t xml:space="preserve"> OTP routines:</w:t>
      </w:r>
    </w:p>
    <w:p w14:paraId="52E91187" w14:textId="77777777" w:rsidR="005D429E" w:rsidRPr="00CA619A" w:rsidRDefault="005D429E" w:rsidP="00CA619A"/>
    <w:tbl>
      <w:tblPr>
        <w:tblStyle w:val="TableGrid"/>
        <w:tblW w:w="0" w:type="auto"/>
        <w:jc w:val="center"/>
        <w:tblLook w:val="04A0" w:firstRow="1" w:lastRow="0" w:firstColumn="1" w:lastColumn="0" w:noHBand="0" w:noVBand="1"/>
      </w:tblPr>
      <w:tblGrid>
        <w:gridCol w:w="1233"/>
        <w:gridCol w:w="1501"/>
        <w:gridCol w:w="333"/>
        <w:gridCol w:w="333"/>
        <w:gridCol w:w="333"/>
        <w:gridCol w:w="333"/>
        <w:gridCol w:w="1203"/>
        <w:gridCol w:w="1330"/>
        <w:gridCol w:w="1256"/>
        <w:gridCol w:w="1593"/>
      </w:tblGrid>
      <w:tr w:rsidR="00CA619A" w:rsidRPr="00CA619A" w14:paraId="1BAC9608" w14:textId="77777777" w:rsidTr="004943DB">
        <w:trPr>
          <w:jc w:val="center"/>
        </w:trPr>
        <w:tc>
          <w:tcPr>
            <w:tcW w:w="1280" w:type="dxa"/>
          </w:tcPr>
          <w:p w14:paraId="2830ABD9" w14:textId="77777777" w:rsidR="00CA619A" w:rsidRPr="00CA619A" w:rsidRDefault="00CA619A" w:rsidP="00CA619A">
            <w:pPr>
              <w:spacing w:line="276" w:lineRule="auto"/>
            </w:pPr>
            <w:r w:rsidRPr="00CA619A">
              <w:t>AHB ADDRESS</w:t>
            </w:r>
          </w:p>
        </w:tc>
        <w:tc>
          <w:tcPr>
            <w:tcW w:w="1561" w:type="dxa"/>
          </w:tcPr>
          <w:p w14:paraId="6E3D6265" w14:textId="77777777" w:rsidR="00CA619A" w:rsidRPr="00CA619A" w:rsidRDefault="00CA619A" w:rsidP="00CA619A">
            <w:pPr>
              <w:spacing w:line="276" w:lineRule="auto"/>
            </w:pPr>
            <w:r w:rsidRPr="00CA619A">
              <w:t>AHB REGISTER</w:t>
            </w:r>
          </w:p>
        </w:tc>
        <w:tc>
          <w:tcPr>
            <w:tcW w:w="339" w:type="dxa"/>
          </w:tcPr>
          <w:p w14:paraId="43F4B03B" w14:textId="77777777" w:rsidR="00CA619A" w:rsidRPr="00CA619A" w:rsidRDefault="00CA619A" w:rsidP="00CA619A">
            <w:pPr>
              <w:spacing w:line="276" w:lineRule="auto"/>
            </w:pPr>
            <w:r w:rsidRPr="00CA619A">
              <w:t>7</w:t>
            </w:r>
          </w:p>
        </w:tc>
        <w:tc>
          <w:tcPr>
            <w:tcW w:w="339" w:type="dxa"/>
          </w:tcPr>
          <w:p w14:paraId="1D19A4DF" w14:textId="77777777" w:rsidR="00CA619A" w:rsidRPr="00CA619A" w:rsidRDefault="00CA619A" w:rsidP="00CA619A">
            <w:pPr>
              <w:spacing w:line="276" w:lineRule="auto"/>
            </w:pPr>
            <w:r w:rsidRPr="00CA619A">
              <w:t>6</w:t>
            </w:r>
          </w:p>
        </w:tc>
        <w:tc>
          <w:tcPr>
            <w:tcW w:w="339" w:type="dxa"/>
          </w:tcPr>
          <w:p w14:paraId="7BD6C5E4" w14:textId="77777777" w:rsidR="00CA619A" w:rsidRPr="00CA619A" w:rsidRDefault="00CA619A" w:rsidP="00CA619A">
            <w:pPr>
              <w:spacing w:line="276" w:lineRule="auto"/>
            </w:pPr>
            <w:r w:rsidRPr="00CA619A">
              <w:t>5</w:t>
            </w:r>
          </w:p>
        </w:tc>
        <w:tc>
          <w:tcPr>
            <w:tcW w:w="339" w:type="dxa"/>
          </w:tcPr>
          <w:p w14:paraId="7972B595" w14:textId="77777777" w:rsidR="00CA619A" w:rsidRPr="00CA619A" w:rsidRDefault="00CA619A" w:rsidP="00CA619A">
            <w:pPr>
              <w:spacing w:line="276" w:lineRule="auto"/>
            </w:pPr>
            <w:r w:rsidRPr="00CA619A">
              <w:t>4</w:t>
            </w:r>
          </w:p>
        </w:tc>
        <w:tc>
          <w:tcPr>
            <w:tcW w:w="1250" w:type="dxa"/>
          </w:tcPr>
          <w:p w14:paraId="40AD1BC6" w14:textId="77777777" w:rsidR="00CA619A" w:rsidRPr="00CA619A" w:rsidRDefault="00CA619A" w:rsidP="00CA619A">
            <w:pPr>
              <w:spacing w:line="276" w:lineRule="auto"/>
            </w:pPr>
            <w:r w:rsidRPr="00CA619A">
              <w:t>3</w:t>
            </w:r>
          </w:p>
        </w:tc>
        <w:tc>
          <w:tcPr>
            <w:tcW w:w="1383" w:type="dxa"/>
          </w:tcPr>
          <w:p w14:paraId="4C0F6481" w14:textId="77777777" w:rsidR="00CA619A" w:rsidRPr="00CA619A" w:rsidRDefault="00CA619A" w:rsidP="00CA619A">
            <w:pPr>
              <w:spacing w:line="276" w:lineRule="auto"/>
            </w:pPr>
            <w:r w:rsidRPr="00CA619A">
              <w:t>2</w:t>
            </w:r>
          </w:p>
        </w:tc>
        <w:tc>
          <w:tcPr>
            <w:tcW w:w="1306" w:type="dxa"/>
          </w:tcPr>
          <w:p w14:paraId="058F8015" w14:textId="77777777" w:rsidR="00CA619A" w:rsidRPr="00CA619A" w:rsidRDefault="00CA619A" w:rsidP="00CA619A">
            <w:pPr>
              <w:spacing w:line="276" w:lineRule="auto"/>
            </w:pPr>
            <w:r w:rsidRPr="00CA619A">
              <w:t>1</w:t>
            </w:r>
          </w:p>
        </w:tc>
        <w:tc>
          <w:tcPr>
            <w:tcW w:w="236" w:type="dxa"/>
          </w:tcPr>
          <w:p w14:paraId="6D316996" w14:textId="77777777" w:rsidR="00CA619A" w:rsidRPr="00CA619A" w:rsidRDefault="00CA619A" w:rsidP="00CA619A">
            <w:pPr>
              <w:spacing w:line="276" w:lineRule="auto"/>
            </w:pPr>
            <w:r w:rsidRPr="00CA619A">
              <w:t>0</w:t>
            </w:r>
          </w:p>
        </w:tc>
      </w:tr>
      <w:tr w:rsidR="004943DB" w:rsidRPr="00CA619A" w14:paraId="011DC65E" w14:textId="77777777" w:rsidTr="004943DB">
        <w:trPr>
          <w:jc w:val="center"/>
        </w:trPr>
        <w:tc>
          <w:tcPr>
            <w:tcW w:w="1280" w:type="dxa"/>
          </w:tcPr>
          <w:p w14:paraId="4704722B" w14:textId="77777777" w:rsidR="004943DB" w:rsidRPr="00CA619A" w:rsidRDefault="004943DB" w:rsidP="004943DB">
            <w:pPr>
              <w:spacing w:line="276" w:lineRule="auto"/>
            </w:pPr>
            <w:bookmarkStart w:id="103" w:name="_Hlk198581916"/>
            <w:r w:rsidRPr="00CA619A">
              <w:t>C1E02</w:t>
            </w:r>
          </w:p>
        </w:tc>
        <w:tc>
          <w:tcPr>
            <w:tcW w:w="1561" w:type="dxa"/>
          </w:tcPr>
          <w:p w14:paraId="109CBD7B" w14:textId="77777777" w:rsidR="004943DB" w:rsidRPr="00CA619A" w:rsidRDefault="004943DB" w:rsidP="004943DB">
            <w:pPr>
              <w:spacing w:line="276" w:lineRule="auto"/>
            </w:pPr>
            <w:bookmarkStart w:id="104" w:name="_Hlk198581962"/>
            <w:r w:rsidRPr="00CA619A">
              <w:t>CONTROL_A</w:t>
            </w:r>
            <w:bookmarkEnd w:id="104"/>
          </w:p>
        </w:tc>
        <w:tc>
          <w:tcPr>
            <w:tcW w:w="339" w:type="dxa"/>
          </w:tcPr>
          <w:p w14:paraId="681DD3B3" w14:textId="77777777" w:rsidR="004943DB" w:rsidRPr="00CA619A" w:rsidRDefault="004943DB" w:rsidP="004943DB">
            <w:pPr>
              <w:spacing w:line="276" w:lineRule="auto"/>
            </w:pPr>
            <w:r w:rsidRPr="00CA619A">
              <w:t>//</w:t>
            </w:r>
          </w:p>
        </w:tc>
        <w:tc>
          <w:tcPr>
            <w:tcW w:w="339" w:type="dxa"/>
          </w:tcPr>
          <w:p w14:paraId="5B4F66D2" w14:textId="77777777" w:rsidR="004943DB" w:rsidRPr="00CA619A" w:rsidRDefault="004943DB" w:rsidP="004943DB">
            <w:pPr>
              <w:spacing w:line="276" w:lineRule="auto"/>
            </w:pPr>
            <w:r w:rsidRPr="00CA619A">
              <w:t>//</w:t>
            </w:r>
          </w:p>
        </w:tc>
        <w:tc>
          <w:tcPr>
            <w:tcW w:w="339" w:type="dxa"/>
          </w:tcPr>
          <w:p w14:paraId="10287C9B" w14:textId="77777777" w:rsidR="004943DB" w:rsidRPr="00CA619A" w:rsidRDefault="004943DB" w:rsidP="004943DB">
            <w:pPr>
              <w:spacing w:line="276" w:lineRule="auto"/>
            </w:pPr>
            <w:r w:rsidRPr="00CA619A">
              <w:t>//</w:t>
            </w:r>
          </w:p>
        </w:tc>
        <w:tc>
          <w:tcPr>
            <w:tcW w:w="339" w:type="dxa"/>
          </w:tcPr>
          <w:p w14:paraId="7C40F283" w14:textId="77777777" w:rsidR="004943DB" w:rsidRPr="00CA619A" w:rsidRDefault="004943DB" w:rsidP="004943DB">
            <w:pPr>
              <w:spacing w:line="276" w:lineRule="auto"/>
            </w:pPr>
            <w:r w:rsidRPr="00CA619A">
              <w:t>//</w:t>
            </w:r>
          </w:p>
        </w:tc>
        <w:tc>
          <w:tcPr>
            <w:tcW w:w="1250" w:type="dxa"/>
          </w:tcPr>
          <w:p w14:paraId="62A4923C" w14:textId="77777777" w:rsidR="004943DB" w:rsidRPr="00CA619A" w:rsidRDefault="004943DB" w:rsidP="004943DB">
            <w:pPr>
              <w:spacing w:line="276" w:lineRule="auto"/>
              <w:rPr>
                <w:sz w:val="20"/>
                <w:szCs w:val="20"/>
              </w:rPr>
            </w:pPr>
            <w:r w:rsidRPr="00CA619A">
              <w:rPr>
                <w:sz w:val="20"/>
                <w:szCs w:val="20"/>
              </w:rPr>
              <w:t>OTP_TEST</w:t>
            </w:r>
          </w:p>
        </w:tc>
        <w:tc>
          <w:tcPr>
            <w:tcW w:w="1383" w:type="dxa"/>
          </w:tcPr>
          <w:p w14:paraId="5E8AF15F" w14:textId="77777777" w:rsidR="004943DB" w:rsidRPr="00CA619A" w:rsidRDefault="004943DB" w:rsidP="004943DB">
            <w:pPr>
              <w:spacing w:line="276" w:lineRule="auto"/>
              <w:rPr>
                <w:sz w:val="20"/>
                <w:szCs w:val="20"/>
              </w:rPr>
            </w:pPr>
            <w:r w:rsidRPr="00CA619A">
              <w:rPr>
                <w:sz w:val="20"/>
                <w:szCs w:val="20"/>
              </w:rPr>
              <w:t>OTP_WRITE</w:t>
            </w:r>
          </w:p>
        </w:tc>
        <w:tc>
          <w:tcPr>
            <w:tcW w:w="1306" w:type="dxa"/>
          </w:tcPr>
          <w:p w14:paraId="135AA0BB" w14:textId="1B81EF23" w:rsidR="004943DB" w:rsidRPr="00CA619A" w:rsidRDefault="004943DB" w:rsidP="004943DB">
            <w:pPr>
              <w:spacing w:line="276" w:lineRule="auto"/>
              <w:rPr>
                <w:sz w:val="20"/>
                <w:szCs w:val="20"/>
              </w:rPr>
            </w:pPr>
            <w:r w:rsidRPr="00CA619A">
              <w:rPr>
                <w:sz w:val="20"/>
                <w:szCs w:val="20"/>
              </w:rPr>
              <w:t>OTP_</w:t>
            </w:r>
            <w:r>
              <w:rPr>
                <w:sz w:val="20"/>
                <w:szCs w:val="20"/>
              </w:rPr>
              <w:t>BOOT</w:t>
            </w:r>
          </w:p>
        </w:tc>
        <w:tc>
          <w:tcPr>
            <w:tcW w:w="236" w:type="dxa"/>
          </w:tcPr>
          <w:p w14:paraId="16D4E9E5" w14:textId="0B20D64A" w:rsidR="004943DB" w:rsidRPr="00CA619A" w:rsidRDefault="00C8004D" w:rsidP="004943DB">
            <w:pPr>
              <w:spacing w:line="276" w:lineRule="auto"/>
              <w:rPr>
                <w:sz w:val="20"/>
                <w:szCs w:val="20"/>
              </w:rPr>
            </w:pPr>
            <w:r>
              <w:t>SOFT_RESET</w:t>
            </w:r>
          </w:p>
        </w:tc>
      </w:tr>
    </w:tbl>
    <w:bookmarkEnd w:id="103"/>
    <w:p w14:paraId="6E4FC542" w14:textId="5252519E" w:rsidR="00CA619A" w:rsidRPr="00CA619A" w:rsidRDefault="005D429E" w:rsidP="00CA619A">
      <w:r>
        <w:br/>
      </w:r>
    </w:p>
    <w:p w14:paraId="054F6F44" w14:textId="33C20484" w:rsidR="00CA619A" w:rsidRPr="00CA619A" w:rsidRDefault="00CA619A" w:rsidP="00DA2CD3">
      <w:pPr>
        <w:numPr>
          <w:ilvl w:val="0"/>
          <w:numId w:val="67"/>
        </w:numPr>
      </w:pPr>
      <w:bookmarkStart w:id="105" w:name="_Hlk198580488"/>
      <w:r w:rsidRPr="00CA619A">
        <w:t xml:space="preserve">OTP </w:t>
      </w:r>
      <w:r w:rsidR="00892342">
        <w:t>BOOT</w:t>
      </w:r>
      <w:r w:rsidRPr="00CA619A">
        <w:t xml:space="preserve"> Bit</w:t>
      </w:r>
      <w:bookmarkEnd w:id="105"/>
      <w:r w:rsidRPr="00CA619A">
        <w:t xml:space="preserve"> used to trigger Boot Routine.</w:t>
      </w:r>
    </w:p>
    <w:p w14:paraId="536C2D23" w14:textId="4ED82EC1" w:rsidR="00CA619A" w:rsidRPr="00CA619A" w:rsidRDefault="00CA619A" w:rsidP="00DA2CD3">
      <w:pPr>
        <w:numPr>
          <w:ilvl w:val="0"/>
          <w:numId w:val="67"/>
        </w:numPr>
      </w:pPr>
      <w:bookmarkStart w:id="106" w:name="_Hlk198581139"/>
      <w:r w:rsidRPr="00CA619A">
        <w:t xml:space="preserve">OTP </w:t>
      </w:r>
      <w:r w:rsidR="007B4487">
        <w:t>WRITE</w:t>
      </w:r>
      <w:r w:rsidRPr="00CA619A">
        <w:t xml:space="preserve"> Bit</w:t>
      </w:r>
      <w:bookmarkEnd w:id="106"/>
      <w:r w:rsidRPr="00CA619A">
        <w:t xml:space="preserve"> used to trigger Write routine.</w:t>
      </w:r>
    </w:p>
    <w:p w14:paraId="780C82B6" w14:textId="73DAA313" w:rsidR="00CA619A" w:rsidRPr="00CA619A" w:rsidRDefault="00CA619A" w:rsidP="00DA2CD3">
      <w:pPr>
        <w:numPr>
          <w:ilvl w:val="0"/>
          <w:numId w:val="67"/>
        </w:numPr>
      </w:pPr>
      <w:r w:rsidRPr="00CA619A">
        <w:t xml:space="preserve">OTP </w:t>
      </w:r>
      <w:r w:rsidR="007B4487">
        <w:t>TEST</w:t>
      </w:r>
      <w:r w:rsidRPr="00CA619A">
        <w:t xml:space="preserve">  Bit used to trigger Test routine.</w:t>
      </w:r>
    </w:p>
    <w:p w14:paraId="3707D66B" w14:textId="77777777" w:rsidR="00C3437D" w:rsidRDefault="00C3437D" w:rsidP="002A1924"/>
    <w:p w14:paraId="7E5F30E5" w14:textId="40FEC515" w:rsidR="002A1924" w:rsidRPr="00CA619A" w:rsidRDefault="00C3437D" w:rsidP="002A1924">
      <w:r>
        <w:t>The same register also contain a SOFT_RESET bit</w:t>
      </w:r>
      <w:r w:rsidR="00AF2174">
        <w:t xml:space="preserve"> used to trigger the corresponding soft reset routine.</w:t>
      </w:r>
    </w:p>
    <w:p w14:paraId="4914372B" w14:textId="4CDD5FDE" w:rsidR="00CA619A" w:rsidRPr="00CA619A" w:rsidRDefault="00CA619A" w:rsidP="00152C3C">
      <w:pPr>
        <w:pStyle w:val="NoSpacing"/>
      </w:pPr>
      <w:r w:rsidRPr="00CA619A">
        <w:t>[End]</w:t>
      </w:r>
    </w:p>
    <w:p w14:paraId="2861897C" w14:textId="77777777" w:rsidR="00861702" w:rsidRPr="00CA619A" w:rsidRDefault="00861702" w:rsidP="00152C3C">
      <w:pPr>
        <w:pStyle w:val="NoSpacing"/>
      </w:pPr>
    </w:p>
    <w:p w14:paraId="6DE9B42F" w14:textId="77777777" w:rsidR="00590B24" w:rsidRPr="00CA619A" w:rsidRDefault="00590B24" w:rsidP="00152C3C">
      <w:pPr>
        <w:pStyle w:val="NoSpacing"/>
      </w:pPr>
    </w:p>
    <w:p w14:paraId="279546FD" w14:textId="19E830A0" w:rsidR="00CA619A" w:rsidRPr="00CA619A" w:rsidRDefault="00CA619A" w:rsidP="00152C3C">
      <w:pPr>
        <w:pStyle w:val="NoSpacing"/>
      </w:pPr>
      <w:r w:rsidRPr="00CA619A">
        <w:t>[</w:t>
      </w:r>
      <w:r w:rsidR="00785CE6" w:rsidRPr="00CA619A">
        <w:t>DDS_STBIO1_00</w:t>
      </w:r>
      <w:r w:rsidR="00785CE6">
        <w:t>1</w:t>
      </w:r>
      <w:r w:rsidR="0087208E">
        <w:t>3</w:t>
      </w:r>
      <w:r w:rsidRPr="00CA619A">
        <w:t xml:space="preserve">] </w:t>
      </w:r>
      <w:r w:rsidR="00785392">
        <w:t>Requirement</w:t>
      </w:r>
      <w:r w:rsidRPr="00CA619A">
        <w:t>:</w:t>
      </w:r>
    </w:p>
    <w:p w14:paraId="24D10DA3" w14:textId="44CBCC10" w:rsidR="00CA619A" w:rsidRPr="00CA619A" w:rsidRDefault="00CA619A" w:rsidP="00CA619A">
      <w:r w:rsidRPr="00CA619A">
        <w:t xml:space="preserve">To move OTP signal, ADSP </w:t>
      </w:r>
      <w:r w:rsidR="00497467">
        <w:t xml:space="preserve">shall </w:t>
      </w:r>
      <w:r w:rsidR="007F091C" w:rsidRPr="00CA619A">
        <w:t>writes</w:t>
      </w:r>
      <w:r w:rsidRPr="00CA619A">
        <w:t xml:space="preserve"> new value in a </w:t>
      </w:r>
      <w:r w:rsidR="00B42AB3">
        <w:t>r</w:t>
      </w:r>
      <w:r w:rsidRPr="00CA619A">
        <w:t>e</w:t>
      </w:r>
      <w:r w:rsidR="00F62D85">
        <w:t>g</w:t>
      </w:r>
      <w:r w:rsidRPr="00CA619A">
        <w:t>bank by AHB protocol.</w:t>
      </w:r>
    </w:p>
    <w:tbl>
      <w:tblPr>
        <w:tblStyle w:val="TableGrid"/>
        <w:tblW w:w="0" w:type="auto"/>
        <w:tblLook w:val="04A0" w:firstRow="1" w:lastRow="0" w:firstColumn="1" w:lastColumn="0" w:noHBand="0" w:noVBand="1"/>
      </w:tblPr>
      <w:tblGrid>
        <w:gridCol w:w="2056"/>
        <w:gridCol w:w="2057"/>
        <w:gridCol w:w="970"/>
        <w:gridCol w:w="834"/>
        <w:gridCol w:w="598"/>
        <w:gridCol w:w="2057"/>
        <w:gridCol w:w="876"/>
      </w:tblGrid>
      <w:tr w:rsidR="00CA619A" w:rsidRPr="00CA619A" w14:paraId="3DEF8146" w14:textId="77777777" w:rsidTr="00D30795">
        <w:trPr>
          <w:trHeight w:val="300"/>
        </w:trPr>
        <w:tc>
          <w:tcPr>
            <w:tcW w:w="2032" w:type="dxa"/>
            <w:noWrap/>
            <w:hideMark/>
          </w:tcPr>
          <w:p w14:paraId="0304E2C3" w14:textId="77777777" w:rsidR="00CA619A" w:rsidRPr="00CA619A" w:rsidRDefault="00CA619A" w:rsidP="00CA619A">
            <w:pPr>
              <w:spacing w:line="276" w:lineRule="auto"/>
              <w:rPr>
                <w:b/>
              </w:rPr>
            </w:pPr>
            <w:r w:rsidRPr="00CA619A">
              <w:rPr>
                <w:b/>
              </w:rPr>
              <w:t>Register Name</w:t>
            </w:r>
          </w:p>
        </w:tc>
        <w:tc>
          <w:tcPr>
            <w:tcW w:w="2032" w:type="dxa"/>
            <w:noWrap/>
            <w:hideMark/>
          </w:tcPr>
          <w:p w14:paraId="6D7BFD52" w14:textId="77777777" w:rsidR="00CA619A" w:rsidRPr="00CA619A" w:rsidRDefault="00CA619A" w:rsidP="00CA619A">
            <w:pPr>
              <w:spacing w:line="276" w:lineRule="auto"/>
              <w:rPr>
                <w:b/>
              </w:rPr>
            </w:pPr>
            <w:r w:rsidRPr="00CA619A">
              <w:rPr>
                <w:b/>
              </w:rPr>
              <w:t>Register Title</w:t>
            </w:r>
          </w:p>
        </w:tc>
        <w:tc>
          <w:tcPr>
            <w:tcW w:w="959" w:type="dxa"/>
            <w:noWrap/>
            <w:hideMark/>
          </w:tcPr>
          <w:p w14:paraId="48B2329E" w14:textId="77777777" w:rsidR="00CA619A" w:rsidRPr="00CA619A" w:rsidRDefault="00CA619A" w:rsidP="00CA619A">
            <w:pPr>
              <w:spacing w:line="276" w:lineRule="auto"/>
              <w:rPr>
                <w:b/>
              </w:rPr>
            </w:pPr>
            <w:r w:rsidRPr="00CA619A">
              <w:rPr>
                <w:b/>
              </w:rPr>
              <w:t>Address Offset</w:t>
            </w:r>
          </w:p>
        </w:tc>
        <w:tc>
          <w:tcPr>
            <w:tcW w:w="825" w:type="dxa"/>
            <w:noWrap/>
            <w:hideMark/>
          </w:tcPr>
          <w:p w14:paraId="774CC3AB" w14:textId="77777777" w:rsidR="00CA619A" w:rsidRPr="00CA619A" w:rsidRDefault="00CA619A" w:rsidP="00CA619A">
            <w:pPr>
              <w:spacing w:line="276" w:lineRule="auto"/>
              <w:rPr>
                <w:b/>
              </w:rPr>
            </w:pPr>
            <w:r w:rsidRPr="00CA619A">
              <w:rPr>
                <w:b/>
              </w:rPr>
              <w:t>Reset value</w:t>
            </w:r>
          </w:p>
        </w:tc>
        <w:tc>
          <w:tcPr>
            <w:tcW w:w="662" w:type="dxa"/>
            <w:noWrap/>
            <w:hideMark/>
          </w:tcPr>
          <w:p w14:paraId="56FB6304" w14:textId="77777777" w:rsidR="00CA619A" w:rsidRPr="00CA619A" w:rsidRDefault="00CA619A" w:rsidP="00CA619A">
            <w:pPr>
              <w:spacing w:line="276" w:lineRule="auto"/>
              <w:rPr>
                <w:b/>
                <w:bCs/>
              </w:rPr>
            </w:pPr>
            <w:r w:rsidRPr="00CA619A">
              <w:rPr>
                <w:b/>
                <w:bCs/>
              </w:rPr>
              <w:t>Bits</w:t>
            </w:r>
          </w:p>
        </w:tc>
        <w:tc>
          <w:tcPr>
            <w:tcW w:w="2032" w:type="dxa"/>
            <w:noWrap/>
            <w:hideMark/>
          </w:tcPr>
          <w:p w14:paraId="05127FE0" w14:textId="77777777" w:rsidR="00CA619A" w:rsidRPr="00CA619A" w:rsidRDefault="00CA619A" w:rsidP="00CA619A">
            <w:pPr>
              <w:spacing w:line="276" w:lineRule="auto"/>
              <w:rPr>
                <w:b/>
              </w:rPr>
            </w:pPr>
            <w:r w:rsidRPr="00CA619A">
              <w:rPr>
                <w:b/>
              </w:rPr>
              <w:t>Field name</w:t>
            </w:r>
          </w:p>
        </w:tc>
        <w:tc>
          <w:tcPr>
            <w:tcW w:w="906" w:type="dxa"/>
            <w:noWrap/>
            <w:hideMark/>
          </w:tcPr>
          <w:p w14:paraId="31C06BAC" w14:textId="77777777" w:rsidR="00CA619A" w:rsidRPr="00CA619A" w:rsidRDefault="00CA619A" w:rsidP="00CA619A">
            <w:pPr>
              <w:spacing w:line="276" w:lineRule="auto"/>
              <w:rPr>
                <w:b/>
                <w:bCs/>
              </w:rPr>
            </w:pPr>
            <w:r w:rsidRPr="00CA619A">
              <w:rPr>
                <w:b/>
                <w:bCs/>
              </w:rPr>
              <w:t>Access</w:t>
            </w:r>
          </w:p>
        </w:tc>
      </w:tr>
      <w:tr w:rsidR="00CA619A" w:rsidRPr="00CA619A" w14:paraId="3F62365E" w14:textId="77777777" w:rsidTr="00D30795">
        <w:trPr>
          <w:trHeight w:val="300"/>
        </w:trPr>
        <w:tc>
          <w:tcPr>
            <w:tcW w:w="2032" w:type="dxa"/>
            <w:hideMark/>
          </w:tcPr>
          <w:p w14:paraId="283F2177" w14:textId="77777777" w:rsidR="00CA619A" w:rsidRPr="00CA619A" w:rsidRDefault="00CA619A" w:rsidP="00CA619A">
            <w:pPr>
              <w:spacing w:line="276" w:lineRule="auto"/>
            </w:pPr>
            <w:r w:rsidRPr="00CA619A">
              <w:t>OTP_PDN</w:t>
            </w:r>
          </w:p>
        </w:tc>
        <w:tc>
          <w:tcPr>
            <w:tcW w:w="2032" w:type="dxa"/>
            <w:hideMark/>
          </w:tcPr>
          <w:p w14:paraId="18F38D34" w14:textId="77777777" w:rsidR="00CA619A" w:rsidRPr="00CA619A" w:rsidRDefault="00CA619A" w:rsidP="00CA619A">
            <w:pPr>
              <w:spacing w:line="276" w:lineRule="auto"/>
            </w:pPr>
            <w:r w:rsidRPr="00CA619A">
              <w:t>OTP_PDN register</w:t>
            </w:r>
          </w:p>
        </w:tc>
        <w:tc>
          <w:tcPr>
            <w:tcW w:w="959" w:type="dxa"/>
            <w:noWrap/>
            <w:hideMark/>
          </w:tcPr>
          <w:p w14:paraId="527CB57E" w14:textId="77777777" w:rsidR="00CA619A" w:rsidRPr="00CA619A" w:rsidRDefault="00CA619A" w:rsidP="00CA619A">
            <w:pPr>
              <w:spacing w:line="276" w:lineRule="auto"/>
            </w:pPr>
            <w:r w:rsidRPr="00CA619A">
              <w:t>0xc9000</w:t>
            </w:r>
          </w:p>
        </w:tc>
        <w:tc>
          <w:tcPr>
            <w:tcW w:w="825" w:type="dxa"/>
            <w:noWrap/>
            <w:hideMark/>
          </w:tcPr>
          <w:p w14:paraId="154B860E" w14:textId="77777777" w:rsidR="00CA619A" w:rsidRPr="00CA619A" w:rsidRDefault="00CA619A" w:rsidP="00CA619A">
            <w:pPr>
              <w:spacing w:line="276" w:lineRule="auto"/>
            </w:pPr>
            <w:r w:rsidRPr="00CA619A">
              <w:t>0x0000</w:t>
            </w:r>
          </w:p>
        </w:tc>
        <w:tc>
          <w:tcPr>
            <w:tcW w:w="662" w:type="dxa"/>
            <w:noWrap/>
            <w:hideMark/>
          </w:tcPr>
          <w:p w14:paraId="0D62946A" w14:textId="77777777" w:rsidR="00CA619A" w:rsidRPr="00CA619A" w:rsidRDefault="00CA619A" w:rsidP="00CA619A">
            <w:pPr>
              <w:spacing w:line="276" w:lineRule="auto"/>
            </w:pPr>
            <w:r w:rsidRPr="00CA619A">
              <w:t>0</w:t>
            </w:r>
          </w:p>
        </w:tc>
        <w:tc>
          <w:tcPr>
            <w:tcW w:w="2032" w:type="dxa"/>
            <w:noWrap/>
            <w:hideMark/>
          </w:tcPr>
          <w:p w14:paraId="19E46B5F" w14:textId="77777777" w:rsidR="00CA619A" w:rsidRPr="00CA619A" w:rsidRDefault="00CA619A" w:rsidP="00CA619A">
            <w:pPr>
              <w:spacing w:line="276" w:lineRule="auto"/>
            </w:pPr>
            <w:r w:rsidRPr="00CA619A">
              <w:t>OTP_PDN</w:t>
            </w:r>
          </w:p>
        </w:tc>
        <w:tc>
          <w:tcPr>
            <w:tcW w:w="906" w:type="dxa"/>
            <w:noWrap/>
            <w:hideMark/>
          </w:tcPr>
          <w:p w14:paraId="6AF7CC36" w14:textId="77777777" w:rsidR="00CA619A" w:rsidRPr="00CA619A" w:rsidRDefault="00CA619A" w:rsidP="00CA619A">
            <w:pPr>
              <w:spacing w:line="276" w:lineRule="auto"/>
            </w:pPr>
            <w:r w:rsidRPr="00CA619A">
              <w:t>RW</w:t>
            </w:r>
          </w:p>
        </w:tc>
      </w:tr>
      <w:tr w:rsidR="00CA619A" w:rsidRPr="00CA619A" w14:paraId="1472EBCC" w14:textId="77777777" w:rsidTr="00D30795">
        <w:trPr>
          <w:trHeight w:val="300"/>
        </w:trPr>
        <w:tc>
          <w:tcPr>
            <w:tcW w:w="2032" w:type="dxa"/>
            <w:hideMark/>
          </w:tcPr>
          <w:p w14:paraId="35CC8CA4" w14:textId="77777777" w:rsidR="00CA619A" w:rsidRPr="00CA619A" w:rsidRDefault="00CA619A" w:rsidP="00CA619A">
            <w:pPr>
              <w:spacing w:line="276" w:lineRule="auto"/>
            </w:pPr>
            <w:r w:rsidRPr="00CA619A">
              <w:t>OTP_A</w:t>
            </w:r>
          </w:p>
        </w:tc>
        <w:tc>
          <w:tcPr>
            <w:tcW w:w="2032" w:type="dxa"/>
            <w:hideMark/>
          </w:tcPr>
          <w:p w14:paraId="033C36EA" w14:textId="77777777" w:rsidR="00CA619A" w:rsidRPr="00CA619A" w:rsidRDefault="00CA619A" w:rsidP="00CA619A">
            <w:pPr>
              <w:spacing w:line="276" w:lineRule="auto"/>
            </w:pPr>
            <w:r w:rsidRPr="00CA619A">
              <w:t>OTP_A register</w:t>
            </w:r>
          </w:p>
        </w:tc>
        <w:tc>
          <w:tcPr>
            <w:tcW w:w="959" w:type="dxa"/>
            <w:noWrap/>
            <w:hideMark/>
          </w:tcPr>
          <w:p w14:paraId="38135F7D" w14:textId="77777777" w:rsidR="00CA619A" w:rsidRPr="00CA619A" w:rsidRDefault="00CA619A" w:rsidP="00CA619A">
            <w:pPr>
              <w:spacing w:line="276" w:lineRule="auto"/>
            </w:pPr>
            <w:r w:rsidRPr="00CA619A">
              <w:t>0x c9004</w:t>
            </w:r>
          </w:p>
        </w:tc>
        <w:tc>
          <w:tcPr>
            <w:tcW w:w="825" w:type="dxa"/>
            <w:noWrap/>
            <w:hideMark/>
          </w:tcPr>
          <w:p w14:paraId="5A4305E5" w14:textId="77777777" w:rsidR="00CA619A" w:rsidRPr="00CA619A" w:rsidRDefault="00CA619A" w:rsidP="00CA619A">
            <w:pPr>
              <w:spacing w:line="276" w:lineRule="auto"/>
            </w:pPr>
            <w:r w:rsidRPr="00CA619A">
              <w:t>0x0000</w:t>
            </w:r>
          </w:p>
        </w:tc>
        <w:tc>
          <w:tcPr>
            <w:tcW w:w="662" w:type="dxa"/>
            <w:noWrap/>
            <w:hideMark/>
          </w:tcPr>
          <w:p w14:paraId="5845F79C" w14:textId="77777777" w:rsidR="00CA619A" w:rsidRPr="00CA619A" w:rsidRDefault="00CA619A" w:rsidP="00CA619A">
            <w:pPr>
              <w:spacing w:line="276" w:lineRule="auto"/>
            </w:pPr>
            <w:r w:rsidRPr="00CA619A">
              <w:t>6:0</w:t>
            </w:r>
          </w:p>
        </w:tc>
        <w:tc>
          <w:tcPr>
            <w:tcW w:w="2032" w:type="dxa"/>
            <w:noWrap/>
            <w:hideMark/>
          </w:tcPr>
          <w:p w14:paraId="0F38F836" w14:textId="77777777" w:rsidR="00CA619A" w:rsidRPr="00CA619A" w:rsidRDefault="00CA619A" w:rsidP="00CA619A">
            <w:pPr>
              <w:spacing w:line="276" w:lineRule="auto"/>
            </w:pPr>
            <w:r w:rsidRPr="00CA619A">
              <w:t>OTP_A</w:t>
            </w:r>
          </w:p>
        </w:tc>
        <w:tc>
          <w:tcPr>
            <w:tcW w:w="906" w:type="dxa"/>
            <w:noWrap/>
            <w:hideMark/>
          </w:tcPr>
          <w:p w14:paraId="1796EF9C" w14:textId="77777777" w:rsidR="00CA619A" w:rsidRPr="00CA619A" w:rsidRDefault="00CA619A" w:rsidP="00CA619A">
            <w:pPr>
              <w:spacing w:line="276" w:lineRule="auto"/>
            </w:pPr>
            <w:r w:rsidRPr="00CA619A">
              <w:t>RW</w:t>
            </w:r>
          </w:p>
        </w:tc>
      </w:tr>
      <w:tr w:rsidR="00CA619A" w:rsidRPr="00CA619A" w14:paraId="1A0EBAA9" w14:textId="77777777" w:rsidTr="00D30795">
        <w:trPr>
          <w:trHeight w:val="300"/>
        </w:trPr>
        <w:tc>
          <w:tcPr>
            <w:tcW w:w="2032" w:type="dxa"/>
            <w:hideMark/>
          </w:tcPr>
          <w:p w14:paraId="17CCA676" w14:textId="77777777" w:rsidR="00CA619A" w:rsidRPr="00CA619A" w:rsidRDefault="00CA619A" w:rsidP="00CA619A">
            <w:pPr>
              <w:spacing w:line="276" w:lineRule="auto"/>
            </w:pPr>
            <w:r w:rsidRPr="00CA619A">
              <w:t>OTP_BANKEN</w:t>
            </w:r>
          </w:p>
        </w:tc>
        <w:tc>
          <w:tcPr>
            <w:tcW w:w="2032" w:type="dxa"/>
            <w:hideMark/>
          </w:tcPr>
          <w:p w14:paraId="211ABCEF" w14:textId="77777777" w:rsidR="00CA619A" w:rsidRPr="00CA619A" w:rsidRDefault="00CA619A" w:rsidP="00CA619A">
            <w:pPr>
              <w:spacing w:line="276" w:lineRule="auto"/>
            </w:pPr>
            <w:r w:rsidRPr="00CA619A">
              <w:t>OTP_BANKEN register</w:t>
            </w:r>
          </w:p>
        </w:tc>
        <w:tc>
          <w:tcPr>
            <w:tcW w:w="959" w:type="dxa"/>
            <w:noWrap/>
            <w:hideMark/>
          </w:tcPr>
          <w:p w14:paraId="19CEDBEB" w14:textId="77777777" w:rsidR="00CA619A" w:rsidRPr="00CA619A" w:rsidRDefault="00CA619A" w:rsidP="00CA619A">
            <w:pPr>
              <w:spacing w:line="276" w:lineRule="auto"/>
            </w:pPr>
            <w:r w:rsidRPr="00CA619A">
              <w:t>0x c9008</w:t>
            </w:r>
          </w:p>
        </w:tc>
        <w:tc>
          <w:tcPr>
            <w:tcW w:w="825" w:type="dxa"/>
            <w:noWrap/>
            <w:hideMark/>
          </w:tcPr>
          <w:p w14:paraId="2FD7779A" w14:textId="77777777" w:rsidR="00CA619A" w:rsidRPr="00CA619A" w:rsidRDefault="00CA619A" w:rsidP="00CA619A">
            <w:pPr>
              <w:spacing w:line="276" w:lineRule="auto"/>
            </w:pPr>
            <w:r w:rsidRPr="00CA619A">
              <w:t>0x0000</w:t>
            </w:r>
          </w:p>
        </w:tc>
        <w:tc>
          <w:tcPr>
            <w:tcW w:w="662" w:type="dxa"/>
            <w:noWrap/>
            <w:hideMark/>
          </w:tcPr>
          <w:p w14:paraId="78140F61" w14:textId="77777777" w:rsidR="00CA619A" w:rsidRPr="00CA619A" w:rsidRDefault="00CA619A" w:rsidP="00CA619A">
            <w:pPr>
              <w:spacing w:line="276" w:lineRule="auto"/>
            </w:pPr>
            <w:r w:rsidRPr="00CA619A">
              <w:t>1:0</w:t>
            </w:r>
          </w:p>
        </w:tc>
        <w:tc>
          <w:tcPr>
            <w:tcW w:w="2032" w:type="dxa"/>
            <w:noWrap/>
            <w:hideMark/>
          </w:tcPr>
          <w:p w14:paraId="349F0489" w14:textId="77777777" w:rsidR="00CA619A" w:rsidRPr="00CA619A" w:rsidRDefault="00CA619A" w:rsidP="00CA619A">
            <w:pPr>
              <w:spacing w:line="276" w:lineRule="auto"/>
            </w:pPr>
            <w:r w:rsidRPr="00CA619A">
              <w:t>OTP_BANKEN</w:t>
            </w:r>
          </w:p>
        </w:tc>
        <w:tc>
          <w:tcPr>
            <w:tcW w:w="906" w:type="dxa"/>
            <w:noWrap/>
            <w:hideMark/>
          </w:tcPr>
          <w:p w14:paraId="537DBED4" w14:textId="77777777" w:rsidR="00CA619A" w:rsidRPr="00CA619A" w:rsidRDefault="00CA619A" w:rsidP="00CA619A">
            <w:pPr>
              <w:spacing w:line="276" w:lineRule="auto"/>
            </w:pPr>
            <w:r w:rsidRPr="00CA619A">
              <w:t>RW</w:t>
            </w:r>
          </w:p>
        </w:tc>
      </w:tr>
      <w:tr w:rsidR="00CA619A" w:rsidRPr="00CA619A" w14:paraId="33157153" w14:textId="77777777" w:rsidTr="00D30795">
        <w:trPr>
          <w:trHeight w:val="300"/>
        </w:trPr>
        <w:tc>
          <w:tcPr>
            <w:tcW w:w="2032" w:type="dxa"/>
            <w:hideMark/>
          </w:tcPr>
          <w:p w14:paraId="421BB199" w14:textId="77777777" w:rsidR="00CA619A" w:rsidRPr="00CA619A" w:rsidRDefault="00CA619A" w:rsidP="00CA619A">
            <w:pPr>
              <w:spacing w:line="276" w:lineRule="auto"/>
            </w:pPr>
            <w:r w:rsidRPr="00CA619A">
              <w:t>OTP_BITSEL</w:t>
            </w:r>
          </w:p>
        </w:tc>
        <w:tc>
          <w:tcPr>
            <w:tcW w:w="2032" w:type="dxa"/>
            <w:hideMark/>
          </w:tcPr>
          <w:p w14:paraId="3B790A02" w14:textId="77777777" w:rsidR="00CA619A" w:rsidRPr="00CA619A" w:rsidRDefault="00CA619A" w:rsidP="00CA619A">
            <w:pPr>
              <w:spacing w:line="276" w:lineRule="auto"/>
            </w:pPr>
            <w:r w:rsidRPr="00CA619A">
              <w:t>OTP_BITSEL register</w:t>
            </w:r>
          </w:p>
        </w:tc>
        <w:tc>
          <w:tcPr>
            <w:tcW w:w="959" w:type="dxa"/>
            <w:noWrap/>
            <w:hideMark/>
          </w:tcPr>
          <w:p w14:paraId="2D81B6E2" w14:textId="77777777" w:rsidR="00CA619A" w:rsidRPr="00CA619A" w:rsidRDefault="00CA619A" w:rsidP="00CA619A">
            <w:pPr>
              <w:spacing w:line="276" w:lineRule="auto"/>
            </w:pPr>
            <w:r w:rsidRPr="00CA619A">
              <w:t>0x c900C</w:t>
            </w:r>
          </w:p>
        </w:tc>
        <w:tc>
          <w:tcPr>
            <w:tcW w:w="825" w:type="dxa"/>
            <w:noWrap/>
            <w:hideMark/>
          </w:tcPr>
          <w:p w14:paraId="6451D2DE" w14:textId="77777777" w:rsidR="00CA619A" w:rsidRPr="00CA619A" w:rsidRDefault="00CA619A" w:rsidP="00CA619A">
            <w:pPr>
              <w:spacing w:line="276" w:lineRule="auto"/>
            </w:pPr>
            <w:r w:rsidRPr="00CA619A">
              <w:t>0x0000</w:t>
            </w:r>
          </w:p>
        </w:tc>
        <w:tc>
          <w:tcPr>
            <w:tcW w:w="662" w:type="dxa"/>
            <w:noWrap/>
            <w:hideMark/>
          </w:tcPr>
          <w:p w14:paraId="32137587" w14:textId="77777777" w:rsidR="00CA619A" w:rsidRPr="00CA619A" w:rsidRDefault="00CA619A" w:rsidP="00CA619A">
            <w:pPr>
              <w:spacing w:line="276" w:lineRule="auto"/>
            </w:pPr>
            <w:r w:rsidRPr="00CA619A">
              <w:t>2:0</w:t>
            </w:r>
          </w:p>
        </w:tc>
        <w:tc>
          <w:tcPr>
            <w:tcW w:w="2032" w:type="dxa"/>
            <w:noWrap/>
            <w:hideMark/>
          </w:tcPr>
          <w:p w14:paraId="2F907E95" w14:textId="77777777" w:rsidR="00CA619A" w:rsidRPr="00CA619A" w:rsidRDefault="00CA619A" w:rsidP="00CA619A">
            <w:pPr>
              <w:spacing w:line="276" w:lineRule="auto"/>
            </w:pPr>
            <w:r w:rsidRPr="00CA619A">
              <w:t>OTP_BITSEL</w:t>
            </w:r>
          </w:p>
        </w:tc>
        <w:tc>
          <w:tcPr>
            <w:tcW w:w="906" w:type="dxa"/>
            <w:noWrap/>
            <w:hideMark/>
          </w:tcPr>
          <w:p w14:paraId="5554D8FE" w14:textId="77777777" w:rsidR="00CA619A" w:rsidRPr="00CA619A" w:rsidRDefault="00CA619A" w:rsidP="00CA619A">
            <w:pPr>
              <w:spacing w:line="276" w:lineRule="auto"/>
            </w:pPr>
            <w:r w:rsidRPr="00CA619A">
              <w:t>RW</w:t>
            </w:r>
          </w:p>
        </w:tc>
      </w:tr>
      <w:tr w:rsidR="00CA619A" w:rsidRPr="00CA619A" w14:paraId="10A600FE" w14:textId="77777777" w:rsidTr="00D30795">
        <w:trPr>
          <w:trHeight w:val="300"/>
        </w:trPr>
        <w:tc>
          <w:tcPr>
            <w:tcW w:w="2032" w:type="dxa"/>
            <w:hideMark/>
          </w:tcPr>
          <w:p w14:paraId="58A949F4" w14:textId="77777777" w:rsidR="00CA619A" w:rsidRPr="00CA619A" w:rsidRDefault="00CA619A" w:rsidP="00CA619A">
            <w:pPr>
              <w:spacing w:line="276" w:lineRule="auto"/>
            </w:pPr>
            <w:r w:rsidRPr="00CA619A">
              <w:t>OTP_SELECTWLBL</w:t>
            </w:r>
          </w:p>
        </w:tc>
        <w:tc>
          <w:tcPr>
            <w:tcW w:w="2032" w:type="dxa"/>
            <w:hideMark/>
          </w:tcPr>
          <w:p w14:paraId="7186F672" w14:textId="77777777" w:rsidR="00CA619A" w:rsidRPr="00CA619A" w:rsidRDefault="00CA619A" w:rsidP="00CA619A">
            <w:pPr>
              <w:spacing w:line="276" w:lineRule="auto"/>
            </w:pPr>
            <w:r w:rsidRPr="00CA619A">
              <w:t>OTP_SELECTWLBL register</w:t>
            </w:r>
          </w:p>
        </w:tc>
        <w:tc>
          <w:tcPr>
            <w:tcW w:w="959" w:type="dxa"/>
            <w:noWrap/>
            <w:hideMark/>
          </w:tcPr>
          <w:p w14:paraId="61A96754" w14:textId="77777777" w:rsidR="00CA619A" w:rsidRPr="00CA619A" w:rsidRDefault="00CA619A" w:rsidP="00CA619A">
            <w:pPr>
              <w:spacing w:line="276" w:lineRule="auto"/>
            </w:pPr>
            <w:r w:rsidRPr="00CA619A">
              <w:t>0x c9010</w:t>
            </w:r>
          </w:p>
        </w:tc>
        <w:tc>
          <w:tcPr>
            <w:tcW w:w="825" w:type="dxa"/>
            <w:noWrap/>
            <w:hideMark/>
          </w:tcPr>
          <w:p w14:paraId="3AEDDB5B" w14:textId="77777777" w:rsidR="00CA619A" w:rsidRPr="00CA619A" w:rsidRDefault="00CA619A" w:rsidP="00CA619A">
            <w:pPr>
              <w:spacing w:line="276" w:lineRule="auto"/>
            </w:pPr>
            <w:r w:rsidRPr="00CA619A">
              <w:t>0x0000</w:t>
            </w:r>
          </w:p>
        </w:tc>
        <w:tc>
          <w:tcPr>
            <w:tcW w:w="662" w:type="dxa"/>
            <w:noWrap/>
            <w:hideMark/>
          </w:tcPr>
          <w:p w14:paraId="520503BB" w14:textId="77777777" w:rsidR="00CA619A" w:rsidRPr="00CA619A" w:rsidRDefault="00CA619A" w:rsidP="00CA619A">
            <w:pPr>
              <w:spacing w:line="276" w:lineRule="auto"/>
            </w:pPr>
            <w:r w:rsidRPr="00CA619A">
              <w:t>0</w:t>
            </w:r>
          </w:p>
        </w:tc>
        <w:tc>
          <w:tcPr>
            <w:tcW w:w="2032" w:type="dxa"/>
            <w:noWrap/>
            <w:hideMark/>
          </w:tcPr>
          <w:p w14:paraId="256CF653" w14:textId="77777777" w:rsidR="00CA619A" w:rsidRPr="00CA619A" w:rsidRDefault="00CA619A" w:rsidP="00CA619A">
            <w:pPr>
              <w:spacing w:line="276" w:lineRule="auto"/>
            </w:pPr>
            <w:r w:rsidRPr="00CA619A">
              <w:t>OTP_SELECTWLBL</w:t>
            </w:r>
          </w:p>
        </w:tc>
        <w:tc>
          <w:tcPr>
            <w:tcW w:w="906" w:type="dxa"/>
            <w:noWrap/>
            <w:hideMark/>
          </w:tcPr>
          <w:p w14:paraId="60329C60" w14:textId="77777777" w:rsidR="00CA619A" w:rsidRPr="00CA619A" w:rsidRDefault="00CA619A" w:rsidP="00CA619A">
            <w:pPr>
              <w:spacing w:line="276" w:lineRule="auto"/>
            </w:pPr>
            <w:r w:rsidRPr="00CA619A">
              <w:t>RW</w:t>
            </w:r>
          </w:p>
        </w:tc>
      </w:tr>
      <w:tr w:rsidR="00CA619A" w:rsidRPr="00CA619A" w14:paraId="257B31CB" w14:textId="77777777" w:rsidTr="00D30795">
        <w:trPr>
          <w:trHeight w:val="300"/>
        </w:trPr>
        <w:tc>
          <w:tcPr>
            <w:tcW w:w="2032" w:type="dxa"/>
            <w:hideMark/>
          </w:tcPr>
          <w:p w14:paraId="4B80DC40" w14:textId="77777777" w:rsidR="00CA619A" w:rsidRPr="00CA619A" w:rsidRDefault="00CA619A" w:rsidP="00CA619A">
            <w:pPr>
              <w:spacing w:line="276" w:lineRule="auto"/>
            </w:pPr>
            <w:r w:rsidRPr="00CA619A">
              <w:t>OTP_PRG</w:t>
            </w:r>
          </w:p>
        </w:tc>
        <w:tc>
          <w:tcPr>
            <w:tcW w:w="2032" w:type="dxa"/>
            <w:hideMark/>
          </w:tcPr>
          <w:p w14:paraId="298E6422" w14:textId="77777777" w:rsidR="00CA619A" w:rsidRPr="00CA619A" w:rsidRDefault="00CA619A" w:rsidP="00CA619A">
            <w:pPr>
              <w:spacing w:line="276" w:lineRule="auto"/>
            </w:pPr>
            <w:r w:rsidRPr="00CA619A">
              <w:t>OTP_PRG register</w:t>
            </w:r>
          </w:p>
        </w:tc>
        <w:tc>
          <w:tcPr>
            <w:tcW w:w="959" w:type="dxa"/>
            <w:noWrap/>
            <w:hideMark/>
          </w:tcPr>
          <w:p w14:paraId="56A440DF" w14:textId="77777777" w:rsidR="00CA619A" w:rsidRPr="00CA619A" w:rsidRDefault="00CA619A" w:rsidP="00CA619A">
            <w:pPr>
              <w:spacing w:line="276" w:lineRule="auto"/>
            </w:pPr>
            <w:r w:rsidRPr="00CA619A">
              <w:t>0x c9014</w:t>
            </w:r>
          </w:p>
        </w:tc>
        <w:tc>
          <w:tcPr>
            <w:tcW w:w="825" w:type="dxa"/>
            <w:noWrap/>
            <w:hideMark/>
          </w:tcPr>
          <w:p w14:paraId="765980A7" w14:textId="77777777" w:rsidR="00CA619A" w:rsidRPr="00CA619A" w:rsidRDefault="00CA619A" w:rsidP="00CA619A">
            <w:pPr>
              <w:spacing w:line="276" w:lineRule="auto"/>
            </w:pPr>
            <w:r w:rsidRPr="00CA619A">
              <w:t>0x0000</w:t>
            </w:r>
          </w:p>
        </w:tc>
        <w:tc>
          <w:tcPr>
            <w:tcW w:w="662" w:type="dxa"/>
            <w:noWrap/>
            <w:hideMark/>
          </w:tcPr>
          <w:p w14:paraId="62A9781C" w14:textId="77777777" w:rsidR="00CA619A" w:rsidRPr="00CA619A" w:rsidRDefault="00CA619A" w:rsidP="00CA619A">
            <w:pPr>
              <w:spacing w:line="276" w:lineRule="auto"/>
            </w:pPr>
            <w:r w:rsidRPr="00CA619A">
              <w:t>0</w:t>
            </w:r>
          </w:p>
        </w:tc>
        <w:tc>
          <w:tcPr>
            <w:tcW w:w="2032" w:type="dxa"/>
            <w:noWrap/>
            <w:hideMark/>
          </w:tcPr>
          <w:p w14:paraId="1A71A450" w14:textId="77777777" w:rsidR="00CA619A" w:rsidRPr="00CA619A" w:rsidRDefault="00CA619A" w:rsidP="00CA619A">
            <w:pPr>
              <w:spacing w:line="276" w:lineRule="auto"/>
            </w:pPr>
            <w:r w:rsidRPr="00CA619A">
              <w:t>OTP_PRG</w:t>
            </w:r>
          </w:p>
        </w:tc>
        <w:tc>
          <w:tcPr>
            <w:tcW w:w="906" w:type="dxa"/>
            <w:noWrap/>
            <w:hideMark/>
          </w:tcPr>
          <w:p w14:paraId="14B9583F" w14:textId="77777777" w:rsidR="00CA619A" w:rsidRPr="00CA619A" w:rsidRDefault="00CA619A" w:rsidP="00CA619A">
            <w:pPr>
              <w:spacing w:line="276" w:lineRule="auto"/>
            </w:pPr>
            <w:r w:rsidRPr="00CA619A">
              <w:t>RW</w:t>
            </w:r>
          </w:p>
        </w:tc>
      </w:tr>
      <w:tr w:rsidR="00CA619A" w:rsidRPr="00CA619A" w14:paraId="2A661373" w14:textId="77777777" w:rsidTr="00D30795">
        <w:trPr>
          <w:trHeight w:val="300"/>
        </w:trPr>
        <w:tc>
          <w:tcPr>
            <w:tcW w:w="2032" w:type="dxa"/>
            <w:hideMark/>
          </w:tcPr>
          <w:p w14:paraId="02320879" w14:textId="77777777" w:rsidR="00CA619A" w:rsidRPr="00CA619A" w:rsidRDefault="00CA619A" w:rsidP="00CA619A">
            <w:pPr>
              <w:spacing w:line="276" w:lineRule="auto"/>
            </w:pPr>
            <w:r w:rsidRPr="00CA619A">
              <w:t>OTP_FUSE</w:t>
            </w:r>
          </w:p>
        </w:tc>
        <w:tc>
          <w:tcPr>
            <w:tcW w:w="2032" w:type="dxa"/>
            <w:hideMark/>
          </w:tcPr>
          <w:p w14:paraId="547BC79F" w14:textId="77777777" w:rsidR="00CA619A" w:rsidRPr="00CA619A" w:rsidRDefault="00CA619A" w:rsidP="00CA619A">
            <w:pPr>
              <w:spacing w:line="276" w:lineRule="auto"/>
            </w:pPr>
            <w:r w:rsidRPr="00CA619A">
              <w:t>OTP_FUSE register</w:t>
            </w:r>
          </w:p>
        </w:tc>
        <w:tc>
          <w:tcPr>
            <w:tcW w:w="959" w:type="dxa"/>
            <w:noWrap/>
            <w:hideMark/>
          </w:tcPr>
          <w:p w14:paraId="2BA60B69" w14:textId="77777777" w:rsidR="00CA619A" w:rsidRPr="00CA619A" w:rsidRDefault="00CA619A" w:rsidP="00CA619A">
            <w:pPr>
              <w:spacing w:line="276" w:lineRule="auto"/>
            </w:pPr>
            <w:r w:rsidRPr="00CA619A">
              <w:t>0x c9018</w:t>
            </w:r>
          </w:p>
        </w:tc>
        <w:tc>
          <w:tcPr>
            <w:tcW w:w="825" w:type="dxa"/>
            <w:noWrap/>
            <w:hideMark/>
          </w:tcPr>
          <w:p w14:paraId="1C109429" w14:textId="77777777" w:rsidR="00CA619A" w:rsidRPr="00CA619A" w:rsidRDefault="00CA619A" w:rsidP="00CA619A">
            <w:pPr>
              <w:spacing w:line="276" w:lineRule="auto"/>
            </w:pPr>
            <w:r w:rsidRPr="00CA619A">
              <w:t>0x0000</w:t>
            </w:r>
          </w:p>
        </w:tc>
        <w:tc>
          <w:tcPr>
            <w:tcW w:w="662" w:type="dxa"/>
            <w:noWrap/>
            <w:hideMark/>
          </w:tcPr>
          <w:p w14:paraId="4310BAA4" w14:textId="77777777" w:rsidR="00CA619A" w:rsidRPr="00CA619A" w:rsidRDefault="00CA619A" w:rsidP="00CA619A">
            <w:pPr>
              <w:spacing w:line="276" w:lineRule="auto"/>
            </w:pPr>
            <w:r w:rsidRPr="00CA619A">
              <w:t>0</w:t>
            </w:r>
          </w:p>
        </w:tc>
        <w:tc>
          <w:tcPr>
            <w:tcW w:w="2032" w:type="dxa"/>
            <w:noWrap/>
            <w:hideMark/>
          </w:tcPr>
          <w:p w14:paraId="73D505EF" w14:textId="77777777" w:rsidR="00CA619A" w:rsidRPr="00CA619A" w:rsidRDefault="00CA619A" w:rsidP="00CA619A">
            <w:pPr>
              <w:spacing w:line="276" w:lineRule="auto"/>
            </w:pPr>
            <w:r w:rsidRPr="00CA619A">
              <w:t>OTP_FUSE</w:t>
            </w:r>
          </w:p>
        </w:tc>
        <w:tc>
          <w:tcPr>
            <w:tcW w:w="906" w:type="dxa"/>
            <w:noWrap/>
            <w:hideMark/>
          </w:tcPr>
          <w:p w14:paraId="4E51924B" w14:textId="77777777" w:rsidR="00CA619A" w:rsidRPr="00CA619A" w:rsidRDefault="00CA619A" w:rsidP="00CA619A">
            <w:pPr>
              <w:spacing w:line="276" w:lineRule="auto"/>
            </w:pPr>
            <w:r w:rsidRPr="00CA619A">
              <w:t>RW</w:t>
            </w:r>
          </w:p>
        </w:tc>
      </w:tr>
      <w:tr w:rsidR="00CA619A" w:rsidRPr="00CA619A" w14:paraId="1CCAC40F" w14:textId="77777777" w:rsidTr="00D30795">
        <w:trPr>
          <w:trHeight w:val="259"/>
        </w:trPr>
        <w:tc>
          <w:tcPr>
            <w:tcW w:w="2032" w:type="dxa"/>
            <w:hideMark/>
          </w:tcPr>
          <w:p w14:paraId="2904F234" w14:textId="77777777" w:rsidR="00CA619A" w:rsidRPr="00CA619A" w:rsidRDefault="00CA619A" w:rsidP="00CA619A">
            <w:pPr>
              <w:spacing w:line="276" w:lineRule="auto"/>
            </w:pPr>
            <w:r w:rsidRPr="00CA619A">
              <w:t>OTP_TREAD</w:t>
            </w:r>
          </w:p>
        </w:tc>
        <w:tc>
          <w:tcPr>
            <w:tcW w:w="2032" w:type="dxa"/>
            <w:hideMark/>
          </w:tcPr>
          <w:p w14:paraId="3DCC7D0C" w14:textId="77777777" w:rsidR="00CA619A" w:rsidRPr="00CA619A" w:rsidRDefault="00CA619A" w:rsidP="00CA619A">
            <w:pPr>
              <w:spacing w:line="276" w:lineRule="auto"/>
            </w:pPr>
            <w:r w:rsidRPr="00CA619A">
              <w:t>OTP_TREAD register</w:t>
            </w:r>
          </w:p>
        </w:tc>
        <w:tc>
          <w:tcPr>
            <w:tcW w:w="959" w:type="dxa"/>
            <w:noWrap/>
            <w:hideMark/>
          </w:tcPr>
          <w:p w14:paraId="68E60C20" w14:textId="77777777" w:rsidR="00CA619A" w:rsidRPr="00CA619A" w:rsidRDefault="00CA619A" w:rsidP="00CA619A">
            <w:pPr>
              <w:spacing w:line="276" w:lineRule="auto"/>
            </w:pPr>
            <w:r w:rsidRPr="00CA619A">
              <w:t>0x c9020</w:t>
            </w:r>
          </w:p>
        </w:tc>
        <w:tc>
          <w:tcPr>
            <w:tcW w:w="825" w:type="dxa"/>
            <w:noWrap/>
            <w:hideMark/>
          </w:tcPr>
          <w:p w14:paraId="5C6C0E80" w14:textId="77777777" w:rsidR="00CA619A" w:rsidRPr="00CA619A" w:rsidRDefault="00CA619A" w:rsidP="00CA619A">
            <w:pPr>
              <w:spacing w:line="276" w:lineRule="auto"/>
            </w:pPr>
            <w:r w:rsidRPr="00CA619A">
              <w:t>0x08</w:t>
            </w:r>
          </w:p>
        </w:tc>
        <w:tc>
          <w:tcPr>
            <w:tcW w:w="662" w:type="dxa"/>
            <w:noWrap/>
            <w:hideMark/>
          </w:tcPr>
          <w:p w14:paraId="38752D67" w14:textId="77777777" w:rsidR="00CA619A" w:rsidRPr="00CA619A" w:rsidRDefault="00CA619A" w:rsidP="00CA619A">
            <w:pPr>
              <w:spacing w:line="276" w:lineRule="auto"/>
            </w:pPr>
            <w:r w:rsidRPr="00CA619A">
              <w:t>3:0</w:t>
            </w:r>
          </w:p>
        </w:tc>
        <w:tc>
          <w:tcPr>
            <w:tcW w:w="2032" w:type="dxa"/>
            <w:noWrap/>
            <w:hideMark/>
          </w:tcPr>
          <w:p w14:paraId="025B8749" w14:textId="77777777" w:rsidR="00CA619A" w:rsidRPr="00CA619A" w:rsidRDefault="00CA619A" w:rsidP="00CA619A">
            <w:pPr>
              <w:spacing w:line="276" w:lineRule="auto"/>
            </w:pPr>
            <w:r w:rsidRPr="00CA619A">
              <w:t>OTP_TREAD</w:t>
            </w:r>
          </w:p>
        </w:tc>
        <w:tc>
          <w:tcPr>
            <w:tcW w:w="906" w:type="dxa"/>
            <w:noWrap/>
            <w:hideMark/>
          </w:tcPr>
          <w:p w14:paraId="0C61BE36" w14:textId="77777777" w:rsidR="00CA619A" w:rsidRPr="00CA619A" w:rsidRDefault="00CA619A" w:rsidP="00CA619A">
            <w:pPr>
              <w:spacing w:line="276" w:lineRule="auto"/>
            </w:pPr>
            <w:r w:rsidRPr="00CA619A">
              <w:t>RW</w:t>
            </w:r>
          </w:p>
        </w:tc>
      </w:tr>
      <w:tr w:rsidR="00CA619A" w:rsidRPr="00CA619A" w14:paraId="0AB4E9D0" w14:textId="77777777" w:rsidTr="00D30795">
        <w:trPr>
          <w:trHeight w:val="300"/>
        </w:trPr>
        <w:tc>
          <w:tcPr>
            <w:tcW w:w="2032" w:type="dxa"/>
            <w:hideMark/>
          </w:tcPr>
          <w:p w14:paraId="29D044E3" w14:textId="77777777" w:rsidR="00CA619A" w:rsidRPr="00CA619A" w:rsidRDefault="00CA619A" w:rsidP="00CA619A">
            <w:pPr>
              <w:spacing w:line="276" w:lineRule="auto"/>
            </w:pPr>
            <w:r w:rsidRPr="00CA619A">
              <w:t>OTP_D</w:t>
            </w:r>
          </w:p>
        </w:tc>
        <w:tc>
          <w:tcPr>
            <w:tcW w:w="2032" w:type="dxa"/>
            <w:hideMark/>
          </w:tcPr>
          <w:p w14:paraId="35EF9411" w14:textId="77777777" w:rsidR="00CA619A" w:rsidRPr="00CA619A" w:rsidRDefault="00CA619A" w:rsidP="00CA619A">
            <w:pPr>
              <w:spacing w:line="276" w:lineRule="auto"/>
            </w:pPr>
            <w:r w:rsidRPr="00CA619A">
              <w:t>OTP_D register</w:t>
            </w:r>
          </w:p>
        </w:tc>
        <w:tc>
          <w:tcPr>
            <w:tcW w:w="959" w:type="dxa"/>
            <w:noWrap/>
            <w:hideMark/>
          </w:tcPr>
          <w:p w14:paraId="431018F8" w14:textId="77777777" w:rsidR="00CA619A" w:rsidRPr="00CA619A" w:rsidRDefault="00CA619A" w:rsidP="00CA619A">
            <w:pPr>
              <w:spacing w:line="276" w:lineRule="auto"/>
            </w:pPr>
            <w:r w:rsidRPr="00CA619A">
              <w:t>0x c9024</w:t>
            </w:r>
          </w:p>
        </w:tc>
        <w:tc>
          <w:tcPr>
            <w:tcW w:w="825" w:type="dxa"/>
            <w:noWrap/>
            <w:hideMark/>
          </w:tcPr>
          <w:p w14:paraId="5B9ABA82" w14:textId="77777777" w:rsidR="00CA619A" w:rsidRPr="00CA619A" w:rsidRDefault="00CA619A" w:rsidP="00CA619A">
            <w:pPr>
              <w:spacing w:line="276" w:lineRule="auto"/>
            </w:pPr>
            <w:r w:rsidRPr="00CA619A">
              <w:t>0x0000</w:t>
            </w:r>
          </w:p>
        </w:tc>
        <w:tc>
          <w:tcPr>
            <w:tcW w:w="662" w:type="dxa"/>
            <w:noWrap/>
            <w:hideMark/>
          </w:tcPr>
          <w:p w14:paraId="59F1F3F4" w14:textId="77777777" w:rsidR="00CA619A" w:rsidRPr="00CA619A" w:rsidRDefault="00CA619A" w:rsidP="00CA619A">
            <w:pPr>
              <w:spacing w:line="276" w:lineRule="auto"/>
            </w:pPr>
            <w:r w:rsidRPr="00CA619A">
              <w:t>7:0</w:t>
            </w:r>
          </w:p>
        </w:tc>
        <w:tc>
          <w:tcPr>
            <w:tcW w:w="2032" w:type="dxa"/>
            <w:noWrap/>
            <w:hideMark/>
          </w:tcPr>
          <w:p w14:paraId="3228B29B" w14:textId="77777777" w:rsidR="00CA619A" w:rsidRPr="00CA619A" w:rsidRDefault="00CA619A" w:rsidP="00CA619A">
            <w:pPr>
              <w:spacing w:line="276" w:lineRule="auto"/>
            </w:pPr>
            <w:r w:rsidRPr="00CA619A">
              <w:t>OTP_D</w:t>
            </w:r>
          </w:p>
        </w:tc>
        <w:tc>
          <w:tcPr>
            <w:tcW w:w="906" w:type="dxa"/>
            <w:noWrap/>
            <w:hideMark/>
          </w:tcPr>
          <w:p w14:paraId="5E58AB6A" w14:textId="77777777" w:rsidR="00CA619A" w:rsidRPr="00CA619A" w:rsidRDefault="00CA619A" w:rsidP="00CA619A">
            <w:pPr>
              <w:spacing w:line="276" w:lineRule="auto"/>
            </w:pPr>
            <w:r w:rsidRPr="00CA619A">
              <w:t>R</w:t>
            </w:r>
          </w:p>
        </w:tc>
      </w:tr>
      <w:tr w:rsidR="00CA619A" w:rsidRPr="00CA619A" w14:paraId="29D60E61" w14:textId="77777777" w:rsidTr="00D30795">
        <w:trPr>
          <w:trHeight w:val="300"/>
        </w:trPr>
        <w:tc>
          <w:tcPr>
            <w:tcW w:w="2032" w:type="dxa"/>
            <w:hideMark/>
          </w:tcPr>
          <w:p w14:paraId="597A7E0B" w14:textId="77777777" w:rsidR="00CA619A" w:rsidRPr="00CA619A" w:rsidRDefault="00CA619A" w:rsidP="00CA619A">
            <w:pPr>
              <w:spacing w:line="276" w:lineRule="auto"/>
            </w:pPr>
            <w:r w:rsidRPr="00CA619A">
              <w:t>OTP_IREF_WAKEUP</w:t>
            </w:r>
          </w:p>
        </w:tc>
        <w:tc>
          <w:tcPr>
            <w:tcW w:w="2032" w:type="dxa"/>
            <w:hideMark/>
          </w:tcPr>
          <w:p w14:paraId="4B424FA6" w14:textId="77777777" w:rsidR="00CA619A" w:rsidRPr="00CA619A" w:rsidRDefault="00CA619A" w:rsidP="00CA619A">
            <w:pPr>
              <w:spacing w:line="276" w:lineRule="auto"/>
            </w:pPr>
            <w:r w:rsidRPr="00CA619A">
              <w:t>OTP_IREF_WAKEUP register</w:t>
            </w:r>
          </w:p>
        </w:tc>
        <w:tc>
          <w:tcPr>
            <w:tcW w:w="959" w:type="dxa"/>
            <w:noWrap/>
            <w:hideMark/>
          </w:tcPr>
          <w:p w14:paraId="49F68379" w14:textId="77777777" w:rsidR="00CA619A" w:rsidRPr="00CA619A" w:rsidRDefault="00CA619A" w:rsidP="00CA619A">
            <w:pPr>
              <w:spacing w:line="276" w:lineRule="auto"/>
            </w:pPr>
            <w:r w:rsidRPr="00CA619A">
              <w:t>0x c9028</w:t>
            </w:r>
          </w:p>
        </w:tc>
        <w:tc>
          <w:tcPr>
            <w:tcW w:w="825" w:type="dxa"/>
            <w:noWrap/>
            <w:hideMark/>
          </w:tcPr>
          <w:p w14:paraId="111E8F94" w14:textId="77777777" w:rsidR="00CA619A" w:rsidRPr="00CA619A" w:rsidRDefault="00CA619A" w:rsidP="00CA619A">
            <w:pPr>
              <w:spacing w:line="276" w:lineRule="auto"/>
            </w:pPr>
            <w:r w:rsidRPr="00CA619A">
              <w:t>0x0000</w:t>
            </w:r>
          </w:p>
        </w:tc>
        <w:tc>
          <w:tcPr>
            <w:tcW w:w="662" w:type="dxa"/>
            <w:noWrap/>
            <w:hideMark/>
          </w:tcPr>
          <w:p w14:paraId="5C76D357" w14:textId="77777777" w:rsidR="00CA619A" w:rsidRPr="00CA619A" w:rsidRDefault="00CA619A" w:rsidP="00CA619A">
            <w:pPr>
              <w:spacing w:line="276" w:lineRule="auto"/>
            </w:pPr>
            <w:r w:rsidRPr="00CA619A">
              <w:t>0</w:t>
            </w:r>
          </w:p>
        </w:tc>
        <w:tc>
          <w:tcPr>
            <w:tcW w:w="2032" w:type="dxa"/>
            <w:noWrap/>
            <w:hideMark/>
          </w:tcPr>
          <w:p w14:paraId="5596A1BF" w14:textId="77777777" w:rsidR="00CA619A" w:rsidRPr="00CA619A" w:rsidRDefault="00CA619A" w:rsidP="00CA619A">
            <w:pPr>
              <w:spacing w:line="276" w:lineRule="auto"/>
            </w:pPr>
            <w:r w:rsidRPr="00CA619A">
              <w:t>OTP_IREF_WAKEUP</w:t>
            </w:r>
          </w:p>
        </w:tc>
        <w:tc>
          <w:tcPr>
            <w:tcW w:w="906" w:type="dxa"/>
            <w:noWrap/>
            <w:hideMark/>
          </w:tcPr>
          <w:p w14:paraId="0EC800DE" w14:textId="77777777" w:rsidR="00CA619A" w:rsidRPr="00CA619A" w:rsidRDefault="00CA619A" w:rsidP="00CA619A">
            <w:pPr>
              <w:spacing w:line="276" w:lineRule="auto"/>
            </w:pPr>
            <w:r w:rsidRPr="00CA619A">
              <w:t>RW</w:t>
            </w:r>
          </w:p>
        </w:tc>
      </w:tr>
      <w:tr w:rsidR="00CA619A" w:rsidRPr="00CA619A" w14:paraId="2DE32A3F" w14:textId="77777777" w:rsidTr="00D30795">
        <w:trPr>
          <w:trHeight w:val="300"/>
        </w:trPr>
        <w:tc>
          <w:tcPr>
            <w:tcW w:w="2032" w:type="dxa"/>
            <w:hideMark/>
          </w:tcPr>
          <w:p w14:paraId="13F26EE4" w14:textId="77777777" w:rsidR="00CA619A" w:rsidRPr="00CA619A" w:rsidRDefault="00CA619A" w:rsidP="00CA619A">
            <w:pPr>
              <w:spacing w:line="276" w:lineRule="auto"/>
            </w:pPr>
            <w:r w:rsidRPr="00CA619A">
              <w:t>OTP_D_TEST</w:t>
            </w:r>
          </w:p>
        </w:tc>
        <w:tc>
          <w:tcPr>
            <w:tcW w:w="2032" w:type="dxa"/>
            <w:hideMark/>
          </w:tcPr>
          <w:p w14:paraId="5694D786" w14:textId="77777777" w:rsidR="00CA619A" w:rsidRPr="00CA619A" w:rsidRDefault="00CA619A" w:rsidP="00CA619A">
            <w:pPr>
              <w:spacing w:line="276" w:lineRule="auto"/>
            </w:pPr>
            <w:r w:rsidRPr="00CA619A">
              <w:t>OTP_D_TEST register</w:t>
            </w:r>
          </w:p>
        </w:tc>
        <w:tc>
          <w:tcPr>
            <w:tcW w:w="959" w:type="dxa"/>
            <w:noWrap/>
            <w:hideMark/>
          </w:tcPr>
          <w:p w14:paraId="271D2073" w14:textId="77777777" w:rsidR="00CA619A" w:rsidRPr="00CA619A" w:rsidRDefault="00CA619A" w:rsidP="00CA619A">
            <w:pPr>
              <w:spacing w:line="276" w:lineRule="auto"/>
            </w:pPr>
            <w:r w:rsidRPr="00CA619A">
              <w:t>0x c902C</w:t>
            </w:r>
          </w:p>
        </w:tc>
        <w:tc>
          <w:tcPr>
            <w:tcW w:w="825" w:type="dxa"/>
            <w:noWrap/>
            <w:hideMark/>
          </w:tcPr>
          <w:p w14:paraId="23729D6B" w14:textId="77777777" w:rsidR="00CA619A" w:rsidRPr="00CA619A" w:rsidRDefault="00CA619A" w:rsidP="00CA619A">
            <w:pPr>
              <w:spacing w:line="276" w:lineRule="auto"/>
            </w:pPr>
            <w:r w:rsidRPr="00CA619A">
              <w:t>0x0000</w:t>
            </w:r>
          </w:p>
        </w:tc>
        <w:tc>
          <w:tcPr>
            <w:tcW w:w="662" w:type="dxa"/>
            <w:noWrap/>
            <w:hideMark/>
          </w:tcPr>
          <w:p w14:paraId="7F0DC9D7" w14:textId="77777777" w:rsidR="00CA619A" w:rsidRPr="00CA619A" w:rsidRDefault="00CA619A" w:rsidP="00CA619A">
            <w:pPr>
              <w:spacing w:line="276" w:lineRule="auto"/>
            </w:pPr>
            <w:r w:rsidRPr="00CA619A">
              <w:t>7:0</w:t>
            </w:r>
          </w:p>
        </w:tc>
        <w:tc>
          <w:tcPr>
            <w:tcW w:w="2032" w:type="dxa"/>
            <w:noWrap/>
            <w:hideMark/>
          </w:tcPr>
          <w:p w14:paraId="4F05313E" w14:textId="77777777" w:rsidR="00CA619A" w:rsidRPr="00CA619A" w:rsidRDefault="00CA619A" w:rsidP="00CA619A">
            <w:pPr>
              <w:spacing w:line="276" w:lineRule="auto"/>
            </w:pPr>
            <w:r w:rsidRPr="00CA619A">
              <w:t>OTP_D_TEST</w:t>
            </w:r>
          </w:p>
        </w:tc>
        <w:tc>
          <w:tcPr>
            <w:tcW w:w="906" w:type="dxa"/>
            <w:noWrap/>
            <w:hideMark/>
          </w:tcPr>
          <w:p w14:paraId="153F0658" w14:textId="77777777" w:rsidR="00CA619A" w:rsidRPr="00CA619A" w:rsidRDefault="00CA619A" w:rsidP="00CA619A">
            <w:pPr>
              <w:spacing w:line="276" w:lineRule="auto"/>
            </w:pPr>
            <w:r w:rsidRPr="00CA619A">
              <w:t>RW</w:t>
            </w:r>
          </w:p>
        </w:tc>
      </w:tr>
    </w:tbl>
    <w:p w14:paraId="7ED88947" w14:textId="2E78CB4F" w:rsidR="00CA619A" w:rsidRPr="00CA619A" w:rsidRDefault="00D30795" w:rsidP="00152C3C">
      <w:pPr>
        <w:pStyle w:val="NoSpacing"/>
      </w:pPr>
      <w:r w:rsidRPr="00460AE0">
        <w:t xml:space="preserve">[Vpriority High] </w:t>
      </w:r>
      <w:r w:rsidR="00CA619A" w:rsidRPr="00CA619A">
        <w:t>[End]</w:t>
      </w:r>
    </w:p>
    <w:p w14:paraId="54175331" w14:textId="77777777" w:rsidR="00CA619A" w:rsidRPr="00CA619A" w:rsidRDefault="00CA619A" w:rsidP="00CA619A"/>
    <w:p w14:paraId="1155F107" w14:textId="77777777" w:rsidR="007C2098" w:rsidRDefault="007C2098" w:rsidP="00152C3C">
      <w:pPr>
        <w:pStyle w:val="NoSpacing"/>
      </w:pPr>
    </w:p>
    <w:p w14:paraId="1DDF55F2" w14:textId="71F975BA" w:rsidR="00CA619A" w:rsidRPr="00CA619A" w:rsidRDefault="00CA619A" w:rsidP="00152C3C">
      <w:pPr>
        <w:pStyle w:val="NoSpacing"/>
      </w:pPr>
      <w:r w:rsidRPr="00CA619A">
        <w:t>[</w:t>
      </w:r>
      <w:r w:rsidR="00785CE6" w:rsidRPr="00CA619A">
        <w:t>DDS_STBIO1_00</w:t>
      </w:r>
      <w:r w:rsidR="00785CE6">
        <w:t>1</w:t>
      </w:r>
      <w:r w:rsidR="0087208E">
        <w:t>4</w:t>
      </w:r>
      <w:r w:rsidRPr="00CA619A">
        <w:t xml:space="preserve">] </w:t>
      </w:r>
      <w:r w:rsidR="00F72F4A">
        <w:t>Requirement</w:t>
      </w:r>
      <w:r w:rsidRPr="00CA619A">
        <w:t>:</w:t>
      </w:r>
    </w:p>
    <w:p w14:paraId="05BB7372" w14:textId="149D061D" w:rsidR="007C2098" w:rsidRDefault="00CA619A" w:rsidP="00CA619A">
      <w:r w:rsidRPr="00CA619A">
        <w:t xml:space="preserve">The BOOT routine </w:t>
      </w:r>
      <w:r w:rsidR="00AF7268">
        <w:t>shall starts</w:t>
      </w:r>
      <w:r w:rsidRPr="00CA619A">
        <w:t xml:space="preserve"> when </w:t>
      </w:r>
      <w:r w:rsidR="00C6487F">
        <w:t xml:space="preserve">the </w:t>
      </w:r>
      <w:r w:rsidRPr="00CA619A">
        <w:t>OTP</w:t>
      </w:r>
      <w:r w:rsidR="0037631C">
        <w:t>_BOOT</w:t>
      </w:r>
      <w:r w:rsidRPr="00CA619A">
        <w:t xml:space="preserve"> </w:t>
      </w:r>
      <w:r w:rsidR="00D92EB5">
        <w:t>b</w:t>
      </w:r>
      <w:r w:rsidRPr="00CA619A">
        <w:t xml:space="preserve">it rises and </w:t>
      </w:r>
      <w:r w:rsidR="00AF7268">
        <w:t xml:space="preserve">shall </w:t>
      </w:r>
      <w:r w:rsidRPr="00CA619A">
        <w:t>completes when quokka_boot_end rises.</w:t>
      </w:r>
    </w:p>
    <w:p w14:paraId="03489597" w14:textId="79BD6189" w:rsidR="007C2098" w:rsidRPr="00CA619A" w:rsidRDefault="00D30795" w:rsidP="00152C3C">
      <w:pPr>
        <w:pStyle w:val="NoSpacing"/>
      </w:pPr>
      <w:r w:rsidRPr="00460AE0">
        <w:t xml:space="preserve">[Vpriority High] </w:t>
      </w:r>
      <w:r w:rsidR="00CA619A" w:rsidRPr="00CA619A">
        <w:t>[End]</w:t>
      </w:r>
    </w:p>
    <w:p w14:paraId="1BF0E1E9" w14:textId="2B5C0F15" w:rsidR="00CA619A" w:rsidRDefault="00CA619A" w:rsidP="00CA619A">
      <w:r w:rsidRPr="00CA619A">
        <w:br/>
      </w:r>
    </w:p>
    <w:p w14:paraId="447DFF00" w14:textId="77777777" w:rsidR="00DC5D6E" w:rsidRDefault="00DC5D6E" w:rsidP="00CA619A"/>
    <w:p w14:paraId="646EF394" w14:textId="77777777" w:rsidR="00DC5D6E" w:rsidRPr="00CA619A" w:rsidRDefault="00DC5D6E" w:rsidP="00CA619A"/>
    <w:p w14:paraId="0C0750F4" w14:textId="08FB100D" w:rsidR="006362A8" w:rsidRPr="00CA619A" w:rsidRDefault="006362A8" w:rsidP="00152C3C">
      <w:pPr>
        <w:pStyle w:val="NoSpacing"/>
      </w:pPr>
      <w:r w:rsidRPr="00CA619A">
        <w:t>[DDS_STBIO1_00</w:t>
      </w:r>
      <w:r>
        <w:t>15</w:t>
      </w:r>
      <w:r w:rsidRPr="00CA619A">
        <w:t xml:space="preserve">] </w:t>
      </w:r>
      <w:r w:rsidR="00DA0BED">
        <w:t>Requirement</w:t>
      </w:r>
      <w:r w:rsidRPr="00CA619A">
        <w:t>:</w:t>
      </w:r>
    </w:p>
    <w:p w14:paraId="586D91C0" w14:textId="3E9D0C26" w:rsidR="009D601C" w:rsidRPr="006362A8" w:rsidRDefault="009D601C" w:rsidP="006362A8">
      <w:r w:rsidRPr="006362A8">
        <w:t>During OTP boot operation, the ADSP shall copy the content of the OTP memory into the OTP registers, following the procedure to access OTP memory</w:t>
      </w:r>
    </w:p>
    <w:p w14:paraId="4ADB2B55" w14:textId="039D511D" w:rsidR="00155E90" w:rsidRPr="00155E90" w:rsidRDefault="006362A8" w:rsidP="00152C3C">
      <w:pPr>
        <w:pStyle w:val="NoSpacing"/>
      </w:pPr>
      <w:r w:rsidRPr="00460AE0">
        <w:t xml:space="preserve">[Vpriority High] </w:t>
      </w:r>
      <w:r w:rsidRPr="00CA619A">
        <w:t>[End]</w:t>
      </w:r>
      <w:r w:rsidR="002A09E0">
        <w:tab/>
      </w:r>
    </w:p>
    <w:p w14:paraId="3B341745" w14:textId="77777777" w:rsidR="009D601C" w:rsidRPr="00CA619A" w:rsidRDefault="009D601C" w:rsidP="00CA619A"/>
    <w:p w14:paraId="03175594" w14:textId="77777777" w:rsidR="00CA619A" w:rsidRPr="00CA619A" w:rsidRDefault="00CA619A" w:rsidP="00CA619A"/>
    <w:p w14:paraId="1E77CF02" w14:textId="77777777" w:rsidR="00B3356A" w:rsidRDefault="00B3356A" w:rsidP="00152C3C">
      <w:pPr>
        <w:pStyle w:val="NoSpacing"/>
      </w:pPr>
    </w:p>
    <w:p w14:paraId="4BEE3ABA" w14:textId="33E156B0" w:rsidR="007C4D3D" w:rsidRDefault="00CA619A" w:rsidP="00152C3C">
      <w:pPr>
        <w:pStyle w:val="NoSpacing"/>
      </w:pPr>
      <w:r w:rsidRPr="00CA619A">
        <w:t>[</w:t>
      </w:r>
      <w:r w:rsidR="00785CE6" w:rsidRPr="00CA619A">
        <w:t>DDS_STBIO1_00</w:t>
      </w:r>
      <w:r w:rsidR="00785CE6">
        <w:t>1</w:t>
      </w:r>
      <w:r w:rsidR="00661519">
        <w:t>6</w:t>
      </w:r>
      <w:r w:rsidRPr="00CA619A">
        <w:t xml:space="preserve">] </w:t>
      </w:r>
      <w:r w:rsidR="00F72F4A">
        <w:t>Requirement</w:t>
      </w:r>
      <w:r w:rsidRPr="00CA619A">
        <w:t>:</w:t>
      </w:r>
    </w:p>
    <w:p w14:paraId="38375F4F" w14:textId="43D6FC4D" w:rsidR="00CA619A" w:rsidRPr="00CA619A" w:rsidRDefault="007C4D3D" w:rsidP="00CA619A">
      <w:r>
        <w:t>During BOOT routine, ADSP shall first read the last location of the OTP memory</w:t>
      </w:r>
      <w:r w:rsidR="00212EC8">
        <w:t xml:space="preserve">, at address 0x7F. </w:t>
      </w:r>
      <w:r w:rsidR="00CA619A" w:rsidRPr="00CA619A">
        <w:t>If the content is 0xFF</w:t>
      </w:r>
      <w:r w:rsidR="00D74BD5">
        <w:t>, called</w:t>
      </w:r>
      <w:r w:rsidR="00CA619A" w:rsidRPr="00CA619A">
        <w:t xml:space="preserve"> “lifecycle”</w:t>
      </w:r>
      <w:r w:rsidR="00D74BD5">
        <w:t xml:space="preserve"> byte</w:t>
      </w:r>
      <w:r w:rsidR="00CA619A" w:rsidRPr="00CA619A">
        <w:t>, then the READ operation proceeds from address 0 to address 0x2</w:t>
      </w:r>
      <w:r w:rsidR="00E960D7">
        <w:t>F</w:t>
      </w:r>
      <w:r w:rsidR="00CA619A" w:rsidRPr="00CA619A">
        <w:t xml:space="preserve">; otherwise, </w:t>
      </w:r>
      <w:r w:rsidR="00D74BD5">
        <w:t>ADSP shall no</w:t>
      </w:r>
      <w:r w:rsidR="00604755">
        <w:t>t</w:t>
      </w:r>
      <w:r w:rsidR="00D74BD5">
        <w:t xml:space="preserve"> perform any</w:t>
      </w:r>
      <w:r w:rsidR="00CA619A" w:rsidRPr="00CA619A">
        <w:t xml:space="preserve"> further reads.</w:t>
      </w:r>
    </w:p>
    <w:p w14:paraId="52848798" w14:textId="6812DCAA" w:rsidR="003C331F" w:rsidRDefault="00CA619A" w:rsidP="003C331F">
      <w:pPr>
        <w:keepNext/>
        <w:jc w:val="center"/>
      </w:pPr>
      <w:r>
        <w:rPr>
          <w:noProof/>
        </w:rPr>
        <w:lastRenderedPageBreak/>
        <w:drawing>
          <wp:inline distT="0" distB="0" distL="0" distR="0" wp14:anchorId="36D6326A" wp14:editId="27EADA49">
            <wp:extent cx="3901044" cy="5803267"/>
            <wp:effectExtent l="0" t="0" r="4445" b="6985"/>
            <wp:docPr id="1035950023" name="Picture 103595002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950023"/>
                    <pic:cNvPicPr/>
                  </pic:nvPicPr>
                  <pic:blipFill>
                    <a:blip r:embed="rId34">
                      <a:extLst>
                        <a:ext uri="{28A0092B-C50C-407E-A947-70E740481C1C}">
                          <a14:useLocalDpi xmlns:a14="http://schemas.microsoft.com/office/drawing/2010/main" val="0"/>
                        </a:ext>
                      </a:extLst>
                    </a:blip>
                    <a:stretch>
                      <a:fillRect/>
                    </a:stretch>
                  </pic:blipFill>
                  <pic:spPr>
                    <a:xfrm>
                      <a:off x="0" y="0"/>
                      <a:ext cx="3901044" cy="5803267"/>
                    </a:xfrm>
                    <a:prstGeom prst="rect">
                      <a:avLst/>
                    </a:prstGeom>
                  </pic:spPr>
                </pic:pic>
              </a:graphicData>
            </a:graphic>
          </wp:inline>
        </w:drawing>
      </w:r>
    </w:p>
    <w:p w14:paraId="751CD6C0" w14:textId="3164F825" w:rsidR="00C46EB8" w:rsidRDefault="003C331F" w:rsidP="003C331F">
      <w:pPr>
        <w:pStyle w:val="Caption"/>
        <w:jc w:val="center"/>
      </w:pPr>
      <w:bookmarkStart w:id="107" w:name="_Toc210989382"/>
      <w:r>
        <w:t xml:space="preserve">Figure </w:t>
      </w:r>
      <w:fldSimple w:instr=" SEQ Figure \* ARABIC ">
        <w:r w:rsidR="00E27A95">
          <w:rPr>
            <w:noProof/>
          </w:rPr>
          <w:t>12</w:t>
        </w:r>
      </w:fldSimple>
      <w:r>
        <w:t>: Boot Routine</w:t>
      </w:r>
      <w:bookmarkEnd w:id="107"/>
    </w:p>
    <w:p w14:paraId="09EFAEA8" w14:textId="77777777" w:rsidR="00D30795" w:rsidRPr="00CA619A" w:rsidRDefault="00D30795" w:rsidP="00152C3C">
      <w:pPr>
        <w:pStyle w:val="NoSpacing"/>
      </w:pPr>
      <w:r w:rsidRPr="00460AE0">
        <w:t xml:space="preserve">[Vpriority High] </w:t>
      </w:r>
      <w:r w:rsidRPr="00CA619A">
        <w:t>[End]</w:t>
      </w:r>
    </w:p>
    <w:p w14:paraId="7FD9BA0F" w14:textId="77777777" w:rsidR="00CA619A" w:rsidRDefault="00CA619A" w:rsidP="00CA619A"/>
    <w:p w14:paraId="6A391460" w14:textId="77777777" w:rsidR="003203E0" w:rsidRDefault="003203E0" w:rsidP="00CA619A"/>
    <w:p w14:paraId="44CE945B" w14:textId="77777777" w:rsidR="00AC2448" w:rsidRPr="00CA619A" w:rsidRDefault="00AC2448" w:rsidP="00CA619A"/>
    <w:p w14:paraId="47C0CDD6" w14:textId="173DD8C8" w:rsidR="007C2098" w:rsidRPr="00CA619A" w:rsidRDefault="007C2098" w:rsidP="00152C3C">
      <w:pPr>
        <w:pStyle w:val="NoSpacing"/>
      </w:pPr>
      <w:r w:rsidRPr="00CA619A">
        <w:t>[</w:t>
      </w:r>
      <w:r w:rsidR="00785CE6" w:rsidRPr="00CA619A">
        <w:t>DDS_STBIO1_00</w:t>
      </w:r>
      <w:r w:rsidR="00785CE6">
        <w:t>1</w:t>
      </w:r>
      <w:r w:rsidR="00661519">
        <w:t>7</w:t>
      </w:r>
      <w:r w:rsidRPr="00CA619A">
        <w:t xml:space="preserve">] </w:t>
      </w:r>
      <w:r w:rsidR="00A2401F" w:rsidRPr="006215B2">
        <w:t>Requirement</w:t>
      </w:r>
      <w:r w:rsidRPr="00CA619A">
        <w:t>:</w:t>
      </w:r>
    </w:p>
    <w:p w14:paraId="16D3904F" w14:textId="40DFACCD" w:rsidR="00CA619A" w:rsidRPr="00CA619A" w:rsidRDefault="00587376" w:rsidP="00282AF3">
      <w:r>
        <w:t xml:space="preserve">To perform a BOOT routine, </w:t>
      </w:r>
      <w:r w:rsidRPr="00CA619A">
        <w:t>OTP</w:t>
      </w:r>
      <w:r>
        <w:t>_BOOT</w:t>
      </w:r>
      <w:r w:rsidRPr="00CA619A">
        <w:t xml:space="preserve"> </w:t>
      </w:r>
      <w:r>
        <w:t>b</w:t>
      </w:r>
      <w:r w:rsidRPr="00CA619A">
        <w:t>it</w:t>
      </w:r>
      <w:r>
        <w:t xml:space="preserve"> </w:t>
      </w:r>
      <w:r w:rsidR="00282AF3">
        <w:t>shall be written when quokka_run is</w:t>
      </w:r>
      <w:r w:rsidR="00971DC6">
        <w:t xml:space="preserve"> low</w:t>
      </w:r>
      <w:r w:rsidR="00CA619A" w:rsidRPr="00CA619A">
        <w:t>.</w:t>
      </w:r>
    </w:p>
    <w:p w14:paraId="12D57D75" w14:textId="7A6EC095" w:rsidR="00CA619A" w:rsidRDefault="00460AE0" w:rsidP="00152C3C">
      <w:pPr>
        <w:pStyle w:val="NoSpacing"/>
      </w:pPr>
      <w:r w:rsidRPr="00460AE0">
        <w:t xml:space="preserve">[Vpriority High] </w:t>
      </w:r>
      <w:r w:rsidR="00CA619A" w:rsidRPr="00CA619A">
        <w:t>[End]</w:t>
      </w:r>
    </w:p>
    <w:p w14:paraId="44BFDE3A" w14:textId="77777777" w:rsidR="00C10A3F" w:rsidRPr="00CA619A" w:rsidRDefault="00C10A3F" w:rsidP="00152C3C">
      <w:pPr>
        <w:pStyle w:val="NoSpacing"/>
      </w:pPr>
    </w:p>
    <w:p w14:paraId="688CE9F5" w14:textId="5EFE7F93" w:rsidR="007C2098" w:rsidRPr="00CA619A" w:rsidRDefault="007C2098" w:rsidP="00152C3C">
      <w:pPr>
        <w:pStyle w:val="NoSpacing"/>
      </w:pPr>
      <w:r w:rsidRPr="00CA619A">
        <w:t>[</w:t>
      </w:r>
      <w:r w:rsidR="00785CE6" w:rsidRPr="00CA619A">
        <w:t>DDS_STBIO1_00</w:t>
      </w:r>
      <w:r w:rsidR="00785CE6">
        <w:t>1</w:t>
      </w:r>
      <w:r w:rsidR="00661519">
        <w:t>8</w:t>
      </w:r>
      <w:r w:rsidRPr="00CA619A">
        <w:t xml:space="preserve">] </w:t>
      </w:r>
      <w:r w:rsidR="00A2401F" w:rsidRPr="006215B2">
        <w:t>Requirement</w:t>
      </w:r>
      <w:r w:rsidRPr="00CA619A">
        <w:t>:</w:t>
      </w:r>
    </w:p>
    <w:p w14:paraId="1FB4D65F" w14:textId="6EF54448" w:rsidR="00CA619A" w:rsidRPr="00CA619A" w:rsidRDefault="00CA619A" w:rsidP="00CA619A">
      <w:r w:rsidRPr="00CA619A">
        <w:t>The WRITE routine shall start when OTP Write Bit rises and completes when quokka_run falls.</w:t>
      </w:r>
    </w:p>
    <w:p w14:paraId="7790AF55" w14:textId="486316EC" w:rsidR="007C2098" w:rsidRPr="00CA619A" w:rsidRDefault="00460AE0" w:rsidP="00152C3C">
      <w:pPr>
        <w:pStyle w:val="NoSpacing"/>
      </w:pPr>
      <w:r w:rsidRPr="00460AE0">
        <w:t xml:space="preserve">[Vpriority High] </w:t>
      </w:r>
      <w:r w:rsidR="00CA619A" w:rsidRPr="00CA619A">
        <w:t>[End]</w:t>
      </w:r>
    </w:p>
    <w:p w14:paraId="04A35242" w14:textId="77777777" w:rsidR="00CA619A" w:rsidRPr="00CA619A" w:rsidRDefault="00CA619A" w:rsidP="00CA619A"/>
    <w:p w14:paraId="52B1DD02" w14:textId="6054BDD4" w:rsidR="008A56DE" w:rsidRPr="00CA619A" w:rsidRDefault="008A56DE" w:rsidP="00152C3C">
      <w:pPr>
        <w:pStyle w:val="NoSpacing"/>
      </w:pPr>
      <w:r w:rsidRPr="00CA619A">
        <w:t>[DDS_STBIO1_00</w:t>
      </w:r>
      <w:r>
        <w:t>1</w:t>
      </w:r>
      <w:r w:rsidR="00661519">
        <w:t>9</w:t>
      </w:r>
      <w:r w:rsidRPr="00CA619A">
        <w:t xml:space="preserve">] </w:t>
      </w:r>
      <w:r w:rsidRPr="006215B2">
        <w:t>Requirement</w:t>
      </w:r>
      <w:r w:rsidRPr="00CA619A">
        <w:t>:</w:t>
      </w:r>
    </w:p>
    <w:p w14:paraId="7CE313A4" w14:textId="551EA341" w:rsidR="00B02220" w:rsidRPr="00497467" w:rsidRDefault="00B02220" w:rsidP="00B02220">
      <w:pPr>
        <w:spacing w:after="240" w:line="240" w:lineRule="auto"/>
        <w:rPr>
          <w:rFonts w:ascii="Helvetica" w:eastAsia="Times New Roman" w:hAnsi="Helvetica" w:cs="Helvetica"/>
          <w:color w:val="000000"/>
        </w:rPr>
      </w:pPr>
      <w:r w:rsidRPr="00497467">
        <w:rPr>
          <w:rFonts w:ascii="Helvetica" w:eastAsia="Times New Roman" w:hAnsi="Helvetica" w:cs="Helvetica"/>
          <w:color w:val="000000"/>
        </w:rPr>
        <w:lastRenderedPageBreak/>
        <w:t xml:space="preserve">During </w:t>
      </w:r>
      <w:r w:rsidR="004023CD">
        <w:rPr>
          <w:rFonts w:ascii="Helvetica" w:eastAsia="Times New Roman" w:hAnsi="Helvetica" w:cs="Helvetica"/>
          <w:color w:val="000000"/>
        </w:rPr>
        <w:t>WRITE</w:t>
      </w:r>
      <w:r w:rsidRPr="00497467">
        <w:rPr>
          <w:rFonts w:ascii="Helvetica" w:eastAsia="Times New Roman" w:hAnsi="Helvetica" w:cs="Helvetica"/>
          <w:color w:val="000000"/>
        </w:rPr>
        <w:t xml:space="preserve"> </w:t>
      </w:r>
      <w:r w:rsidR="004023CD">
        <w:rPr>
          <w:rFonts w:ascii="Helvetica" w:eastAsia="Times New Roman" w:hAnsi="Helvetica" w:cs="Helvetica"/>
          <w:color w:val="000000"/>
        </w:rPr>
        <w:t xml:space="preserve">routine </w:t>
      </w:r>
      <w:r w:rsidRPr="00497467">
        <w:rPr>
          <w:rFonts w:ascii="Helvetica" w:eastAsia="Times New Roman" w:hAnsi="Helvetica" w:cs="Helvetica"/>
          <w:color w:val="000000"/>
        </w:rPr>
        <w:t>ADSP shall copy the content of the OTP regmap into the OTP memory, following the procedure to burn the fuses as expressed in the OTP datasheet</w:t>
      </w:r>
    </w:p>
    <w:p w14:paraId="6884789F" w14:textId="77777777" w:rsidR="00792B08" w:rsidRPr="00CA619A" w:rsidRDefault="00792B08" w:rsidP="00152C3C">
      <w:pPr>
        <w:pStyle w:val="NoSpacing"/>
      </w:pPr>
      <w:r w:rsidRPr="00460AE0">
        <w:t xml:space="preserve">[Vpriority High] </w:t>
      </w:r>
      <w:r w:rsidRPr="00CA619A">
        <w:t>[End]</w:t>
      </w:r>
    </w:p>
    <w:p w14:paraId="5D9998B6" w14:textId="77777777" w:rsidR="00792B08" w:rsidRPr="004603B8" w:rsidRDefault="00792B08" w:rsidP="00B02220">
      <w:pPr>
        <w:spacing w:after="240" w:line="240" w:lineRule="auto"/>
        <w:rPr>
          <w:rFonts w:ascii="Helvetica" w:eastAsia="Times New Roman" w:hAnsi="Helvetica" w:cs="Helvetica"/>
          <w:color w:val="000000"/>
          <w:sz w:val="21"/>
          <w:szCs w:val="21"/>
        </w:rPr>
      </w:pPr>
    </w:p>
    <w:p w14:paraId="33BD3690" w14:textId="77777777" w:rsidR="00B02220" w:rsidRPr="00CA619A" w:rsidRDefault="00B02220" w:rsidP="00CA619A"/>
    <w:p w14:paraId="475F8419" w14:textId="3D452DB6" w:rsidR="007C2098" w:rsidRPr="00CA619A" w:rsidRDefault="007C2098" w:rsidP="00152C3C">
      <w:pPr>
        <w:pStyle w:val="NoSpacing"/>
      </w:pPr>
      <w:r w:rsidRPr="00CA619A">
        <w:t>[</w:t>
      </w:r>
      <w:r w:rsidR="00785CE6" w:rsidRPr="00CA619A">
        <w:t>DDS_STBIO1_00</w:t>
      </w:r>
      <w:r w:rsidR="00661519">
        <w:t>20</w:t>
      </w:r>
      <w:r w:rsidRPr="00CA619A">
        <w:t xml:space="preserve">] </w:t>
      </w:r>
      <w:r w:rsidR="00A2401F" w:rsidRPr="006215B2">
        <w:t>Requirement</w:t>
      </w:r>
      <w:r w:rsidRPr="00CA619A">
        <w:t>:</w:t>
      </w:r>
    </w:p>
    <w:p w14:paraId="32D2ED31" w14:textId="6DD8C274" w:rsidR="00CA619A" w:rsidRPr="00CA619A" w:rsidRDefault="004023CD" w:rsidP="00CA619A">
      <w:r>
        <w:t xml:space="preserve">During </w:t>
      </w:r>
      <w:r w:rsidR="00CA619A" w:rsidRPr="00CA619A">
        <w:t xml:space="preserve">WRITE </w:t>
      </w:r>
      <w:r w:rsidR="00CA619A" w:rsidRPr="00E94EC7">
        <w:t>routine</w:t>
      </w:r>
      <w:r w:rsidR="001F632B">
        <w:t xml:space="preserve">, ADSP </w:t>
      </w:r>
      <w:r w:rsidR="00CA619A" w:rsidRPr="00E94EC7">
        <w:t>shall</w:t>
      </w:r>
      <w:r w:rsidR="00CA619A" w:rsidRPr="00CA619A">
        <w:t xml:space="preserve"> allow copying all OTP Registers in</w:t>
      </w:r>
      <w:r w:rsidR="007D7C97">
        <w:t>to the</w:t>
      </w:r>
      <w:r w:rsidR="00CA619A" w:rsidRPr="00CA619A">
        <w:t xml:space="preserve"> OTP Memory</w:t>
      </w:r>
      <w:r w:rsidR="009B4DA1">
        <w:t xml:space="preserve"> </w:t>
      </w:r>
      <w:r w:rsidR="001F632B">
        <w:t xml:space="preserve">only </w:t>
      </w:r>
      <w:r w:rsidR="009B4DA1">
        <w:t xml:space="preserve">if the </w:t>
      </w:r>
      <w:r w:rsidR="001F632B">
        <w:t xml:space="preserve">location 0x24 of </w:t>
      </w:r>
      <w:r w:rsidR="009B4DA1">
        <w:t>OTP</w:t>
      </w:r>
      <w:r w:rsidR="001F632B">
        <w:t xml:space="preserve"> Memory (</w:t>
      </w:r>
      <w:r w:rsidR="004D6B44">
        <w:t>OTP[24] in the following diagram)</w:t>
      </w:r>
      <w:r w:rsidR="009B4DA1">
        <w:t xml:space="preserve"> </w:t>
      </w:r>
      <w:r w:rsidR="00A956DE">
        <w:t xml:space="preserve">is not </w:t>
      </w:r>
      <w:r w:rsidR="000E2231">
        <w:t>set to 0xFF</w:t>
      </w:r>
      <w:r w:rsidR="00CA619A" w:rsidRPr="00CA619A">
        <w:t xml:space="preserve">. </w:t>
      </w:r>
    </w:p>
    <w:p w14:paraId="59387CFF" w14:textId="419274E6" w:rsidR="00E67528" w:rsidRPr="00E67528" w:rsidRDefault="00E67528" w:rsidP="00E67528">
      <w:pPr>
        <w:keepNext/>
        <w:jc w:val="center"/>
        <w:rPr>
          <w:lang w:val="en-US"/>
        </w:rPr>
      </w:pPr>
      <w:r w:rsidRPr="00E67528">
        <w:rPr>
          <w:noProof/>
          <w:lang w:val="en-US"/>
        </w:rPr>
        <w:drawing>
          <wp:inline distT="0" distB="0" distL="0" distR="0" wp14:anchorId="59ACE776" wp14:editId="20E3550A">
            <wp:extent cx="2076450" cy="3743325"/>
            <wp:effectExtent l="0" t="0" r="0" b="9525"/>
            <wp:docPr id="43865499"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5499" name="Picture 4" descr="A diagram of a computer pro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6450" cy="3743325"/>
                    </a:xfrm>
                    <a:prstGeom prst="rect">
                      <a:avLst/>
                    </a:prstGeom>
                    <a:noFill/>
                    <a:ln>
                      <a:noFill/>
                    </a:ln>
                  </pic:spPr>
                </pic:pic>
              </a:graphicData>
            </a:graphic>
          </wp:inline>
        </w:drawing>
      </w:r>
    </w:p>
    <w:p w14:paraId="6528BA0E" w14:textId="37E86FE8" w:rsidR="00BA195D" w:rsidRPr="00BA195D" w:rsidRDefault="00BA195D" w:rsidP="00BA195D">
      <w:pPr>
        <w:keepNext/>
        <w:jc w:val="center"/>
        <w:rPr>
          <w:lang w:val="en-US"/>
        </w:rPr>
      </w:pPr>
    </w:p>
    <w:p w14:paraId="40588EDE" w14:textId="77996D17" w:rsidR="00764414" w:rsidRDefault="00764414" w:rsidP="00764414">
      <w:pPr>
        <w:keepNext/>
        <w:jc w:val="center"/>
      </w:pPr>
    </w:p>
    <w:p w14:paraId="418AF0D7" w14:textId="0C3100C2" w:rsidR="00C46EB8" w:rsidRDefault="00764414" w:rsidP="00764414">
      <w:pPr>
        <w:pStyle w:val="Caption"/>
        <w:jc w:val="center"/>
      </w:pPr>
      <w:bookmarkStart w:id="108" w:name="_Toc210989383"/>
      <w:r>
        <w:t xml:space="preserve">Figure </w:t>
      </w:r>
      <w:fldSimple w:instr=" SEQ Figure \* ARABIC ">
        <w:r w:rsidR="00E27A95">
          <w:rPr>
            <w:noProof/>
          </w:rPr>
          <w:t>13</w:t>
        </w:r>
      </w:fldSimple>
      <w:r>
        <w:t>: Write Routine Start</w:t>
      </w:r>
      <w:bookmarkEnd w:id="108"/>
    </w:p>
    <w:p w14:paraId="3A9CC0BE" w14:textId="77777777" w:rsidR="00D30795" w:rsidRPr="00CA619A" w:rsidRDefault="00D30795" w:rsidP="00152C3C">
      <w:pPr>
        <w:pStyle w:val="NoSpacing"/>
      </w:pPr>
      <w:r w:rsidRPr="00460AE0">
        <w:t xml:space="preserve">[Vpriority High] </w:t>
      </w:r>
      <w:r w:rsidRPr="00CA619A">
        <w:t>[End]</w:t>
      </w:r>
    </w:p>
    <w:p w14:paraId="0E3818BC" w14:textId="77777777" w:rsidR="00CA619A" w:rsidRPr="00CA619A" w:rsidRDefault="00CA619A" w:rsidP="00CA619A"/>
    <w:p w14:paraId="1919AEC7" w14:textId="77777777" w:rsidR="00CA619A" w:rsidRPr="00CA619A" w:rsidRDefault="00CA619A" w:rsidP="00CA619A"/>
    <w:p w14:paraId="6BAC1A0A" w14:textId="77777777" w:rsidR="00CA619A" w:rsidRPr="00CA619A" w:rsidRDefault="00CA619A" w:rsidP="00CA619A"/>
    <w:p w14:paraId="420767D4" w14:textId="77777777" w:rsidR="00EA53C2" w:rsidRDefault="00EA53C2" w:rsidP="00CA619A"/>
    <w:p w14:paraId="1D5CF9AD" w14:textId="77777777" w:rsidR="00CA619A" w:rsidRPr="00CA619A" w:rsidRDefault="00CA619A" w:rsidP="00CA619A"/>
    <w:p w14:paraId="230EF337" w14:textId="79C0C731" w:rsidR="007D7C97" w:rsidRDefault="007C2098" w:rsidP="00152C3C">
      <w:pPr>
        <w:pStyle w:val="NoSpacing"/>
      </w:pPr>
      <w:r w:rsidRPr="00CA619A">
        <w:t>[</w:t>
      </w:r>
      <w:r w:rsidR="00785CE6" w:rsidRPr="00CA619A">
        <w:t>DDS_STBIO1_00</w:t>
      </w:r>
      <w:r w:rsidR="00661519">
        <w:t>21</w:t>
      </w:r>
      <w:r w:rsidRPr="00CA619A">
        <w:t xml:space="preserve">] </w:t>
      </w:r>
      <w:r w:rsidR="00446427" w:rsidRPr="006215B2">
        <w:t>Requirement</w:t>
      </w:r>
      <w:r w:rsidRPr="00CA619A">
        <w:t>:</w:t>
      </w:r>
    </w:p>
    <w:p w14:paraId="3047F9B3" w14:textId="7EDA8F8F" w:rsidR="00CA619A" w:rsidRPr="00CA619A" w:rsidRDefault="00E74BB4" w:rsidP="00CA619A">
      <w:r>
        <w:t>During the WRITE routine and a</w:t>
      </w:r>
      <w:r w:rsidR="00FE43CE">
        <w:t xml:space="preserve">fter </w:t>
      </w:r>
      <w:r w:rsidR="00FE43CE" w:rsidRPr="00CA619A">
        <w:t>copying</w:t>
      </w:r>
      <w:r w:rsidR="00FE43CE">
        <w:t xml:space="preserve"> </w:t>
      </w:r>
      <w:r w:rsidR="00FE43CE" w:rsidRPr="00CA619A">
        <w:t>all OTP Registers in</w:t>
      </w:r>
      <w:r w:rsidR="00FE43CE">
        <w:t>to the</w:t>
      </w:r>
      <w:r w:rsidR="00FE43CE" w:rsidRPr="00CA619A">
        <w:t xml:space="preserve"> OTP Memory</w:t>
      </w:r>
      <w:r w:rsidR="00FE43CE">
        <w:t xml:space="preserve">, </w:t>
      </w:r>
      <w:r w:rsidR="007D7C97">
        <w:t>ADSP shall compare</w:t>
      </w:r>
      <w:r w:rsidR="00CA619A" w:rsidRPr="00CA619A">
        <w:t xml:space="preserve"> each value in</w:t>
      </w:r>
      <w:r w:rsidR="00F02DF1">
        <w:t>side the</w:t>
      </w:r>
      <w:r w:rsidR="00CA619A" w:rsidRPr="00CA619A">
        <w:t xml:space="preserve"> OTP </w:t>
      </w:r>
      <w:r w:rsidR="00A6653F">
        <w:t>memory</w:t>
      </w:r>
      <w:r w:rsidR="00CA619A" w:rsidRPr="00CA619A">
        <w:t xml:space="preserve"> with the corresponding value in </w:t>
      </w:r>
      <w:r w:rsidR="007D7C97">
        <w:t>OTP Registers</w:t>
      </w:r>
      <w:r w:rsidR="00CA619A" w:rsidRPr="00CA619A">
        <w:t xml:space="preserve"> to check if the W</w:t>
      </w:r>
      <w:r>
        <w:t>RITE</w:t>
      </w:r>
      <w:r w:rsidR="00CA619A" w:rsidRPr="00CA619A">
        <w:t xml:space="preserve"> </w:t>
      </w:r>
      <w:r w:rsidR="0003194E">
        <w:t>r</w:t>
      </w:r>
      <w:r w:rsidR="00CA619A" w:rsidRPr="0003194E">
        <w:t>outine</w:t>
      </w:r>
      <w:r w:rsidR="00CA619A" w:rsidRPr="00CA619A">
        <w:t xml:space="preserve"> </w:t>
      </w:r>
      <w:r w:rsidR="00BB56F7">
        <w:t>has been succesfull</w:t>
      </w:r>
      <w:r w:rsidR="00CA619A" w:rsidRPr="00CA619A">
        <w:t>. In th</w:t>
      </w:r>
      <w:r w:rsidR="00611BDC">
        <w:t>at</w:t>
      </w:r>
      <w:r w:rsidR="00CA619A" w:rsidRPr="00CA619A">
        <w:t xml:space="preserve"> case </w:t>
      </w:r>
      <w:r>
        <w:t xml:space="preserve">ADSP shall </w:t>
      </w:r>
      <w:r w:rsidR="00762B58">
        <w:t xml:space="preserve">write 0xFF into </w:t>
      </w:r>
      <w:r w:rsidR="00611BDC" w:rsidRPr="00CA619A">
        <w:t xml:space="preserve">the last </w:t>
      </w:r>
      <w:r w:rsidR="00611BDC">
        <w:t xml:space="preserve">location of the OTP </w:t>
      </w:r>
      <w:r w:rsidR="00762B58">
        <w:t>memory</w:t>
      </w:r>
      <w:r w:rsidR="00CA619A" w:rsidRPr="00CA619A">
        <w:t xml:space="preserve">. </w:t>
      </w:r>
    </w:p>
    <w:p w14:paraId="6AA81412" w14:textId="77777777" w:rsidR="00EC587B" w:rsidRDefault="00CA619A" w:rsidP="00EC587B">
      <w:pPr>
        <w:keepNext/>
        <w:jc w:val="center"/>
      </w:pPr>
      <w:r w:rsidRPr="00CA619A">
        <w:rPr>
          <w:noProof/>
        </w:rPr>
        <w:lastRenderedPageBreak/>
        <w:drawing>
          <wp:inline distT="0" distB="0" distL="0" distR="0" wp14:anchorId="41B9F8CB" wp14:editId="3A6C7A42">
            <wp:extent cx="3366770" cy="5057996"/>
            <wp:effectExtent l="0" t="0" r="5080" b="9525"/>
            <wp:docPr id="1671628027" name="Picture 1671628027"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28027" name="Picture 1" descr="A diagram of a computer program&#10;&#10;Description automatically generated"/>
                    <pic:cNvPicPr/>
                  </pic:nvPicPr>
                  <pic:blipFill rotWithShape="1">
                    <a:blip r:embed="rId36"/>
                    <a:srcRect t="13589"/>
                    <a:stretch>
                      <a:fillRect/>
                    </a:stretch>
                  </pic:blipFill>
                  <pic:spPr bwMode="auto">
                    <a:xfrm>
                      <a:off x="0" y="0"/>
                      <a:ext cx="3372488" cy="5066586"/>
                    </a:xfrm>
                    <a:prstGeom prst="rect">
                      <a:avLst/>
                    </a:prstGeom>
                    <a:ln>
                      <a:noFill/>
                    </a:ln>
                    <a:extLst>
                      <a:ext uri="{53640926-AAD7-44D8-BBD7-CCE9431645EC}">
                        <a14:shadowObscured xmlns:a14="http://schemas.microsoft.com/office/drawing/2010/main"/>
                      </a:ext>
                    </a:extLst>
                  </pic:spPr>
                </pic:pic>
              </a:graphicData>
            </a:graphic>
          </wp:inline>
        </w:drawing>
      </w:r>
    </w:p>
    <w:p w14:paraId="54431B46" w14:textId="13C243D0" w:rsidR="00CA619A" w:rsidRPr="00CA619A" w:rsidRDefault="00EC587B" w:rsidP="00EC587B">
      <w:pPr>
        <w:pStyle w:val="Caption"/>
        <w:jc w:val="center"/>
      </w:pPr>
      <w:bookmarkStart w:id="109" w:name="_Toc210989384"/>
      <w:r>
        <w:t xml:space="preserve">Figure </w:t>
      </w:r>
      <w:fldSimple w:instr=" SEQ Figure \* ARABIC ">
        <w:r w:rsidR="00E27A95">
          <w:rPr>
            <w:noProof/>
          </w:rPr>
          <w:t>14</w:t>
        </w:r>
      </w:fldSimple>
      <w:r w:rsidR="00764414">
        <w:t>:</w:t>
      </w:r>
      <w:r>
        <w:t xml:space="preserve"> WRITE routine and TEST regmap</w:t>
      </w:r>
      <w:bookmarkEnd w:id="109"/>
    </w:p>
    <w:p w14:paraId="4C5F51E5" w14:textId="77777777" w:rsidR="00D30795" w:rsidRPr="00CA619A" w:rsidRDefault="00D30795" w:rsidP="00152C3C">
      <w:pPr>
        <w:pStyle w:val="NoSpacing"/>
      </w:pPr>
      <w:r w:rsidRPr="00460AE0">
        <w:t xml:space="preserve">[Vpriority High] </w:t>
      </w:r>
      <w:r w:rsidRPr="00CA619A">
        <w:t>[End]</w:t>
      </w:r>
    </w:p>
    <w:p w14:paraId="3DD1B581" w14:textId="77777777" w:rsidR="006D2BCB" w:rsidRDefault="006D2BCB" w:rsidP="00152C3C">
      <w:pPr>
        <w:pStyle w:val="NoSpacing"/>
      </w:pPr>
    </w:p>
    <w:p w14:paraId="534DA1E0" w14:textId="77777777" w:rsidR="00046955" w:rsidRDefault="00046955" w:rsidP="00152C3C">
      <w:pPr>
        <w:pStyle w:val="NoSpacing"/>
      </w:pPr>
    </w:p>
    <w:p w14:paraId="35007F06" w14:textId="77777777" w:rsidR="00046955" w:rsidRDefault="00046955" w:rsidP="00152C3C">
      <w:pPr>
        <w:pStyle w:val="NoSpacing"/>
      </w:pPr>
    </w:p>
    <w:p w14:paraId="3656E11E" w14:textId="77777777" w:rsidR="00046955" w:rsidRDefault="00046955" w:rsidP="00152C3C">
      <w:pPr>
        <w:pStyle w:val="NoSpacing"/>
      </w:pPr>
    </w:p>
    <w:p w14:paraId="30164E21" w14:textId="77777777" w:rsidR="00046955" w:rsidRDefault="00046955" w:rsidP="00152C3C">
      <w:pPr>
        <w:pStyle w:val="NoSpacing"/>
      </w:pPr>
    </w:p>
    <w:p w14:paraId="4682CBE1" w14:textId="62E7A275" w:rsidR="000D5976" w:rsidRPr="00CA619A" w:rsidRDefault="006D2BCB" w:rsidP="00152C3C">
      <w:pPr>
        <w:pStyle w:val="NoSpacing"/>
      </w:pPr>
      <w:r w:rsidRPr="00CA619A">
        <w:t>[</w:t>
      </w:r>
      <w:r w:rsidR="00785CE6" w:rsidRPr="00CA619A">
        <w:t>DDS_STBIO1_</w:t>
      </w:r>
      <w:r w:rsidR="000D5976" w:rsidRPr="00CA619A">
        <w:t>00</w:t>
      </w:r>
      <w:r w:rsidR="000D5976">
        <w:t>2</w:t>
      </w:r>
      <w:r w:rsidR="00661519">
        <w:t>2</w:t>
      </w:r>
      <w:r w:rsidRPr="00CA619A">
        <w:t xml:space="preserve">] </w:t>
      </w:r>
      <w:r w:rsidRPr="006215B2">
        <w:t>Requirement</w:t>
      </w:r>
      <w:r w:rsidR="000D5976" w:rsidRPr="00CA619A">
        <w:t>:</w:t>
      </w:r>
    </w:p>
    <w:p w14:paraId="5119AFAF" w14:textId="4E740A6B" w:rsidR="006D2BCB" w:rsidRPr="000B14DD" w:rsidRDefault="006D2BCB" w:rsidP="006D2BCB">
      <w:pPr>
        <w:spacing w:after="240" w:line="240" w:lineRule="auto"/>
        <w:rPr>
          <w:rFonts w:ascii="Helvetica" w:eastAsia="Times New Roman" w:hAnsi="Helvetica" w:cs="Helvetica"/>
          <w:color w:val="000000"/>
        </w:rPr>
      </w:pPr>
      <w:r w:rsidRPr="000B14DD">
        <w:rPr>
          <w:rFonts w:ascii="Helvetica" w:eastAsia="Times New Roman" w:hAnsi="Helvetica" w:cs="Helvetica"/>
          <w:color w:val="000000"/>
        </w:rPr>
        <w:t>OTP_WRITE</w:t>
      </w:r>
      <w:r w:rsidR="00DB7299" w:rsidRPr="000B14DD">
        <w:rPr>
          <w:rFonts w:ascii="Helvetica" w:eastAsia="Times New Roman" w:hAnsi="Helvetica" w:cs="Helvetica"/>
          <w:color w:val="000000"/>
        </w:rPr>
        <w:t>, OTP_BOOT and OTP_TEST</w:t>
      </w:r>
      <w:r w:rsidRPr="000B14DD">
        <w:rPr>
          <w:rFonts w:ascii="Helvetica" w:eastAsia="Times New Roman" w:hAnsi="Helvetica" w:cs="Helvetica"/>
          <w:color w:val="000000"/>
        </w:rPr>
        <w:t xml:space="preserve"> bit</w:t>
      </w:r>
      <w:r w:rsidR="00DB7299" w:rsidRPr="000B14DD">
        <w:rPr>
          <w:rFonts w:ascii="Helvetica" w:eastAsia="Times New Roman" w:hAnsi="Helvetica" w:cs="Helvetica"/>
          <w:color w:val="000000"/>
        </w:rPr>
        <w:t>s</w:t>
      </w:r>
      <w:r w:rsidRPr="000B14DD">
        <w:rPr>
          <w:rFonts w:ascii="Helvetica" w:eastAsia="Times New Roman" w:hAnsi="Helvetica" w:cs="Helvetica"/>
          <w:color w:val="000000"/>
        </w:rPr>
        <w:t xml:space="preserve"> </w:t>
      </w:r>
      <w:r w:rsidR="000A1C09" w:rsidRPr="000B14DD">
        <w:rPr>
          <w:rFonts w:ascii="Helvetica" w:eastAsia="Times New Roman" w:hAnsi="Helvetica" w:cs="Helvetica"/>
          <w:color w:val="000000"/>
        </w:rPr>
        <w:t xml:space="preserve">shall be </w:t>
      </w:r>
      <w:r w:rsidRPr="000B14DD">
        <w:rPr>
          <w:rFonts w:ascii="Helvetica" w:eastAsia="Times New Roman" w:hAnsi="Helvetica" w:cs="Helvetica"/>
          <w:color w:val="000000"/>
        </w:rPr>
        <w:t>cleared by ADSP at the end of the</w:t>
      </w:r>
      <w:r w:rsidR="002F1926" w:rsidRPr="000B14DD">
        <w:rPr>
          <w:rFonts w:ascii="Helvetica" w:eastAsia="Times New Roman" w:hAnsi="Helvetica" w:cs="Helvetica"/>
          <w:color w:val="000000"/>
        </w:rPr>
        <w:t>ir respective</w:t>
      </w:r>
      <w:r w:rsidRPr="000B14DD">
        <w:rPr>
          <w:rFonts w:ascii="Helvetica" w:eastAsia="Times New Roman" w:hAnsi="Helvetica" w:cs="Helvetica"/>
          <w:color w:val="000000"/>
        </w:rPr>
        <w:t xml:space="preserve"> operation</w:t>
      </w:r>
    </w:p>
    <w:p w14:paraId="0CC93200" w14:textId="77777777" w:rsidR="000D5976" w:rsidRPr="00CA619A" w:rsidRDefault="000D5976" w:rsidP="00152C3C">
      <w:pPr>
        <w:pStyle w:val="NoSpacing"/>
      </w:pPr>
      <w:r w:rsidRPr="00460AE0">
        <w:t xml:space="preserve">[Vpriority High] </w:t>
      </w:r>
      <w:r w:rsidRPr="00CA619A">
        <w:t>[End]</w:t>
      </w:r>
    </w:p>
    <w:p w14:paraId="5C037C6C" w14:textId="77777777" w:rsidR="000D5976" w:rsidRPr="004603B8" w:rsidRDefault="000D5976" w:rsidP="006D2BCB">
      <w:pPr>
        <w:spacing w:after="240" w:line="240" w:lineRule="auto"/>
        <w:rPr>
          <w:rFonts w:ascii="Helvetica" w:eastAsia="Times New Roman" w:hAnsi="Helvetica" w:cs="Helvetica"/>
          <w:color w:val="000000"/>
          <w:sz w:val="21"/>
          <w:szCs w:val="21"/>
        </w:rPr>
      </w:pPr>
    </w:p>
    <w:p w14:paraId="40F8A3CD" w14:textId="77777777" w:rsidR="00CA619A" w:rsidRPr="00CA619A" w:rsidRDefault="00CA619A" w:rsidP="00CA619A"/>
    <w:p w14:paraId="25A4BDD2" w14:textId="00DFC55E" w:rsidR="007C2098" w:rsidRPr="00CA619A" w:rsidRDefault="007C2098" w:rsidP="00152C3C">
      <w:pPr>
        <w:pStyle w:val="NoSpacing"/>
      </w:pPr>
      <w:r w:rsidRPr="00CA619A">
        <w:t>[</w:t>
      </w:r>
      <w:r w:rsidR="00785CE6" w:rsidRPr="00CA619A">
        <w:t>DDS_STBIO1_00</w:t>
      </w:r>
      <w:r w:rsidR="00785CE6">
        <w:t>2</w:t>
      </w:r>
      <w:r w:rsidR="00661519">
        <w:t>3</w:t>
      </w:r>
      <w:r w:rsidRPr="00CA619A">
        <w:t xml:space="preserve">] </w:t>
      </w:r>
      <w:r w:rsidR="00446427" w:rsidRPr="006215B2">
        <w:t>Requirement</w:t>
      </w:r>
      <w:r w:rsidRPr="00CA619A">
        <w:t>:</w:t>
      </w:r>
    </w:p>
    <w:p w14:paraId="21393E78" w14:textId="42933A7C" w:rsidR="00CA619A" w:rsidRPr="00CA619A" w:rsidRDefault="00CA619A" w:rsidP="00CA619A">
      <w:r w:rsidRPr="00CA619A">
        <w:t>A new operation shall start</w:t>
      </w:r>
      <w:r w:rsidR="00DF390B">
        <w:t xml:space="preserve"> only</w:t>
      </w:r>
      <w:r w:rsidRPr="00CA619A">
        <w:t xml:space="preserve"> when quokka_run is low</w:t>
      </w:r>
      <w:r w:rsidR="009175C5">
        <w:t>,</w:t>
      </w:r>
      <w:r w:rsidRPr="00CA619A">
        <w:t xml:space="preserve"> and one between OTP_TEST</w:t>
      </w:r>
      <w:r w:rsidR="00355636">
        <w:t xml:space="preserve"> bit</w:t>
      </w:r>
      <w:r w:rsidRPr="00CA619A">
        <w:t xml:space="preserve">, OTP_WRITE </w:t>
      </w:r>
      <w:r w:rsidR="00355636">
        <w:t>bit</w:t>
      </w:r>
      <w:r w:rsidRPr="00CA619A">
        <w:t xml:space="preserve"> or OTP_B</w:t>
      </w:r>
      <w:r w:rsidR="002411C4">
        <w:t>OOT</w:t>
      </w:r>
      <w:r w:rsidRPr="00CA619A">
        <w:t xml:space="preserve"> bit is written to 1</w:t>
      </w:r>
    </w:p>
    <w:p w14:paraId="406E4ECC" w14:textId="77777777" w:rsidR="00D30795" w:rsidRPr="00CA619A" w:rsidRDefault="00D30795" w:rsidP="00152C3C">
      <w:pPr>
        <w:pStyle w:val="NoSpacing"/>
      </w:pPr>
      <w:r w:rsidRPr="00460AE0">
        <w:t xml:space="preserve">[Vpriority High] </w:t>
      </w:r>
      <w:r w:rsidRPr="00CA619A">
        <w:t>[End]</w:t>
      </w:r>
    </w:p>
    <w:p w14:paraId="2FFE215D" w14:textId="77777777" w:rsidR="007376D6" w:rsidRDefault="007376D6" w:rsidP="00152C3C">
      <w:pPr>
        <w:pStyle w:val="NoSpacing"/>
      </w:pPr>
    </w:p>
    <w:p w14:paraId="57927134" w14:textId="77777777" w:rsidR="007376D6" w:rsidRDefault="007376D6" w:rsidP="00152C3C">
      <w:pPr>
        <w:pStyle w:val="NoSpacing"/>
      </w:pPr>
    </w:p>
    <w:p w14:paraId="20310300" w14:textId="4D84F60A" w:rsidR="007376D6" w:rsidRPr="00CA619A" w:rsidRDefault="007376D6" w:rsidP="00152C3C">
      <w:pPr>
        <w:pStyle w:val="NoSpacing"/>
      </w:pPr>
      <w:r w:rsidRPr="00CA619A">
        <w:t>[</w:t>
      </w:r>
      <w:r w:rsidR="00785CE6" w:rsidRPr="00CA619A">
        <w:t>DDS_STBIO1_00</w:t>
      </w:r>
      <w:r w:rsidR="00785CE6">
        <w:t>2</w:t>
      </w:r>
      <w:r w:rsidR="00661519">
        <w:t>4</w:t>
      </w:r>
      <w:r w:rsidRPr="00CA619A">
        <w:t xml:space="preserve">] </w:t>
      </w:r>
      <w:r w:rsidR="00446427" w:rsidRPr="006215B2">
        <w:t>Requirement</w:t>
      </w:r>
      <w:r w:rsidRPr="00CA619A">
        <w:t>:</w:t>
      </w:r>
    </w:p>
    <w:p w14:paraId="591562D5" w14:textId="01085D0F" w:rsidR="00CA619A" w:rsidRPr="00CA619A" w:rsidRDefault="00303481" w:rsidP="00CA619A">
      <w:r w:rsidRPr="00CA619A">
        <w:t>OTP_IREF_WAKEUP shall be set to</w:t>
      </w:r>
      <w:r w:rsidR="00E56F00">
        <w:t xml:space="preserve"> one</w:t>
      </w:r>
      <w:r w:rsidR="00E8663C">
        <w:t xml:space="preserve"> by an external I2C/SPI to AHB write</w:t>
      </w:r>
      <w:r w:rsidRPr="00CA619A">
        <w:t xml:space="preserve"> </w:t>
      </w:r>
      <w:r w:rsidR="00E56F00" w:rsidRPr="00E56F00">
        <w:t>before initiating a new OTP_TEST or OTP_WRITE operation</w:t>
      </w:r>
    </w:p>
    <w:p w14:paraId="58A4D56A" w14:textId="77777777" w:rsidR="00D30795" w:rsidRPr="00CA619A" w:rsidRDefault="00D30795" w:rsidP="00152C3C">
      <w:pPr>
        <w:pStyle w:val="NoSpacing"/>
      </w:pPr>
      <w:r w:rsidRPr="00460AE0">
        <w:t xml:space="preserve">[Vpriority High] </w:t>
      </w:r>
      <w:r w:rsidRPr="00CA619A">
        <w:t>[End]</w:t>
      </w:r>
    </w:p>
    <w:p w14:paraId="797B5059" w14:textId="77777777" w:rsidR="00CA619A" w:rsidRPr="00CA619A" w:rsidRDefault="00CA619A" w:rsidP="00CA619A"/>
    <w:p w14:paraId="042F06B7" w14:textId="20A70914" w:rsidR="007C2098" w:rsidRPr="00CA619A" w:rsidRDefault="007C2098" w:rsidP="00152C3C">
      <w:pPr>
        <w:pStyle w:val="NoSpacing"/>
      </w:pPr>
      <w:r w:rsidRPr="00CA619A">
        <w:t>[</w:t>
      </w:r>
      <w:r w:rsidR="00785CE6" w:rsidRPr="00CA619A">
        <w:t>DDS_STBIO1_00</w:t>
      </w:r>
      <w:r w:rsidR="00785CE6">
        <w:t>2</w:t>
      </w:r>
      <w:r w:rsidR="00661519">
        <w:t>5</w:t>
      </w:r>
      <w:r w:rsidRPr="00CA619A">
        <w:t xml:space="preserve">] </w:t>
      </w:r>
      <w:r w:rsidR="00446427" w:rsidRPr="006215B2">
        <w:t>Requirement</w:t>
      </w:r>
      <w:r w:rsidRPr="00CA619A">
        <w:t>:</w:t>
      </w:r>
    </w:p>
    <w:p w14:paraId="7724D547" w14:textId="15FB1779" w:rsidR="00CA619A" w:rsidRPr="00CA619A" w:rsidRDefault="004A0357" w:rsidP="00CA619A">
      <w:r w:rsidRPr="00CA619A">
        <w:t>OTP_IREF_WAKEUP shall be setted to zero</w:t>
      </w:r>
      <w:r w:rsidR="004B79E0">
        <w:t xml:space="preserve"> by an external I2C/SPI to AHB write</w:t>
      </w:r>
      <w:r w:rsidR="007423A0">
        <w:t xml:space="preserve"> </w:t>
      </w:r>
      <w:r>
        <w:t>a</w:t>
      </w:r>
      <w:r w:rsidR="00CA619A" w:rsidRPr="00CA619A">
        <w:t>t the end of OTP_TEST or OTP_WRITE</w:t>
      </w:r>
      <w:r w:rsidR="007423A0">
        <w:t xml:space="preserve"> operation</w:t>
      </w:r>
    </w:p>
    <w:p w14:paraId="36D61931" w14:textId="77777777" w:rsidR="00D30795" w:rsidRPr="00CA619A" w:rsidRDefault="00D30795" w:rsidP="00152C3C">
      <w:pPr>
        <w:pStyle w:val="NoSpacing"/>
      </w:pPr>
      <w:r w:rsidRPr="00460AE0">
        <w:t xml:space="preserve">[Vpriority High] </w:t>
      </w:r>
      <w:r w:rsidRPr="00CA619A">
        <w:t>[End]</w:t>
      </w:r>
    </w:p>
    <w:p w14:paraId="1A2DBEBB" w14:textId="77777777" w:rsidR="00CA619A" w:rsidRPr="00CA619A" w:rsidRDefault="00CA619A" w:rsidP="00CA619A"/>
    <w:p w14:paraId="68644682" w14:textId="74416116" w:rsidR="007C2098" w:rsidRPr="00CA619A" w:rsidRDefault="007C2098" w:rsidP="00152C3C">
      <w:pPr>
        <w:pStyle w:val="NoSpacing"/>
      </w:pPr>
      <w:r w:rsidRPr="00CA619A">
        <w:t>[</w:t>
      </w:r>
      <w:r w:rsidR="00785CE6" w:rsidRPr="00CA619A">
        <w:t>DDS_STBIO1_00</w:t>
      </w:r>
      <w:r w:rsidR="00785CE6">
        <w:t>2</w:t>
      </w:r>
      <w:r w:rsidR="00661519">
        <w:t>6</w:t>
      </w:r>
      <w:r w:rsidRPr="00CA619A">
        <w:t xml:space="preserve">] </w:t>
      </w:r>
      <w:r w:rsidR="00446427" w:rsidRPr="006215B2">
        <w:t>Requirement</w:t>
      </w:r>
      <w:r w:rsidRPr="00CA619A">
        <w:t>:</w:t>
      </w:r>
    </w:p>
    <w:p w14:paraId="1E425AA2" w14:textId="43D0E86E" w:rsidR="00CA619A" w:rsidRPr="00CA619A" w:rsidRDefault="00616602" w:rsidP="00CA619A">
      <w:r w:rsidRPr="00616602">
        <w:t>After startup phase, once started with an operation, the IP shall ignore any further start incoming transactions.</w:t>
      </w:r>
    </w:p>
    <w:p w14:paraId="2D5C0A55" w14:textId="77777777" w:rsidR="00D30795" w:rsidRPr="00CA619A" w:rsidRDefault="00D30795" w:rsidP="00152C3C">
      <w:pPr>
        <w:pStyle w:val="NoSpacing"/>
      </w:pPr>
      <w:r w:rsidRPr="00460AE0">
        <w:t xml:space="preserve">[Vpriority High] </w:t>
      </w:r>
      <w:r w:rsidRPr="00CA619A">
        <w:t>[End]</w:t>
      </w:r>
    </w:p>
    <w:p w14:paraId="590F459C" w14:textId="77777777" w:rsidR="00CA619A" w:rsidRPr="00CA619A" w:rsidRDefault="00CA619A" w:rsidP="00CA619A"/>
    <w:p w14:paraId="39EE521B" w14:textId="04D9B442" w:rsidR="007C2098" w:rsidRPr="00CA619A" w:rsidRDefault="007C2098" w:rsidP="00152C3C">
      <w:pPr>
        <w:pStyle w:val="NoSpacing"/>
      </w:pPr>
      <w:r w:rsidRPr="00CA619A">
        <w:t>[</w:t>
      </w:r>
      <w:r w:rsidR="00785CE6" w:rsidRPr="00CA619A">
        <w:t>DDS_STBIO1_00</w:t>
      </w:r>
      <w:r w:rsidR="00785CE6">
        <w:t>2</w:t>
      </w:r>
      <w:r w:rsidR="00661519">
        <w:t>7</w:t>
      </w:r>
      <w:r w:rsidRPr="00CA619A">
        <w:t xml:space="preserve">] </w:t>
      </w:r>
      <w:r w:rsidR="00AF04C1">
        <w:t>Requirement</w:t>
      </w:r>
      <w:r w:rsidRPr="00CA619A">
        <w:t>:</w:t>
      </w:r>
    </w:p>
    <w:p w14:paraId="1A41D93F" w14:textId="31880F18" w:rsidR="00A361EF" w:rsidRDefault="00E959CB" w:rsidP="00CA619A">
      <w:r w:rsidRPr="00CA619A">
        <w:t xml:space="preserve">The </w:t>
      </w:r>
      <w:r>
        <w:t>TEST</w:t>
      </w:r>
      <w:r w:rsidRPr="00CA619A">
        <w:t xml:space="preserve"> routine shall start when OTP </w:t>
      </w:r>
      <w:r>
        <w:t>Test</w:t>
      </w:r>
      <w:r w:rsidRPr="00CA619A">
        <w:t xml:space="preserve"> Bit rises and completes when quokka_run falls</w:t>
      </w:r>
      <w:r>
        <w:t>.</w:t>
      </w:r>
    </w:p>
    <w:p w14:paraId="3226A6A0" w14:textId="77777777" w:rsidR="00D30795" w:rsidRPr="00CA619A" w:rsidRDefault="00D30795" w:rsidP="00152C3C">
      <w:pPr>
        <w:pStyle w:val="NoSpacing"/>
      </w:pPr>
      <w:r w:rsidRPr="00460AE0">
        <w:t xml:space="preserve">[Vpriority High] </w:t>
      </w:r>
      <w:r w:rsidRPr="00CA619A">
        <w:t>[End]</w:t>
      </w:r>
    </w:p>
    <w:p w14:paraId="26079F01" w14:textId="77777777" w:rsidR="00CA619A" w:rsidRPr="00CA619A" w:rsidRDefault="00CA619A" w:rsidP="00CA619A"/>
    <w:p w14:paraId="469E7BC3" w14:textId="2E500C24" w:rsidR="007C2098" w:rsidRPr="00CA619A" w:rsidRDefault="007C2098" w:rsidP="00152C3C">
      <w:pPr>
        <w:pStyle w:val="NoSpacing"/>
      </w:pPr>
      <w:r w:rsidRPr="00CA619A">
        <w:t>[</w:t>
      </w:r>
      <w:r w:rsidR="00785CE6" w:rsidRPr="00CA619A">
        <w:t>DDS_STBIO1_00</w:t>
      </w:r>
      <w:r w:rsidR="00785CE6">
        <w:t>2</w:t>
      </w:r>
      <w:r w:rsidR="00661519">
        <w:t>8</w:t>
      </w:r>
      <w:r w:rsidRPr="00CA619A">
        <w:t xml:space="preserve">] </w:t>
      </w:r>
      <w:r w:rsidR="004101A6" w:rsidRPr="006215B2">
        <w:t>Requirement</w:t>
      </w:r>
      <w:r w:rsidRPr="00CA619A">
        <w:t>:</w:t>
      </w:r>
    </w:p>
    <w:p w14:paraId="79F3FAE7" w14:textId="77777777" w:rsidR="00155E90" w:rsidRPr="00155E90" w:rsidRDefault="00155E90" w:rsidP="00152C3C">
      <w:pPr>
        <w:pStyle w:val="NoSpacing"/>
        <w:rPr>
          <w:color w:val="002052"/>
          <w:lang w:val="fr-FR"/>
        </w:rPr>
      </w:pPr>
      <w:r w:rsidRPr="00155E90">
        <w:t>The TEST routines shall allow reading an 8-bit word on OTP of a specific address written in OTP_A register, and write this value in OTP_D_TEST register.</w:t>
      </w:r>
    </w:p>
    <w:p w14:paraId="01C68546" w14:textId="5EF024D1" w:rsidR="00D30795" w:rsidRPr="00CA619A" w:rsidRDefault="00155E90" w:rsidP="00152C3C">
      <w:pPr>
        <w:pStyle w:val="NoSpacing"/>
      </w:pPr>
      <w:r w:rsidRPr="00155E90">
        <w:rPr>
          <w:color w:val="002052"/>
        </w:rPr>
        <w:t xml:space="preserve"> </w:t>
      </w:r>
      <w:r w:rsidR="00D30795" w:rsidRPr="00460AE0">
        <w:t xml:space="preserve">[Vpriority High] </w:t>
      </w:r>
      <w:r w:rsidR="00D30795" w:rsidRPr="00CA619A">
        <w:t>[End]</w:t>
      </w:r>
    </w:p>
    <w:p w14:paraId="2DAD3D76" w14:textId="77777777" w:rsidR="00CA619A" w:rsidRPr="00CA619A" w:rsidRDefault="00CA619A" w:rsidP="00CA619A"/>
    <w:p w14:paraId="5411DEC6" w14:textId="77777777" w:rsidR="008B20C2" w:rsidRDefault="008B20C2" w:rsidP="00CA619A"/>
    <w:p w14:paraId="1DDD9B07" w14:textId="77777777" w:rsidR="008B20C2" w:rsidRPr="00CA619A" w:rsidRDefault="008B20C2" w:rsidP="00CA619A"/>
    <w:p w14:paraId="56371A07" w14:textId="0C8C7FA5" w:rsidR="004101A6" w:rsidRPr="00CA619A" w:rsidRDefault="004101A6" w:rsidP="00152C3C">
      <w:pPr>
        <w:pStyle w:val="NoSpacing"/>
      </w:pPr>
      <w:r w:rsidRPr="00CA619A">
        <w:t>[</w:t>
      </w:r>
      <w:r w:rsidR="00785CE6" w:rsidRPr="00CA619A">
        <w:t>DDS_STBIO1_00</w:t>
      </w:r>
      <w:r w:rsidR="00785CE6">
        <w:t>2</w:t>
      </w:r>
      <w:r w:rsidR="00661519">
        <w:t>9</w:t>
      </w:r>
      <w:r w:rsidRPr="00CA619A">
        <w:t>] Definition:</w:t>
      </w:r>
    </w:p>
    <w:tbl>
      <w:tblPr>
        <w:tblStyle w:val="TableGrid"/>
        <w:tblW w:w="0" w:type="auto"/>
        <w:jc w:val="center"/>
        <w:tblLook w:val="04A0" w:firstRow="1" w:lastRow="0" w:firstColumn="1" w:lastColumn="0" w:noHBand="0" w:noVBand="1"/>
      </w:tblPr>
      <w:tblGrid>
        <w:gridCol w:w="2805"/>
        <w:gridCol w:w="1623"/>
      </w:tblGrid>
      <w:tr w:rsidR="00CA619A" w:rsidRPr="00CA619A" w14:paraId="4FAF1192" w14:textId="77777777">
        <w:trPr>
          <w:trHeight w:val="432"/>
          <w:jc w:val="center"/>
        </w:trPr>
        <w:tc>
          <w:tcPr>
            <w:tcW w:w="2805" w:type="dxa"/>
          </w:tcPr>
          <w:p w14:paraId="4204AF5E" w14:textId="77777777" w:rsidR="00CA619A" w:rsidRPr="00CA619A" w:rsidRDefault="00CA619A" w:rsidP="00CA619A">
            <w:pPr>
              <w:spacing w:line="276" w:lineRule="auto"/>
              <w:rPr>
                <w:b/>
              </w:rPr>
            </w:pPr>
            <w:r w:rsidRPr="00CA619A">
              <w:rPr>
                <w:b/>
              </w:rPr>
              <w:t>Timing parameter</w:t>
            </w:r>
          </w:p>
        </w:tc>
        <w:tc>
          <w:tcPr>
            <w:tcW w:w="1623" w:type="dxa"/>
          </w:tcPr>
          <w:p w14:paraId="48C8854F" w14:textId="77777777" w:rsidR="00CA619A" w:rsidRPr="00CA619A" w:rsidRDefault="00CA619A" w:rsidP="00CA619A">
            <w:pPr>
              <w:spacing w:line="276" w:lineRule="auto"/>
              <w:rPr>
                <w:b/>
                <w:bCs/>
              </w:rPr>
            </w:pPr>
            <w:r w:rsidRPr="00CA619A">
              <w:rPr>
                <w:b/>
                <w:bCs/>
              </w:rPr>
              <w:t>Value</w:t>
            </w:r>
          </w:p>
        </w:tc>
      </w:tr>
      <w:tr w:rsidR="00CA619A" w:rsidRPr="00CA619A" w14:paraId="1C551EB1" w14:textId="77777777">
        <w:trPr>
          <w:trHeight w:val="432"/>
          <w:jc w:val="center"/>
        </w:trPr>
        <w:tc>
          <w:tcPr>
            <w:tcW w:w="2805" w:type="dxa"/>
          </w:tcPr>
          <w:p w14:paraId="0A420122" w14:textId="77777777" w:rsidR="00CA619A" w:rsidRPr="00CA619A" w:rsidRDefault="00CA619A" w:rsidP="00CA619A">
            <w:pPr>
              <w:spacing w:line="276" w:lineRule="auto"/>
            </w:pPr>
            <w:r w:rsidRPr="00CA619A">
              <w:t>ts_pdnr_tread</w:t>
            </w:r>
          </w:p>
        </w:tc>
        <w:tc>
          <w:tcPr>
            <w:tcW w:w="1623" w:type="dxa"/>
          </w:tcPr>
          <w:p w14:paraId="213228D4" w14:textId="77777777" w:rsidR="00CA619A" w:rsidRPr="00CA619A" w:rsidRDefault="00CA619A" w:rsidP="00CA619A">
            <w:pPr>
              <w:spacing w:line="276" w:lineRule="auto"/>
            </w:pPr>
            <w:r w:rsidRPr="00CA619A">
              <w:t>3 µs</w:t>
            </w:r>
          </w:p>
        </w:tc>
      </w:tr>
      <w:tr w:rsidR="00CA619A" w:rsidRPr="00CA619A" w14:paraId="4D34EFC7" w14:textId="77777777">
        <w:trPr>
          <w:trHeight w:val="432"/>
          <w:jc w:val="center"/>
        </w:trPr>
        <w:tc>
          <w:tcPr>
            <w:tcW w:w="2805" w:type="dxa"/>
          </w:tcPr>
          <w:p w14:paraId="08871F55" w14:textId="77777777" w:rsidR="00CA619A" w:rsidRPr="00CA619A" w:rsidRDefault="00CA619A" w:rsidP="00CA619A">
            <w:pPr>
              <w:spacing w:line="276" w:lineRule="auto"/>
            </w:pPr>
            <w:r w:rsidRPr="00CA619A">
              <w:t>ts_pdnr_fuse</w:t>
            </w:r>
          </w:p>
        </w:tc>
        <w:tc>
          <w:tcPr>
            <w:tcW w:w="1623" w:type="dxa"/>
          </w:tcPr>
          <w:p w14:paraId="42C9A7BE" w14:textId="77777777" w:rsidR="00CA619A" w:rsidRPr="00CA619A" w:rsidRDefault="00CA619A" w:rsidP="00CA619A">
            <w:pPr>
              <w:spacing w:line="276" w:lineRule="auto"/>
            </w:pPr>
            <w:r w:rsidRPr="00CA619A">
              <w:t>3 µs</w:t>
            </w:r>
          </w:p>
        </w:tc>
      </w:tr>
      <w:tr w:rsidR="00CA619A" w:rsidRPr="00CA619A" w14:paraId="6BA6F2CC" w14:textId="77777777">
        <w:trPr>
          <w:trHeight w:val="432"/>
          <w:jc w:val="center"/>
        </w:trPr>
        <w:tc>
          <w:tcPr>
            <w:tcW w:w="2805" w:type="dxa"/>
          </w:tcPr>
          <w:p w14:paraId="02DF7146" w14:textId="77777777" w:rsidR="00CA619A" w:rsidRPr="00CA619A" w:rsidRDefault="00CA619A" w:rsidP="00CA619A">
            <w:pPr>
              <w:spacing w:line="276" w:lineRule="auto"/>
            </w:pPr>
            <w:r w:rsidRPr="00CA619A">
              <w:t>th_pdnr_selectwlbl</w:t>
            </w:r>
          </w:p>
        </w:tc>
        <w:tc>
          <w:tcPr>
            <w:tcW w:w="1623" w:type="dxa"/>
          </w:tcPr>
          <w:p w14:paraId="510944F3" w14:textId="77777777" w:rsidR="00CA619A" w:rsidRPr="00CA619A" w:rsidRDefault="00CA619A" w:rsidP="00CA619A">
            <w:pPr>
              <w:spacing w:line="276" w:lineRule="auto"/>
            </w:pPr>
            <w:r w:rsidRPr="00CA619A">
              <w:t>8 µs</w:t>
            </w:r>
          </w:p>
        </w:tc>
      </w:tr>
      <w:tr w:rsidR="00CA619A" w:rsidRPr="00CA619A" w14:paraId="1F4E020B" w14:textId="77777777">
        <w:trPr>
          <w:trHeight w:val="432"/>
          <w:jc w:val="center"/>
        </w:trPr>
        <w:tc>
          <w:tcPr>
            <w:tcW w:w="2805" w:type="dxa"/>
          </w:tcPr>
          <w:p w14:paraId="7EBD68C0" w14:textId="77777777" w:rsidR="00CA619A" w:rsidRPr="00CA619A" w:rsidRDefault="00CA619A" w:rsidP="00CA619A">
            <w:pPr>
              <w:spacing w:line="276" w:lineRule="auto"/>
            </w:pPr>
            <w:r w:rsidRPr="00CA619A">
              <w:t>ts_selectwlblr_a</w:t>
            </w:r>
          </w:p>
        </w:tc>
        <w:tc>
          <w:tcPr>
            <w:tcW w:w="1623" w:type="dxa"/>
          </w:tcPr>
          <w:p w14:paraId="43689CA3" w14:textId="77777777" w:rsidR="00CA619A" w:rsidRPr="00CA619A" w:rsidRDefault="00CA619A" w:rsidP="00CA619A">
            <w:pPr>
              <w:spacing w:line="276" w:lineRule="auto"/>
            </w:pPr>
            <w:r w:rsidRPr="00CA619A">
              <w:t>6 µs</w:t>
            </w:r>
          </w:p>
        </w:tc>
      </w:tr>
      <w:tr w:rsidR="00CA619A" w:rsidRPr="00CA619A" w14:paraId="68BE936D" w14:textId="77777777">
        <w:trPr>
          <w:trHeight w:val="432"/>
          <w:jc w:val="center"/>
        </w:trPr>
        <w:tc>
          <w:tcPr>
            <w:tcW w:w="2805" w:type="dxa"/>
          </w:tcPr>
          <w:p w14:paraId="0EB117E5" w14:textId="77777777" w:rsidR="00CA619A" w:rsidRPr="00CA619A" w:rsidRDefault="00CA619A" w:rsidP="00CA619A">
            <w:pPr>
              <w:spacing w:line="276" w:lineRule="auto"/>
            </w:pPr>
            <w:r w:rsidRPr="00CA619A">
              <w:t>ts_selectwlblr_prg</w:t>
            </w:r>
          </w:p>
        </w:tc>
        <w:tc>
          <w:tcPr>
            <w:tcW w:w="1623" w:type="dxa"/>
          </w:tcPr>
          <w:p w14:paraId="3AEE7300" w14:textId="77777777" w:rsidR="00CA619A" w:rsidRPr="00CA619A" w:rsidRDefault="00CA619A" w:rsidP="00CA619A">
            <w:pPr>
              <w:spacing w:line="276" w:lineRule="auto"/>
            </w:pPr>
            <w:r w:rsidRPr="00CA619A">
              <w:t>5 µs</w:t>
            </w:r>
          </w:p>
        </w:tc>
      </w:tr>
      <w:tr w:rsidR="00CA619A" w:rsidRPr="00CA619A" w14:paraId="266743A8" w14:textId="77777777">
        <w:trPr>
          <w:trHeight w:val="432"/>
          <w:jc w:val="center"/>
        </w:trPr>
        <w:tc>
          <w:tcPr>
            <w:tcW w:w="2805" w:type="dxa"/>
          </w:tcPr>
          <w:p w14:paraId="722AA0ED" w14:textId="77777777" w:rsidR="00CA619A" w:rsidRPr="00CA619A" w:rsidRDefault="00CA619A" w:rsidP="00CA619A">
            <w:pPr>
              <w:spacing w:line="276" w:lineRule="auto"/>
            </w:pPr>
            <w:r w:rsidRPr="00CA619A">
              <w:t>ts_fuser_selectwlbl</w:t>
            </w:r>
          </w:p>
        </w:tc>
        <w:tc>
          <w:tcPr>
            <w:tcW w:w="1623" w:type="dxa"/>
          </w:tcPr>
          <w:p w14:paraId="686C8640" w14:textId="77777777" w:rsidR="00CA619A" w:rsidRPr="00CA619A" w:rsidRDefault="00CA619A" w:rsidP="00CA619A">
            <w:pPr>
              <w:spacing w:line="276" w:lineRule="auto"/>
            </w:pPr>
            <w:r w:rsidRPr="00CA619A">
              <w:t>5 µs</w:t>
            </w:r>
          </w:p>
        </w:tc>
      </w:tr>
      <w:tr w:rsidR="00CA619A" w:rsidRPr="00CA619A" w14:paraId="23E8B200" w14:textId="77777777">
        <w:trPr>
          <w:trHeight w:val="432"/>
          <w:jc w:val="center"/>
        </w:trPr>
        <w:tc>
          <w:tcPr>
            <w:tcW w:w="2805" w:type="dxa"/>
          </w:tcPr>
          <w:p w14:paraId="629B47EA" w14:textId="77777777" w:rsidR="00CA619A" w:rsidRPr="00CA619A" w:rsidRDefault="00CA619A" w:rsidP="00CA619A">
            <w:pPr>
              <w:spacing w:line="276" w:lineRule="auto"/>
            </w:pPr>
            <w:r w:rsidRPr="00CA619A">
              <w:t>tfuse_high</w:t>
            </w:r>
          </w:p>
        </w:tc>
        <w:tc>
          <w:tcPr>
            <w:tcW w:w="1623" w:type="dxa"/>
          </w:tcPr>
          <w:p w14:paraId="7A22CB93" w14:textId="77777777" w:rsidR="00CA619A" w:rsidRPr="00CA619A" w:rsidRDefault="00CA619A" w:rsidP="00CA619A">
            <w:pPr>
              <w:spacing w:line="276" w:lineRule="auto"/>
            </w:pPr>
            <w:r w:rsidRPr="00CA619A">
              <w:t>100 µs</w:t>
            </w:r>
          </w:p>
        </w:tc>
      </w:tr>
      <w:tr w:rsidR="00CA619A" w:rsidRPr="00CA619A" w14:paraId="4FA90CDE" w14:textId="77777777">
        <w:trPr>
          <w:trHeight w:val="432"/>
          <w:jc w:val="center"/>
        </w:trPr>
        <w:tc>
          <w:tcPr>
            <w:tcW w:w="2805" w:type="dxa"/>
          </w:tcPr>
          <w:p w14:paraId="31017D8C" w14:textId="77777777" w:rsidR="00CA619A" w:rsidRPr="00CA619A" w:rsidRDefault="00CA619A" w:rsidP="00CA619A">
            <w:pPr>
              <w:spacing w:line="276" w:lineRule="auto"/>
            </w:pPr>
            <w:r w:rsidRPr="00CA619A">
              <w:t>th_fusef_selectwlbl</w:t>
            </w:r>
          </w:p>
        </w:tc>
        <w:tc>
          <w:tcPr>
            <w:tcW w:w="1623" w:type="dxa"/>
          </w:tcPr>
          <w:p w14:paraId="213A2BA5" w14:textId="77777777" w:rsidR="00CA619A" w:rsidRPr="00CA619A" w:rsidRDefault="00CA619A" w:rsidP="00CA619A">
            <w:pPr>
              <w:spacing w:line="276" w:lineRule="auto"/>
            </w:pPr>
            <w:r w:rsidRPr="00CA619A">
              <w:t>5 µs</w:t>
            </w:r>
          </w:p>
        </w:tc>
      </w:tr>
      <w:tr w:rsidR="00CA619A" w:rsidRPr="00CA619A" w14:paraId="4A28F2E8" w14:textId="77777777">
        <w:trPr>
          <w:trHeight w:val="432"/>
          <w:jc w:val="center"/>
        </w:trPr>
        <w:tc>
          <w:tcPr>
            <w:tcW w:w="2805" w:type="dxa"/>
          </w:tcPr>
          <w:p w14:paraId="235F75C5" w14:textId="77777777" w:rsidR="00CA619A" w:rsidRPr="00CA619A" w:rsidRDefault="00CA619A" w:rsidP="00CA619A">
            <w:pPr>
              <w:spacing w:line="276" w:lineRule="auto"/>
            </w:pPr>
            <w:r w:rsidRPr="00CA619A">
              <w:t>t_selectwlbl_high_read</w:t>
            </w:r>
          </w:p>
        </w:tc>
        <w:tc>
          <w:tcPr>
            <w:tcW w:w="1623" w:type="dxa"/>
          </w:tcPr>
          <w:p w14:paraId="2035C73B" w14:textId="77777777" w:rsidR="00CA619A" w:rsidRPr="00CA619A" w:rsidRDefault="00CA619A" w:rsidP="00CA619A">
            <w:pPr>
              <w:spacing w:line="276" w:lineRule="auto"/>
            </w:pPr>
            <w:r w:rsidRPr="00CA619A">
              <w:t>10 µs</w:t>
            </w:r>
          </w:p>
        </w:tc>
      </w:tr>
      <w:tr w:rsidR="00CA619A" w:rsidRPr="00CA619A" w14:paraId="677FAF9F" w14:textId="77777777">
        <w:trPr>
          <w:trHeight w:val="432"/>
          <w:jc w:val="center"/>
        </w:trPr>
        <w:tc>
          <w:tcPr>
            <w:tcW w:w="2805" w:type="dxa"/>
          </w:tcPr>
          <w:p w14:paraId="1FFB8B45" w14:textId="77777777" w:rsidR="00CA619A" w:rsidRPr="00CA619A" w:rsidRDefault="00CA619A" w:rsidP="00CA619A">
            <w:pPr>
              <w:spacing w:line="276" w:lineRule="auto"/>
            </w:pPr>
            <w:r w:rsidRPr="00CA619A">
              <w:t>td_selectwlblr_dout</w:t>
            </w:r>
          </w:p>
        </w:tc>
        <w:tc>
          <w:tcPr>
            <w:tcW w:w="1623" w:type="dxa"/>
          </w:tcPr>
          <w:p w14:paraId="101A9981" w14:textId="77777777" w:rsidR="00CA619A" w:rsidRPr="00CA619A" w:rsidRDefault="00CA619A" w:rsidP="00CA619A">
            <w:pPr>
              <w:spacing w:line="276" w:lineRule="auto"/>
            </w:pPr>
            <w:r w:rsidRPr="00CA619A">
              <w:t>8 µs</w:t>
            </w:r>
          </w:p>
        </w:tc>
      </w:tr>
      <w:tr w:rsidR="00CA619A" w:rsidRPr="00CA619A" w14:paraId="7608B7C5" w14:textId="77777777">
        <w:trPr>
          <w:trHeight w:val="432"/>
          <w:jc w:val="center"/>
        </w:trPr>
        <w:tc>
          <w:tcPr>
            <w:tcW w:w="2805" w:type="dxa"/>
          </w:tcPr>
          <w:p w14:paraId="288144B9" w14:textId="77777777" w:rsidR="00CA619A" w:rsidRPr="00CA619A" w:rsidRDefault="00CA619A" w:rsidP="00CA619A">
            <w:pPr>
              <w:spacing w:line="276" w:lineRule="auto"/>
            </w:pPr>
            <w:r w:rsidRPr="00CA619A">
              <w:t>tselectwbl_low</w:t>
            </w:r>
          </w:p>
        </w:tc>
        <w:tc>
          <w:tcPr>
            <w:tcW w:w="1623" w:type="dxa"/>
          </w:tcPr>
          <w:p w14:paraId="02363E82" w14:textId="77777777" w:rsidR="00CA619A" w:rsidRPr="00CA619A" w:rsidRDefault="00CA619A" w:rsidP="00CA619A">
            <w:pPr>
              <w:spacing w:line="276" w:lineRule="auto"/>
            </w:pPr>
            <w:r w:rsidRPr="00CA619A">
              <w:t>7 µs</w:t>
            </w:r>
          </w:p>
        </w:tc>
      </w:tr>
      <w:tr w:rsidR="00CA619A" w:rsidRPr="00CA619A" w14:paraId="5C8CB3BA" w14:textId="77777777">
        <w:trPr>
          <w:trHeight w:val="432"/>
          <w:jc w:val="center"/>
        </w:trPr>
        <w:tc>
          <w:tcPr>
            <w:tcW w:w="2805" w:type="dxa"/>
          </w:tcPr>
          <w:p w14:paraId="477F09C3" w14:textId="77777777" w:rsidR="00CA619A" w:rsidRPr="00CA619A" w:rsidRDefault="00CA619A" w:rsidP="00CA619A">
            <w:pPr>
              <w:spacing w:line="276" w:lineRule="auto"/>
            </w:pPr>
            <w:r w:rsidRPr="00CA619A">
              <w:t>th_selectwlblf_a</w:t>
            </w:r>
          </w:p>
        </w:tc>
        <w:tc>
          <w:tcPr>
            <w:tcW w:w="1623" w:type="dxa"/>
          </w:tcPr>
          <w:p w14:paraId="6FA65EB8" w14:textId="77777777" w:rsidR="00CA619A" w:rsidRPr="00CA619A" w:rsidRDefault="00CA619A" w:rsidP="00CA619A">
            <w:pPr>
              <w:spacing w:line="276" w:lineRule="auto"/>
            </w:pPr>
            <w:r w:rsidRPr="00CA619A">
              <w:t>2*clk_period</w:t>
            </w:r>
          </w:p>
        </w:tc>
      </w:tr>
      <w:tr w:rsidR="00CA619A" w:rsidRPr="00CA619A" w14:paraId="4037FA70" w14:textId="77777777">
        <w:trPr>
          <w:trHeight w:val="432"/>
          <w:jc w:val="center"/>
        </w:trPr>
        <w:tc>
          <w:tcPr>
            <w:tcW w:w="2805" w:type="dxa"/>
          </w:tcPr>
          <w:p w14:paraId="1CD7BC37" w14:textId="77777777" w:rsidR="00CA619A" w:rsidRPr="00CA619A" w:rsidRDefault="00CA619A" w:rsidP="00CA619A">
            <w:pPr>
              <w:spacing w:line="276" w:lineRule="auto"/>
            </w:pPr>
            <w:r w:rsidRPr="00CA619A">
              <w:lastRenderedPageBreak/>
              <w:t>ts_pdnf_selectwlbl</w:t>
            </w:r>
          </w:p>
        </w:tc>
        <w:tc>
          <w:tcPr>
            <w:tcW w:w="1623" w:type="dxa"/>
          </w:tcPr>
          <w:p w14:paraId="1B5C5510" w14:textId="77777777" w:rsidR="00CA619A" w:rsidRPr="00CA619A" w:rsidRDefault="00CA619A" w:rsidP="00CA619A">
            <w:pPr>
              <w:spacing w:line="276" w:lineRule="auto"/>
            </w:pPr>
            <w:r w:rsidRPr="00CA619A">
              <w:t xml:space="preserve">500 ns </w:t>
            </w:r>
          </w:p>
        </w:tc>
      </w:tr>
      <w:tr w:rsidR="00CA619A" w:rsidRPr="00CA619A" w14:paraId="1C658F74" w14:textId="77777777">
        <w:trPr>
          <w:trHeight w:val="432"/>
          <w:jc w:val="center"/>
        </w:trPr>
        <w:tc>
          <w:tcPr>
            <w:tcW w:w="2805" w:type="dxa"/>
          </w:tcPr>
          <w:p w14:paraId="3E8F7A4C" w14:textId="77777777" w:rsidR="00CA619A" w:rsidRPr="00CA619A" w:rsidRDefault="00CA619A" w:rsidP="00CA619A">
            <w:pPr>
              <w:spacing w:line="276" w:lineRule="auto"/>
            </w:pPr>
            <w:r w:rsidRPr="00CA619A">
              <w:t>th_pdnf_tread</w:t>
            </w:r>
          </w:p>
        </w:tc>
        <w:tc>
          <w:tcPr>
            <w:tcW w:w="1623" w:type="dxa"/>
          </w:tcPr>
          <w:p w14:paraId="215386C2" w14:textId="77777777" w:rsidR="00CA619A" w:rsidRPr="00CA619A" w:rsidRDefault="00CA619A" w:rsidP="00CA619A">
            <w:pPr>
              <w:spacing w:line="276" w:lineRule="auto"/>
            </w:pPr>
            <w:r w:rsidRPr="00CA619A">
              <w:t>150 ns</w:t>
            </w:r>
          </w:p>
        </w:tc>
      </w:tr>
      <w:tr w:rsidR="00CA619A" w:rsidRPr="00CA619A" w14:paraId="634219C7" w14:textId="77777777">
        <w:trPr>
          <w:trHeight w:val="432"/>
          <w:jc w:val="center"/>
        </w:trPr>
        <w:tc>
          <w:tcPr>
            <w:tcW w:w="2805" w:type="dxa"/>
          </w:tcPr>
          <w:p w14:paraId="7F3D19D9" w14:textId="77777777" w:rsidR="00CA619A" w:rsidRPr="00CA619A" w:rsidRDefault="00CA619A" w:rsidP="00CA619A">
            <w:pPr>
              <w:spacing w:line="276" w:lineRule="auto"/>
            </w:pPr>
            <w:r w:rsidRPr="00CA619A">
              <w:t>th_pdnf_fuse</w:t>
            </w:r>
          </w:p>
        </w:tc>
        <w:tc>
          <w:tcPr>
            <w:tcW w:w="1623" w:type="dxa"/>
          </w:tcPr>
          <w:p w14:paraId="66158953" w14:textId="77777777" w:rsidR="00CA619A" w:rsidRPr="00CA619A" w:rsidRDefault="00CA619A" w:rsidP="00CA619A">
            <w:pPr>
              <w:spacing w:line="276" w:lineRule="auto"/>
            </w:pPr>
            <w:r w:rsidRPr="00CA619A">
              <w:t xml:space="preserve">150 ns </w:t>
            </w:r>
          </w:p>
        </w:tc>
      </w:tr>
      <w:tr w:rsidR="00CA619A" w:rsidRPr="00CA619A" w14:paraId="007513D7" w14:textId="77777777">
        <w:trPr>
          <w:trHeight w:val="330"/>
          <w:jc w:val="center"/>
        </w:trPr>
        <w:tc>
          <w:tcPr>
            <w:tcW w:w="2805" w:type="dxa"/>
          </w:tcPr>
          <w:p w14:paraId="79E3E552" w14:textId="77777777" w:rsidR="00CA619A" w:rsidRPr="00CA619A" w:rsidRDefault="00CA619A" w:rsidP="00CA619A">
            <w:pPr>
              <w:spacing w:line="276" w:lineRule="auto"/>
            </w:pPr>
            <w:r w:rsidRPr="00CA619A">
              <w:t>th_selectwlblf_prg</w:t>
            </w:r>
          </w:p>
        </w:tc>
        <w:tc>
          <w:tcPr>
            <w:tcW w:w="1623" w:type="dxa"/>
          </w:tcPr>
          <w:p w14:paraId="36E1688F" w14:textId="77777777" w:rsidR="00CA619A" w:rsidRPr="00CA619A" w:rsidRDefault="00CA619A" w:rsidP="00CA619A">
            <w:pPr>
              <w:spacing w:line="276" w:lineRule="auto"/>
            </w:pPr>
            <w:r w:rsidRPr="00CA619A">
              <w:t>2*clk_period</w:t>
            </w:r>
          </w:p>
        </w:tc>
      </w:tr>
      <w:tr w:rsidR="00CA619A" w:rsidRPr="00CA619A" w14:paraId="7A6350FE" w14:textId="77777777">
        <w:trPr>
          <w:trHeight w:val="300"/>
          <w:jc w:val="center"/>
        </w:trPr>
        <w:tc>
          <w:tcPr>
            <w:tcW w:w="2805" w:type="dxa"/>
          </w:tcPr>
          <w:p w14:paraId="2686C313" w14:textId="77777777" w:rsidR="00CA619A" w:rsidRPr="00CA619A" w:rsidRDefault="00CA619A" w:rsidP="00CA619A">
            <w:pPr>
              <w:spacing w:line="276" w:lineRule="auto"/>
            </w:pPr>
            <w:r w:rsidRPr="00CA619A">
              <w:t>clk_period</w:t>
            </w:r>
          </w:p>
        </w:tc>
        <w:tc>
          <w:tcPr>
            <w:tcW w:w="1623" w:type="dxa"/>
          </w:tcPr>
          <w:p w14:paraId="1AF66A93" w14:textId="77777777" w:rsidR="00CA619A" w:rsidRPr="00CA619A" w:rsidRDefault="00CA619A" w:rsidP="00CA619A">
            <w:pPr>
              <w:spacing w:line="276" w:lineRule="auto"/>
            </w:pPr>
            <w:r w:rsidRPr="00CA619A">
              <w:t>31ns</w:t>
            </w:r>
          </w:p>
        </w:tc>
      </w:tr>
      <w:tr w:rsidR="00CA619A" w:rsidRPr="00CA619A" w14:paraId="30AEA23F" w14:textId="77777777">
        <w:trPr>
          <w:trHeight w:val="300"/>
          <w:jc w:val="center"/>
        </w:trPr>
        <w:tc>
          <w:tcPr>
            <w:tcW w:w="2805" w:type="dxa"/>
          </w:tcPr>
          <w:p w14:paraId="4F2722AF" w14:textId="77777777" w:rsidR="00CA619A" w:rsidRPr="00CA619A" w:rsidRDefault="00CA619A" w:rsidP="00CA619A">
            <w:pPr>
              <w:spacing w:line="276" w:lineRule="auto"/>
            </w:pPr>
            <w:r w:rsidRPr="00CA619A">
              <w:t>n_mirror_reg</w:t>
            </w:r>
          </w:p>
        </w:tc>
        <w:tc>
          <w:tcPr>
            <w:tcW w:w="1623" w:type="dxa"/>
          </w:tcPr>
          <w:p w14:paraId="2B6A864A" w14:textId="77777777" w:rsidR="00CA619A" w:rsidRPr="00CA619A" w:rsidRDefault="00CA619A" w:rsidP="00EC587B">
            <w:pPr>
              <w:keepNext/>
              <w:spacing w:line="276" w:lineRule="auto"/>
            </w:pPr>
            <w:r w:rsidRPr="00CA619A">
              <w:t>6</w:t>
            </w:r>
          </w:p>
        </w:tc>
      </w:tr>
    </w:tbl>
    <w:p w14:paraId="5F7D0C07" w14:textId="10E85459" w:rsidR="00EC587B" w:rsidRDefault="00ED2D01" w:rsidP="00EC587B">
      <w:pPr>
        <w:pStyle w:val="Caption"/>
        <w:jc w:val="center"/>
      </w:pPr>
      <w:bookmarkStart w:id="110" w:name="_Toc210989356"/>
      <w:bookmarkStart w:id="111" w:name="_Toc192068832"/>
      <w:r>
        <w:t>Table</w:t>
      </w:r>
      <w:r w:rsidR="00EC587B">
        <w:t xml:space="preserve"> </w:t>
      </w:r>
      <w:fldSimple w:instr=" SEQ Tableau \* ARABIC ">
        <w:r w:rsidR="00E27A95">
          <w:rPr>
            <w:noProof/>
          </w:rPr>
          <w:t>21</w:t>
        </w:r>
      </w:fldSimple>
      <w:r w:rsidR="00EC587B">
        <w:t xml:space="preserve"> </w:t>
      </w:r>
      <w:r w:rsidR="00EC587B" w:rsidRPr="00BE2762">
        <w:t>Chosen OTP Timings</w:t>
      </w:r>
      <w:bookmarkEnd w:id="110"/>
    </w:p>
    <w:bookmarkEnd w:id="111"/>
    <w:p w14:paraId="49B135A2" w14:textId="31C18026" w:rsidR="00D30795" w:rsidRPr="00CA619A" w:rsidRDefault="00D30795" w:rsidP="00152C3C">
      <w:pPr>
        <w:pStyle w:val="NoSpacing"/>
      </w:pPr>
      <w:r w:rsidRPr="00CA619A">
        <w:t>[End]</w:t>
      </w:r>
    </w:p>
    <w:p w14:paraId="4F1496BE" w14:textId="77777777" w:rsidR="00CA619A" w:rsidRPr="00CA619A" w:rsidRDefault="00CA619A" w:rsidP="00CA619A"/>
    <w:p w14:paraId="1F84F637" w14:textId="4552817C" w:rsidR="007C2098" w:rsidRPr="00CA619A" w:rsidRDefault="007C2098" w:rsidP="00152C3C">
      <w:pPr>
        <w:pStyle w:val="NoSpacing"/>
      </w:pPr>
      <w:r w:rsidRPr="00CA619A">
        <w:t>[</w:t>
      </w:r>
      <w:r w:rsidR="0030706D" w:rsidRPr="00CA619A">
        <w:t>DDS_STBIO1_00</w:t>
      </w:r>
      <w:r w:rsidR="00661519">
        <w:t>30</w:t>
      </w:r>
      <w:r w:rsidRPr="00CA619A">
        <w:t>] Definition:</w:t>
      </w:r>
    </w:p>
    <w:tbl>
      <w:tblPr>
        <w:tblStyle w:val="TableGrid"/>
        <w:tblW w:w="0" w:type="auto"/>
        <w:tblInd w:w="1080" w:type="dxa"/>
        <w:tblLayout w:type="fixed"/>
        <w:tblLook w:val="04A0" w:firstRow="1" w:lastRow="0" w:firstColumn="1" w:lastColumn="0" w:noHBand="0" w:noVBand="1"/>
      </w:tblPr>
      <w:tblGrid>
        <w:gridCol w:w="2777"/>
        <w:gridCol w:w="3575"/>
      </w:tblGrid>
      <w:tr w:rsidR="00CA619A" w:rsidRPr="00CA619A" w14:paraId="009F08F9" w14:textId="77777777">
        <w:trPr>
          <w:trHeight w:val="300"/>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51190AE0" w14:textId="77777777" w:rsidR="00CA619A" w:rsidRPr="00CA619A" w:rsidRDefault="00CA619A" w:rsidP="00CA619A">
            <w:pPr>
              <w:spacing w:line="276" w:lineRule="auto"/>
              <w:rPr>
                <w:b/>
              </w:rPr>
            </w:pPr>
            <w:r w:rsidRPr="00CA619A">
              <w:rPr>
                <w:b/>
              </w:rPr>
              <w:t>Timing parameter</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48C31F92" w14:textId="77777777" w:rsidR="00CA619A" w:rsidRPr="00CA619A" w:rsidRDefault="00CA619A" w:rsidP="00CA619A">
            <w:pPr>
              <w:spacing w:line="276" w:lineRule="auto"/>
              <w:rPr>
                <w:b/>
                <w:bCs/>
              </w:rPr>
            </w:pPr>
            <w:r w:rsidRPr="00CA619A">
              <w:rPr>
                <w:b/>
                <w:bCs/>
              </w:rPr>
              <w:t>Value</w:t>
            </w:r>
          </w:p>
        </w:tc>
      </w:tr>
      <w:tr w:rsidR="00CA619A" w:rsidRPr="00CA619A" w14:paraId="4431629E" w14:textId="77777777">
        <w:trPr>
          <w:trHeight w:val="540"/>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7027DF44" w14:textId="77777777" w:rsidR="00CA619A" w:rsidRPr="00CA619A" w:rsidRDefault="00CA619A" w:rsidP="00CA619A">
            <w:pPr>
              <w:spacing w:line="276" w:lineRule="auto"/>
            </w:pPr>
            <w:r w:rsidRPr="00CA619A">
              <w:t>t_state1_cycles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44AD375A" w14:textId="77777777" w:rsidR="00CA619A" w:rsidRPr="00CA619A" w:rsidRDefault="00CA619A" w:rsidP="00CA619A">
            <w:pPr>
              <w:spacing w:line="276" w:lineRule="auto"/>
            </w:pPr>
            <w:r w:rsidRPr="00CA619A">
              <w:t>ts_pdnr_tread_fuse_cycles + th_pdnr_selectwlbl_cycles</w:t>
            </w:r>
          </w:p>
        </w:tc>
      </w:tr>
      <w:tr w:rsidR="00CA619A" w:rsidRPr="00CA619A" w14:paraId="42B94982" w14:textId="77777777">
        <w:trPr>
          <w:trHeight w:val="360"/>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35A128F5" w14:textId="77777777" w:rsidR="00CA619A" w:rsidRPr="00CA619A" w:rsidRDefault="00CA619A" w:rsidP="00CA619A">
            <w:pPr>
              <w:spacing w:line="276" w:lineRule="auto"/>
            </w:pPr>
            <w:r w:rsidRPr="00CA619A">
              <w:t>t_s1_int1_cycles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02AD0584" w14:textId="77777777" w:rsidR="00CA619A" w:rsidRPr="00CA619A" w:rsidRDefault="00CA619A" w:rsidP="00CA619A">
            <w:pPr>
              <w:spacing w:line="276" w:lineRule="auto"/>
            </w:pPr>
            <w:r w:rsidRPr="00CA619A">
              <w:t>ts_pdnr_tread_fuse_cycles</w:t>
            </w:r>
          </w:p>
        </w:tc>
      </w:tr>
      <w:tr w:rsidR="00CA619A" w:rsidRPr="00CA619A" w14:paraId="10FDEA24" w14:textId="77777777">
        <w:trPr>
          <w:trHeight w:val="540"/>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5945CEAD" w14:textId="77777777" w:rsidR="00CA619A" w:rsidRPr="00CA619A" w:rsidRDefault="00CA619A" w:rsidP="00CA619A">
            <w:pPr>
              <w:spacing w:line="276" w:lineRule="auto"/>
            </w:pPr>
            <w:r w:rsidRPr="00CA619A">
              <w:t>t_s1_int2_cycles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6616BA82" w14:textId="77777777" w:rsidR="00CA619A" w:rsidRPr="00CA619A" w:rsidRDefault="00CA619A" w:rsidP="00CA619A">
            <w:pPr>
              <w:spacing w:line="276" w:lineRule="auto"/>
            </w:pPr>
            <w:r w:rsidRPr="00CA619A">
              <w:t>t_state1_cycles - ts_selectwlblr_a_cycles</w:t>
            </w:r>
          </w:p>
        </w:tc>
      </w:tr>
      <w:tr w:rsidR="00CA619A" w:rsidRPr="00CA619A" w14:paraId="4DE3DF65" w14:textId="77777777">
        <w:trPr>
          <w:trHeight w:val="52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780C238B" w14:textId="77777777" w:rsidR="00CA619A" w:rsidRPr="00CA619A" w:rsidRDefault="00CA619A" w:rsidP="00CA619A">
            <w:pPr>
              <w:spacing w:line="276" w:lineRule="auto"/>
            </w:pPr>
            <w:r w:rsidRPr="00CA619A">
              <w:t>t_s1_int3_cycles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04BC7BBE" w14:textId="77777777" w:rsidR="00CA619A" w:rsidRPr="00CA619A" w:rsidRDefault="00CA619A" w:rsidP="00CA619A">
            <w:pPr>
              <w:spacing w:line="276" w:lineRule="auto"/>
            </w:pPr>
            <w:r w:rsidRPr="00CA619A">
              <w:t>t_state1_cycles - ts_selectwlblr_prg_cycles</w:t>
            </w:r>
          </w:p>
        </w:tc>
      </w:tr>
      <w:tr w:rsidR="00CA619A" w:rsidRPr="00CA619A" w14:paraId="751CCFA4" w14:textId="77777777">
        <w:trPr>
          <w:trHeight w:val="52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39FE0873" w14:textId="77777777" w:rsidR="00CA619A" w:rsidRPr="00CA619A" w:rsidRDefault="00CA619A" w:rsidP="00CA619A">
            <w:pPr>
              <w:spacing w:line="276" w:lineRule="auto"/>
            </w:pPr>
            <w:r w:rsidRPr="00CA619A">
              <w:t>t_state2_write_cycles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6196E6B0" w14:textId="77777777" w:rsidR="00CA619A" w:rsidRPr="00CA619A" w:rsidRDefault="00CA619A" w:rsidP="00CA619A">
            <w:pPr>
              <w:spacing w:line="276" w:lineRule="auto"/>
            </w:pPr>
            <w:r w:rsidRPr="00CA619A">
              <w:t>ts_fuser_selectwlbl_cycles + tfuse_high_cycles + th_fusef_selectwlbl_cycles</w:t>
            </w:r>
          </w:p>
        </w:tc>
      </w:tr>
      <w:tr w:rsidR="00CA619A" w:rsidRPr="00CA619A" w14:paraId="73255FB8" w14:textId="77777777">
        <w:trPr>
          <w:trHeight w:val="37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6D56C162" w14:textId="77777777" w:rsidR="00CA619A" w:rsidRPr="00CA619A" w:rsidRDefault="00CA619A" w:rsidP="00CA619A">
            <w:pPr>
              <w:spacing w:line="276" w:lineRule="auto"/>
            </w:pPr>
            <w:r w:rsidRPr="00CA619A">
              <w:t>t_s2_int1_write_cycles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3445C1B7" w14:textId="77777777" w:rsidR="00CA619A" w:rsidRPr="00CA619A" w:rsidRDefault="00CA619A" w:rsidP="00CA619A">
            <w:pPr>
              <w:spacing w:line="276" w:lineRule="auto"/>
            </w:pPr>
            <w:r w:rsidRPr="00CA619A">
              <w:t>ts_fuser_selectwlbl_cycles</w:t>
            </w:r>
          </w:p>
        </w:tc>
      </w:tr>
      <w:tr w:rsidR="00CA619A" w:rsidRPr="00CA619A" w14:paraId="61CCF249" w14:textId="77777777">
        <w:trPr>
          <w:trHeight w:val="52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7BD618AA" w14:textId="77777777" w:rsidR="00CA619A" w:rsidRPr="00CA619A" w:rsidRDefault="00CA619A" w:rsidP="00CA619A">
            <w:pPr>
              <w:spacing w:line="276" w:lineRule="auto"/>
            </w:pPr>
            <w:r w:rsidRPr="00CA619A">
              <w:t>t_s2_int2_write_cycles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5F7D37A7" w14:textId="77777777" w:rsidR="00CA619A" w:rsidRPr="00CA619A" w:rsidRDefault="00CA619A" w:rsidP="00CA619A">
            <w:pPr>
              <w:spacing w:line="276" w:lineRule="auto"/>
            </w:pPr>
            <w:r w:rsidRPr="00CA619A">
              <w:t>t_state2_write_cycles - th_fusef_selectwlbl_cycles</w:t>
            </w:r>
          </w:p>
        </w:tc>
      </w:tr>
      <w:tr w:rsidR="00CA619A" w:rsidRPr="00CA619A" w14:paraId="397052C8" w14:textId="77777777">
        <w:trPr>
          <w:trHeight w:val="370"/>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0E77B496" w14:textId="77777777" w:rsidR="00CA619A" w:rsidRPr="00CA619A" w:rsidRDefault="00CA619A" w:rsidP="00CA619A">
            <w:pPr>
              <w:spacing w:line="276" w:lineRule="auto"/>
            </w:pPr>
            <w:r w:rsidRPr="00CA619A">
              <w:t>t_state2_read_cycles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21579EB5" w14:textId="77777777" w:rsidR="00CA619A" w:rsidRPr="00CA619A" w:rsidRDefault="00CA619A" w:rsidP="00CA619A">
            <w:pPr>
              <w:spacing w:line="276" w:lineRule="auto"/>
            </w:pPr>
            <w:r w:rsidRPr="00CA619A">
              <w:t>t_selectwlbl_high_read_cycles</w:t>
            </w:r>
          </w:p>
        </w:tc>
      </w:tr>
      <w:tr w:rsidR="00CA619A" w:rsidRPr="00CA619A" w14:paraId="765C46E5" w14:textId="77777777">
        <w:trPr>
          <w:trHeight w:val="37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25249202" w14:textId="77777777" w:rsidR="00CA619A" w:rsidRPr="00CA619A" w:rsidRDefault="00CA619A" w:rsidP="00CA619A">
            <w:pPr>
              <w:spacing w:line="276" w:lineRule="auto"/>
            </w:pPr>
            <w:r w:rsidRPr="00CA619A">
              <w:t>t_s2_int1_read_cycles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070217EB" w14:textId="77777777" w:rsidR="00CA619A" w:rsidRPr="00CA619A" w:rsidRDefault="00CA619A" w:rsidP="00CA619A">
            <w:pPr>
              <w:spacing w:line="276" w:lineRule="auto"/>
            </w:pPr>
            <w:r w:rsidRPr="00CA619A">
              <w:t>td_selectwlblr_dout_cycles</w:t>
            </w:r>
          </w:p>
        </w:tc>
      </w:tr>
      <w:tr w:rsidR="00CA619A" w:rsidRPr="00CA619A" w14:paraId="289383AE" w14:textId="77777777">
        <w:trPr>
          <w:trHeight w:val="37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4D18A5B1" w14:textId="77777777" w:rsidR="00CA619A" w:rsidRPr="00CA619A" w:rsidRDefault="00CA619A" w:rsidP="00CA619A">
            <w:pPr>
              <w:spacing w:line="276" w:lineRule="auto"/>
            </w:pPr>
            <w:r w:rsidRPr="00CA619A">
              <w:t>t_state3_cycles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459963B9" w14:textId="77777777" w:rsidR="00CA619A" w:rsidRPr="00CA619A" w:rsidRDefault="00CA619A" w:rsidP="00CA619A">
            <w:pPr>
              <w:spacing w:line="276" w:lineRule="auto"/>
            </w:pPr>
            <w:r w:rsidRPr="00CA619A">
              <w:t>tselectwbl_low_cycles</w:t>
            </w:r>
          </w:p>
        </w:tc>
      </w:tr>
      <w:tr w:rsidR="00CA619A" w:rsidRPr="00CA619A" w14:paraId="2475AC9A" w14:textId="77777777">
        <w:trPr>
          <w:trHeight w:val="37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3E2F6B06" w14:textId="77777777" w:rsidR="00CA619A" w:rsidRPr="00CA619A" w:rsidRDefault="00CA619A" w:rsidP="00CA619A">
            <w:pPr>
              <w:spacing w:line="276" w:lineRule="auto"/>
            </w:pPr>
            <w:r w:rsidRPr="00CA619A">
              <w:t>t_s3_int1_cycles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3C29A397" w14:textId="77777777" w:rsidR="00CA619A" w:rsidRPr="00CA619A" w:rsidRDefault="00CA619A" w:rsidP="00CA619A">
            <w:pPr>
              <w:spacing w:line="276" w:lineRule="auto"/>
            </w:pPr>
            <w:r w:rsidRPr="00CA619A">
              <w:t>th_selectwlblf_a_cycles</w:t>
            </w:r>
          </w:p>
        </w:tc>
      </w:tr>
      <w:tr w:rsidR="00CA619A" w:rsidRPr="00CA619A" w14:paraId="6CBD7649" w14:textId="77777777">
        <w:trPr>
          <w:trHeight w:val="52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516B5421" w14:textId="77777777" w:rsidR="00CA619A" w:rsidRPr="00CA619A" w:rsidRDefault="00CA619A" w:rsidP="00CA619A">
            <w:pPr>
              <w:spacing w:line="276" w:lineRule="auto"/>
            </w:pPr>
            <w:r w:rsidRPr="00CA619A">
              <w:t>t_s3_int2_cycles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1D875B12" w14:textId="77777777" w:rsidR="00CA619A" w:rsidRPr="00CA619A" w:rsidRDefault="00CA619A" w:rsidP="00CA619A">
            <w:pPr>
              <w:spacing w:line="276" w:lineRule="auto"/>
            </w:pPr>
            <w:r w:rsidRPr="00CA619A">
              <w:t>tselectwbl_low_cycles - ts_selectwlblr_a_cycles</w:t>
            </w:r>
          </w:p>
        </w:tc>
      </w:tr>
      <w:tr w:rsidR="00CA619A" w:rsidRPr="00CA619A" w14:paraId="53ABD7FF" w14:textId="77777777">
        <w:trPr>
          <w:trHeight w:val="52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3B6FC9ED" w14:textId="77777777" w:rsidR="00CA619A" w:rsidRPr="00CA619A" w:rsidRDefault="00CA619A" w:rsidP="00CA619A">
            <w:pPr>
              <w:spacing w:line="276" w:lineRule="auto"/>
            </w:pPr>
            <w:r w:rsidRPr="00CA619A">
              <w:t>t_state4_cycles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4AA2693B" w14:textId="77777777" w:rsidR="00CA619A" w:rsidRPr="00CA619A" w:rsidRDefault="00CA619A" w:rsidP="00CA619A">
            <w:pPr>
              <w:spacing w:line="276" w:lineRule="auto"/>
            </w:pPr>
            <w:r w:rsidRPr="00CA619A">
              <w:t>ts_pdnf_selectwlbl_cycles + th_pdnf_tread_fuse_cycles</w:t>
            </w:r>
          </w:p>
        </w:tc>
      </w:tr>
      <w:tr w:rsidR="00CA619A" w:rsidRPr="00CA619A" w14:paraId="677C4FA2" w14:textId="77777777">
        <w:trPr>
          <w:trHeight w:val="330"/>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028A2A22" w14:textId="77777777" w:rsidR="00CA619A" w:rsidRPr="00CA619A" w:rsidRDefault="00CA619A" w:rsidP="00CA619A">
            <w:pPr>
              <w:spacing w:line="276" w:lineRule="auto"/>
            </w:pPr>
            <w:r w:rsidRPr="00CA619A">
              <w:t>t_s4_int1_cycles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097EFB53" w14:textId="77777777" w:rsidR="00CA619A" w:rsidRPr="00CA619A" w:rsidRDefault="00CA619A" w:rsidP="00CA619A">
            <w:pPr>
              <w:spacing w:line="276" w:lineRule="auto"/>
            </w:pPr>
            <w:r w:rsidRPr="00CA619A">
              <w:t>th_selectwlblf_a_cycles</w:t>
            </w:r>
          </w:p>
        </w:tc>
      </w:tr>
      <w:tr w:rsidR="00CA619A" w:rsidRPr="00CA619A" w14:paraId="4F9633E1" w14:textId="77777777">
        <w:trPr>
          <w:trHeight w:val="37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2707D854" w14:textId="77777777" w:rsidR="00CA619A" w:rsidRPr="00CA619A" w:rsidRDefault="00CA619A" w:rsidP="00CA619A">
            <w:pPr>
              <w:spacing w:line="276" w:lineRule="auto"/>
            </w:pPr>
            <w:r w:rsidRPr="00CA619A">
              <w:t>t_s4_int2_cycles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7302DAF1" w14:textId="77777777" w:rsidR="00CA619A" w:rsidRPr="00CA619A" w:rsidRDefault="00CA619A" w:rsidP="00CA619A">
            <w:pPr>
              <w:spacing w:line="276" w:lineRule="auto"/>
            </w:pPr>
            <w:r w:rsidRPr="00CA619A">
              <w:t>th_selectwlblf_prg_cycles</w:t>
            </w:r>
          </w:p>
        </w:tc>
      </w:tr>
      <w:tr w:rsidR="00CA619A" w:rsidRPr="00CA619A" w14:paraId="3DE070D5" w14:textId="77777777">
        <w:trPr>
          <w:trHeight w:val="375"/>
        </w:trPr>
        <w:tc>
          <w:tcPr>
            <w:tcW w:w="2777" w:type="dxa"/>
            <w:tcBorders>
              <w:top w:val="single" w:sz="8" w:space="0" w:color="auto"/>
              <w:left w:val="single" w:sz="8" w:space="0" w:color="auto"/>
              <w:bottom w:val="single" w:sz="8" w:space="0" w:color="auto"/>
              <w:right w:val="single" w:sz="8" w:space="0" w:color="auto"/>
            </w:tcBorders>
            <w:tcMar>
              <w:left w:w="108" w:type="dxa"/>
              <w:right w:w="108" w:type="dxa"/>
            </w:tcMar>
          </w:tcPr>
          <w:p w14:paraId="505120F8" w14:textId="77777777" w:rsidR="00CA619A" w:rsidRPr="00CA619A" w:rsidRDefault="00CA619A" w:rsidP="00CA619A">
            <w:pPr>
              <w:spacing w:line="276" w:lineRule="auto"/>
            </w:pPr>
            <w:r w:rsidRPr="00CA619A">
              <w:t>t_s4_int3_cycles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536AA8F4" w14:textId="77777777" w:rsidR="00CA619A" w:rsidRPr="00CA619A" w:rsidRDefault="00CA619A" w:rsidP="00EC587B">
            <w:pPr>
              <w:keepNext/>
              <w:spacing w:line="276" w:lineRule="auto"/>
            </w:pPr>
            <w:r w:rsidRPr="00CA619A">
              <w:t>ts_pdnf_selectwlbl_cycles</w:t>
            </w:r>
          </w:p>
        </w:tc>
      </w:tr>
    </w:tbl>
    <w:p w14:paraId="5B1429ED" w14:textId="484D6585" w:rsidR="00EC587B" w:rsidRDefault="00ED2D01" w:rsidP="00EC587B">
      <w:pPr>
        <w:pStyle w:val="Caption"/>
        <w:jc w:val="center"/>
      </w:pPr>
      <w:bookmarkStart w:id="112" w:name="_Toc210989357"/>
      <w:bookmarkStart w:id="113" w:name="_Toc192068833"/>
      <w:r>
        <w:t>Table</w:t>
      </w:r>
      <w:r w:rsidR="00EC587B">
        <w:t xml:space="preserve"> </w:t>
      </w:r>
      <w:fldSimple w:instr=" SEQ Tableau \* ARABIC ">
        <w:r w:rsidR="00E27A95">
          <w:rPr>
            <w:noProof/>
          </w:rPr>
          <w:t>22</w:t>
        </w:r>
      </w:fldSimple>
      <w:r w:rsidR="00EC587B">
        <w:t xml:space="preserve"> </w:t>
      </w:r>
      <w:r w:rsidR="00EC587B" w:rsidRPr="00A7729E">
        <w:t>Operation phases timings</w:t>
      </w:r>
      <w:bookmarkEnd w:id="112"/>
    </w:p>
    <w:bookmarkEnd w:id="113"/>
    <w:p w14:paraId="53385F0E" w14:textId="42854D3B" w:rsidR="00D30795" w:rsidRPr="00CA619A" w:rsidRDefault="00D30795" w:rsidP="00152C3C">
      <w:pPr>
        <w:pStyle w:val="NoSpacing"/>
      </w:pPr>
      <w:r w:rsidRPr="00CA619A">
        <w:t>[End]</w:t>
      </w:r>
    </w:p>
    <w:p w14:paraId="3BD1AB8B" w14:textId="77777777" w:rsidR="00CA619A" w:rsidRPr="00CA619A" w:rsidRDefault="00CA619A" w:rsidP="00CA619A"/>
    <w:p w14:paraId="4487A90A" w14:textId="77777777" w:rsidR="007C2098" w:rsidRPr="00CA619A" w:rsidRDefault="007C2098" w:rsidP="00CA619A"/>
    <w:p w14:paraId="75AEC025" w14:textId="132FE9F4" w:rsidR="007C2098" w:rsidRPr="00CA619A" w:rsidRDefault="007C2098" w:rsidP="00152C3C">
      <w:pPr>
        <w:pStyle w:val="NoSpacing"/>
      </w:pPr>
      <w:bookmarkStart w:id="114" w:name="_Toc192068836"/>
      <w:r w:rsidRPr="00CA619A">
        <w:t>[</w:t>
      </w:r>
      <w:r w:rsidR="0030706D" w:rsidRPr="00CA619A">
        <w:t>DDS_STBIO1_00</w:t>
      </w:r>
      <w:r w:rsidR="00661519">
        <w:t>31</w:t>
      </w:r>
      <w:r w:rsidRPr="00CA619A">
        <w:t>] Definition:</w:t>
      </w:r>
    </w:p>
    <w:p w14:paraId="511FF2D8" w14:textId="77777777" w:rsidR="00EC587B" w:rsidRDefault="00CA619A" w:rsidP="00EC587B">
      <w:pPr>
        <w:keepNext/>
      </w:pPr>
      <w:r w:rsidRPr="00CA619A">
        <w:rPr>
          <w:i/>
          <w:iCs/>
          <w:noProof/>
        </w:rPr>
        <w:lastRenderedPageBreak/>
        <w:drawing>
          <wp:inline distT="0" distB="0" distL="0" distR="0" wp14:anchorId="578AFA43" wp14:editId="09AFCEE9">
            <wp:extent cx="6005830" cy="4701540"/>
            <wp:effectExtent l="0" t="0" r="0" b="3810"/>
            <wp:docPr id="1598035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05830" cy="4701540"/>
                    </a:xfrm>
                    <a:prstGeom prst="rect">
                      <a:avLst/>
                    </a:prstGeom>
                    <a:noFill/>
                    <a:ln>
                      <a:noFill/>
                    </a:ln>
                  </pic:spPr>
                </pic:pic>
              </a:graphicData>
            </a:graphic>
          </wp:inline>
        </w:drawing>
      </w:r>
    </w:p>
    <w:p w14:paraId="4C0E44AD" w14:textId="19001024" w:rsidR="00CA619A" w:rsidRPr="00CA619A" w:rsidRDefault="00EC587B" w:rsidP="00EC587B">
      <w:pPr>
        <w:pStyle w:val="Caption"/>
        <w:jc w:val="center"/>
      </w:pPr>
      <w:bookmarkStart w:id="115" w:name="_Toc210989385"/>
      <w:r>
        <w:t xml:space="preserve">Figure </w:t>
      </w:r>
      <w:fldSimple w:instr=" SEQ Figure \* ARABIC ">
        <w:r w:rsidR="00E27A95">
          <w:rPr>
            <w:noProof/>
          </w:rPr>
          <w:t>15</w:t>
        </w:r>
      </w:fldSimple>
      <w:r w:rsidR="00764414">
        <w:t> :</w:t>
      </w:r>
      <w:r>
        <w:t xml:space="preserve"> </w:t>
      </w:r>
      <w:r w:rsidRPr="00E71538">
        <w:t>OTP Reading timing diagram</w:t>
      </w:r>
      <w:bookmarkEnd w:id="115"/>
    </w:p>
    <w:bookmarkEnd w:id="114"/>
    <w:p w14:paraId="6490A6BC" w14:textId="009283F6" w:rsidR="00D30795" w:rsidRPr="00CA619A" w:rsidRDefault="00D30795" w:rsidP="00152C3C">
      <w:pPr>
        <w:pStyle w:val="NoSpacing"/>
      </w:pPr>
      <w:r w:rsidRPr="00CA619A">
        <w:t>[End]</w:t>
      </w:r>
    </w:p>
    <w:p w14:paraId="3C604EBF" w14:textId="77777777" w:rsidR="00CA619A" w:rsidRPr="00CA619A" w:rsidRDefault="00CA619A" w:rsidP="00CA619A"/>
    <w:p w14:paraId="7D111F55" w14:textId="50EC8E16" w:rsidR="0032467C" w:rsidRDefault="00CA619A" w:rsidP="00152C3C">
      <w:pPr>
        <w:pStyle w:val="NoSpacing"/>
      </w:pPr>
      <w:r w:rsidRPr="00CA619A">
        <w:br w:type="page"/>
      </w:r>
    </w:p>
    <w:p w14:paraId="3DE8DC48" w14:textId="0133A983" w:rsidR="0032467C" w:rsidRPr="00CA619A" w:rsidRDefault="0032467C" w:rsidP="00152C3C">
      <w:pPr>
        <w:pStyle w:val="NoSpacing"/>
      </w:pPr>
      <w:r w:rsidRPr="00CA619A">
        <w:lastRenderedPageBreak/>
        <w:t>[DDS_STBIO1_00</w:t>
      </w:r>
      <w:r>
        <w:t>32</w:t>
      </w:r>
      <w:r w:rsidRPr="00CA619A">
        <w:t xml:space="preserve">] </w:t>
      </w:r>
      <w:r w:rsidRPr="006215B2">
        <w:t>Requirement</w:t>
      </w:r>
      <w:r w:rsidRPr="00CA619A">
        <w:t>:</w:t>
      </w:r>
    </w:p>
    <w:p w14:paraId="0867B649" w14:textId="2AC14EE4" w:rsidR="00715333" w:rsidRDefault="00704F9B" w:rsidP="00152C3C">
      <w:pPr>
        <w:pStyle w:val="NoSpacing"/>
      </w:pPr>
      <w:r w:rsidRPr="00704F9B">
        <w:t xml:space="preserve">After each </w:t>
      </w:r>
      <w:r w:rsidR="00B23DCD">
        <w:t>B</w:t>
      </w:r>
      <w:r w:rsidR="0099252C">
        <w:t>oot routine</w:t>
      </w:r>
      <w:r w:rsidRPr="00704F9B">
        <w:t xml:space="preserve"> performed by the ADSP, a value of 0x04 shall be written once to address 0x0CA00C to ensure correct operation of the AHB transactions.</w:t>
      </w:r>
    </w:p>
    <w:p w14:paraId="20FF4702" w14:textId="5B10CF42" w:rsidR="0032467C" w:rsidRDefault="0032467C" w:rsidP="00152C3C">
      <w:pPr>
        <w:pStyle w:val="NoSpacing"/>
      </w:pPr>
      <w:r w:rsidRPr="00460AE0">
        <w:t xml:space="preserve">[Vpriority High] </w:t>
      </w:r>
      <w:r w:rsidRPr="00CA619A">
        <w:t>[End]</w:t>
      </w:r>
    </w:p>
    <w:p w14:paraId="670EBD9A" w14:textId="77777777" w:rsidR="001452EE" w:rsidRDefault="001452EE" w:rsidP="00152C3C">
      <w:pPr>
        <w:pStyle w:val="NoSpacing"/>
      </w:pPr>
    </w:p>
    <w:p w14:paraId="439A88E1" w14:textId="088097DF" w:rsidR="001452EE" w:rsidRPr="00CA619A" w:rsidRDefault="001452EE" w:rsidP="00152C3C">
      <w:pPr>
        <w:pStyle w:val="NoSpacing"/>
      </w:pPr>
      <w:r w:rsidRPr="00CA619A">
        <w:t>[DDS_STBIO1_00</w:t>
      </w:r>
      <w:r>
        <w:t>33</w:t>
      </w:r>
      <w:r w:rsidRPr="00CA619A">
        <w:t xml:space="preserve">] </w:t>
      </w:r>
      <w:r w:rsidRPr="006215B2">
        <w:t>Requirement</w:t>
      </w:r>
      <w:r w:rsidRPr="00CA619A">
        <w:t>:</w:t>
      </w:r>
    </w:p>
    <w:p w14:paraId="1A81FE73" w14:textId="62525BA2" w:rsidR="001452EE" w:rsidRPr="00CA619A" w:rsidRDefault="001452EE" w:rsidP="001452EE">
      <w:r w:rsidRPr="00CA619A">
        <w:t xml:space="preserve">The </w:t>
      </w:r>
      <w:r w:rsidR="002F789F">
        <w:t>Soft Reset</w:t>
      </w:r>
      <w:r w:rsidRPr="00CA619A">
        <w:t xml:space="preserve"> routine shall start when </w:t>
      </w:r>
      <w:r w:rsidR="002F789F">
        <w:t>SOFT_RESET</w:t>
      </w:r>
      <w:r w:rsidRPr="00CA619A">
        <w:t xml:space="preserve"> Bit</w:t>
      </w:r>
      <w:r w:rsidR="002F789F">
        <w:t xml:space="preserve"> (in </w:t>
      </w:r>
      <w:r w:rsidR="002F789F" w:rsidRPr="00CA619A">
        <w:t>CONTROL_A</w:t>
      </w:r>
      <w:r w:rsidR="002F789F">
        <w:t xml:space="preserve"> register)</w:t>
      </w:r>
      <w:r w:rsidRPr="00CA619A">
        <w:t xml:space="preserve"> rises and completes when quokka_run falls.</w:t>
      </w:r>
    </w:p>
    <w:p w14:paraId="080B4C09" w14:textId="77777777" w:rsidR="001452EE" w:rsidRPr="00CA619A" w:rsidRDefault="001452EE" w:rsidP="00152C3C">
      <w:pPr>
        <w:pStyle w:val="NoSpacing"/>
      </w:pPr>
      <w:r w:rsidRPr="00460AE0">
        <w:t xml:space="preserve">[Vpriority High] </w:t>
      </w:r>
      <w:r w:rsidRPr="00CA619A">
        <w:t>[End]</w:t>
      </w:r>
    </w:p>
    <w:p w14:paraId="1BFFE901" w14:textId="77777777" w:rsidR="001452EE" w:rsidRDefault="001452EE" w:rsidP="00152C3C">
      <w:pPr>
        <w:pStyle w:val="NoSpacing"/>
      </w:pPr>
    </w:p>
    <w:p w14:paraId="3C1FAEDE" w14:textId="3DBFD6C2" w:rsidR="002F789F" w:rsidRPr="00CA619A" w:rsidRDefault="002F789F" w:rsidP="00152C3C">
      <w:pPr>
        <w:pStyle w:val="NoSpacing"/>
      </w:pPr>
      <w:r w:rsidRPr="00CA619A">
        <w:t>[DDS_STBIO1_00</w:t>
      </w:r>
      <w:r>
        <w:t>34</w:t>
      </w:r>
      <w:r w:rsidRPr="00CA619A">
        <w:t xml:space="preserve">] </w:t>
      </w:r>
      <w:r w:rsidRPr="006215B2">
        <w:t>Requirement</w:t>
      </w:r>
      <w:r w:rsidRPr="00CA619A">
        <w:t>:</w:t>
      </w:r>
    </w:p>
    <w:p w14:paraId="26845ADC" w14:textId="336CE224" w:rsidR="002F789F" w:rsidRPr="00CA619A" w:rsidRDefault="008732EA" w:rsidP="002F789F">
      <w:r>
        <w:t>During the</w:t>
      </w:r>
      <w:r w:rsidR="002F789F" w:rsidRPr="00CA619A">
        <w:t xml:space="preserve"> </w:t>
      </w:r>
      <w:r w:rsidR="002F789F">
        <w:t>Soft Reset</w:t>
      </w:r>
      <w:r w:rsidR="002F789F" w:rsidRPr="00CA619A">
        <w:t xml:space="preserve"> routine</w:t>
      </w:r>
      <w:r>
        <w:t xml:space="preserve">, ADSP </w:t>
      </w:r>
      <w:r w:rsidR="002F789F" w:rsidRPr="00CA619A">
        <w:t xml:space="preserve">shall </w:t>
      </w:r>
      <w:r w:rsidR="0031388E">
        <w:t xml:space="preserve">write the ADSP RAM with </w:t>
      </w:r>
      <w:r w:rsidR="00521FC3">
        <w:t xml:space="preserve">the value </w:t>
      </w:r>
      <w:r w:rsidR="0077050E">
        <w:t xml:space="preserve">0. Only the first 3.5Kbyte of ADSP RAM shall be cleared, from address </w:t>
      </w:r>
      <w:r w:rsidR="0077050E" w:rsidRPr="00F7233C">
        <w:t>0x000</w:t>
      </w:r>
      <w:r w:rsidR="0077050E">
        <w:t xml:space="preserve"> to address 0xDFF</w:t>
      </w:r>
    </w:p>
    <w:p w14:paraId="3E9E6617" w14:textId="77777777" w:rsidR="002F789F" w:rsidRDefault="002F789F" w:rsidP="00152C3C">
      <w:pPr>
        <w:pStyle w:val="NoSpacing"/>
      </w:pPr>
      <w:r w:rsidRPr="00460AE0">
        <w:t xml:space="preserve">[Vpriority High] </w:t>
      </w:r>
      <w:r w:rsidRPr="00CA619A">
        <w:t>[End]</w:t>
      </w:r>
    </w:p>
    <w:p w14:paraId="38A511B0" w14:textId="77777777" w:rsidR="00470191" w:rsidRPr="00CA619A" w:rsidRDefault="00470191" w:rsidP="00152C3C">
      <w:pPr>
        <w:pStyle w:val="NoSpacing"/>
      </w:pPr>
    </w:p>
    <w:p w14:paraId="0EDC7FCE" w14:textId="77777777" w:rsidR="002F789F" w:rsidRDefault="002F789F" w:rsidP="00152C3C">
      <w:pPr>
        <w:pStyle w:val="NoSpacing"/>
      </w:pPr>
    </w:p>
    <w:p w14:paraId="306D3D86" w14:textId="36083689" w:rsidR="00470191" w:rsidRPr="00CA619A" w:rsidRDefault="00470191" w:rsidP="00152C3C">
      <w:pPr>
        <w:pStyle w:val="NoSpacing"/>
      </w:pPr>
      <w:r w:rsidRPr="00CA619A">
        <w:t>[DDS_STBIO1_00</w:t>
      </w:r>
      <w:r>
        <w:t>35</w:t>
      </w:r>
      <w:r w:rsidRPr="00CA619A">
        <w:t xml:space="preserve">] </w:t>
      </w:r>
      <w:r w:rsidRPr="006215B2">
        <w:t>Requirement</w:t>
      </w:r>
      <w:r w:rsidRPr="00CA619A">
        <w:t>:</w:t>
      </w:r>
    </w:p>
    <w:p w14:paraId="652A0FFA" w14:textId="78E0133B" w:rsidR="00F51DF2" w:rsidRDefault="00F51DF2" w:rsidP="00470191">
      <w:r>
        <w:t>If</w:t>
      </w:r>
      <w:r w:rsidR="007F07C9">
        <w:t xml:space="preserve"> during the start of a new operation, </w:t>
      </w:r>
      <w:r>
        <w:t>more than one bit is writte</w:t>
      </w:r>
      <w:r w:rsidR="007F07C9">
        <w:t>n</w:t>
      </w:r>
      <w:r>
        <w:t xml:space="preserve"> into CONTROL</w:t>
      </w:r>
      <w:r w:rsidR="0091718E">
        <w:t>_</w:t>
      </w:r>
      <w:r>
        <w:t>A</w:t>
      </w:r>
      <w:r w:rsidR="0091718E">
        <w:t xml:space="preserve"> reg in the same write operation, ADSP shall execute </w:t>
      </w:r>
      <w:r w:rsidR="006822D0">
        <w:t>only the routine at higher priority</w:t>
      </w:r>
      <w:r w:rsidR="006E27B2">
        <w:t xml:space="preserve"> and discard the others.</w:t>
      </w:r>
    </w:p>
    <w:p w14:paraId="7AFE7304" w14:textId="689CA7CE" w:rsidR="00F51DF2" w:rsidRPr="00F51DF2" w:rsidRDefault="00692658" w:rsidP="00F51DF2">
      <w:pPr>
        <w:rPr>
          <w:lang w:val="en-US"/>
        </w:rPr>
      </w:pPr>
      <w:r>
        <w:rPr>
          <w:lang w:val="en-US"/>
        </w:rPr>
        <w:t>Priority is listed below, with first routine at higher priority:</w:t>
      </w:r>
    </w:p>
    <w:p w14:paraId="0610A640" w14:textId="77777777" w:rsidR="00F51DF2" w:rsidRPr="00F51DF2" w:rsidRDefault="00F51DF2" w:rsidP="00DA2CD3">
      <w:pPr>
        <w:numPr>
          <w:ilvl w:val="0"/>
          <w:numId w:val="71"/>
        </w:numPr>
        <w:tabs>
          <w:tab w:val="num" w:pos="720"/>
        </w:tabs>
        <w:rPr>
          <w:lang w:val="en-US"/>
        </w:rPr>
      </w:pPr>
      <w:r w:rsidRPr="00F51DF2">
        <w:rPr>
          <w:lang w:val="en-US"/>
        </w:rPr>
        <w:t>SOFT RESET routine</w:t>
      </w:r>
    </w:p>
    <w:p w14:paraId="47C6A743" w14:textId="77777777" w:rsidR="00F51DF2" w:rsidRPr="00F51DF2" w:rsidRDefault="00F51DF2" w:rsidP="00DA2CD3">
      <w:pPr>
        <w:numPr>
          <w:ilvl w:val="0"/>
          <w:numId w:val="71"/>
        </w:numPr>
        <w:tabs>
          <w:tab w:val="num" w:pos="720"/>
        </w:tabs>
        <w:rPr>
          <w:lang w:val="en-US"/>
        </w:rPr>
      </w:pPr>
      <w:r w:rsidRPr="00F51DF2">
        <w:rPr>
          <w:lang w:val="en-US"/>
        </w:rPr>
        <w:t>OTP WRITE routine</w:t>
      </w:r>
    </w:p>
    <w:p w14:paraId="2B0B9028" w14:textId="77777777" w:rsidR="00F51DF2" w:rsidRPr="00F51DF2" w:rsidRDefault="00F51DF2" w:rsidP="00DA2CD3">
      <w:pPr>
        <w:numPr>
          <w:ilvl w:val="0"/>
          <w:numId w:val="71"/>
        </w:numPr>
        <w:tabs>
          <w:tab w:val="num" w:pos="720"/>
        </w:tabs>
        <w:rPr>
          <w:lang w:val="en-US"/>
        </w:rPr>
      </w:pPr>
      <w:r w:rsidRPr="00F51DF2">
        <w:rPr>
          <w:lang w:val="en-US"/>
        </w:rPr>
        <w:t>OTP TEST routine</w:t>
      </w:r>
    </w:p>
    <w:p w14:paraId="69DE1651" w14:textId="37226095" w:rsidR="00470191" w:rsidRPr="00997890" w:rsidRDefault="00F51DF2" w:rsidP="00DA2CD3">
      <w:pPr>
        <w:numPr>
          <w:ilvl w:val="0"/>
          <w:numId w:val="71"/>
        </w:numPr>
        <w:rPr>
          <w:lang w:val="en-US"/>
        </w:rPr>
      </w:pPr>
      <w:r w:rsidRPr="00F51DF2">
        <w:rPr>
          <w:lang w:val="en-US"/>
        </w:rPr>
        <w:t>OTP BOOT routine</w:t>
      </w:r>
    </w:p>
    <w:p w14:paraId="731EFDF2" w14:textId="44EE7119" w:rsidR="00915CA1" w:rsidRPr="00CA619A" w:rsidRDefault="00470191" w:rsidP="00152C3C">
      <w:pPr>
        <w:pStyle w:val="NoSpacing"/>
      </w:pPr>
      <w:r w:rsidRPr="00460AE0">
        <w:t xml:space="preserve">[Vpriority High] </w:t>
      </w:r>
      <w:r w:rsidRPr="00CA619A">
        <w:t>[End]</w:t>
      </w:r>
    </w:p>
    <w:p w14:paraId="5FFAAE6E" w14:textId="77777777" w:rsidR="00E94180" w:rsidRDefault="00E94180" w:rsidP="00152C3C">
      <w:pPr>
        <w:pStyle w:val="NoSpacing"/>
      </w:pPr>
    </w:p>
    <w:p w14:paraId="6CF7A8A8" w14:textId="60A474A5" w:rsidR="00E94180" w:rsidRPr="00CA619A" w:rsidRDefault="00E94180" w:rsidP="00152C3C">
      <w:pPr>
        <w:pStyle w:val="NoSpacing"/>
      </w:pPr>
      <w:r w:rsidRPr="00CA619A">
        <w:t>[DDS_STBIO1_00</w:t>
      </w:r>
      <w:r>
        <w:t>36</w:t>
      </w:r>
      <w:r w:rsidRPr="00CA619A">
        <w:t xml:space="preserve">] </w:t>
      </w:r>
      <w:r w:rsidRPr="006215B2">
        <w:t>Requirement</w:t>
      </w:r>
      <w:r w:rsidRPr="00CA619A">
        <w:t>:</w:t>
      </w:r>
    </w:p>
    <w:p w14:paraId="7FC77F88" w14:textId="2C8D54C9" w:rsidR="00B54A4E" w:rsidRPr="00997890" w:rsidRDefault="00B54A4E" w:rsidP="007F03EF">
      <w:pPr>
        <w:rPr>
          <w:lang w:val="en-US"/>
        </w:rPr>
      </w:pPr>
      <w:r w:rsidRPr="00B54A4E">
        <w:t xml:space="preserve">If bit OTP_PRG10[31] in OTP </w:t>
      </w:r>
      <w:r>
        <w:t>R</w:t>
      </w:r>
      <w:r w:rsidRPr="00B54A4E">
        <w:t>egisters, called</w:t>
      </w:r>
      <w:r>
        <w:t xml:space="preserve"> write_protection_en</w:t>
      </w:r>
      <w:r w:rsidRPr="00B54A4E">
        <w:t>, is set to 1,</w:t>
      </w:r>
      <w:r w:rsidR="008C0115">
        <w:t xml:space="preserve"> and </w:t>
      </w:r>
      <w:r w:rsidR="0016455A">
        <w:t>STBIO1 is not in debug_mode,</w:t>
      </w:r>
      <w:r w:rsidRPr="00B54A4E">
        <w:t xml:space="preserve"> register map</w:t>
      </w:r>
      <w:r w:rsidR="0039258B">
        <w:t xml:space="preserve"> shall </w:t>
      </w:r>
      <w:r w:rsidRPr="00B54A4E">
        <w:t xml:space="preserve">refuse any incoming write request if the transaction address is within the OTP </w:t>
      </w:r>
      <w:r w:rsidR="00D03C01">
        <w:t>R</w:t>
      </w:r>
      <w:r w:rsidRPr="00B54A4E">
        <w:t>egister</w:t>
      </w:r>
      <w:r w:rsidR="00D03C01">
        <w:t>s</w:t>
      </w:r>
      <w:r w:rsidRPr="00B54A4E">
        <w:t xml:space="preserve"> space </w:t>
      </w:r>
      <w:r w:rsidR="009A41DD">
        <w:t xml:space="preserve">(from </w:t>
      </w:r>
      <w:r w:rsidRPr="00B54A4E">
        <w:t>0xCD000 to 0xCD02F</w:t>
      </w:r>
      <w:r w:rsidR="009A41DD">
        <w:t>)</w:t>
      </w:r>
      <w:r w:rsidRPr="00B54A4E">
        <w:t>.</w:t>
      </w:r>
    </w:p>
    <w:p w14:paraId="04DA93D7" w14:textId="2BE2F1E4" w:rsidR="00E94180" w:rsidRDefault="00E94180" w:rsidP="00152C3C">
      <w:pPr>
        <w:pStyle w:val="NoSpacing"/>
      </w:pPr>
      <w:r w:rsidRPr="00CA619A">
        <w:t>[End]</w:t>
      </w:r>
    </w:p>
    <w:p w14:paraId="100D6566" w14:textId="77777777" w:rsidR="00E94180" w:rsidRPr="00CA619A" w:rsidRDefault="00E94180" w:rsidP="00152C3C">
      <w:pPr>
        <w:pStyle w:val="NoSpacing"/>
      </w:pPr>
    </w:p>
    <w:p w14:paraId="75D51D30" w14:textId="1C8F3B76" w:rsidR="0032467C" w:rsidRDefault="0032467C" w:rsidP="00152C3C">
      <w:pPr>
        <w:pStyle w:val="NoSpacing"/>
      </w:pPr>
    </w:p>
    <w:p w14:paraId="26B49573" w14:textId="77777777" w:rsidR="00B82A5C" w:rsidRDefault="00B82A5C" w:rsidP="00152C3C">
      <w:pPr>
        <w:pStyle w:val="NoSpacing"/>
      </w:pPr>
    </w:p>
    <w:p w14:paraId="49A4637B" w14:textId="77777777" w:rsidR="00B82A5C" w:rsidRDefault="00B82A5C" w:rsidP="00152C3C">
      <w:pPr>
        <w:pStyle w:val="NoSpacing"/>
      </w:pPr>
    </w:p>
    <w:p w14:paraId="25BB9056" w14:textId="77777777" w:rsidR="00B82A5C" w:rsidRDefault="00B82A5C" w:rsidP="00152C3C">
      <w:pPr>
        <w:pStyle w:val="NoSpacing"/>
      </w:pPr>
    </w:p>
    <w:p w14:paraId="4DD53E44" w14:textId="77777777" w:rsidR="00B82A5C" w:rsidRDefault="00B82A5C" w:rsidP="00152C3C">
      <w:pPr>
        <w:pStyle w:val="NoSpacing"/>
      </w:pPr>
    </w:p>
    <w:p w14:paraId="2E940F1D" w14:textId="77777777" w:rsidR="00B82A5C" w:rsidRDefault="00B82A5C" w:rsidP="00152C3C">
      <w:pPr>
        <w:pStyle w:val="NoSpacing"/>
      </w:pPr>
    </w:p>
    <w:p w14:paraId="0D7E438E" w14:textId="77777777" w:rsidR="00B82A5C" w:rsidRDefault="00B82A5C" w:rsidP="00152C3C">
      <w:pPr>
        <w:pStyle w:val="NoSpacing"/>
      </w:pPr>
    </w:p>
    <w:p w14:paraId="4DBED2EF" w14:textId="77777777" w:rsidR="00B82A5C" w:rsidRDefault="00B82A5C" w:rsidP="00152C3C">
      <w:pPr>
        <w:pStyle w:val="NoSpacing"/>
      </w:pPr>
    </w:p>
    <w:p w14:paraId="50B5FADE" w14:textId="77777777" w:rsidR="00B82A5C" w:rsidRDefault="00B82A5C" w:rsidP="00152C3C">
      <w:pPr>
        <w:pStyle w:val="NoSpacing"/>
      </w:pPr>
    </w:p>
    <w:p w14:paraId="1140A32A" w14:textId="77777777" w:rsidR="00B82A5C" w:rsidRDefault="00B82A5C" w:rsidP="00152C3C">
      <w:pPr>
        <w:pStyle w:val="NoSpacing"/>
      </w:pPr>
    </w:p>
    <w:p w14:paraId="2413BC62" w14:textId="77777777" w:rsidR="00B82A5C" w:rsidRDefault="00B82A5C" w:rsidP="00152C3C">
      <w:pPr>
        <w:pStyle w:val="NoSpacing"/>
      </w:pPr>
    </w:p>
    <w:p w14:paraId="32D92C12" w14:textId="77777777" w:rsidR="00B82A5C" w:rsidRDefault="00B82A5C" w:rsidP="00152C3C">
      <w:pPr>
        <w:pStyle w:val="NoSpacing"/>
      </w:pPr>
    </w:p>
    <w:p w14:paraId="52219E96" w14:textId="77777777" w:rsidR="00B82A5C" w:rsidRDefault="00B82A5C" w:rsidP="00152C3C">
      <w:pPr>
        <w:pStyle w:val="NoSpacing"/>
      </w:pPr>
    </w:p>
    <w:p w14:paraId="263FFA1B" w14:textId="22454492" w:rsidR="00B82A5C" w:rsidRPr="00CA619A" w:rsidRDefault="00B82A5C" w:rsidP="00152C3C">
      <w:pPr>
        <w:pStyle w:val="NoSpacing"/>
      </w:pPr>
      <w:r w:rsidRPr="00CA619A">
        <w:t>[DDS_STBIO1_00</w:t>
      </w:r>
      <w:r>
        <w:t>37</w:t>
      </w:r>
      <w:r w:rsidRPr="00CA619A">
        <w:t>] Definition:</w:t>
      </w:r>
    </w:p>
    <w:p w14:paraId="7F6AA3DD" w14:textId="77777777" w:rsidR="00B82A5C" w:rsidRDefault="00B82A5C" w:rsidP="00B82A5C">
      <w:pPr>
        <w:keepNext/>
      </w:pPr>
      <w:bookmarkStart w:id="116" w:name="_Toc192068837"/>
      <w:r w:rsidRPr="00CA619A">
        <w:rPr>
          <w:i/>
          <w:iCs/>
          <w:noProof/>
        </w:rPr>
        <w:lastRenderedPageBreak/>
        <w:drawing>
          <wp:inline distT="0" distB="0" distL="0" distR="0" wp14:anchorId="71E18C0D" wp14:editId="74C6C196">
            <wp:extent cx="6005830" cy="4634230"/>
            <wp:effectExtent l="0" t="0" r="0" b="0"/>
            <wp:docPr id="13991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05830" cy="4634230"/>
                    </a:xfrm>
                    <a:prstGeom prst="rect">
                      <a:avLst/>
                    </a:prstGeom>
                    <a:noFill/>
                    <a:ln>
                      <a:noFill/>
                    </a:ln>
                  </pic:spPr>
                </pic:pic>
              </a:graphicData>
            </a:graphic>
          </wp:inline>
        </w:drawing>
      </w:r>
    </w:p>
    <w:p w14:paraId="391D4F1F" w14:textId="487A0418" w:rsidR="00B82A5C" w:rsidRPr="00CA619A" w:rsidRDefault="00B82A5C" w:rsidP="00B82A5C">
      <w:pPr>
        <w:pStyle w:val="Caption"/>
        <w:jc w:val="center"/>
      </w:pPr>
      <w:bookmarkStart w:id="117" w:name="_Toc210989386"/>
      <w:r>
        <w:t xml:space="preserve">Figure </w:t>
      </w:r>
      <w:fldSimple w:instr=" SEQ Figure \* ARABIC ">
        <w:r w:rsidR="00E27A95">
          <w:rPr>
            <w:noProof/>
          </w:rPr>
          <w:t>16</w:t>
        </w:r>
      </w:fldSimple>
      <w:r>
        <w:t xml:space="preserve">: </w:t>
      </w:r>
      <w:r w:rsidRPr="004A282D">
        <w:t>OTP Writing timing diagram</w:t>
      </w:r>
      <w:bookmarkEnd w:id="117"/>
    </w:p>
    <w:bookmarkEnd w:id="116"/>
    <w:p w14:paraId="3471193A" w14:textId="77777777" w:rsidR="00B82A5C" w:rsidRDefault="00B82A5C" w:rsidP="00152C3C">
      <w:pPr>
        <w:pStyle w:val="NoSpacing"/>
      </w:pPr>
      <w:r w:rsidRPr="00CA619A">
        <w:t>[End]</w:t>
      </w:r>
    </w:p>
    <w:p w14:paraId="3D1F538D" w14:textId="77777777" w:rsidR="0032467C" w:rsidRPr="00CA619A" w:rsidRDefault="0032467C" w:rsidP="00152C3C">
      <w:pPr>
        <w:pStyle w:val="NoSpacing"/>
      </w:pPr>
    </w:p>
    <w:p w14:paraId="13133132" w14:textId="77777777" w:rsidR="002F31E9" w:rsidRDefault="002F31E9" w:rsidP="00152C3C">
      <w:pPr>
        <w:pStyle w:val="NoSpacing"/>
      </w:pPr>
    </w:p>
    <w:p w14:paraId="56986DD7" w14:textId="77777777" w:rsidR="00CA619A" w:rsidRPr="00CA619A" w:rsidRDefault="00CA619A" w:rsidP="00CA619A"/>
    <w:p w14:paraId="31454690" w14:textId="30BABFA0" w:rsidR="007230A3" w:rsidRDefault="007230A3"/>
    <w:p w14:paraId="2CC366F2" w14:textId="77777777" w:rsidR="008B20C2" w:rsidRDefault="008B20C2"/>
    <w:p w14:paraId="48337AD8" w14:textId="77777777" w:rsidR="008B20C2" w:rsidRDefault="008B20C2"/>
    <w:p w14:paraId="6F580643" w14:textId="2A2A1CC3" w:rsidR="03B898E5" w:rsidRDefault="03B898E5"/>
    <w:p w14:paraId="369750A5" w14:textId="77777777" w:rsidR="00EE12D0" w:rsidRDefault="00EE12D0"/>
    <w:p w14:paraId="4FEB3108" w14:textId="77777777" w:rsidR="00EE12D0" w:rsidRDefault="00EE12D0"/>
    <w:p w14:paraId="797D280D" w14:textId="77777777" w:rsidR="00EE12D0" w:rsidRDefault="00EE12D0"/>
    <w:p w14:paraId="49B86372" w14:textId="77777777" w:rsidR="00EE12D0" w:rsidRDefault="00EE12D0"/>
    <w:p w14:paraId="4946DB03" w14:textId="77777777" w:rsidR="00EE12D0" w:rsidRDefault="00EE12D0"/>
    <w:p w14:paraId="289D889B" w14:textId="77777777" w:rsidR="00EE12D0" w:rsidRDefault="00EE12D0"/>
    <w:p w14:paraId="77411D62" w14:textId="77777777" w:rsidR="00EE12D0" w:rsidRDefault="00EE12D0"/>
    <w:p w14:paraId="5AE9F090" w14:textId="5211A8D6" w:rsidR="03B898E5" w:rsidRDefault="03B898E5"/>
    <w:p w14:paraId="0CA393DC" w14:textId="4588EEFD" w:rsidR="007230A3" w:rsidRDefault="007230A3" w:rsidP="00710BF4">
      <w:pPr>
        <w:pStyle w:val="Heading3"/>
      </w:pPr>
      <w:bookmarkStart w:id="118" w:name="_I2C_SPI_AHB_integration"/>
      <w:bookmarkStart w:id="119" w:name="_Toc224827107"/>
      <w:bookmarkEnd w:id="118"/>
      <w:r>
        <w:t>I2C_SPI_AHB integration</w:t>
      </w:r>
      <w:bookmarkEnd w:id="119"/>
    </w:p>
    <w:p w14:paraId="7D20EB0B" w14:textId="77777777" w:rsidR="007230A3" w:rsidRDefault="007230A3" w:rsidP="007230A3"/>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25"/>
        <w:gridCol w:w="1640"/>
        <w:gridCol w:w="764"/>
        <w:gridCol w:w="1246"/>
        <w:gridCol w:w="1640"/>
        <w:gridCol w:w="1943"/>
      </w:tblGrid>
      <w:tr w:rsidR="00CD21AE" w:rsidRPr="00CD21AE" w14:paraId="0461D7FD" w14:textId="0296A7B1" w:rsidTr="00361FBA">
        <w:trPr>
          <w:gridAfter w:val="4"/>
          <w:wAfter w:w="2545" w:type="pct"/>
        </w:trPr>
        <w:tc>
          <w:tcPr>
            <w:tcW w:w="1382" w:type="pct"/>
            <w:shd w:val="clear" w:color="auto" w:fill="FFFFFF" w:themeFill="background1"/>
            <w:vAlign w:val="center"/>
            <w:hideMark/>
          </w:tcPr>
          <w:p w14:paraId="5CCB755A" w14:textId="77777777" w:rsidR="00CD21AE" w:rsidRPr="00CD21AE" w:rsidRDefault="00CD21AE" w:rsidP="00CD21AE">
            <w:pPr>
              <w:rPr>
                <w:sz w:val="16"/>
                <w:szCs w:val="16"/>
              </w:rPr>
            </w:pPr>
          </w:p>
        </w:tc>
        <w:tc>
          <w:tcPr>
            <w:tcW w:w="1072" w:type="pct"/>
            <w:shd w:val="clear" w:color="auto" w:fill="FFFFFF" w:themeFill="background1"/>
          </w:tcPr>
          <w:p w14:paraId="1C3EB40C" w14:textId="77777777" w:rsidR="00361FBA" w:rsidRPr="00CD21AE" w:rsidRDefault="00361FBA" w:rsidP="00CD21AE">
            <w:pPr>
              <w:rPr>
                <w:sz w:val="16"/>
                <w:szCs w:val="16"/>
              </w:rPr>
            </w:pPr>
          </w:p>
        </w:tc>
      </w:tr>
      <w:tr w:rsidR="00CD21AE" w:rsidRPr="00CD21AE" w14:paraId="40BCAC47" w14:textId="6BAB5528"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8A7B3AB" w14:textId="77777777" w:rsidR="00CD21AE" w:rsidRPr="00CD21AE" w:rsidRDefault="00CD21AE" w:rsidP="00CD21AE">
            <w:pPr>
              <w:rPr>
                <w:b/>
                <w:sz w:val="16"/>
                <w:szCs w:val="16"/>
              </w:rPr>
            </w:pPr>
            <w:r w:rsidRPr="56D41BB6">
              <w:rPr>
                <w:b/>
                <w:sz w:val="16"/>
                <w:szCs w:val="16"/>
              </w:rPr>
              <w:lastRenderedPageBreak/>
              <w:t>Generic name</w:t>
            </w:r>
          </w:p>
        </w:tc>
        <w:tc>
          <w:tcPr>
            <w:tcW w:w="605"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14A467CA" w14:textId="77777777" w:rsidR="00CD21AE" w:rsidRPr="00CD21AE" w:rsidRDefault="00CD21AE" w:rsidP="00CD21AE">
            <w:pPr>
              <w:rPr>
                <w:b/>
                <w:sz w:val="16"/>
                <w:szCs w:val="16"/>
              </w:rPr>
            </w:pPr>
            <w:r w:rsidRPr="00CD21AE">
              <w:rPr>
                <w:b/>
                <w:sz w:val="16"/>
                <w:szCs w:val="16"/>
              </w:rPr>
              <w:t>Type</w:t>
            </w:r>
          </w:p>
        </w:tc>
        <w:tc>
          <w:tcPr>
            <w:tcW w:w="868"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022E5A7F" w14:textId="77777777" w:rsidR="00CD21AE" w:rsidRPr="00CD21AE" w:rsidRDefault="00CD21AE" w:rsidP="00CD21AE">
            <w:pPr>
              <w:rPr>
                <w:b/>
                <w:sz w:val="16"/>
                <w:szCs w:val="16"/>
              </w:rPr>
            </w:pPr>
            <w:r w:rsidRPr="00CD21AE">
              <w:rPr>
                <w:b/>
                <w:sz w:val="16"/>
                <w:szCs w:val="16"/>
              </w:rPr>
              <w:t>Value</w:t>
            </w:r>
          </w:p>
        </w:tc>
        <w:tc>
          <w:tcPr>
            <w:tcW w:w="1072"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75270C2" w14:textId="669EE511" w:rsidR="00CD21AE" w:rsidRPr="00CD21AE" w:rsidRDefault="00CD21AE" w:rsidP="00CD21AE">
            <w:pPr>
              <w:rPr>
                <w:b/>
                <w:sz w:val="16"/>
                <w:szCs w:val="16"/>
              </w:rPr>
            </w:pPr>
            <w:r w:rsidRPr="00CD21AE">
              <w:rPr>
                <w:b/>
                <w:sz w:val="16"/>
                <w:szCs w:val="16"/>
              </w:rPr>
              <w:t>TOP CONNECTION</w:t>
            </w:r>
          </w:p>
        </w:tc>
        <w:tc>
          <w:tcPr>
            <w:tcW w:w="1072" w:type="pct"/>
            <w:tcBorders>
              <w:top w:val="single" w:sz="6" w:space="0" w:color="DFE2E5"/>
              <w:left w:val="single" w:sz="6" w:space="0" w:color="DFE2E5"/>
              <w:bottom w:val="single" w:sz="6" w:space="0" w:color="DFE2E5"/>
              <w:right w:val="single" w:sz="6" w:space="0" w:color="DFE2E5"/>
            </w:tcBorders>
            <w:shd w:val="clear" w:color="auto" w:fill="FFD78C"/>
          </w:tcPr>
          <w:p w14:paraId="3D192FA7" w14:textId="77777777" w:rsidR="00361FBA" w:rsidRPr="00CD21AE" w:rsidRDefault="00361FBA" w:rsidP="00CD21AE">
            <w:pPr>
              <w:rPr>
                <w:b/>
                <w:sz w:val="16"/>
                <w:szCs w:val="16"/>
              </w:rPr>
            </w:pPr>
          </w:p>
        </w:tc>
      </w:tr>
      <w:tr w:rsidR="00CD21AE" w:rsidRPr="00CD21AE" w14:paraId="4ECA1959" w14:textId="229C0A8D"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129FC8E" w14:textId="5BC224C1" w:rsidR="00CD21AE" w:rsidRPr="00CD21AE" w:rsidRDefault="00162A54" w:rsidP="00CD21AE">
            <w:pPr>
              <w:rPr>
                <w:sz w:val="16"/>
                <w:szCs w:val="16"/>
              </w:rPr>
            </w:pPr>
            <w:r>
              <w:rPr>
                <w:sz w:val="16"/>
                <w:szCs w:val="16"/>
              </w:rPr>
              <w:t>f</w:t>
            </w:r>
            <w:r w:rsidR="00810BF7">
              <w:rPr>
                <w:sz w:val="16"/>
                <w:szCs w:val="16"/>
              </w:rPr>
              <w:t>ifo_dpt</w:t>
            </w:r>
          </w:p>
        </w:tc>
        <w:tc>
          <w:tcPr>
            <w:tcW w:w="60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2CAA87A"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3AE48CF" w14:textId="6BEF9F9C" w:rsidR="00CD21AE" w:rsidRPr="00CD21AE" w:rsidRDefault="00361FBA" w:rsidP="00CD21AE">
            <w:pPr>
              <w:rPr>
                <w:sz w:val="16"/>
                <w:szCs w:val="16"/>
              </w:rPr>
            </w:pPr>
            <w:r w:rsidRPr="56D41BB6">
              <w:rPr>
                <w:sz w:val="16"/>
                <w:szCs w:val="16"/>
              </w:rPr>
              <w:t>8</w:t>
            </w:r>
          </w:p>
        </w:tc>
        <w:tc>
          <w:tcPr>
            <w:tcW w:w="107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02BE3AD" w14:textId="63CA18F1" w:rsidR="00CD21AE" w:rsidRPr="00CD21AE" w:rsidRDefault="00155CE8" w:rsidP="00CD21AE">
            <w:pPr>
              <w:rPr>
                <w:sz w:val="16"/>
                <w:szCs w:val="16"/>
              </w:rPr>
            </w:pPr>
            <w:r w:rsidRPr="56D41BB6">
              <w:rPr>
                <w:sz w:val="16"/>
                <w:szCs w:val="16"/>
              </w:rPr>
              <w:t>FIFO depth</w:t>
            </w:r>
            <w:r w:rsidR="00CE58C0" w:rsidRPr="56D41BB6">
              <w:rPr>
                <w:sz w:val="16"/>
                <w:szCs w:val="16"/>
              </w:rPr>
              <w:t>. Suggested val 8</w:t>
            </w:r>
          </w:p>
        </w:tc>
        <w:tc>
          <w:tcPr>
            <w:tcW w:w="1072"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47C9C1CD" w14:textId="29D22A1D" w:rsidR="00215A1D" w:rsidRPr="000E5AD2" w:rsidRDefault="00215A1D" w:rsidP="00CD21AE">
            <w:pPr>
              <w:rPr>
                <w:color w:val="0070C0"/>
                <w:sz w:val="20"/>
                <w:szCs w:val="20"/>
              </w:rPr>
            </w:pPr>
            <w:r w:rsidRPr="000E5AD2">
              <w:rPr>
                <w:color w:val="0070C0"/>
                <w:sz w:val="20"/>
                <w:szCs w:val="20"/>
              </w:rPr>
              <w:t>[DDS_STBIO1_</w:t>
            </w:r>
            <w:r w:rsidRPr="000E5AD2">
              <w:rPr>
                <w:bCs/>
                <w:color w:val="0070C0"/>
                <w:sz w:val="20"/>
                <w:szCs w:val="20"/>
              </w:rPr>
              <w:t>8100</w:t>
            </w:r>
            <w:r w:rsidRPr="000E5AD2">
              <w:rPr>
                <w:color w:val="0070C0"/>
                <w:sz w:val="20"/>
                <w:szCs w:val="20"/>
              </w:rPr>
              <w:t>]</w:t>
            </w:r>
          </w:p>
        </w:tc>
      </w:tr>
      <w:tr w:rsidR="00CD21AE" w:rsidRPr="00CD21AE" w14:paraId="47C78F51" w14:textId="660E8140"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3B3955" w14:textId="77777777" w:rsidR="00CD21AE" w:rsidRPr="00CD21AE" w:rsidRDefault="00CD21AE" w:rsidP="00CD21AE">
            <w:pPr>
              <w:rPr>
                <w:sz w:val="16"/>
                <w:szCs w:val="16"/>
              </w:rPr>
            </w:pPr>
            <w:r w:rsidRPr="56D41BB6">
              <w:rPr>
                <w:sz w:val="16"/>
                <w:szCs w:val="16"/>
              </w:rPr>
              <w:t>rd_to_max_val</w:t>
            </w:r>
          </w:p>
        </w:tc>
        <w:tc>
          <w:tcPr>
            <w:tcW w:w="60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134F18"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CDFDB2" w14:textId="4932D2F5" w:rsidR="00CD21AE" w:rsidRPr="00CD21AE" w:rsidRDefault="004004F5" w:rsidP="00CD21AE">
            <w:pPr>
              <w:rPr>
                <w:sz w:val="16"/>
                <w:szCs w:val="16"/>
              </w:rPr>
            </w:pPr>
            <w:r>
              <w:rPr>
                <w:sz w:val="16"/>
                <w:szCs w:val="16"/>
              </w:rPr>
              <w:t>6000</w:t>
            </w:r>
          </w:p>
        </w:tc>
        <w:tc>
          <w:tcPr>
            <w:tcW w:w="107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8A756C" w14:textId="3D3ED4B8" w:rsidR="00CD21AE" w:rsidRPr="00CD21AE" w:rsidRDefault="005D452B" w:rsidP="00CD21AE">
            <w:pPr>
              <w:rPr>
                <w:sz w:val="16"/>
                <w:szCs w:val="16"/>
              </w:rPr>
            </w:pPr>
            <w:r>
              <w:rPr>
                <w:sz w:val="16"/>
                <w:szCs w:val="16"/>
              </w:rPr>
              <w:t xml:space="preserve">Time available between </w:t>
            </w:r>
            <w:r w:rsidR="00C21F64">
              <w:rPr>
                <w:sz w:val="16"/>
                <w:szCs w:val="16"/>
              </w:rPr>
              <w:t xml:space="preserve">double byte write to communicate the number of bytes to be read </w:t>
            </w:r>
            <w:r w:rsidR="00015ADE">
              <w:rPr>
                <w:sz w:val="16"/>
                <w:szCs w:val="16"/>
              </w:rPr>
              <w:t>a</w:t>
            </w:r>
            <w:r w:rsidR="00C21F64">
              <w:rPr>
                <w:sz w:val="16"/>
                <w:szCs w:val="16"/>
              </w:rPr>
              <w:t>nd the following read</w:t>
            </w:r>
            <w:r w:rsidR="00015ADE">
              <w:rPr>
                <w:sz w:val="16"/>
                <w:szCs w:val="16"/>
              </w:rPr>
              <w:t xml:space="preserve">. If timer expires the </w:t>
            </w:r>
            <w:r w:rsidR="00AE7A46">
              <w:rPr>
                <w:sz w:val="16"/>
                <w:szCs w:val="16"/>
              </w:rPr>
              <w:t>op</w:t>
            </w:r>
            <w:r w:rsidR="00015ADE">
              <w:rPr>
                <w:sz w:val="16"/>
                <w:szCs w:val="16"/>
              </w:rPr>
              <w:t>eration is aborted and</w:t>
            </w:r>
            <w:r w:rsidR="00AE7A46">
              <w:rPr>
                <w:sz w:val="16"/>
                <w:szCs w:val="16"/>
              </w:rPr>
              <w:t xml:space="preserve"> proper flag is </w:t>
            </w:r>
            <w:r w:rsidR="00737270">
              <w:rPr>
                <w:sz w:val="16"/>
                <w:szCs w:val="16"/>
              </w:rPr>
              <w:t>a</w:t>
            </w:r>
            <w:r w:rsidR="00AE7A46">
              <w:rPr>
                <w:sz w:val="16"/>
                <w:szCs w:val="16"/>
              </w:rPr>
              <w:t>ctivated</w:t>
            </w:r>
            <w:r w:rsidR="00737270">
              <w:rPr>
                <w:sz w:val="16"/>
                <w:szCs w:val="16"/>
              </w:rPr>
              <w:t>. Suggested val. 1200</w:t>
            </w:r>
            <w:r w:rsidR="00015ADE">
              <w:rPr>
                <w:sz w:val="16"/>
                <w:szCs w:val="16"/>
              </w:rPr>
              <w:t xml:space="preserve"> </w:t>
            </w:r>
          </w:p>
        </w:tc>
        <w:tc>
          <w:tcPr>
            <w:tcW w:w="1072" w:type="pct"/>
            <w:tcBorders>
              <w:top w:val="single" w:sz="6" w:space="0" w:color="DFE2E5"/>
              <w:left w:val="single" w:sz="6" w:space="0" w:color="DFE2E5"/>
              <w:bottom w:val="single" w:sz="6" w:space="0" w:color="DFE2E5"/>
              <w:right w:val="single" w:sz="6" w:space="0" w:color="DFE2E5"/>
            </w:tcBorders>
            <w:shd w:val="clear" w:color="auto" w:fill="F6F8FA"/>
          </w:tcPr>
          <w:p w14:paraId="193ACE4E" w14:textId="4B73C9D8" w:rsidR="00215A1D" w:rsidRPr="000E5AD2" w:rsidRDefault="00215A1D" w:rsidP="00CD21AE">
            <w:pPr>
              <w:rPr>
                <w:color w:val="0070C0"/>
                <w:sz w:val="20"/>
                <w:szCs w:val="20"/>
              </w:rPr>
            </w:pPr>
            <w:r w:rsidRPr="000E5AD2">
              <w:rPr>
                <w:color w:val="0070C0"/>
                <w:sz w:val="20"/>
                <w:szCs w:val="20"/>
              </w:rPr>
              <w:t>[DDS_STBIO1_</w:t>
            </w:r>
            <w:r w:rsidRPr="000E5AD2">
              <w:rPr>
                <w:bCs/>
                <w:color w:val="0070C0"/>
                <w:sz w:val="20"/>
                <w:szCs w:val="20"/>
              </w:rPr>
              <w:t>8101</w:t>
            </w:r>
            <w:r w:rsidRPr="000E5AD2">
              <w:rPr>
                <w:color w:val="0070C0"/>
                <w:sz w:val="20"/>
                <w:szCs w:val="20"/>
              </w:rPr>
              <w:t>]</w:t>
            </w:r>
          </w:p>
        </w:tc>
      </w:tr>
      <w:tr w:rsidR="00CD21AE" w:rsidRPr="00CD21AE" w14:paraId="525D080B" w14:textId="350A3478"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DD20385" w14:textId="77777777" w:rsidR="00CD21AE" w:rsidRPr="00CD21AE" w:rsidRDefault="00CD21AE" w:rsidP="00CD21AE">
            <w:pPr>
              <w:rPr>
                <w:sz w:val="16"/>
                <w:szCs w:val="16"/>
              </w:rPr>
            </w:pPr>
            <w:r w:rsidRPr="56D41BB6">
              <w:rPr>
                <w:sz w:val="16"/>
                <w:szCs w:val="16"/>
              </w:rPr>
              <w:t>i2c_hs_mode</w:t>
            </w:r>
          </w:p>
        </w:tc>
        <w:tc>
          <w:tcPr>
            <w:tcW w:w="60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CDDF124"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978B42A" w14:textId="77777777" w:rsidR="00CD21AE" w:rsidRPr="00CD21AE" w:rsidRDefault="00CD21AE" w:rsidP="00CD21AE">
            <w:pPr>
              <w:rPr>
                <w:sz w:val="16"/>
                <w:szCs w:val="16"/>
              </w:rPr>
            </w:pPr>
            <w:r w:rsidRPr="00CD21AE">
              <w:rPr>
                <w:sz w:val="16"/>
                <w:szCs w:val="16"/>
              </w:rPr>
              <w:t>1'b0</w:t>
            </w:r>
          </w:p>
        </w:tc>
        <w:tc>
          <w:tcPr>
            <w:tcW w:w="107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6A4910A" w14:textId="11230CE1" w:rsidR="00CD21AE" w:rsidRPr="00CD21AE" w:rsidRDefault="00620262" w:rsidP="00CD21AE">
            <w:pPr>
              <w:rPr>
                <w:sz w:val="16"/>
                <w:szCs w:val="16"/>
              </w:rPr>
            </w:pPr>
            <w:r w:rsidRPr="56D41BB6">
              <w:rPr>
                <w:sz w:val="16"/>
                <w:szCs w:val="16"/>
              </w:rPr>
              <w:t>To activate HS I2C</w:t>
            </w:r>
          </w:p>
        </w:tc>
        <w:tc>
          <w:tcPr>
            <w:tcW w:w="1072"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41BDA739" w14:textId="1AA39E09" w:rsidR="00215A1D" w:rsidRPr="000E5AD2" w:rsidRDefault="00215A1D" w:rsidP="00CD21AE">
            <w:pPr>
              <w:rPr>
                <w:color w:val="0070C0"/>
                <w:sz w:val="20"/>
                <w:szCs w:val="20"/>
              </w:rPr>
            </w:pPr>
            <w:r w:rsidRPr="000E5AD2">
              <w:rPr>
                <w:color w:val="0070C0"/>
                <w:sz w:val="20"/>
                <w:szCs w:val="20"/>
              </w:rPr>
              <w:t>[DDS_STBIO1_</w:t>
            </w:r>
            <w:r w:rsidRPr="000E5AD2">
              <w:rPr>
                <w:bCs/>
                <w:color w:val="0070C0"/>
                <w:sz w:val="20"/>
                <w:szCs w:val="20"/>
              </w:rPr>
              <w:t>8102</w:t>
            </w:r>
            <w:r w:rsidRPr="000E5AD2">
              <w:rPr>
                <w:color w:val="0070C0"/>
                <w:sz w:val="20"/>
                <w:szCs w:val="20"/>
              </w:rPr>
              <w:t>]</w:t>
            </w:r>
          </w:p>
        </w:tc>
      </w:tr>
      <w:tr w:rsidR="00CD21AE" w:rsidRPr="00CD21AE" w14:paraId="7DE02BED" w14:textId="15B442D3"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0A7EE9" w14:textId="77777777" w:rsidR="00CD21AE" w:rsidRPr="00CD21AE" w:rsidRDefault="00CD21AE" w:rsidP="00CD21AE">
            <w:pPr>
              <w:rPr>
                <w:sz w:val="16"/>
                <w:szCs w:val="16"/>
              </w:rPr>
            </w:pPr>
            <w:r w:rsidRPr="56D41BB6">
              <w:rPr>
                <w:sz w:val="16"/>
                <w:szCs w:val="16"/>
              </w:rPr>
              <w:t>i2c_master_code</w:t>
            </w:r>
          </w:p>
        </w:tc>
        <w:tc>
          <w:tcPr>
            <w:tcW w:w="60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B3A694"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0A7838" w14:textId="77777777" w:rsidR="00CD21AE" w:rsidRPr="00CD21AE" w:rsidRDefault="00CD21AE" w:rsidP="00CD21AE">
            <w:pPr>
              <w:rPr>
                <w:sz w:val="16"/>
                <w:szCs w:val="16"/>
              </w:rPr>
            </w:pPr>
            <w:r w:rsidRPr="00CD21AE">
              <w:rPr>
                <w:sz w:val="16"/>
                <w:szCs w:val="16"/>
              </w:rPr>
              <w:t>8'h00</w:t>
            </w:r>
          </w:p>
        </w:tc>
        <w:tc>
          <w:tcPr>
            <w:tcW w:w="107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B2F14F" w14:textId="26DCDC7B" w:rsidR="00CD21AE" w:rsidRPr="00CD21AE" w:rsidRDefault="00620262" w:rsidP="00CD21AE">
            <w:pPr>
              <w:rPr>
                <w:sz w:val="16"/>
                <w:szCs w:val="16"/>
              </w:rPr>
            </w:pPr>
            <w:r>
              <w:rPr>
                <w:sz w:val="16"/>
                <w:szCs w:val="16"/>
              </w:rPr>
              <w:t>Master code for HS I2C</w:t>
            </w:r>
          </w:p>
        </w:tc>
        <w:tc>
          <w:tcPr>
            <w:tcW w:w="1072" w:type="pct"/>
            <w:tcBorders>
              <w:top w:val="single" w:sz="6" w:space="0" w:color="DFE2E5"/>
              <w:left w:val="single" w:sz="6" w:space="0" w:color="DFE2E5"/>
              <w:bottom w:val="single" w:sz="6" w:space="0" w:color="DFE2E5"/>
              <w:right w:val="single" w:sz="6" w:space="0" w:color="DFE2E5"/>
            </w:tcBorders>
            <w:shd w:val="clear" w:color="auto" w:fill="F6F8FA"/>
          </w:tcPr>
          <w:p w14:paraId="667071F3" w14:textId="1F84BD94" w:rsidR="00215A1D" w:rsidRPr="000E5AD2" w:rsidRDefault="00215A1D" w:rsidP="00CD21AE">
            <w:pPr>
              <w:rPr>
                <w:color w:val="0070C0"/>
                <w:sz w:val="20"/>
                <w:szCs w:val="20"/>
              </w:rPr>
            </w:pPr>
            <w:r w:rsidRPr="000E5AD2">
              <w:rPr>
                <w:color w:val="0070C0"/>
                <w:sz w:val="20"/>
                <w:szCs w:val="20"/>
              </w:rPr>
              <w:t>[DDS_STBIO1_</w:t>
            </w:r>
            <w:r w:rsidRPr="000E5AD2">
              <w:rPr>
                <w:bCs/>
                <w:color w:val="0070C0"/>
                <w:sz w:val="20"/>
                <w:szCs w:val="20"/>
              </w:rPr>
              <w:t>8</w:t>
            </w:r>
            <w:r w:rsidR="00831933" w:rsidRPr="000E5AD2">
              <w:rPr>
                <w:bCs/>
                <w:color w:val="0070C0"/>
                <w:sz w:val="20"/>
                <w:szCs w:val="20"/>
              </w:rPr>
              <w:t>1</w:t>
            </w:r>
            <w:r w:rsidRPr="000E5AD2">
              <w:rPr>
                <w:bCs/>
                <w:color w:val="0070C0"/>
                <w:sz w:val="20"/>
                <w:szCs w:val="20"/>
              </w:rPr>
              <w:t>0</w:t>
            </w:r>
            <w:r w:rsidR="00831933" w:rsidRPr="000E5AD2">
              <w:rPr>
                <w:bCs/>
                <w:color w:val="0070C0"/>
                <w:sz w:val="20"/>
                <w:szCs w:val="20"/>
              </w:rPr>
              <w:t>3</w:t>
            </w:r>
            <w:r w:rsidRPr="000E5AD2">
              <w:rPr>
                <w:color w:val="0070C0"/>
                <w:sz w:val="20"/>
                <w:szCs w:val="20"/>
              </w:rPr>
              <w:t>]</w:t>
            </w:r>
          </w:p>
        </w:tc>
      </w:tr>
      <w:tr w:rsidR="00CD21AE" w:rsidRPr="00CD21AE" w14:paraId="7E5F2AF3" w14:textId="04AA3F01"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C022733" w14:textId="77777777" w:rsidR="00CD21AE" w:rsidRPr="00CD21AE" w:rsidRDefault="00CD21AE" w:rsidP="00CD21AE">
            <w:pPr>
              <w:rPr>
                <w:sz w:val="16"/>
                <w:szCs w:val="16"/>
              </w:rPr>
            </w:pPr>
            <w:r w:rsidRPr="56D41BB6">
              <w:rPr>
                <w:sz w:val="16"/>
                <w:szCs w:val="16"/>
              </w:rPr>
              <w:t>ser_mode</w:t>
            </w:r>
          </w:p>
        </w:tc>
        <w:tc>
          <w:tcPr>
            <w:tcW w:w="60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9A68BFF"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5557F85" w14:textId="77777777" w:rsidR="00CD21AE" w:rsidRPr="00CD21AE" w:rsidRDefault="00CD21AE" w:rsidP="00CD21AE">
            <w:pPr>
              <w:rPr>
                <w:sz w:val="16"/>
                <w:szCs w:val="16"/>
              </w:rPr>
            </w:pPr>
            <w:r w:rsidRPr="00CD21AE">
              <w:rPr>
                <w:sz w:val="16"/>
                <w:szCs w:val="16"/>
              </w:rPr>
              <w:t>"i2c_spi"</w:t>
            </w:r>
          </w:p>
        </w:tc>
        <w:tc>
          <w:tcPr>
            <w:tcW w:w="107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C09C88A" w14:textId="1BBD9B50" w:rsidR="00CD21AE" w:rsidRPr="00CD21AE" w:rsidRDefault="00B11600" w:rsidP="00CD21AE">
            <w:pPr>
              <w:rPr>
                <w:sz w:val="16"/>
                <w:szCs w:val="16"/>
              </w:rPr>
            </w:pPr>
            <w:r>
              <w:rPr>
                <w:sz w:val="16"/>
                <w:szCs w:val="16"/>
              </w:rPr>
              <w:t>To choose if the interface is SPI on</w:t>
            </w:r>
            <w:r w:rsidR="00737270">
              <w:rPr>
                <w:sz w:val="16"/>
                <w:szCs w:val="16"/>
              </w:rPr>
              <w:t>ly, I2C only or both</w:t>
            </w:r>
            <w:r w:rsidR="003439E8">
              <w:rPr>
                <w:sz w:val="16"/>
                <w:szCs w:val="16"/>
              </w:rPr>
              <w:t>. Suggested</w:t>
            </w:r>
            <w:r w:rsidR="00744051">
              <w:rPr>
                <w:sz w:val="16"/>
                <w:szCs w:val="16"/>
              </w:rPr>
              <w:t xml:space="preserve"> : </w:t>
            </w:r>
            <w:r w:rsidR="003439E8">
              <w:rPr>
                <w:sz w:val="16"/>
                <w:szCs w:val="16"/>
              </w:rPr>
              <w:t>i2c_spi</w:t>
            </w:r>
          </w:p>
        </w:tc>
        <w:tc>
          <w:tcPr>
            <w:tcW w:w="1072"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264C12A0" w14:textId="669B762D" w:rsidR="00215A1D" w:rsidRPr="000E5AD2" w:rsidRDefault="00215A1D" w:rsidP="00CD21AE">
            <w:pPr>
              <w:rPr>
                <w:color w:val="0070C0"/>
                <w:sz w:val="20"/>
                <w:szCs w:val="20"/>
              </w:rPr>
            </w:pPr>
            <w:r w:rsidRPr="000E5AD2">
              <w:rPr>
                <w:color w:val="0070C0"/>
                <w:sz w:val="20"/>
                <w:szCs w:val="20"/>
              </w:rPr>
              <w:t>[DDS_STBIO1_</w:t>
            </w:r>
            <w:r w:rsidRPr="000E5AD2">
              <w:rPr>
                <w:bCs/>
                <w:color w:val="0070C0"/>
                <w:sz w:val="20"/>
                <w:szCs w:val="20"/>
              </w:rPr>
              <w:t>8</w:t>
            </w:r>
            <w:r w:rsidR="00831933" w:rsidRPr="000E5AD2">
              <w:rPr>
                <w:bCs/>
                <w:color w:val="0070C0"/>
                <w:sz w:val="20"/>
                <w:szCs w:val="20"/>
              </w:rPr>
              <w:t>1</w:t>
            </w:r>
            <w:r w:rsidRPr="000E5AD2">
              <w:rPr>
                <w:bCs/>
                <w:color w:val="0070C0"/>
                <w:sz w:val="20"/>
                <w:szCs w:val="20"/>
              </w:rPr>
              <w:t>0</w:t>
            </w:r>
            <w:r w:rsidR="00831933" w:rsidRPr="000E5AD2">
              <w:rPr>
                <w:bCs/>
                <w:color w:val="0070C0"/>
                <w:sz w:val="20"/>
                <w:szCs w:val="20"/>
              </w:rPr>
              <w:t>4</w:t>
            </w:r>
            <w:r w:rsidRPr="000E5AD2">
              <w:rPr>
                <w:color w:val="0070C0"/>
                <w:sz w:val="20"/>
                <w:szCs w:val="20"/>
              </w:rPr>
              <w:t>]</w:t>
            </w:r>
          </w:p>
        </w:tc>
      </w:tr>
      <w:tr w:rsidR="00CD21AE" w:rsidRPr="00CD21AE" w14:paraId="277D07FF" w14:textId="7CFB6693"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FF9DCC" w14:textId="77777777" w:rsidR="00CD21AE" w:rsidRPr="00CD21AE" w:rsidRDefault="00CD21AE" w:rsidP="00CD21AE">
            <w:pPr>
              <w:rPr>
                <w:sz w:val="16"/>
                <w:szCs w:val="16"/>
              </w:rPr>
            </w:pPr>
            <w:r w:rsidRPr="56D41BB6">
              <w:rPr>
                <w:sz w:val="16"/>
                <w:szCs w:val="16"/>
              </w:rPr>
              <w:t>ip_version</w:t>
            </w:r>
          </w:p>
        </w:tc>
        <w:tc>
          <w:tcPr>
            <w:tcW w:w="60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5555C8"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C895C1" w14:textId="77777777" w:rsidR="00CD21AE" w:rsidRPr="00CD21AE" w:rsidRDefault="00CD21AE" w:rsidP="00CD21AE">
            <w:pPr>
              <w:rPr>
                <w:sz w:val="16"/>
                <w:szCs w:val="16"/>
              </w:rPr>
            </w:pPr>
            <w:r w:rsidRPr="00CD21AE">
              <w:rPr>
                <w:sz w:val="16"/>
                <w:szCs w:val="16"/>
              </w:rPr>
              <w:t>8'haa</w:t>
            </w:r>
          </w:p>
        </w:tc>
        <w:tc>
          <w:tcPr>
            <w:tcW w:w="107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25B427" w14:textId="3A681FAA" w:rsidR="00CD21AE" w:rsidRPr="00CD21AE" w:rsidRDefault="00B832AE" w:rsidP="00CD21AE">
            <w:pPr>
              <w:rPr>
                <w:sz w:val="16"/>
                <w:szCs w:val="16"/>
              </w:rPr>
            </w:pPr>
            <w:r>
              <w:rPr>
                <w:sz w:val="16"/>
                <w:szCs w:val="16"/>
              </w:rPr>
              <w:t>IP version</w:t>
            </w:r>
          </w:p>
        </w:tc>
        <w:tc>
          <w:tcPr>
            <w:tcW w:w="1072" w:type="pct"/>
            <w:tcBorders>
              <w:top w:val="single" w:sz="6" w:space="0" w:color="DFE2E5"/>
              <w:left w:val="single" w:sz="6" w:space="0" w:color="DFE2E5"/>
              <w:bottom w:val="single" w:sz="6" w:space="0" w:color="DFE2E5"/>
              <w:right w:val="single" w:sz="6" w:space="0" w:color="DFE2E5"/>
            </w:tcBorders>
            <w:shd w:val="clear" w:color="auto" w:fill="F6F8FA"/>
          </w:tcPr>
          <w:p w14:paraId="7340A0DA" w14:textId="3BD2CB62" w:rsidR="00215A1D" w:rsidRPr="000E5AD2" w:rsidRDefault="00215A1D" w:rsidP="00CD21AE">
            <w:pPr>
              <w:rPr>
                <w:color w:val="0070C0"/>
                <w:sz w:val="20"/>
                <w:szCs w:val="20"/>
              </w:rPr>
            </w:pPr>
            <w:r w:rsidRPr="000E5AD2">
              <w:rPr>
                <w:color w:val="0070C0"/>
                <w:sz w:val="20"/>
                <w:szCs w:val="20"/>
              </w:rPr>
              <w:t>[DDS_STBIO1_</w:t>
            </w:r>
            <w:r w:rsidRPr="000E5AD2">
              <w:rPr>
                <w:bCs/>
                <w:color w:val="0070C0"/>
                <w:sz w:val="20"/>
                <w:szCs w:val="20"/>
              </w:rPr>
              <w:t>8</w:t>
            </w:r>
            <w:r w:rsidR="00831933" w:rsidRPr="000E5AD2">
              <w:rPr>
                <w:bCs/>
                <w:color w:val="0070C0"/>
                <w:sz w:val="20"/>
                <w:szCs w:val="20"/>
              </w:rPr>
              <w:t>1</w:t>
            </w:r>
            <w:r w:rsidRPr="000E5AD2">
              <w:rPr>
                <w:bCs/>
                <w:color w:val="0070C0"/>
                <w:sz w:val="20"/>
                <w:szCs w:val="20"/>
              </w:rPr>
              <w:t>0</w:t>
            </w:r>
            <w:r w:rsidR="00831933" w:rsidRPr="000E5AD2">
              <w:rPr>
                <w:bCs/>
                <w:color w:val="0070C0"/>
                <w:sz w:val="20"/>
                <w:szCs w:val="20"/>
              </w:rPr>
              <w:t>5</w:t>
            </w:r>
            <w:r w:rsidRPr="000E5AD2">
              <w:rPr>
                <w:color w:val="0070C0"/>
                <w:sz w:val="20"/>
                <w:szCs w:val="20"/>
              </w:rPr>
              <w:t>]</w:t>
            </w:r>
          </w:p>
        </w:tc>
      </w:tr>
      <w:tr w:rsidR="00CD21AE" w:rsidRPr="00CD21AE" w14:paraId="606E65A6" w14:textId="3666B76C" w:rsidTr="00361FBA">
        <w:tc>
          <w:tcPr>
            <w:tcW w:w="1382"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2A89496" w14:textId="77777777" w:rsidR="00CD21AE" w:rsidRPr="00CD21AE" w:rsidRDefault="00CD21AE" w:rsidP="00CD21AE">
            <w:pPr>
              <w:rPr>
                <w:sz w:val="16"/>
                <w:szCs w:val="16"/>
              </w:rPr>
            </w:pPr>
            <w:r w:rsidRPr="56D41BB6">
              <w:rPr>
                <w:sz w:val="16"/>
                <w:szCs w:val="16"/>
              </w:rPr>
              <w:t>i2c_dev_id</w:t>
            </w:r>
          </w:p>
        </w:tc>
        <w:tc>
          <w:tcPr>
            <w:tcW w:w="60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858F4E5" w14:textId="77777777" w:rsidR="00CD21AE" w:rsidRPr="00CD21AE" w:rsidRDefault="00CD21AE" w:rsidP="00CD21AE">
            <w:pPr>
              <w:rPr>
                <w:sz w:val="16"/>
                <w:szCs w:val="16"/>
              </w:rPr>
            </w:pPr>
          </w:p>
        </w:tc>
        <w:tc>
          <w:tcPr>
            <w:tcW w:w="86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7B7A3BA" w14:textId="77777777" w:rsidR="00CD21AE" w:rsidRPr="00CD21AE" w:rsidRDefault="00CD21AE" w:rsidP="00CD21AE">
            <w:pPr>
              <w:rPr>
                <w:sz w:val="16"/>
                <w:szCs w:val="16"/>
              </w:rPr>
            </w:pPr>
            <w:r w:rsidRPr="00CD21AE">
              <w:rPr>
                <w:sz w:val="16"/>
                <w:szCs w:val="16"/>
              </w:rPr>
              <w:t>7'h5f</w:t>
            </w:r>
          </w:p>
        </w:tc>
        <w:tc>
          <w:tcPr>
            <w:tcW w:w="1072" w:type="pct"/>
            <w:shd w:val="clear" w:color="auto" w:fill="FFFFFF" w:themeFill="background1"/>
            <w:vAlign w:val="center"/>
            <w:hideMark/>
          </w:tcPr>
          <w:p w14:paraId="4B10D955" w14:textId="07CE6F72" w:rsidR="00CD21AE" w:rsidRPr="00CD21AE" w:rsidRDefault="00B832AE" w:rsidP="00226720">
            <w:pPr>
              <w:keepNext/>
              <w:rPr>
                <w:sz w:val="16"/>
                <w:szCs w:val="16"/>
              </w:rPr>
            </w:pPr>
            <w:r w:rsidRPr="56D41BB6">
              <w:rPr>
                <w:sz w:val="16"/>
                <w:szCs w:val="16"/>
              </w:rPr>
              <w:t xml:space="preserve">    I2C device address</w:t>
            </w:r>
          </w:p>
        </w:tc>
        <w:tc>
          <w:tcPr>
            <w:tcW w:w="1072" w:type="pct"/>
            <w:shd w:val="clear" w:color="auto" w:fill="FFFFFF" w:themeFill="background1"/>
          </w:tcPr>
          <w:p w14:paraId="34D0A61F" w14:textId="1BE540A0" w:rsidR="00E92511" w:rsidRDefault="00E92511" w:rsidP="00226720">
            <w:pPr>
              <w:keepNext/>
              <w:rPr>
                <w:color w:val="0070C0"/>
                <w:sz w:val="20"/>
                <w:szCs w:val="20"/>
              </w:rPr>
            </w:pPr>
            <w:r>
              <w:rPr>
                <w:color w:val="0070C0"/>
                <w:sz w:val="20"/>
                <w:szCs w:val="20"/>
              </w:rPr>
              <w:t>[</w:t>
            </w:r>
            <w:r w:rsidRPr="000E5AD2">
              <w:rPr>
                <w:color w:val="0070C0"/>
                <w:sz w:val="20"/>
                <w:szCs w:val="20"/>
              </w:rPr>
              <w:t>DDS_STBIO1_</w:t>
            </w:r>
            <w:r w:rsidRPr="000E5AD2">
              <w:rPr>
                <w:bCs/>
                <w:color w:val="0070C0"/>
                <w:sz w:val="20"/>
                <w:szCs w:val="20"/>
              </w:rPr>
              <w:t>810</w:t>
            </w:r>
            <w:r>
              <w:rPr>
                <w:bCs/>
                <w:color w:val="0070C0"/>
                <w:sz w:val="20"/>
                <w:szCs w:val="20"/>
              </w:rPr>
              <w:t>6</w:t>
            </w:r>
            <w:r w:rsidRPr="000E5AD2">
              <w:rPr>
                <w:color w:val="0070C0"/>
                <w:sz w:val="20"/>
                <w:szCs w:val="20"/>
              </w:rPr>
              <w:t>]</w:t>
            </w:r>
          </w:p>
        </w:tc>
      </w:tr>
    </w:tbl>
    <w:p w14:paraId="3D2EA5A3" w14:textId="7F144076" w:rsidR="00F66503" w:rsidRDefault="00ED2D01" w:rsidP="00F66503">
      <w:pPr>
        <w:pStyle w:val="Caption"/>
        <w:jc w:val="center"/>
      </w:pPr>
      <w:bookmarkStart w:id="120" w:name="_Toc210989358"/>
      <w:r>
        <w:t>Table</w:t>
      </w:r>
      <w:r w:rsidR="00F66503">
        <w:t xml:space="preserve"> </w:t>
      </w:r>
      <w:fldSimple w:instr=" SEQ Tableau \* ARABIC ">
        <w:r w:rsidR="00E27A95">
          <w:rPr>
            <w:noProof/>
          </w:rPr>
          <w:t>23</w:t>
        </w:r>
      </w:fldSimple>
      <w:r w:rsidR="00F66503">
        <w:t>: I2C/SPI AHB Parameters</w:t>
      </w:r>
      <w:bookmarkEnd w:id="120"/>
    </w:p>
    <w:p w14:paraId="0B05800F" w14:textId="77777777" w:rsidR="00CD21AE" w:rsidRDefault="00CD21AE"/>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17"/>
        <w:gridCol w:w="1929"/>
        <w:gridCol w:w="2016"/>
        <w:gridCol w:w="2296"/>
      </w:tblGrid>
      <w:tr w:rsidR="00CD21AE" w:rsidRPr="00CD21AE" w14:paraId="260C63A5" w14:textId="77777777" w:rsidTr="00276872">
        <w:trPr>
          <w:gridAfter w:val="3"/>
          <w:wAfter w:w="3300" w:type="pct"/>
        </w:trPr>
        <w:tc>
          <w:tcPr>
            <w:tcW w:w="1700" w:type="pct"/>
            <w:shd w:val="clear" w:color="auto" w:fill="FFFFFF" w:themeFill="background1"/>
            <w:vAlign w:val="center"/>
            <w:hideMark/>
          </w:tcPr>
          <w:p w14:paraId="294DBB04" w14:textId="77777777" w:rsidR="00CD21AE" w:rsidRPr="00CD21AE" w:rsidRDefault="00CD21AE" w:rsidP="00CD21AE">
            <w:pPr>
              <w:rPr>
                <w:sz w:val="16"/>
                <w:szCs w:val="16"/>
              </w:rPr>
            </w:pPr>
          </w:p>
        </w:tc>
      </w:tr>
      <w:tr w:rsidR="00CD21AE" w:rsidRPr="00CD21AE" w14:paraId="202CBCC2"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4576697" w14:textId="77777777" w:rsidR="00CD21AE" w:rsidRPr="00CD21AE" w:rsidRDefault="00CD21AE" w:rsidP="00CD21AE">
            <w:pPr>
              <w:rPr>
                <w:b/>
                <w:sz w:val="16"/>
                <w:szCs w:val="16"/>
              </w:rPr>
            </w:pPr>
            <w:r w:rsidRPr="56D41BB6">
              <w:rPr>
                <w:b/>
                <w:sz w:val="16"/>
                <w:szCs w:val="16"/>
              </w:rPr>
              <w:t>Port name</w:t>
            </w:r>
          </w:p>
        </w:tc>
        <w:tc>
          <w:tcPr>
            <w:tcW w:w="1020"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68078ACA" w14:textId="77777777" w:rsidR="00CD21AE" w:rsidRPr="00CD21AE" w:rsidRDefault="00CD21AE" w:rsidP="00CD21AE">
            <w:pPr>
              <w:rPr>
                <w:b/>
                <w:sz w:val="16"/>
                <w:szCs w:val="16"/>
              </w:rPr>
            </w:pPr>
            <w:r w:rsidRPr="00CD21AE">
              <w:rPr>
                <w:b/>
                <w:sz w:val="16"/>
                <w:szCs w:val="16"/>
              </w:rPr>
              <w:t>Direction</w:t>
            </w:r>
          </w:p>
        </w:tc>
        <w:tc>
          <w:tcPr>
            <w:tcW w:w="1066"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046462B8" w14:textId="77777777" w:rsidR="00CD21AE" w:rsidRPr="00CD21AE" w:rsidRDefault="00CD21AE" w:rsidP="00CD21AE">
            <w:pPr>
              <w:rPr>
                <w:b/>
                <w:sz w:val="16"/>
                <w:szCs w:val="16"/>
              </w:rPr>
            </w:pPr>
            <w:r w:rsidRPr="00CD21AE">
              <w:rPr>
                <w:b/>
                <w:sz w:val="16"/>
                <w:szCs w:val="16"/>
              </w:rPr>
              <w:t>Type</w:t>
            </w:r>
          </w:p>
        </w:tc>
        <w:tc>
          <w:tcPr>
            <w:tcW w:w="1215"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1A2BDF93" w14:textId="4CCA1823" w:rsidR="00CD21AE" w:rsidRPr="00CD21AE" w:rsidRDefault="00CD21AE" w:rsidP="00CD21AE">
            <w:pPr>
              <w:rPr>
                <w:b/>
                <w:sz w:val="16"/>
                <w:szCs w:val="16"/>
              </w:rPr>
            </w:pPr>
            <w:commentRangeStart w:id="121"/>
            <w:r w:rsidRPr="00CD21AE">
              <w:rPr>
                <w:b/>
                <w:sz w:val="16"/>
                <w:szCs w:val="16"/>
              </w:rPr>
              <w:t>TOP CONNECTION</w:t>
            </w:r>
            <w:commentRangeEnd w:id="121"/>
            <w:r w:rsidR="00FD50A3" w:rsidRPr="00CD21AE">
              <w:rPr>
                <w:rStyle w:val="CommentReference"/>
                <w:b/>
              </w:rPr>
              <w:commentReference w:id="121"/>
            </w:r>
          </w:p>
        </w:tc>
      </w:tr>
      <w:tr w:rsidR="00CD21AE" w:rsidRPr="00CD21AE" w14:paraId="50B5E27D"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F521459" w14:textId="77777777" w:rsidR="00CD21AE" w:rsidRPr="00CD21AE" w:rsidRDefault="00CD21AE" w:rsidP="00CD21AE">
            <w:pPr>
              <w:rPr>
                <w:sz w:val="16"/>
                <w:szCs w:val="16"/>
              </w:rPr>
            </w:pPr>
            <w:r w:rsidRPr="56D41BB6">
              <w:rPr>
                <w:sz w:val="16"/>
                <w:szCs w:val="16"/>
              </w:rPr>
              <w:t>rst_n</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AE38B2D"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65F061A" w14:textId="549EE666"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679FB98" w14:textId="3947F0D2" w:rsidR="00CD21AE" w:rsidRPr="00CD21AE" w:rsidRDefault="00B832AE" w:rsidP="00CD21AE">
            <w:pPr>
              <w:rPr>
                <w:sz w:val="16"/>
                <w:szCs w:val="16"/>
              </w:rPr>
            </w:pPr>
            <w:r>
              <w:rPr>
                <w:sz w:val="16"/>
                <w:szCs w:val="16"/>
              </w:rPr>
              <w:t>POR</w:t>
            </w:r>
          </w:p>
        </w:tc>
      </w:tr>
      <w:tr w:rsidR="00CD21AE" w:rsidRPr="00CD21AE" w14:paraId="54382BA3"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BEC14E" w14:textId="77777777" w:rsidR="00CD21AE" w:rsidRPr="00CD21AE" w:rsidRDefault="00CD21AE" w:rsidP="00CD21AE">
            <w:pPr>
              <w:rPr>
                <w:sz w:val="16"/>
                <w:szCs w:val="16"/>
              </w:rPr>
            </w:pPr>
            <w:r w:rsidRPr="56D41BB6">
              <w:rPr>
                <w:sz w:val="16"/>
                <w:szCs w:val="16"/>
              </w:rPr>
              <w:t>i_if_cs</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0ABCC0"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F815D9" w14:textId="6EF9AF05"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6B08A9" w14:textId="0B1C5439" w:rsidR="00CD21AE" w:rsidRPr="00CD21AE" w:rsidRDefault="00726258" w:rsidP="00CD21AE">
            <w:pPr>
              <w:rPr>
                <w:sz w:val="16"/>
                <w:szCs w:val="16"/>
              </w:rPr>
            </w:pPr>
            <w:r>
              <w:rPr>
                <w:sz w:val="16"/>
                <w:szCs w:val="16"/>
              </w:rPr>
              <w:t>CS for SPI interface</w:t>
            </w:r>
          </w:p>
        </w:tc>
      </w:tr>
      <w:tr w:rsidR="00CD21AE" w:rsidRPr="00CD21AE" w14:paraId="4C598151"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9EEE9F4" w14:textId="77777777" w:rsidR="00CD21AE" w:rsidRPr="00CD21AE" w:rsidRDefault="00CD21AE" w:rsidP="00CD21AE">
            <w:pPr>
              <w:rPr>
                <w:sz w:val="16"/>
                <w:szCs w:val="16"/>
              </w:rPr>
            </w:pPr>
            <w:r w:rsidRPr="56D41BB6">
              <w:rPr>
                <w:sz w:val="16"/>
                <w:szCs w:val="16"/>
              </w:rPr>
              <w:t>o_if_cs_tud</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D91F209"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2FF062E"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C9CF46B" w14:textId="5606D613" w:rsidR="00CD21AE" w:rsidRPr="00CD21AE" w:rsidRDefault="00BF3453" w:rsidP="00CD21AE">
            <w:pPr>
              <w:rPr>
                <w:sz w:val="16"/>
                <w:szCs w:val="16"/>
              </w:rPr>
            </w:pPr>
            <w:r w:rsidRPr="56D41BB6">
              <w:rPr>
                <w:sz w:val="16"/>
                <w:szCs w:val="16"/>
              </w:rPr>
              <w:t>Control for CS PAD</w:t>
            </w:r>
            <w:r w:rsidR="00976EE4" w:rsidRPr="56D41BB6">
              <w:rPr>
                <w:sz w:val="16"/>
                <w:szCs w:val="16"/>
              </w:rPr>
              <w:t>. 1 in scan mode 0 otherwise</w:t>
            </w:r>
          </w:p>
        </w:tc>
      </w:tr>
      <w:tr w:rsidR="00CD21AE" w:rsidRPr="00CD21AE" w14:paraId="341C823C"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C2CF1A" w14:textId="77777777" w:rsidR="00CD21AE" w:rsidRPr="00CD21AE" w:rsidRDefault="00CD21AE" w:rsidP="00CD21AE">
            <w:pPr>
              <w:rPr>
                <w:sz w:val="16"/>
                <w:szCs w:val="16"/>
              </w:rPr>
            </w:pPr>
            <w:r w:rsidRPr="56D41BB6">
              <w:rPr>
                <w:sz w:val="16"/>
                <w:szCs w:val="16"/>
              </w:rPr>
              <w:t>o_if_cs_en_n</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8FE7A4"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B67E8E"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21F0B7" w14:textId="7CD5F4B2" w:rsidR="00CD21AE" w:rsidRPr="00CD21AE" w:rsidRDefault="00026751" w:rsidP="00CD21AE">
            <w:pPr>
              <w:rPr>
                <w:sz w:val="16"/>
                <w:szCs w:val="16"/>
              </w:rPr>
            </w:pPr>
            <w:r w:rsidRPr="56D41BB6">
              <w:rPr>
                <w:sz w:val="16"/>
                <w:szCs w:val="16"/>
              </w:rPr>
              <w:t>Set to 0 for CS pad id bidir pad is used</w:t>
            </w:r>
            <w:r w:rsidR="00327BFE" w:rsidRPr="56D41BB6">
              <w:rPr>
                <w:sz w:val="16"/>
                <w:szCs w:val="16"/>
              </w:rPr>
              <w:t xml:space="preserve">. Could be </w:t>
            </w:r>
            <w:r w:rsidR="00A00D7D" w:rsidRPr="56D41BB6">
              <w:rPr>
                <w:sz w:val="16"/>
                <w:szCs w:val="16"/>
              </w:rPr>
              <w:t>i</w:t>
            </w:r>
            <w:r w:rsidR="00327BFE" w:rsidRPr="56D41BB6">
              <w:rPr>
                <w:sz w:val="16"/>
                <w:szCs w:val="16"/>
              </w:rPr>
              <w:t>nverted</w:t>
            </w:r>
            <w:r w:rsidR="00A00D7D" w:rsidRPr="56D41BB6">
              <w:rPr>
                <w:sz w:val="16"/>
                <w:szCs w:val="16"/>
              </w:rPr>
              <w:t xml:space="preserve"> depending on the PAD</w:t>
            </w:r>
            <w:r w:rsidR="00327BFE" w:rsidRPr="56D41BB6">
              <w:rPr>
                <w:sz w:val="16"/>
                <w:szCs w:val="16"/>
              </w:rPr>
              <w:t xml:space="preserve"> </w:t>
            </w:r>
          </w:p>
        </w:tc>
      </w:tr>
      <w:tr w:rsidR="00CD21AE" w:rsidRPr="00CD21AE" w14:paraId="37D9450B"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4BD04E6" w14:textId="77777777" w:rsidR="00CD21AE" w:rsidRPr="00CD21AE" w:rsidRDefault="00CD21AE" w:rsidP="00CD21AE">
            <w:pPr>
              <w:rPr>
                <w:sz w:val="16"/>
                <w:szCs w:val="16"/>
              </w:rPr>
            </w:pPr>
            <w:r w:rsidRPr="56D41BB6">
              <w:rPr>
                <w:sz w:val="16"/>
                <w:szCs w:val="16"/>
              </w:rPr>
              <w:t>o_if_cs_out_n</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271C1E0"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1276B72"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051A950" w14:textId="0CF34F24" w:rsidR="00CD21AE" w:rsidRPr="00CD21AE" w:rsidRDefault="00026751" w:rsidP="00CD21AE">
            <w:pPr>
              <w:rPr>
                <w:sz w:val="16"/>
                <w:szCs w:val="16"/>
              </w:rPr>
            </w:pPr>
            <w:r w:rsidRPr="56D41BB6">
              <w:rPr>
                <w:sz w:val="16"/>
                <w:szCs w:val="16"/>
              </w:rPr>
              <w:t>Set to 0 for CS pad id bidir pad is used</w:t>
            </w:r>
            <w:r w:rsidR="00A00D7D" w:rsidRPr="56D41BB6">
              <w:rPr>
                <w:sz w:val="16"/>
                <w:szCs w:val="16"/>
              </w:rPr>
              <w:t>. Could be inverted depending on the PAD</w:t>
            </w:r>
          </w:p>
        </w:tc>
      </w:tr>
      <w:tr w:rsidR="00CD21AE" w:rsidRPr="00CD21AE" w14:paraId="6E54A7E6"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3A9A47" w14:textId="77777777" w:rsidR="00CD21AE" w:rsidRPr="00CD21AE" w:rsidRDefault="00CD21AE" w:rsidP="00CD21AE">
            <w:pPr>
              <w:rPr>
                <w:sz w:val="16"/>
                <w:szCs w:val="16"/>
              </w:rPr>
            </w:pPr>
            <w:r w:rsidRPr="56D41BB6">
              <w:rPr>
                <w:sz w:val="16"/>
                <w:szCs w:val="16"/>
              </w:rPr>
              <w:t>i_if_ck</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3D631E"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10611F" w14:textId="7BBC3618"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6AB954" w14:textId="19A64D5B" w:rsidR="00CD21AE" w:rsidRPr="00CD21AE" w:rsidRDefault="00A70287" w:rsidP="00CD21AE">
            <w:pPr>
              <w:rPr>
                <w:sz w:val="16"/>
                <w:szCs w:val="16"/>
              </w:rPr>
            </w:pPr>
            <w:r w:rsidRPr="56D41BB6">
              <w:rPr>
                <w:sz w:val="16"/>
                <w:szCs w:val="16"/>
              </w:rPr>
              <w:t>Interface clock</w:t>
            </w:r>
          </w:p>
        </w:tc>
      </w:tr>
      <w:tr w:rsidR="00CD21AE" w:rsidRPr="00CD21AE" w14:paraId="4796C112"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0BA2155" w14:textId="77777777" w:rsidR="00CD21AE" w:rsidRPr="00CD21AE" w:rsidRDefault="00CD21AE" w:rsidP="00CD21AE">
            <w:pPr>
              <w:rPr>
                <w:sz w:val="16"/>
                <w:szCs w:val="16"/>
              </w:rPr>
            </w:pPr>
            <w:r w:rsidRPr="56D41BB6">
              <w:rPr>
                <w:sz w:val="16"/>
                <w:szCs w:val="16"/>
              </w:rPr>
              <w:lastRenderedPageBreak/>
              <w:t>i_if_sda_sdi_in</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F9DA09B"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D273546" w14:textId="7E742A7B"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433858A" w14:textId="760FE693" w:rsidR="00CD21AE" w:rsidRPr="00CD21AE" w:rsidRDefault="00980802" w:rsidP="00CD21AE">
            <w:pPr>
              <w:rPr>
                <w:sz w:val="16"/>
                <w:szCs w:val="16"/>
              </w:rPr>
            </w:pPr>
            <w:r w:rsidRPr="56D41BB6">
              <w:rPr>
                <w:sz w:val="16"/>
                <w:szCs w:val="16"/>
              </w:rPr>
              <w:t xml:space="preserve">SDA/SDI </w:t>
            </w:r>
            <w:r w:rsidR="00A70287" w:rsidRPr="56D41BB6">
              <w:rPr>
                <w:sz w:val="16"/>
                <w:szCs w:val="16"/>
              </w:rPr>
              <w:t>from pad</w:t>
            </w:r>
          </w:p>
        </w:tc>
      </w:tr>
      <w:tr w:rsidR="00CD21AE" w:rsidRPr="00CD21AE" w14:paraId="42B7244D"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79A361" w14:textId="77777777" w:rsidR="00CD21AE" w:rsidRPr="00CD21AE" w:rsidRDefault="00CD21AE" w:rsidP="00CD21AE">
            <w:pPr>
              <w:rPr>
                <w:sz w:val="16"/>
                <w:szCs w:val="16"/>
                <w:lang w:val="it-IT"/>
              </w:rPr>
            </w:pPr>
            <w:r w:rsidRPr="00CD21AE">
              <w:rPr>
                <w:sz w:val="16"/>
                <w:szCs w:val="16"/>
                <w:lang w:val="it-IT"/>
              </w:rPr>
              <w:t>o_if_sda_sdi_en_n</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7DCA42"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C50FED"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010203" w14:textId="1DE78243" w:rsidR="00CD21AE" w:rsidRPr="00CD21AE" w:rsidRDefault="00980802" w:rsidP="00CD21AE">
            <w:pPr>
              <w:rPr>
                <w:sz w:val="16"/>
                <w:szCs w:val="16"/>
              </w:rPr>
            </w:pPr>
            <w:r>
              <w:rPr>
                <w:sz w:val="16"/>
                <w:szCs w:val="16"/>
              </w:rPr>
              <w:t>SDA/SDI pad enable</w:t>
            </w:r>
          </w:p>
        </w:tc>
      </w:tr>
      <w:tr w:rsidR="00CD21AE" w:rsidRPr="00CD21AE" w14:paraId="10DF720A"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6F87784" w14:textId="77777777" w:rsidR="00CD21AE" w:rsidRPr="00CD21AE" w:rsidRDefault="00CD21AE" w:rsidP="00CD21AE">
            <w:pPr>
              <w:rPr>
                <w:sz w:val="16"/>
                <w:szCs w:val="16"/>
              </w:rPr>
            </w:pPr>
            <w:r w:rsidRPr="56D41BB6">
              <w:rPr>
                <w:sz w:val="16"/>
                <w:szCs w:val="16"/>
              </w:rPr>
              <w:t>o_if_sda_sdi_out</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50DB8C1"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A75879F"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9E0D1DB" w14:textId="20412B33" w:rsidR="00CD21AE" w:rsidRPr="00CD21AE" w:rsidRDefault="00980802" w:rsidP="00CD21AE">
            <w:pPr>
              <w:rPr>
                <w:sz w:val="16"/>
                <w:szCs w:val="16"/>
              </w:rPr>
            </w:pPr>
            <w:r>
              <w:rPr>
                <w:sz w:val="16"/>
                <w:szCs w:val="16"/>
              </w:rPr>
              <w:t xml:space="preserve">SDA/SDI </w:t>
            </w:r>
            <w:r w:rsidR="00A70287">
              <w:rPr>
                <w:sz w:val="16"/>
                <w:szCs w:val="16"/>
              </w:rPr>
              <w:t>to</w:t>
            </w:r>
            <w:r>
              <w:rPr>
                <w:sz w:val="16"/>
                <w:szCs w:val="16"/>
              </w:rPr>
              <w:t xml:space="preserve"> pad</w:t>
            </w:r>
          </w:p>
        </w:tc>
      </w:tr>
      <w:tr w:rsidR="00CD21AE" w:rsidRPr="00CD21AE" w14:paraId="5F152356"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2694F0" w14:textId="77777777" w:rsidR="00CD21AE" w:rsidRPr="00CD21AE" w:rsidRDefault="00CD21AE" w:rsidP="00CD21AE">
            <w:pPr>
              <w:rPr>
                <w:sz w:val="16"/>
                <w:szCs w:val="16"/>
              </w:rPr>
            </w:pPr>
            <w:r w:rsidRPr="56D41BB6">
              <w:rPr>
                <w:sz w:val="16"/>
                <w:szCs w:val="16"/>
              </w:rPr>
              <w:t>o_ctrl_reg_7</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2CBAF1"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0C7DC7" w14:textId="77777777" w:rsidR="00CD21AE" w:rsidRPr="00CD21AE" w:rsidRDefault="00CD21AE" w:rsidP="00CD21AE">
            <w:pPr>
              <w:rPr>
                <w:sz w:val="16"/>
                <w:szCs w:val="16"/>
              </w:rPr>
            </w:pPr>
            <w:r w:rsidRPr="56D41BB6">
              <w:rPr>
                <w:sz w:val="16"/>
                <w:szCs w:val="16"/>
              </w:rPr>
              <w:t>[7:0]</w:t>
            </w: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42070B" w14:textId="2C890326" w:rsidR="00CD21AE" w:rsidRPr="00CD21AE" w:rsidRDefault="001465F8" w:rsidP="00CD21AE">
            <w:pPr>
              <w:rPr>
                <w:sz w:val="16"/>
                <w:szCs w:val="16"/>
              </w:rPr>
            </w:pPr>
            <w:r w:rsidRPr="56D41BB6">
              <w:rPr>
                <w:sz w:val="16"/>
                <w:szCs w:val="16"/>
              </w:rPr>
              <w:t>8 configuration bit set by local register</w:t>
            </w:r>
            <w:r w:rsidR="00980802" w:rsidRPr="56D41BB6">
              <w:rPr>
                <w:sz w:val="16"/>
                <w:szCs w:val="16"/>
              </w:rPr>
              <w:t xml:space="preserve"> (addr. 0x5e)</w:t>
            </w:r>
          </w:p>
        </w:tc>
      </w:tr>
      <w:tr w:rsidR="00CD21AE" w:rsidRPr="00CD21AE" w14:paraId="13214A45"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8F97B46" w14:textId="77777777" w:rsidR="00CD21AE" w:rsidRPr="00CD21AE" w:rsidRDefault="00CD21AE" w:rsidP="00CD21AE">
            <w:pPr>
              <w:rPr>
                <w:sz w:val="16"/>
                <w:szCs w:val="16"/>
              </w:rPr>
            </w:pPr>
            <w:r w:rsidRPr="56D41BB6">
              <w:rPr>
                <w:sz w:val="16"/>
                <w:szCs w:val="16"/>
              </w:rPr>
              <w:t>i_ext_reg_dt</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5FB0EE3"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B76E7DE" w14:textId="498EA2F3" w:rsidR="00CD21AE" w:rsidRPr="00CD21AE" w:rsidRDefault="00CD21AE" w:rsidP="00CD21AE">
            <w:pPr>
              <w:rPr>
                <w:sz w:val="16"/>
                <w:szCs w:val="16"/>
              </w:rPr>
            </w:pPr>
            <w:r w:rsidRPr="56D41BB6">
              <w:rPr>
                <w:sz w:val="16"/>
                <w:szCs w:val="16"/>
              </w:rPr>
              <w:t xml:space="preserve"> [7:0]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BA9FB7B" w14:textId="3EA11341" w:rsidR="00CD21AE" w:rsidRPr="00CD21AE" w:rsidRDefault="003420E9" w:rsidP="00CD21AE">
            <w:pPr>
              <w:rPr>
                <w:sz w:val="16"/>
                <w:szCs w:val="16"/>
              </w:rPr>
            </w:pPr>
            <w:r w:rsidRPr="56D41BB6">
              <w:rPr>
                <w:sz w:val="16"/>
                <w:szCs w:val="16"/>
              </w:rPr>
              <w:t xml:space="preserve">Data from </w:t>
            </w:r>
            <w:r w:rsidR="005E5F07" w:rsidRPr="56D41BB6">
              <w:rPr>
                <w:sz w:val="16"/>
                <w:szCs w:val="16"/>
              </w:rPr>
              <w:t>external register block</w:t>
            </w:r>
            <w:r w:rsidR="00171203" w:rsidRPr="56D41BB6">
              <w:rPr>
                <w:sz w:val="16"/>
                <w:szCs w:val="16"/>
              </w:rPr>
              <w:t xml:space="preserve"> (if present)</w:t>
            </w:r>
          </w:p>
        </w:tc>
      </w:tr>
      <w:tr w:rsidR="00CD21AE" w:rsidRPr="00CD21AE" w14:paraId="07329277"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2AEF76" w14:textId="77777777" w:rsidR="00CD21AE" w:rsidRPr="00CD21AE" w:rsidRDefault="00CD21AE" w:rsidP="00CD21AE">
            <w:pPr>
              <w:rPr>
                <w:sz w:val="16"/>
                <w:szCs w:val="16"/>
              </w:rPr>
            </w:pPr>
            <w:r w:rsidRPr="56D41BB6">
              <w:rPr>
                <w:sz w:val="16"/>
                <w:szCs w:val="16"/>
              </w:rPr>
              <w:t>o_ext_reg_wr_add</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317D20"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9A06D2" w14:textId="77777777" w:rsidR="00CD21AE" w:rsidRPr="00CD21AE" w:rsidRDefault="00CD21AE" w:rsidP="00CD21AE">
            <w:pPr>
              <w:rPr>
                <w:sz w:val="16"/>
                <w:szCs w:val="16"/>
              </w:rPr>
            </w:pPr>
            <w:r w:rsidRPr="56D41BB6">
              <w:rPr>
                <w:sz w:val="16"/>
                <w:szCs w:val="16"/>
              </w:rPr>
              <w:t>[7:0]</w:t>
            </w: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048A18" w14:textId="1316C14E" w:rsidR="00CD21AE" w:rsidRPr="00CD21AE" w:rsidRDefault="005E5F07" w:rsidP="00CD21AE">
            <w:pPr>
              <w:rPr>
                <w:sz w:val="16"/>
                <w:szCs w:val="16"/>
              </w:rPr>
            </w:pPr>
            <w:r w:rsidRPr="56D41BB6">
              <w:rPr>
                <w:sz w:val="16"/>
                <w:szCs w:val="16"/>
              </w:rPr>
              <w:t xml:space="preserve">Write address </w:t>
            </w:r>
            <w:r w:rsidR="00171203" w:rsidRPr="56D41BB6">
              <w:rPr>
                <w:sz w:val="16"/>
                <w:szCs w:val="16"/>
              </w:rPr>
              <w:t>to external register block (if present)</w:t>
            </w:r>
          </w:p>
        </w:tc>
      </w:tr>
      <w:tr w:rsidR="00CD21AE" w:rsidRPr="00CD21AE" w14:paraId="094B3004"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A29873E" w14:textId="77777777" w:rsidR="00CD21AE" w:rsidRPr="00CD21AE" w:rsidRDefault="00CD21AE" w:rsidP="00CD21AE">
            <w:pPr>
              <w:rPr>
                <w:sz w:val="16"/>
                <w:szCs w:val="16"/>
              </w:rPr>
            </w:pPr>
            <w:r w:rsidRPr="56D41BB6">
              <w:rPr>
                <w:sz w:val="16"/>
                <w:szCs w:val="16"/>
              </w:rPr>
              <w:t>o_ext_reg_rd_add</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6362F36"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7BE14B7" w14:textId="77777777" w:rsidR="00CD21AE" w:rsidRPr="00CD21AE" w:rsidRDefault="00CD21AE" w:rsidP="00CD21AE">
            <w:pPr>
              <w:rPr>
                <w:sz w:val="16"/>
                <w:szCs w:val="16"/>
              </w:rPr>
            </w:pPr>
            <w:r w:rsidRPr="56D41BB6">
              <w:rPr>
                <w:sz w:val="16"/>
                <w:szCs w:val="16"/>
              </w:rPr>
              <w:t>[7:0]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22D921C" w14:textId="3007A23A" w:rsidR="00CD21AE" w:rsidRPr="00CD21AE" w:rsidRDefault="007B751A" w:rsidP="00CD21AE">
            <w:pPr>
              <w:rPr>
                <w:sz w:val="16"/>
                <w:szCs w:val="16"/>
              </w:rPr>
            </w:pPr>
            <w:r w:rsidRPr="56D41BB6">
              <w:rPr>
                <w:sz w:val="16"/>
                <w:szCs w:val="16"/>
              </w:rPr>
              <w:t>Read address to external register block (if present)</w:t>
            </w:r>
          </w:p>
        </w:tc>
      </w:tr>
      <w:tr w:rsidR="00CD21AE" w:rsidRPr="00CD21AE" w14:paraId="77B03A77"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7DB5E3" w14:textId="77777777" w:rsidR="00CD21AE" w:rsidRPr="00CD21AE" w:rsidRDefault="00CD21AE" w:rsidP="00CD21AE">
            <w:pPr>
              <w:rPr>
                <w:sz w:val="16"/>
                <w:szCs w:val="16"/>
              </w:rPr>
            </w:pPr>
            <w:r w:rsidRPr="56D41BB6">
              <w:rPr>
                <w:sz w:val="16"/>
                <w:szCs w:val="16"/>
              </w:rPr>
              <w:t>o_ext_reg_dt</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B7944B"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C0B804" w14:textId="77777777" w:rsidR="00CD21AE" w:rsidRPr="00CD21AE" w:rsidRDefault="00CD21AE" w:rsidP="00CD21AE">
            <w:pPr>
              <w:rPr>
                <w:sz w:val="16"/>
                <w:szCs w:val="16"/>
              </w:rPr>
            </w:pPr>
            <w:r w:rsidRPr="56D41BB6">
              <w:rPr>
                <w:sz w:val="16"/>
                <w:szCs w:val="16"/>
              </w:rPr>
              <w:t>[7:0]</w:t>
            </w: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606930" w14:textId="646E09D5" w:rsidR="00CD21AE" w:rsidRPr="00CD21AE" w:rsidRDefault="007B751A" w:rsidP="00CD21AE">
            <w:pPr>
              <w:rPr>
                <w:sz w:val="16"/>
                <w:szCs w:val="16"/>
              </w:rPr>
            </w:pPr>
            <w:r w:rsidRPr="56D41BB6">
              <w:rPr>
                <w:sz w:val="16"/>
                <w:szCs w:val="16"/>
              </w:rPr>
              <w:t>Data to external register block (if present)</w:t>
            </w:r>
          </w:p>
        </w:tc>
      </w:tr>
      <w:tr w:rsidR="00CD21AE" w:rsidRPr="00CD21AE" w14:paraId="666F7D95"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EBFD3F4" w14:textId="77777777" w:rsidR="00CD21AE" w:rsidRPr="00CD21AE" w:rsidRDefault="00CD21AE" w:rsidP="00CD21AE">
            <w:pPr>
              <w:rPr>
                <w:sz w:val="16"/>
                <w:szCs w:val="16"/>
              </w:rPr>
            </w:pPr>
            <w:r w:rsidRPr="56D41BB6">
              <w:rPr>
                <w:sz w:val="16"/>
                <w:szCs w:val="16"/>
              </w:rPr>
              <w:t>o_ext_reg_ck_wr</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03300B2"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FAE8A54"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5FD6DF2" w14:textId="560E1FF7" w:rsidR="00CD21AE" w:rsidRPr="00CD21AE" w:rsidRDefault="00B34A94" w:rsidP="00CD21AE">
            <w:pPr>
              <w:rPr>
                <w:sz w:val="16"/>
                <w:szCs w:val="16"/>
              </w:rPr>
            </w:pPr>
            <w:r w:rsidRPr="56D41BB6">
              <w:rPr>
                <w:sz w:val="16"/>
                <w:szCs w:val="16"/>
              </w:rPr>
              <w:t>Write enable for external register block (if present)</w:t>
            </w:r>
          </w:p>
        </w:tc>
      </w:tr>
      <w:tr w:rsidR="00276872" w:rsidRPr="00CD21AE" w14:paraId="431D747C"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1294EF52" w14:textId="08463248" w:rsidR="00276872" w:rsidRPr="002B521A" w:rsidRDefault="002B521A" w:rsidP="00CD21AE">
            <w:pPr>
              <w:rPr>
                <w:sz w:val="16"/>
                <w:szCs w:val="16"/>
                <w:lang w:val="en-US"/>
              </w:rPr>
            </w:pPr>
            <w:r w:rsidRPr="002B521A">
              <w:rPr>
                <w:sz w:val="16"/>
                <w:szCs w:val="16"/>
                <w:lang w:val="en-US"/>
              </w:rPr>
              <w:t>o_ext_reg_we</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76ADCD31" w14:textId="52CF8126" w:rsidR="00276872" w:rsidRPr="56D41BB6" w:rsidRDefault="002B521A" w:rsidP="00CD21AE">
            <w:pPr>
              <w:rPr>
                <w:sz w:val="16"/>
                <w:szCs w:val="16"/>
              </w:rPr>
            </w:pPr>
            <w:r>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4A5B7AE" w14:textId="77777777" w:rsidR="00276872" w:rsidRPr="00CD21AE" w:rsidRDefault="00276872"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48450D2" w14:textId="70FF6B42" w:rsidR="00276872" w:rsidRPr="56D41BB6" w:rsidRDefault="002B521A" w:rsidP="00CD21AE">
            <w:pPr>
              <w:rPr>
                <w:sz w:val="16"/>
                <w:szCs w:val="16"/>
              </w:rPr>
            </w:pPr>
            <w:r w:rsidRPr="56D41BB6">
              <w:rPr>
                <w:sz w:val="16"/>
                <w:szCs w:val="16"/>
              </w:rPr>
              <w:t xml:space="preserve">Write </w:t>
            </w:r>
            <w:r>
              <w:rPr>
                <w:sz w:val="16"/>
                <w:szCs w:val="16"/>
              </w:rPr>
              <w:t xml:space="preserve">direct </w:t>
            </w:r>
            <w:r w:rsidRPr="56D41BB6">
              <w:rPr>
                <w:sz w:val="16"/>
                <w:szCs w:val="16"/>
              </w:rPr>
              <w:t>enable for external register block (if present)</w:t>
            </w:r>
          </w:p>
        </w:tc>
      </w:tr>
      <w:tr w:rsidR="00CD21AE" w:rsidRPr="00CD21AE" w14:paraId="2C627811"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319E76" w14:textId="77777777" w:rsidR="00CD21AE" w:rsidRPr="00CD21AE" w:rsidRDefault="00CD21AE" w:rsidP="00CD21AE">
            <w:pPr>
              <w:rPr>
                <w:sz w:val="16"/>
                <w:szCs w:val="16"/>
              </w:rPr>
            </w:pPr>
            <w:r w:rsidRPr="56D41BB6">
              <w:rPr>
                <w:sz w:val="16"/>
                <w:szCs w:val="16"/>
              </w:rPr>
              <w:t>rst_16m_n</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98ECD6" w14:textId="77777777" w:rsidR="00CD21AE" w:rsidRPr="00CD21AE" w:rsidRDefault="00CD21AE" w:rsidP="00CD21AE">
            <w:pPr>
              <w:rPr>
                <w:sz w:val="16"/>
                <w:szCs w:val="16"/>
              </w:rPr>
            </w:pP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C28AA8" w14:textId="000E1E45"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4E42B8" w14:textId="61A371AA" w:rsidR="00CD21AE" w:rsidRPr="00CD21AE" w:rsidRDefault="00D72233" w:rsidP="00CD21AE">
            <w:pPr>
              <w:rPr>
                <w:sz w:val="16"/>
                <w:szCs w:val="16"/>
              </w:rPr>
            </w:pPr>
            <w:r w:rsidRPr="56D41BB6">
              <w:rPr>
                <w:sz w:val="16"/>
                <w:szCs w:val="16"/>
              </w:rPr>
              <w:t>Sw reset for AHB domain</w:t>
            </w:r>
          </w:p>
        </w:tc>
      </w:tr>
      <w:tr w:rsidR="00CD21AE" w:rsidRPr="00CD21AE" w14:paraId="0E7C2B50"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8A4FB3E" w14:textId="77777777" w:rsidR="00CD21AE" w:rsidRPr="00CD21AE" w:rsidRDefault="00CD21AE" w:rsidP="00CD21AE">
            <w:pPr>
              <w:rPr>
                <w:sz w:val="16"/>
                <w:szCs w:val="16"/>
              </w:rPr>
            </w:pPr>
            <w:r w:rsidRPr="56D41BB6">
              <w:rPr>
                <w:sz w:val="16"/>
                <w:szCs w:val="16"/>
              </w:rPr>
              <w:t>sys_16m_clk</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C4755E9"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7B7A40F" w14:textId="38ABF650"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B1DBA2E" w14:textId="11E3AF9F" w:rsidR="00CD21AE" w:rsidRPr="00CD21AE" w:rsidRDefault="00D72233" w:rsidP="00CD21AE">
            <w:pPr>
              <w:rPr>
                <w:sz w:val="16"/>
                <w:szCs w:val="16"/>
              </w:rPr>
            </w:pPr>
            <w:r w:rsidRPr="56D41BB6">
              <w:rPr>
                <w:sz w:val="16"/>
                <w:szCs w:val="16"/>
              </w:rPr>
              <w:t>AHB clock</w:t>
            </w:r>
          </w:p>
        </w:tc>
      </w:tr>
      <w:tr w:rsidR="00CD21AE" w:rsidRPr="00CD21AE" w14:paraId="0FE82F0B"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96632B" w14:textId="77777777" w:rsidR="00CD21AE" w:rsidRPr="00CD21AE" w:rsidRDefault="00CD21AE" w:rsidP="00CD21AE">
            <w:pPr>
              <w:rPr>
                <w:sz w:val="16"/>
                <w:szCs w:val="16"/>
              </w:rPr>
            </w:pPr>
            <w:r w:rsidRPr="56D41BB6">
              <w:rPr>
                <w:sz w:val="16"/>
                <w:szCs w:val="16"/>
              </w:rPr>
              <w:t>o_hselm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6750EC"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984194"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18AE6C" w14:textId="4BE775DC" w:rsidR="00CD21AE" w:rsidRPr="00CD21AE" w:rsidRDefault="00D72233" w:rsidP="00CD21AE">
            <w:pPr>
              <w:rPr>
                <w:sz w:val="16"/>
                <w:szCs w:val="16"/>
              </w:rPr>
            </w:pPr>
            <w:r>
              <w:rPr>
                <w:sz w:val="16"/>
                <w:szCs w:val="16"/>
              </w:rPr>
              <w:t>AHB_M</w:t>
            </w:r>
          </w:p>
        </w:tc>
      </w:tr>
      <w:tr w:rsidR="00CD21AE" w:rsidRPr="00CD21AE" w14:paraId="521E5F9E"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9616940" w14:textId="77777777" w:rsidR="00CD21AE" w:rsidRPr="00CD21AE" w:rsidRDefault="00CD21AE" w:rsidP="00CD21AE">
            <w:pPr>
              <w:rPr>
                <w:sz w:val="16"/>
                <w:szCs w:val="16"/>
              </w:rPr>
            </w:pPr>
            <w:r w:rsidRPr="56D41BB6">
              <w:rPr>
                <w:sz w:val="16"/>
                <w:szCs w:val="16"/>
              </w:rPr>
              <w:t>o_haddrm</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90F9532"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5DB4395" w14:textId="77777777" w:rsidR="00CD21AE" w:rsidRPr="00CD21AE" w:rsidRDefault="00CD21AE" w:rsidP="00CD21AE">
            <w:pPr>
              <w:rPr>
                <w:sz w:val="16"/>
                <w:szCs w:val="16"/>
              </w:rPr>
            </w:pPr>
            <w:r w:rsidRPr="56D41BB6">
              <w:rPr>
                <w:sz w:val="16"/>
                <w:szCs w:val="16"/>
              </w:rPr>
              <w:t>[31:0]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7BC693F" w14:textId="003C7C6E" w:rsidR="00CD21AE" w:rsidRPr="00CD21AE" w:rsidRDefault="00D72233" w:rsidP="00CD21AE">
            <w:pPr>
              <w:rPr>
                <w:sz w:val="16"/>
                <w:szCs w:val="16"/>
              </w:rPr>
            </w:pPr>
            <w:r>
              <w:rPr>
                <w:sz w:val="16"/>
                <w:szCs w:val="16"/>
              </w:rPr>
              <w:t>AHB_M</w:t>
            </w:r>
          </w:p>
        </w:tc>
      </w:tr>
      <w:tr w:rsidR="00CD21AE" w:rsidRPr="00CD21AE" w14:paraId="76AC9F18"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47000B" w14:textId="77777777" w:rsidR="00CD21AE" w:rsidRPr="00CD21AE" w:rsidRDefault="00CD21AE" w:rsidP="00CD21AE">
            <w:pPr>
              <w:rPr>
                <w:sz w:val="16"/>
                <w:szCs w:val="16"/>
              </w:rPr>
            </w:pPr>
            <w:r w:rsidRPr="56D41BB6">
              <w:rPr>
                <w:sz w:val="16"/>
                <w:szCs w:val="16"/>
              </w:rPr>
              <w:t>o_htransm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D9A96C"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455ECA" w14:textId="77777777" w:rsidR="00CD21AE" w:rsidRPr="00CD21AE" w:rsidRDefault="00CD21AE" w:rsidP="00CD21AE">
            <w:pPr>
              <w:rPr>
                <w:sz w:val="16"/>
                <w:szCs w:val="16"/>
              </w:rPr>
            </w:pPr>
            <w:r w:rsidRPr="56D41BB6">
              <w:rPr>
                <w:sz w:val="16"/>
                <w:szCs w:val="16"/>
              </w:rPr>
              <w:t>[1:0]</w:t>
            </w: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23AF6" w14:textId="2B7E3020" w:rsidR="00CD21AE" w:rsidRPr="00CD21AE" w:rsidRDefault="00D72233" w:rsidP="00CD21AE">
            <w:pPr>
              <w:rPr>
                <w:sz w:val="16"/>
                <w:szCs w:val="16"/>
              </w:rPr>
            </w:pPr>
            <w:r>
              <w:rPr>
                <w:sz w:val="16"/>
                <w:szCs w:val="16"/>
              </w:rPr>
              <w:t>AHB_M</w:t>
            </w:r>
          </w:p>
        </w:tc>
      </w:tr>
      <w:tr w:rsidR="00CD21AE" w:rsidRPr="00CD21AE" w14:paraId="659C45A6"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760509B" w14:textId="77777777" w:rsidR="00CD21AE" w:rsidRPr="00CD21AE" w:rsidRDefault="00CD21AE" w:rsidP="00CD21AE">
            <w:pPr>
              <w:rPr>
                <w:sz w:val="16"/>
                <w:szCs w:val="16"/>
              </w:rPr>
            </w:pPr>
            <w:r w:rsidRPr="56D41BB6">
              <w:rPr>
                <w:sz w:val="16"/>
                <w:szCs w:val="16"/>
              </w:rPr>
              <w:t>o_hmasterm</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50131F0"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9E57FAE" w14:textId="77777777" w:rsidR="00CD21AE" w:rsidRPr="00CD21AE" w:rsidRDefault="00CD21AE" w:rsidP="00CD21AE">
            <w:pPr>
              <w:rPr>
                <w:sz w:val="16"/>
                <w:szCs w:val="16"/>
              </w:rPr>
            </w:pPr>
            <w:r w:rsidRPr="56D41BB6">
              <w:rPr>
                <w:sz w:val="16"/>
                <w:szCs w:val="16"/>
              </w:rPr>
              <w:t>[3:0]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4601898" w14:textId="2308FCE4" w:rsidR="00CD21AE" w:rsidRPr="00CD21AE" w:rsidRDefault="00D72233" w:rsidP="00CD21AE">
            <w:pPr>
              <w:rPr>
                <w:sz w:val="16"/>
                <w:szCs w:val="16"/>
              </w:rPr>
            </w:pPr>
            <w:r>
              <w:rPr>
                <w:sz w:val="16"/>
                <w:szCs w:val="16"/>
              </w:rPr>
              <w:t>AHB_M</w:t>
            </w:r>
          </w:p>
        </w:tc>
      </w:tr>
      <w:tr w:rsidR="00CD21AE" w:rsidRPr="00CD21AE" w14:paraId="583DBB1F"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28E79E" w14:textId="77777777" w:rsidR="00CD21AE" w:rsidRPr="00CD21AE" w:rsidRDefault="00CD21AE" w:rsidP="00CD21AE">
            <w:pPr>
              <w:rPr>
                <w:sz w:val="16"/>
                <w:szCs w:val="16"/>
              </w:rPr>
            </w:pPr>
            <w:r w:rsidRPr="56D41BB6">
              <w:rPr>
                <w:sz w:val="16"/>
                <w:szCs w:val="16"/>
              </w:rPr>
              <w:t>o_hwritem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4A6AF8"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F68C61"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74285F" w14:textId="2ADA80B6" w:rsidR="00CD21AE" w:rsidRPr="00CD21AE" w:rsidRDefault="00D72233" w:rsidP="00CD21AE">
            <w:pPr>
              <w:rPr>
                <w:sz w:val="16"/>
                <w:szCs w:val="16"/>
              </w:rPr>
            </w:pPr>
            <w:r>
              <w:rPr>
                <w:sz w:val="16"/>
                <w:szCs w:val="16"/>
              </w:rPr>
              <w:t>AHB_M</w:t>
            </w:r>
          </w:p>
        </w:tc>
      </w:tr>
      <w:tr w:rsidR="00CD21AE" w:rsidRPr="00CD21AE" w14:paraId="63420265"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34082B5" w14:textId="77777777" w:rsidR="00CD21AE" w:rsidRPr="00CD21AE" w:rsidRDefault="00CD21AE" w:rsidP="00CD21AE">
            <w:pPr>
              <w:rPr>
                <w:sz w:val="16"/>
                <w:szCs w:val="16"/>
              </w:rPr>
            </w:pPr>
            <w:r w:rsidRPr="56D41BB6">
              <w:rPr>
                <w:sz w:val="16"/>
                <w:szCs w:val="16"/>
              </w:rPr>
              <w:t>o_hsizem</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CE3298D"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1BDF138" w14:textId="77777777" w:rsidR="00CD21AE" w:rsidRPr="00CD21AE" w:rsidRDefault="00CD21AE" w:rsidP="00CD21AE">
            <w:pPr>
              <w:rPr>
                <w:sz w:val="16"/>
                <w:szCs w:val="16"/>
              </w:rPr>
            </w:pPr>
            <w:r w:rsidRPr="56D41BB6">
              <w:rPr>
                <w:sz w:val="16"/>
                <w:szCs w:val="16"/>
              </w:rPr>
              <w:t>[2:0]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EDBD9DE" w14:textId="1B887D58" w:rsidR="00CD21AE" w:rsidRPr="00CD21AE" w:rsidRDefault="00D72233" w:rsidP="00CD21AE">
            <w:pPr>
              <w:rPr>
                <w:sz w:val="16"/>
                <w:szCs w:val="16"/>
              </w:rPr>
            </w:pPr>
            <w:r>
              <w:rPr>
                <w:sz w:val="16"/>
                <w:szCs w:val="16"/>
              </w:rPr>
              <w:t>AHB_M</w:t>
            </w:r>
          </w:p>
        </w:tc>
      </w:tr>
      <w:tr w:rsidR="00CD21AE" w:rsidRPr="00CD21AE" w14:paraId="33AE2E1C"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62DA58" w14:textId="77777777" w:rsidR="00CD21AE" w:rsidRPr="00CD21AE" w:rsidRDefault="00CD21AE" w:rsidP="00CD21AE">
            <w:pPr>
              <w:rPr>
                <w:sz w:val="16"/>
                <w:szCs w:val="16"/>
              </w:rPr>
            </w:pPr>
            <w:r w:rsidRPr="56D41BB6">
              <w:rPr>
                <w:sz w:val="16"/>
                <w:szCs w:val="16"/>
              </w:rPr>
              <w:t>o_hmastlockm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5F5343"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09FD64"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4ACD2E" w14:textId="5E3D476C" w:rsidR="00CD21AE" w:rsidRPr="00CD21AE" w:rsidRDefault="00D72233" w:rsidP="00CD21AE">
            <w:pPr>
              <w:rPr>
                <w:sz w:val="16"/>
                <w:szCs w:val="16"/>
              </w:rPr>
            </w:pPr>
            <w:r>
              <w:rPr>
                <w:sz w:val="16"/>
                <w:szCs w:val="16"/>
              </w:rPr>
              <w:t>AHB_M</w:t>
            </w:r>
          </w:p>
        </w:tc>
      </w:tr>
      <w:tr w:rsidR="00CD21AE" w:rsidRPr="00CD21AE" w14:paraId="12F7C013"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C2BBE31" w14:textId="77777777" w:rsidR="00CD21AE" w:rsidRPr="00CD21AE" w:rsidRDefault="00CD21AE" w:rsidP="00CD21AE">
            <w:pPr>
              <w:rPr>
                <w:sz w:val="16"/>
                <w:szCs w:val="16"/>
              </w:rPr>
            </w:pPr>
            <w:r w:rsidRPr="56D41BB6">
              <w:rPr>
                <w:sz w:val="16"/>
                <w:szCs w:val="16"/>
              </w:rPr>
              <w:t>o_hwdatam</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52C255B"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9A1FFCE" w14:textId="77777777" w:rsidR="00CD21AE" w:rsidRPr="00CD21AE" w:rsidRDefault="00CD21AE" w:rsidP="00CD21AE">
            <w:pPr>
              <w:rPr>
                <w:sz w:val="16"/>
                <w:szCs w:val="16"/>
              </w:rPr>
            </w:pPr>
            <w:r w:rsidRPr="56D41BB6">
              <w:rPr>
                <w:sz w:val="16"/>
                <w:szCs w:val="16"/>
              </w:rPr>
              <w:t>[31:0]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6DF6378" w14:textId="6FE9EBC0" w:rsidR="00CD21AE" w:rsidRPr="00CD21AE" w:rsidRDefault="00D72233" w:rsidP="00CD21AE">
            <w:pPr>
              <w:rPr>
                <w:sz w:val="16"/>
                <w:szCs w:val="16"/>
              </w:rPr>
            </w:pPr>
            <w:r>
              <w:rPr>
                <w:sz w:val="16"/>
                <w:szCs w:val="16"/>
              </w:rPr>
              <w:t>AHB_M</w:t>
            </w:r>
          </w:p>
        </w:tc>
      </w:tr>
      <w:tr w:rsidR="00CD21AE" w:rsidRPr="00CD21AE" w14:paraId="5F6E9C34"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904556" w14:textId="77777777" w:rsidR="00CD21AE" w:rsidRPr="00CD21AE" w:rsidRDefault="00CD21AE" w:rsidP="00CD21AE">
            <w:pPr>
              <w:rPr>
                <w:sz w:val="16"/>
                <w:szCs w:val="16"/>
              </w:rPr>
            </w:pPr>
            <w:r w:rsidRPr="56D41BB6">
              <w:rPr>
                <w:sz w:val="16"/>
                <w:szCs w:val="16"/>
              </w:rPr>
              <w:t>o_hburstm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C0C311"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08404F" w14:textId="77777777" w:rsidR="00CD21AE" w:rsidRPr="00CD21AE" w:rsidRDefault="00CD21AE" w:rsidP="00CD21AE">
            <w:pPr>
              <w:rPr>
                <w:sz w:val="16"/>
                <w:szCs w:val="16"/>
              </w:rPr>
            </w:pPr>
            <w:r w:rsidRPr="56D41BB6">
              <w:rPr>
                <w:sz w:val="16"/>
                <w:szCs w:val="16"/>
              </w:rPr>
              <w:t>[2:0]</w:t>
            </w: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980E6F" w14:textId="7C0605B4" w:rsidR="00CD21AE" w:rsidRPr="00CD21AE" w:rsidRDefault="00D72233" w:rsidP="00CD21AE">
            <w:pPr>
              <w:rPr>
                <w:sz w:val="16"/>
                <w:szCs w:val="16"/>
              </w:rPr>
            </w:pPr>
            <w:r>
              <w:rPr>
                <w:sz w:val="16"/>
                <w:szCs w:val="16"/>
              </w:rPr>
              <w:t>AHB_M</w:t>
            </w:r>
          </w:p>
        </w:tc>
      </w:tr>
      <w:tr w:rsidR="00CD21AE" w:rsidRPr="00CD21AE" w14:paraId="5228E317"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16B559A" w14:textId="77777777" w:rsidR="00CD21AE" w:rsidRPr="00CD21AE" w:rsidRDefault="00CD21AE" w:rsidP="00CD21AE">
            <w:pPr>
              <w:rPr>
                <w:sz w:val="16"/>
                <w:szCs w:val="16"/>
              </w:rPr>
            </w:pPr>
            <w:r w:rsidRPr="56D41BB6">
              <w:rPr>
                <w:sz w:val="16"/>
                <w:szCs w:val="16"/>
              </w:rPr>
              <w:t>o_hprotm</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DBFBF32"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016E197" w14:textId="77777777" w:rsidR="00CD21AE" w:rsidRPr="00CD21AE" w:rsidRDefault="00CD21AE" w:rsidP="00CD21AE">
            <w:pPr>
              <w:rPr>
                <w:sz w:val="16"/>
                <w:szCs w:val="16"/>
              </w:rPr>
            </w:pPr>
            <w:r w:rsidRPr="56D41BB6">
              <w:rPr>
                <w:sz w:val="16"/>
                <w:szCs w:val="16"/>
              </w:rPr>
              <w:t>[3:0]</w:t>
            </w: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8D94495" w14:textId="0E15CC65" w:rsidR="00CD21AE" w:rsidRPr="00CD21AE" w:rsidRDefault="00D72233" w:rsidP="00CD21AE">
            <w:pPr>
              <w:rPr>
                <w:sz w:val="16"/>
                <w:szCs w:val="16"/>
              </w:rPr>
            </w:pPr>
            <w:r>
              <w:rPr>
                <w:sz w:val="16"/>
                <w:szCs w:val="16"/>
              </w:rPr>
              <w:t>AHB_M</w:t>
            </w:r>
          </w:p>
        </w:tc>
      </w:tr>
      <w:tr w:rsidR="00CD21AE" w:rsidRPr="00CD21AE" w14:paraId="3FB81324"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9CD6D4" w14:textId="77777777" w:rsidR="00CD21AE" w:rsidRPr="00CD21AE" w:rsidRDefault="00CD21AE" w:rsidP="00CD21AE">
            <w:pPr>
              <w:rPr>
                <w:sz w:val="16"/>
                <w:szCs w:val="16"/>
              </w:rPr>
            </w:pPr>
            <w:r w:rsidRPr="56D41BB6">
              <w:rPr>
                <w:sz w:val="16"/>
                <w:szCs w:val="16"/>
              </w:rPr>
              <w:t>i_hrdatam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EA44F3"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64187C" w14:textId="38152C36" w:rsidR="00CD21AE" w:rsidRPr="00CD21AE" w:rsidRDefault="00CD21AE" w:rsidP="00CD21AE">
            <w:pPr>
              <w:rPr>
                <w:sz w:val="16"/>
                <w:szCs w:val="16"/>
              </w:rPr>
            </w:pPr>
            <w:r w:rsidRPr="56D41BB6">
              <w:rPr>
                <w:sz w:val="16"/>
                <w:szCs w:val="16"/>
              </w:rPr>
              <w:t xml:space="preserve"> [31:0]</w:t>
            </w: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0C30C8" w14:textId="754EF7DC" w:rsidR="00CD21AE" w:rsidRPr="00CD21AE" w:rsidRDefault="00D72233" w:rsidP="00CD21AE">
            <w:pPr>
              <w:rPr>
                <w:sz w:val="16"/>
                <w:szCs w:val="16"/>
              </w:rPr>
            </w:pPr>
            <w:r>
              <w:rPr>
                <w:sz w:val="16"/>
                <w:szCs w:val="16"/>
              </w:rPr>
              <w:t>AHB_M</w:t>
            </w:r>
          </w:p>
        </w:tc>
      </w:tr>
      <w:tr w:rsidR="00CD21AE" w:rsidRPr="00CD21AE" w14:paraId="60A39BB5"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3C3258C" w14:textId="77777777" w:rsidR="00CD21AE" w:rsidRPr="00CD21AE" w:rsidRDefault="00CD21AE" w:rsidP="00CD21AE">
            <w:pPr>
              <w:rPr>
                <w:sz w:val="16"/>
                <w:szCs w:val="16"/>
              </w:rPr>
            </w:pPr>
            <w:r w:rsidRPr="56D41BB6">
              <w:rPr>
                <w:sz w:val="16"/>
                <w:szCs w:val="16"/>
              </w:rPr>
              <w:t>i_hreadym</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0841AB1"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700BFEF" w14:textId="1F4DF03B"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2D0002D" w14:textId="7187A376" w:rsidR="00CD21AE" w:rsidRPr="00CD21AE" w:rsidRDefault="00D72233" w:rsidP="00CD21AE">
            <w:pPr>
              <w:rPr>
                <w:sz w:val="16"/>
                <w:szCs w:val="16"/>
              </w:rPr>
            </w:pPr>
            <w:r>
              <w:rPr>
                <w:sz w:val="16"/>
                <w:szCs w:val="16"/>
              </w:rPr>
              <w:t>AHB_M</w:t>
            </w:r>
          </w:p>
        </w:tc>
      </w:tr>
      <w:tr w:rsidR="00CD21AE" w:rsidRPr="00CD21AE" w14:paraId="63F9620B"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995507" w14:textId="77777777" w:rsidR="00CD21AE" w:rsidRPr="00CD21AE" w:rsidRDefault="00CD21AE" w:rsidP="00CD21AE">
            <w:pPr>
              <w:rPr>
                <w:sz w:val="16"/>
                <w:szCs w:val="16"/>
              </w:rPr>
            </w:pPr>
            <w:r w:rsidRPr="56D41BB6">
              <w:rPr>
                <w:sz w:val="16"/>
                <w:szCs w:val="16"/>
              </w:rPr>
              <w:t>i_hrespm</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5FEB6C"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D76E11" w14:textId="0C05CE65"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A6683B" w14:textId="7B96DF79" w:rsidR="00CD21AE" w:rsidRPr="00CD21AE" w:rsidRDefault="00D72233" w:rsidP="00CD21AE">
            <w:pPr>
              <w:rPr>
                <w:sz w:val="16"/>
                <w:szCs w:val="16"/>
              </w:rPr>
            </w:pPr>
            <w:r>
              <w:rPr>
                <w:sz w:val="16"/>
                <w:szCs w:val="16"/>
              </w:rPr>
              <w:t>AHB_M</w:t>
            </w:r>
          </w:p>
        </w:tc>
      </w:tr>
      <w:tr w:rsidR="00CD21AE" w:rsidRPr="00CD21AE" w14:paraId="166607DB"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1332C31" w14:textId="77777777" w:rsidR="00CD21AE" w:rsidRPr="00CD21AE" w:rsidRDefault="00CD21AE" w:rsidP="00CD21AE">
            <w:pPr>
              <w:rPr>
                <w:sz w:val="16"/>
                <w:szCs w:val="16"/>
              </w:rPr>
            </w:pPr>
            <w:r w:rsidRPr="56D41BB6">
              <w:rPr>
                <w:sz w:val="16"/>
                <w:szCs w:val="16"/>
              </w:rPr>
              <w:t>o_gt_ck_on</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33338BA"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F142B2F"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3C98E53" w14:textId="52E1C581" w:rsidR="00CD21AE" w:rsidRPr="00CD21AE" w:rsidRDefault="002B45BC" w:rsidP="00CD21AE">
            <w:pPr>
              <w:rPr>
                <w:sz w:val="16"/>
                <w:szCs w:val="16"/>
              </w:rPr>
            </w:pPr>
            <w:r w:rsidRPr="56D41BB6">
              <w:rPr>
                <w:sz w:val="16"/>
                <w:szCs w:val="16"/>
              </w:rPr>
              <w:t>Pulse on interface clock to inform system that AHB clock must be sw</w:t>
            </w:r>
            <w:r w:rsidR="00EB2613" w:rsidRPr="56D41BB6">
              <w:rPr>
                <w:sz w:val="16"/>
                <w:szCs w:val="16"/>
              </w:rPr>
              <w:t>itched on</w:t>
            </w:r>
          </w:p>
        </w:tc>
      </w:tr>
      <w:tr w:rsidR="00CD21AE" w:rsidRPr="00CD21AE" w14:paraId="21F2BCC0"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482038" w14:textId="77777777" w:rsidR="00CD21AE" w:rsidRPr="00CD21AE" w:rsidRDefault="00CD21AE" w:rsidP="00CD21AE">
            <w:pPr>
              <w:rPr>
                <w:sz w:val="16"/>
                <w:szCs w:val="16"/>
              </w:rPr>
            </w:pPr>
            <w:r w:rsidRPr="56D41BB6">
              <w:rPr>
                <w:sz w:val="16"/>
                <w:szCs w:val="16"/>
              </w:rPr>
              <w:lastRenderedPageBreak/>
              <w:t>o_gt_ck_off</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08DF01"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602153"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EB3F92" w14:textId="588F33C5" w:rsidR="00CD21AE" w:rsidRPr="00CD21AE" w:rsidRDefault="00EB2613" w:rsidP="00CD21AE">
            <w:pPr>
              <w:rPr>
                <w:sz w:val="16"/>
                <w:szCs w:val="16"/>
              </w:rPr>
            </w:pPr>
            <w:r w:rsidRPr="56D41BB6">
              <w:rPr>
                <w:sz w:val="16"/>
                <w:szCs w:val="16"/>
              </w:rPr>
              <w:t xml:space="preserve">Pulse on AHB clock to inform system that AHB clock can be </w:t>
            </w:r>
            <w:r w:rsidR="006F3A46" w:rsidRPr="56D41BB6">
              <w:rPr>
                <w:sz w:val="16"/>
                <w:szCs w:val="16"/>
              </w:rPr>
              <w:t>s</w:t>
            </w:r>
            <w:r w:rsidRPr="56D41BB6">
              <w:rPr>
                <w:sz w:val="16"/>
                <w:szCs w:val="16"/>
              </w:rPr>
              <w:t>witched off</w:t>
            </w:r>
          </w:p>
        </w:tc>
      </w:tr>
      <w:tr w:rsidR="00CD21AE" w:rsidRPr="00CD21AE" w14:paraId="4E98B30F"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83FDD33" w14:textId="77777777" w:rsidR="00CD21AE" w:rsidRPr="00CD21AE" w:rsidRDefault="00CD21AE" w:rsidP="00CD21AE">
            <w:pPr>
              <w:rPr>
                <w:sz w:val="16"/>
                <w:szCs w:val="16"/>
              </w:rPr>
            </w:pPr>
            <w:r w:rsidRPr="56D41BB6">
              <w:rPr>
                <w:sz w:val="16"/>
                <w:szCs w:val="16"/>
              </w:rPr>
              <w:t>o_ahb_error</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515EA5C"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4CC9692"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7B9665C" w14:textId="139EDCA1" w:rsidR="00CD21AE" w:rsidRPr="00CD21AE" w:rsidRDefault="00EE7222" w:rsidP="00CD21AE">
            <w:pPr>
              <w:rPr>
                <w:sz w:val="16"/>
                <w:szCs w:val="16"/>
              </w:rPr>
            </w:pPr>
            <w:r w:rsidRPr="56D41BB6">
              <w:rPr>
                <w:sz w:val="16"/>
                <w:szCs w:val="16"/>
              </w:rPr>
              <w:t xml:space="preserve">Error on AHB side. Active </w:t>
            </w:r>
            <w:r w:rsidR="008836FD" w:rsidRPr="56D41BB6">
              <w:rPr>
                <w:sz w:val="16"/>
                <w:szCs w:val="16"/>
              </w:rPr>
              <w:t xml:space="preserve">if </w:t>
            </w:r>
            <w:r w:rsidR="009F2E2A" w:rsidRPr="56D41BB6">
              <w:rPr>
                <w:sz w:val="16"/>
                <w:szCs w:val="16"/>
              </w:rPr>
              <w:t>bit 1 or  of register at address 0x</w:t>
            </w:r>
            <w:r w:rsidR="00A17347" w:rsidRPr="56D41BB6">
              <w:rPr>
                <w:sz w:val="16"/>
                <w:szCs w:val="16"/>
              </w:rPr>
              <w:t>4f are active.</w:t>
            </w:r>
          </w:p>
        </w:tc>
      </w:tr>
      <w:tr w:rsidR="00CD21AE" w:rsidRPr="00CD21AE" w14:paraId="0B0589CA"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1A25E8" w14:textId="77777777" w:rsidR="00CD21AE" w:rsidRPr="00CD21AE" w:rsidRDefault="00CD21AE" w:rsidP="00CD21AE">
            <w:pPr>
              <w:rPr>
                <w:sz w:val="16"/>
                <w:szCs w:val="16"/>
                <w:lang w:val="it-IT"/>
              </w:rPr>
            </w:pPr>
            <w:r w:rsidRPr="00CD21AE">
              <w:rPr>
                <w:sz w:val="16"/>
                <w:szCs w:val="16"/>
                <w:lang w:val="it-IT"/>
              </w:rPr>
              <w:t>o_rd_byte_nr_err</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2D1EDB"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058EC7"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432C40" w14:textId="2F6DA322" w:rsidR="00CD21AE" w:rsidRPr="00CD21AE" w:rsidRDefault="00A9370C" w:rsidP="00CD21AE">
            <w:pPr>
              <w:rPr>
                <w:sz w:val="16"/>
                <w:szCs w:val="16"/>
              </w:rPr>
            </w:pPr>
            <w:r w:rsidRPr="56D41BB6">
              <w:rPr>
                <w:sz w:val="16"/>
                <w:szCs w:val="16"/>
              </w:rPr>
              <w:t xml:space="preserve">Active </w:t>
            </w:r>
            <w:r w:rsidR="00207250" w:rsidRPr="56D41BB6">
              <w:rPr>
                <w:sz w:val="16"/>
                <w:szCs w:val="16"/>
              </w:rPr>
              <w:t xml:space="preserve">when </w:t>
            </w:r>
          </w:p>
        </w:tc>
      </w:tr>
      <w:tr w:rsidR="00CD21AE" w:rsidRPr="00CD21AE" w14:paraId="44ED72FC"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E83CBA5" w14:textId="77777777" w:rsidR="00CD21AE" w:rsidRPr="00CD21AE" w:rsidRDefault="00CD21AE" w:rsidP="00CD21AE">
            <w:pPr>
              <w:rPr>
                <w:sz w:val="16"/>
                <w:szCs w:val="16"/>
              </w:rPr>
            </w:pPr>
            <w:r w:rsidRPr="56D41BB6">
              <w:rPr>
                <w:sz w:val="16"/>
                <w:szCs w:val="16"/>
              </w:rPr>
              <w:t>o_req_error</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1285ACC" w14:textId="77777777" w:rsidR="00CD21AE" w:rsidRPr="00CD21AE" w:rsidRDefault="00CD21AE" w:rsidP="00CD21AE">
            <w:pPr>
              <w:rPr>
                <w:sz w:val="16"/>
                <w:szCs w:val="16"/>
              </w:rPr>
            </w:pPr>
            <w:r w:rsidRPr="56D41BB6">
              <w:rPr>
                <w:sz w:val="16"/>
                <w:szCs w:val="16"/>
              </w:rPr>
              <w:t>output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43026A5" w14:textId="77777777"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64735F3" w14:textId="466B9908" w:rsidR="00CD21AE" w:rsidRPr="00CD21AE" w:rsidRDefault="00826DB7" w:rsidP="00CD21AE">
            <w:pPr>
              <w:rPr>
                <w:sz w:val="16"/>
                <w:szCs w:val="16"/>
              </w:rPr>
            </w:pPr>
            <w:r w:rsidRPr="56D41BB6">
              <w:rPr>
                <w:sz w:val="16"/>
                <w:szCs w:val="16"/>
              </w:rPr>
              <w:t xml:space="preserve">Active when </w:t>
            </w:r>
            <w:r w:rsidR="00856B5E" w:rsidRPr="56D41BB6">
              <w:rPr>
                <w:sz w:val="16"/>
                <w:szCs w:val="16"/>
              </w:rPr>
              <w:t xml:space="preserve">number of byte is missing for read or timeout </w:t>
            </w:r>
            <w:r w:rsidR="004B7712" w:rsidRPr="56D41BB6">
              <w:rPr>
                <w:sz w:val="16"/>
                <w:szCs w:val="16"/>
              </w:rPr>
              <w:t>between double yte write and read is expired</w:t>
            </w:r>
          </w:p>
        </w:tc>
      </w:tr>
      <w:tr w:rsidR="00CD21AE" w:rsidRPr="00CD21AE" w14:paraId="42C0BA29"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6100DE" w14:textId="77777777" w:rsidR="00CD21AE" w:rsidRPr="00CD21AE" w:rsidRDefault="00CD21AE" w:rsidP="00CD21AE">
            <w:pPr>
              <w:rPr>
                <w:sz w:val="16"/>
                <w:szCs w:val="16"/>
              </w:rPr>
            </w:pPr>
            <w:r w:rsidRPr="56D41BB6">
              <w:rPr>
                <w:sz w:val="16"/>
                <w:szCs w:val="16"/>
              </w:rPr>
              <w:t>scan_mode</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6B1DE3"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66741E" w14:textId="55CBACB1"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81770B" w14:textId="4703A411" w:rsidR="00CD21AE" w:rsidRPr="00CD21AE" w:rsidRDefault="00D64C97" w:rsidP="00CD21AE">
            <w:pPr>
              <w:rPr>
                <w:sz w:val="16"/>
                <w:szCs w:val="16"/>
              </w:rPr>
            </w:pPr>
            <w:r>
              <w:rPr>
                <w:sz w:val="16"/>
                <w:szCs w:val="16"/>
              </w:rPr>
              <w:t>Scan mode</w:t>
            </w:r>
          </w:p>
        </w:tc>
      </w:tr>
      <w:tr w:rsidR="00CD21AE" w:rsidRPr="00CD21AE" w14:paraId="7AD9BAF6"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6B29693" w14:textId="77777777" w:rsidR="00CD21AE" w:rsidRPr="00CD21AE" w:rsidRDefault="00CD21AE" w:rsidP="00CD21AE">
            <w:pPr>
              <w:rPr>
                <w:sz w:val="16"/>
                <w:szCs w:val="16"/>
              </w:rPr>
            </w:pPr>
            <w:r w:rsidRPr="56D41BB6">
              <w:rPr>
                <w:sz w:val="16"/>
                <w:szCs w:val="16"/>
              </w:rPr>
              <w:t>scan_enable</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3C4783E2"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E9B3FF5" w14:textId="01ACDE64"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4F15F16" w14:textId="0A82AB2B" w:rsidR="00CD21AE" w:rsidRPr="00CD21AE" w:rsidRDefault="00D64C97" w:rsidP="00CD21AE">
            <w:pPr>
              <w:rPr>
                <w:sz w:val="16"/>
                <w:szCs w:val="16"/>
              </w:rPr>
            </w:pPr>
            <w:r>
              <w:rPr>
                <w:sz w:val="16"/>
                <w:szCs w:val="16"/>
              </w:rPr>
              <w:t>Scan enable</w:t>
            </w:r>
          </w:p>
        </w:tc>
      </w:tr>
      <w:tr w:rsidR="00CD21AE" w:rsidRPr="00CD21AE" w14:paraId="374AED8E"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E665C2" w14:textId="77777777" w:rsidR="00CD21AE" w:rsidRPr="00CD21AE" w:rsidRDefault="00CD21AE" w:rsidP="00CD21AE">
            <w:pPr>
              <w:rPr>
                <w:sz w:val="16"/>
                <w:szCs w:val="16"/>
              </w:rPr>
            </w:pPr>
            <w:r w:rsidRPr="56D41BB6">
              <w:rPr>
                <w:sz w:val="16"/>
                <w:szCs w:val="16"/>
              </w:rPr>
              <w:t>scan_clk</w:t>
            </w:r>
          </w:p>
        </w:tc>
        <w:tc>
          <w:tcPr>
            <w:tcW w:w="1020"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DA76A7"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06C0D5" w14:textId="5FDC5EDE" w:rsidR="00CD21AE" w:rsidRPr="00CD21AE" w:rsidRDefault="00CD21AE" w:rsidP="00CD21AE">
            <w:pPr>
              <w:rPr>
                <w:sz w:val="16"/>
                <w:szCs w:val="16"/>
              </w:rPr>
            </w:pPr>
          </w:p>
        </w:tc>
        <w:tc>
          <w:tcPr>
            <w:tcW w:w="12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206EE4" w14:textId="09C07275" w:rsidR="00CD21AE" w:rsidRPr="00CD21AE" w:rsidRDefault="00D64C97" w:rsidP="00CD21AE">
            <w:pPr>
              <w:rPr>
                <w:sz w:val="16"/>
                <w:szCs w:val="16"/>
              </w:rPr>
            </w:pPr>
            <w:r w:rsidRPr="56D41BB6">
              <w:rPr>
                <w:sz w:val="16"/>
                <w:szCs w:val="16"/>
              </w:rPr>
              <w:t>Scan clk</w:t>
            </w:r>
          </w:p>
        </w:tc>
      </w:tr>
      <w:tr w:rsidR="00CD21AE" w:rsidRPr="00CD21AE" w14:paraId="6B2DDCAF" w14:textId="77777777" w:rsidTr="00276872">
        <w:tc>
          <w:tcPr>
            <w:tcW w:w="170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0883A6D" w14:textId="77777777" w:rsidR="00CD21AE" w:rsidRPr="00CD21AE" w:rsidRDefault="00CD21AE" w:rsidP="00CD21AE">
            <w:pPr>
              <w:rPr>
                <w:sz w:val="16"/>
                <w:szCs w:val="16"/>
              </w:rPr>
            </w:pPr>
            <w:r w:rsidRPr="56D41BB6">
              <w:rPr>
                <w:sz w:val="16"/>
                <w:szCs w:val="16"/>
              </w:rPr>
              <w:t>scan_rst</w:t>
            </w:r>
          </w:p>
        </w:tc>
        <w:tc>
          <w:tcPr>
            <w:tcW w:w="1020"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5363946" w14:textId="77777777" w:rsidR="00CD21AE" w:rsidRPr="00CD21AE" w:rsidRDefault="00CD21AE" w:rsidP="00CD21AE">
            <w:pPr>
              <w:rPr>
                <w:sz w:val="16"/>
                <w:szCs w:val="16"/>
              </w:rPr>
            </w:pPr>
            <w:r w:rsidRPr="56D41BB6">
              <w:rPr>
                <w:sz w:val="16"/>
                <w:szCs w:val="16"/>
              </w:rPr>
              <w:t>input</w:t>
            </w:r>
          </w:p>
        </w:tc>
        <w:tc>
          <w:tcPr>
            <w:tcW w:w="106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C3FE574" w14:textId="243061DD" w:rsidR="00CD21AE" w:rsidRPr="00CD21AE" w:rsidRDefault="00CD21AE" w:rsidP="00CD21AE">
            <w:pPr>
              <w:rPr>
                <w:sz w:val="16"/>
                <w:szCs w:val="16"/>
              </w:rPr>
            </w:pPr>
          </w:p>
        </w:tc>
        <w:tc>
          <w:tcPr>
            <w:tcW w:w="1215" w:type="pct"/>
            <w:shd w:val="clear" w:color="auto" w:fill="FFFFFF" w:themeFill="background1"/>
            <w:vAlign w:val="center"/>
            <w:hideMark/>
          </w:tcPr>
          <w:p w14:paraId="1A5287BB" w14:textId="1E503CCA" w:rsidR="00CD21AE" w:rsidRPr="00CD21AE" w:rsidRDefault="00D64C97" w:rsidP="00226720">
            <w:pPr>
              <w:keepNext/>
              <w:rPr>
                <w:sz w:val="16"/>
                <w:szCs w:val="16"/>
              </w:rPr>
            </w:pPr>
            <w:r>
              <w:rPr>
                <w:sz w:val="16"/>
                <w:szCs w:val="16"/>
              </w:rPr>
              <w:t xml:space="preserve">    Scan reset</w:t>
            </w:r>
          </w:p>
        </w:tc>
      </w:tr>
    </w:tbl>
    <w:p w14:paraId="66CE1D7F" w14:textId="0478E25E" w:rsidR="00F66503" w:rsidRPr="005F6A8F" w:rsidRDefault="00ED2D01" w:rsidP="00F66503">
      <w:pPr>
        <w:pStyle w:val="Caption"/>
        <w:jc w:val="center"/>
        <w:rPr>
          <w:lang w:val="it-IT"/>
        </w:rPr>
      </w:pPr>
      <w:bookmarkStart w:id="123" w:name="_Toc210989359"/>
      <w:r>
        <w:rPr>
          <w:lang w:val="it-IT"/>
        </w:rPr>
        <w:t>Table</w:t>
      </w:r>
      <w:r w:rsidR="00F66503" w:rsidRPr="005F6A8F">
        <w:rPr>
          <w:lang w:val="it-IT"/>
        </w:rPr>
        <w:t xml:space="preserve"> </w:t>
      </w:r>
      <w:r w:rsidR="00B81FFD">
        <w:rPr>
          <w:lang w:val="it-IT"/>
        </w:rPr>
        <w:fldChar w:fldCharType="begin"/>
      </w:r>
      <w:r w:rsidR="00B81FFD">
        <w:rPr>
          <w:lang w:val="it-IT"/>
        </w:rPr>
        <w:instrText xml:space="preserve"> SEQ Tableau \* ARABIC </w:instrText>
      </w:r>
      <w:r w:rsidR="00B81FFD">
        <w:rPr>
          <w:lang w:val="it-IT"/>
        </w:rPr>
        <w:fldChar w:fldCharType="separate"/>
      </w:r>
      <w:r w:rsidR="00E27A95">
        <w:rPr>
          <w:noProof/>
          <w:lang w:val="it-IT"/>
        </w:rPr>
        <w:t>24</w:t>
      </w:r>
      <w:r w:rsidR="00B81FFD">
        <w:rPr>
          <w:lang w:val="it-IT"/>
        </w:rPr>
        <w:fldChar w:fldCharType="end"/>
      </w:r>
      <w:r w:rsidR="00F66503" w:rsidRPr="005F6A8F">
        <w:rPr>
          <w:lang w:val="it-IT"/>
        </w:rPr>
        <w:t>: I2C/SPI AHB I/O List</w:t>
      </w:r>
      <w:bookmarkEnd w:id="123"/>
    </w:p>
    <w:p w14:paraId="717D03EF" w14:textId="77777777" w:rsidR="001B327B" w:rsidRPr="009B55C7" w:rsidRDefault="001B327B">
      <w:pPr>
        <w:rPr>
          <w:rFonts w:asciiTheme="majorHAnsi" w:eastAsiaTheme="majorEastAsia" w:hAnsiTheme="majorHAnsi" w:cstheme="majorBidi"/>
          <w:color w:val="03234B" w:themeColor="text1"/>
          <w:sz w:val="32"/>
          <w:szCs w:val="32"/>
          <w:lang w:val="it-IT"/>
        </w:rPr>
      </w:pPr>
      <w:r w:rsidRPr="005F6A8F">
        <w:rPr>
          <w:lang w:val="it-IT"/>
        </w:rPr>
        <w:br w:type="page"/>
      </w:r>
    </w:p>
    <w:p w14:paraId="21F63271" w14:textId="59BE3827" w:rsidR="001B327B" w:rsidRDefault="001B327B" w:rsidP="00DA2CD3">
      <w:pPr>
        <w:pStyle w:val="Heading4"/>
        <w:numPr>
          <w:ilvl w:val="3"/>
          <w:numId w:val="60"/>
        </w:numPr>
      </w:pPr>
      <w:r>
        <w:lastRenderedPageBreak/>
        <w:t>I2C_</w:t>
      </w:r>
      <w:commentRangeStart w:id="124"/>
      <w:r>
        <w:t>SPI</w:t>
      </w:r>
      <w:commentRangeEnd w:id="124"/>
      <w:r w:rsidR="00E47D3F">
        <w:rPr>
          <w:rStyle w:val="CommentReference"/>
          <w:sz w:val="32"/>
          <w:szCs w:val="32"/>
        </w:rPr>
        <w:commentReference w:id="124"/>
      </w:r>
      <w:r>
        <w:t>_AHB Peculiar Requirements</w:t>
      </w:r>
    </w:p>
    <w:p w14:paraId="003BDEAC" w14:textId="77777777" w:rsidR="003511A3" w:rsidRDefault="003511A3"/>
    <w:p w14:paraId="199A6543" w14:textId="4B514366" w:rsidR="00064A42" w:rsidRPr="00852EE2" w:rsidRDefault="00064A42" w:rsidP="00064A42">
      <w:r w:rsidRPr="007F0187">
        <w:rPr>
          <w:color w:val="0070C0"/>
        </w:rPr>
        <w:t>[DDS_STBIO1_</w:t>
      </w:r>
      <w:r w:rsidR="003364CE">
        <w:rPr>
          <w:bCs/>
          <w:color w:val="0070C0"/>
        </w:rPr>
        <w:t>8000</w:t>
      </w:r>
      <w:r w:rsidRPr="007F0187">
        <w:rPr>
          <w:color w:val="0070C0"/>
        </w:rPr>
        <w:t>] Requirement:</w:t>
      </w:r>
      <w:r w:rsidRPr="00DF7C6F">
        <w:t> </w:t>
      </w:r>
      <w:r w:rsidR="007642F3">
        <w:t>I</w:t>
      </w:r>
      <w:r w:rsidR="00852EE2">
        <w:t>2C</w:t>
      </w:r>
      <w:r w:rsidR="007642F3">
        <w:t xml:space="preserve"> interface shall </w:t>
      </w:r>
      <w:r w:rsidR="00196E1B">
        <w:t>support</w:t>
      </w:r>
      <w:r w:rsidR="007642F3">
        <w:t xml:space="preserve"> </w:t>
      </w:r>
      <w:r w:rsidR="00573FFF">
        <w:t>all the specified modalities (Standard, FM, FM+) and</w:t>
      </w:r>
      <w:r w:rsidR="00852EE2">
        <w:t>,</w:t>
      </w:r>
      <w:r w:rsidR="00573FFF">
        <w:t xml:space="preserve"> if </w:t>
      </w:r>
      <w:r w:rsidR="00196E1B">
        <w:t>configured</w:t>
      </w:r>
      <w:r w:rsidR="00852EE2">
        <w:t>,</w:t>
      </w:r>
      <w:r w:rsidR="00196E1B">
        <w:t xml:space="preserve"> HS is also supported</w:t>
      </w:r>
      <w:r w:rsidRPr="00DF7C6F">
        <w:t>.</w:t>
      </w:r>
    </w:p>
    <w:p w14:paraId="09B9393D" w14:textId="52A81FAA" w:rsidR="00DF7C6F" w:rsidRPr="00064A42" w:rsidRDefault="00064A42">
      <w:pPr>
        <w:rPr>
          <w:color w:val="0070C0"/>
        </w:rPr>
      </w:pPr>
      <w:r w:rsidRPr="007F0187">
        <w:rPr>
          <w:color w:val="0070C0"/>
        </w:rPr>
        <w:t>[End]</w:t>
      </w:r>
      <w:bookmarkStart w:id="126" w:name="_Hlk198635374"/>
    </w:p>
    <w:p w14:paraId="41115416" w14:textId="77777777" w:rsidR="00DF7C6F" w:rsidRDefault="00DF7C6F"/>
    <w:p w14:paraId="5EF0C839" w14:textId="62FC74C5" w:rsidR="00993670" w:rsidRDefault="00DF7C6F">
      <w:r w:rsidRPr="007F0187">
        <w:rPr>
          <w:color w:val="0070C0"/>
        </w:rPr>
        <w:t>[DDS_STBIO1_</w:t>
      </w:r>
      <w:r w:rsidR="003364CE">
        <w:rPr>
          <w:bCs/>
          <w:color w:val="0070C0"/>
        </w:rPr>
        <w:t>8001</w:t>
      </w:r>
      <w:r w:rsidRPr="007F0187">
        <w:rPr>
          <w:color w:val="0070C0"/>
        </w:rPr>
        <w:t>] Requirement:</w:t>
      </w:r>
      <w:r w:rsidRPr="00DF7C6F">
        <w:t> </w:t>
      </w:r>
      <w:r w:rsidR="00423F5A">
        <w:t>Clock frequency ratio between system (AHB) and I2C/SPI interfaces domains</w:t>
      </w:r>
      <w:r>
        <w:t xml:space="preserve"> shall be </w:t>
      </w:r>
      <w:r w:rsidR="00423F5A">
        <w:t>at least 2 times</w:t>
      </w:r>
      <w:r w:rsidRPr="00DF7C6F">
        <w:t>.</w:t>
      </w:r>
    </w:p>
    <w:p w14:paraId="4E0B372E" w14:textId="39693F5D" w:rsidR="005B4700" w:rsidRDefault="00DF7C6F">
      <w:pPr>
        <w:rPr>
          <w:color w:val="0070C0"/>
        </w:rPr>
      </w:pPr>
      <w:r w:rsidRPr="003A453F">
        <w:rPr>
          <w:color w:val="0070C0"/>
        </w:rPr>
        <w:t>[</w:t>
      </w:r>
      <w:r w:rsidR="004A045C">
        <w:rPr>
          <w:color w:val="0070C0"/>
        </w:rPr>
        <w:t>TO</w:t>
      </w:r>
      <w:r w:rsidRPr="007F0187">
        <w:rPr>
          <w:color w:val="0070C0"/>
        </w:rPr>
        <w:t>: IPOS</w:t>
      </w:r>
      <w:r w:rsidR="008C6DD2" w:rsidRPr="007F0187">
        <w:rPr>
          <w:color w:val="0070C0"/>
        </w:rPr>
        <w:t>_I2C_SPI_AHB_</w:t>
      </w:r>
      <w:r w:rsidR="00690EDA" w:rsidRPr="007F0187">
        <w:rPr>
          <w:color w:val="0070C0"/>
        </w:rPr>
        <w:t>0006</w:t>
      </w:r>
      <w:r w:rsidRPr="003A453F">
        <w:rPr>
          <w:color w:val="0070C0"/>
        </w:rPr>
        <w:t>]</w:t>
      </w:r>
    </w:p>
    <w:p w14:paraId="428547D2" w14:textId="760037F4" w:rsidR="003170E7" w:rsidRPr="007F0187" w:rsidRDefault="003170E7">
      <w:pPr>
        <w:rPr>
          <w:color w:val="0070C0"/>
        </w:rPr>
      </w:pPr>
      <w:r w:rsidRPr="007F0187">
        <w:rPr>
          <w:color w:val="0070C0"/>
        </w:rPr>
        <w:t>[Vpriority High</w:t>
      </w:r>
      <w:r w:rsidR="000A57B1" w:rsidRPr="007F0187">
        <w:rPr>
          <w:color w:val="0070C0"/>
        </w:rPr>
        <w:t>]</w:t>
      </w:r>
    </w:p>
    <w:p w14:paraId="6232CD0B" w14:textId="5E967B76" w:rsidR="00DF7C6F" w:rsidRPr="00655292" w:rsidRDefault="00DF7C6F">
      <w:pPr>
        <w:rPr>
          <w:color w:val="0070C0"/>
        </w:rPr>
      </w:pPr>
      <w:r w:rsidRPr="007F0187">
        <w:rPr>
          <w:color w:val="0070C0"/>
        </w:rPr>
        <w:t>[End]</w:t>
      </w:r>
    </w:p>
    <w:p w14:paraId="168731A7" w14:textId="110C44D7" w:rsidR="00DF7C6F" w:rsidRPr="00655292" w:rsidRDefault="00DF7C6F"/>
    <w:p w14:paraId="53D40803" w14:textId="21ABB8A9" w:rsidR="00C027DC" w:rsidRDefault="00C027DC" w:rsidP="00C027DC">
      <w:r w:rsidRPr="007F0187">
        <w:rPr>
          <w:color w:val="0070C0"/>
        </w:rPr>
        <w:t>[DDS_STBIO1_</w:t>
      </w:r>
      <w:r w:rsidR="003364CE">
        <w:rPr>
          <w:bCs/>
          <w:color w:val="0070C0"/>
        </w:rPr>
        <w:t>8002</w:t>
      </w:r>
      <w:r w:rsidRPr="007F0187">
        <w:rPr>
          <w:color w:val="0070C0"/>
        </w:rPr>
        <w:t>] Requirement:</w:t>
      </w:r>
      <w:r w:rsidRPr="00DF7C6F">
        <w:t> </w:t>
      </w:r>
      <w:r w:rsidR="000822F5" w:rsidRPr="00161B63">
        <w:rPr>
          <w:rFonts w:asciiTheme="minorHAnsi" w:eastAsia="Times New Roman" w:hAnsiTheme="minorHAnsi" w:cstheme="minorHAnsi"/>
          <w:color w:val="000000"/>
        </w:rPr>
        <w:t>The IP has a serial interface (I2C or SPI) and a parallel bus interface AHB</w:t>
      </w:r>
      <w:r w:rsidRPr="00DF7C6F">
        <w:t>.</w:t>
      </w:r>
    </w:p>
    <w:p w14:paraId="08443169" w14:textId="35E1078A" w:rsidR="00C027DC" w:rsidRDefault="00C027DC" w:rsidP="00C027DC">
      <w:pPr>
        <w:rPr>
          <w:color w:val="0070C0"/>
        </w:rPr>
      </w:pPr>
      <w:r w:rsidRPr="003A453F">
        <w:rPr>
          <w:color w:val="0070C0"/>
        </w:rPr>
        <w:t>[</w:t>
      </w:r>
      <w:r w:rsidR="004A045C">
        <w:rPr>
          <w:color w:val="0070C0"/>
        </w:rPr>
        <w:t>TO</w:t>
      </w:r>
      <w:r w:rsidRPr="007F0187">
        <w:rPr>
          <w:color w:val="0070C0"/>
        </w:rPr>
        <w:t>: IPOS_I2C_SPI_AHB_</w:t>
      </w:r>
      <w:r w:rsidR="00690EDA" w:rsidRPr="007F0187">
        <w:rPr>
          <w:color w:val="0070C0"/>
        </w:rPr>
        <w:t>000</w:t>
      </w:r>
      <w:r w:rsidR="00D4592B" w:rsidRPr="007F0187">
        <w:rPr>
          <w:color w:val="0070C0"/>
        </w:rPr>
        <w:t>7</w:t>
      </w:r>
      <w:r w:rsidRPr="003A453F">
        <w:rPr>
          <w:color w:val="0070C0"/>
        </w:rPr>
        <w:t>]</w:t>
      </w:r>
    </w:p>
    <w:p w14:paraId="3B284636" w14:textId="7394ABBD" w:rsidR="00C027DC" w:rsidRPr="003C331F" w:rsidRDefault="00C027DC" w:rsidP="00C027DC">
      <w:pPr>
        <w:rPr>
          <w:color w:val="0070C0"/>
        </w:rPr>
      </w:pPr>
      <w:r w:rsidRPr="007F0187">
        <w:rPr>
          <w:color w:val="0070C0"/>
        </w:rPr>
        <w:t>[End]</w:t>
      </w:r>
    </w:p>
    <w:p w14:paraId="70E8365F" w14:textId="77777777" w:rsidR="002D6798" w:rsidRPr="00655292" w:rsidRDefault="002D6798"/>
    <w:p w14:paraId="4626443D" w14:textId="0D6D9F46" w:rsidR="00D4592B" w:rsidRDefault="00D4592B" w:rsidP="00D4592B">
      <w:r w:rsidRPr="007F0187">
        <w:rPr>
          <w:color w:val="0070C0"/>
        </w:rPr>
        <w:t>[DDS_STBIO1_</w:t>
      </w:r>
      <w:r w:rsidR="003364CE">
        <w:rPr>
          <w:bCs/>
          <w:color w:val="0070C0"/>
        </w:rPr>
        <w:t>8003</w:t>
      </w:r>
      <w:r w:rsidRPr="007F0187">
        <w:rPr>
          <w:color w:val="0070C0"/>
        </w:rPr>
        <w:t>] Requirement:</w:t>
      </w:r>
      <w:r w:rsidRPr="00DF7C6F">
        <w:t> </w:t>
      </w:r>
      <w:r w:rsidR="00EE6012" w:rsidRPr="5962E592">
        <w:rPr>
          <w:rFonts w:asciiTheme="minorHAnsi" w:eastAsia="Times New Roman" w:hAnsiTheme="minorHAnsi"/>
          <w:color w:val="000000"/>
        </w:rPr>
        <w:t>An I2C/SPI write access to the address 0x60-0x67 shall be translated in an AHB write access to the configured AHB address (contained in registers SAM_ADDR_BYTE0/1/2/3, address 0x50/0x51/0x52/0x53</w:t>
      </w:r>
      <w:r w:rsidR="00EE6012" w:rsidRPr="00161B63">
        <w:rPr>
          <w:rFonts w:asciiTheme="minorHAnsi" w:eastAsia="Times New Roman" w:hAnsiTheme="minorHAnsi" w:cstheme="minorHAnsi"/>
          <w:color w:val="000000"/>
        </w:rPr>
        <w:t>).</w:t>
      </w:r>
    </w:p>
    <w:p w14:paraId="418A8600" w14:textId="17F63B22" w:rsidR="001915D6" w:rsidRDefault="00D4592B" w:rsidP="00D4592B">
      <w:pPr>
        <w:rPr>
          <w:color w:val="0070C0"/>
        </w:rPr>
      </w:pPr>
      <w:r w:rsidRPr="003A453F">
        <w:rPr>
          <w:color w:val="0070C0"/>
        </w:rPr>
        <w:t>[</w:t>
      </w:r>
      <w:r w:rsidR="004A045C">
        <w:rPr>
          <w:color w:val="0070C0"/>
        </w:rPr>
        <w:t>TO</w:t>
      </w:r>
      <w:r w:rsidRPr="007F0187">
        <w:rPr>
          <w:color w:val="0070C0"/>
        </w:rPr>
        <w:t>: IPOS_I2C_SPI_AHB_0</w:t>
      </w:r>
      <w:r w:rsidR="006B1E0D" w:rsidRPr="007F0187">
        <w:rPr>
          <w:color w:val="0070C0"/>
        </w:rPr>
        <w:t>009</w:t>
      </w:r>
      <w:r w:rsidR="001915D6" w:rsidRPr="003A453F">
        <w:rPr>
          <w:color w:val="0070C0"/>
        </w:rPr>
        <w:t>]</w:t>
      </w:r>
    </w:p>
    <w:p w14:paraId="2D6EE526" w14:textId="4F2B770A" w:rsidR="000A57B1" w:rsidRPr="007F0187" w:rsidRDefault="000A57B1" w:rsidP="00D4592B">
      <w:pPr>
        <w:rPr>
          <w:color w:val="0070C0"/>
        </w:rPr>
      </w:pPr>
      <w:r w:rsidRPr="007F0187">
        <w:rPr>
          <w:color w:val="0070C0"/>
        </w:rPr>
        <w:t>[Vpriority High]</w:t>
      </w:r>
    </w:p>
    <w:p w14:paraId="48CC1B57" w14:textId="0CFBFF68" w:rsidR="00D4592B" w:rsidRPr="00D4592B" w:rsidRDefault="00D4592B" w:rsidP="00D4592B">
      <w:pPr>
        <w:rPr>
          <w:color w:val="0070C0"/>
        </w:rPr>
      </w:pPr>
      <w:r w:rsidRPr="007F0187">
        <w:rPr>
          <w:color w:val="0070C0"/>
        </w:rPr>
        <w:t>[End]</w:t>
      </w:r>
    </w:p>
    <w:p w14:paraId="186DE72B" w14:textId="78498D7E" w:rsidR="006E50D9" w:rsidRPr="00655292" w:rsidRDefault="006E50D9"/>
    <w:bookmarkEnd w:id="126"/>
    <w:p w14:paraId="3438F6FC" w14:textId="6D02EB9A" w:rsidR="006B1E0D" w:rsidRDefault="006B1E0D" w:rsidP="006B1E0D">
      <w:r w:rsidRPr="007F0187">
        <w:rPr>
          <w:color w:val="0070C0"/>
        </w:rPr>
        <w:t>[DDS_STBIO1_</w:t>
      </w:r>
      <w:r w:rsidR="003364CE">
        <w:rPr>
          <w:bCs/>
          <w:color w:val="0070C0"/>
        </w:rPr>
        <w:t>8004</w:t>
      </w:r>
      <w:r w:rsidRPr="007F0187">
        <w:rPr>
          <w:color w:val="0070C0"/>
        </w:rPr>
        <w:t>] Requirement:</w:t>
      </w:r>
      <w:r w:rsidRPr="00DF7C6F">
        <w:t> </w:t>
      </w:r>
      <w:r w:rsidR="00903AE8" w:rsidRPr="00161B63">
        <w:rPr>
          <w:rFonts w:asciiTheme="minorHAnsi" w:eastAsia="Times New Roman" w:hAnsiTheme="minorHAnsi" w:cstheme="minorHAnsi"/>
          <w:color w:val="000000"/>
        </w:rPr>
        <w:t>A double byte write access to the address 0x68</w:t>
      </w:r>
      <w:r w:rsidR="00903AE8">
        <w:rPr>
          <w:rFonts w:asciiTheme="minorHAnsi" w:eastAsia="Times New Roman" w:hAnsiTheme="minorHAnsi" w:cstheme="minorHAnsi"/>
          <w:color w:val="000000"/>
        </w:rPr>
        <w:t>-0x6f</w:t>
      </w:r>
      <w:r w:rsidR="00903AE8" w:rsidRPr="00161B63">
        <w:rPr>
          <w:rFonts w:asciiTheme="minorHAnsi" w:eastAsia="Times New Roman" w:hAnsiTheme="minorHAnsi" w:cstheme="minorHAnsi"/>
          <w:color w:val="000000"/>
        </w:rPr>
        <w:t xml:space="preserve"> (with data that is the number of bytes that the master wants to read) shall start the data preload from AHB in order to have the internal fifo not empty when the read request will be done by the master</w:t>
      </w:r>
      <w:r w:rsidR="00903AE8">
        <w:rPr>
          <w:rFonts w:asciiTheme="minorHAnsi" w:eastAsia="Times New Roman" w:hAnsiTheme="minorHAnsi" w:cstheme="minorHAnsi"/>
          <w:color w:val="000000"/>
        </w:rPr>
        <w:t>.</w:t>
      </w:r>
    </w:p>
    <w:p w14:paraId="0867F326" w14:textId="363DCAF2" w:rsidR="006B1E0D" w:rsidRDefault="006B1E0D" w:rsidP="006B1E0D">
      <w:pPr>
        <w:rPr>
          <w:color w:val="0070C0"/>
        </w:rPr>
      </w:pPr>
      <w:r w:rsidRPr="003A453F">
        <w:rPr>
          <w:color w:val="0070C0"/>
        </w:rPr>
        <w:t>[</w:t>
      </w:r>
      <w:r w:rsidR="004A045C">
        <w:rPr>
          <w:color w:val="0070C0"/>
        </w:rPr>
        <w:t>TO</w:t>
      </w:r>
      <w:r w:rsidRPr="007F0187">
        <w:rPr>
          <w:color w:val="0070C0"/>
        </w:rPr>
        <w:t>: IPOS_I2C_SPI_AHB_00</w:t>
      </w:r>
      <w:r w:rsidR="00903AE8" w:rsidRPr="007F0187">
        <w:rPr>
          <w:color w:val="0070C0"/>
        </w:rPr>
        <w:t>10</w:t>
      </w:r>
      <w:r w:rsidRPr="003A453F">
        <w:rPr>
          <w:color w:val="0070C0"/>
        </w:rPr>
        <w:t>]</w:t>
      </w:r>
    </w:p>
    <w:p w14:paraId="5E2287FD" w14:textId="10CD8319" w:rsidR="000B0583" w:rsidRPr="007F0187" w:rsidRDefault="000B0583" w:rsidP="006B1E0D">
      <w:pPr>
        <w:rPr>
          <w:color w:val="0070C0"/>
        </w:rPr>
      </w:pPr>
      <w:r w:rsidRPr="007F0187">
        <w:rPr>
          <w:color w:val="0070C0"/>
        </w:rPr>
        <w:t>[</w:t>
      </w:r>
      <w:r w:rsidR="00BA4FE5" w:rsidRPr="007F0187">
        <w:rPr>
          <w:color w:val="0070C0"/>
        </w:rPr>
        <w:t>Vpriority High]</w:t>
      </w:r>
    </w:p>
    <w:p w14:paraId="16E7A4DE" w14:textId="31A8B300" w:rsidR="006B1E0D" w:rsidRPr="007F0187" w:rsidRDefault="006B1E0D" w:rsidP="006B1E0D">
      <w:pPr>
        <w:rPr>
          <w:color w:val="0070C0"/>
        </w:rPr>
      </w:pPr>
      <w:r w:rsidRPr="007F0187">
        <w:rPr>
          <w:color w:val="0070C0"/>
        </w:rPr>
        <w:t>[End]</w:t>
      </w:r>
    </w:p>
    <w:p w14:paraId="0282EE2A" w14:textId="77777777" w:rsidR="006A66E4" w:rsidRDefault="006A66E4" w:rsidP="006B1E0D">
      <w:pPr>
        <w:rPr>
          <w:b/>
          <w:color w:val="0070C0"/>
        </w:rPr>
      </w:pPr>
    </w:p>
    <w:p w14:paraId="4E54F49A" w14:textId="1A5CC8B9" w:rsidR="006A66E4" w:rsidRDefault="006A66E4" w:rsidP="006A66E4">
      <w:r w:rsidRPr="007F0187">
        <w:rPr>
          <w:color w:val="0070C0"/>
        </w:rPr>
        <w:t>[DDS_STBIO1_</w:t>
      </w:r>
      <w:r w:rsidR="003364CE">
        <w:rPr>
          <w:bCs/>
          <w:color w:val="0070C0"/>
        </w:rPr>
        <w:t>8005</w:t>
      </w:r>
      <w:r w:rsidRPr="007F0187">
        <w:rPr>
          <w:color w:val="0070C0"/>
        </w:rPr>
        <w:t>] Requirement</w:t>
      </w:r>
      <w:r w:rsidRPr="003A453F">
        <w:rPr>
          <w:b/>
          <w:color w:val="0070C0"/>
        </w:rPr>
        <w:t>:</w:t>
      </w:r>
      <w:r w:rsidRPr="00DF7C6F">
        <w:t> </w:t>
      </w:r>
      <w:r w:rsidR="009E687C" w:rsidRPr="00161B63">
        <w:rPr>
          <w:rFonts w:asciiTheme="minorHAnsi" w:eastAsia="Times New Roman" w:hAnsiTheme="minorHAnsi" w:cstheme="minorHAnsi"/>
          <w:color w:val="000000"/>
        </w:rPr>
        <w:t>An I2C/SPI read access to the address 0x70</w:t>
      </w:r>
      <w:r w:rsidR="009E687C">
        <w:rPr>
          <w:rFonts w:asciiTheme="minorHAnsi" w:eastAsia="Times New Roman" w:hAnsiTheme="minorHAnsi" w:cstheme="minorHAnsi"/>
          <w:color w:val="000000"/>
        </w:rPr>
        <w:t>-0x7f</w:t>
      </w:r>
      <w:r w:rsidR="009E687C" w:rsidRPr="00161B63">
        <w:rPr>
          <w:rFonts w:asciiTheme="minorHAnsi" w:eastAsia="Times New Roman" w:hAnsiTheme="minorHAnsi" w:cstheme="minorHAnsi"/>
          <w:color w:val="000000"/>
        </w:rPr>
        <w:t xml:space="preserve"> shall be translated in an AHB read access to the configured AHB address (contained in registers SAM_ADDR_BYTE0/1/2/3, address 0x50/0x51/0x52/0x53)</w:t>
      </w:r>
      <w:r>
        <w:rPr>
          <w:rFonts w:asciiTheme="minorHAnsi" w:eastAsia="Times New Roman" w:hAnsiTheme="minorHAnsi" w:cstheme="minorHAnsi"/>
          <w:color w:val="000000"/>
        </w:rPr>
        <w:t>.</w:t>
      </w:r>
    </w:p>
    <w:p w14:paraId="2C388619" w14:textId="2CD31061" w:rsidR="006A66E4" w:rsidRDefault="006A66E4" w:rsidP="006A66E4">
      <w:pPr>
        <w:rPr>
          <w:color w:val="0070C0"/>
        </w:rPr>
      </w:pPr>
      <w:r w:rsidRPr="003A453F">
        <w:rPr>
          <w:color w:val="0070C0"/>
        </w:rPr>
        <w:t>[</w:t>
      </w:r>
      <w:r w:rsidR="004A045C">
        <w:rPr>
          <w:color w:val="0070C0"/>
        </w:rPr>
        <w:t>TO</w:t>
      </w:r>
      <w:r w:rsidRPr="007F0187">
        <w:rPr>
          <w:color w:val="0070C0"/>
        </w:rPr>
        <w:t>: IPOS_I2C_SPI_AHB_0011</w:t>
      </w:r>
      <w:r w:rsidRPr="003A453F">
        <w:rPr>
          <w:color w:val="0070C0"/>
        </w:rPr>
        <w:t>]</w:t>
      </w:r>
    </w:p>
    <w:p w14:paraId="07B06BEC" w14:textId="2150CF05" w:rsidR="00BA4FE5" w:rsidRPr="007F0187" w:rsidRDefault="00BA4FE5" w:rsidP="006A66E4">
      <w:pPr>
        <w:rPr>
          <w:color w:val="0070C0"/>
        </w:rPr>
      </w:pPr>
      <w:r w:rsidRPr="007F0187">
        <w:rPr>
          <w:color w:val="0070C0"/>
        </w:rPr>
        <w:t>[Vpriority High]</w:t>
      </w:r>
    </w:p>
    <w:p w14:paraId="0F7D31DF" w14:textId="77777777" w:rsidR="006A66E4" w:rsidRPr="00D4592B" w:rsidRDefault="006A66E4" w:rsidP="006A66E4">
      <w:pPr>
        <w:rPr>
          <w:color w:val="0070C0"/>
        </w:rPr>
      </w:pPr>
      <w:r w:rsidRPr="007F0187">
        <w:rPr>
          <w:color w:val="0070C0"/>
        </w:rPr>
        <w:t>[End]</w:t>
      </w:r>
    </w:p>
    <w:p w14:paraId="79A1C6CF" w14:textId="77777777" w:rsidR="006A66E4" w:rsidRPr="00D4592B" w:rsidRDefault="006A66E4" w:rsidP="006B1E0D">
      <w:pPr>
        <w:rPr>
          <w:color w:val="0070C0"/>
        </w:rPr>
      </w:pPr>
    </w:p>
    <w:p w14:paraId="17B8E50A" w14:textId="4E232511" w:rsidR="0081211C" w:rsidRDefault="0081211C" w:rsidP="0081211C">
      <w:r w:rsidRPr="007F0187">
        <w:rPr>
          <w:color w:val="0070C0"/>
        </w:rPr>
        <w:t>[DDS_STBIO1_</w:t>
      </w:r>
      <w:r w:rsidR="003364CE">
        <w:rPr>
          <w:bCs/>
          <w:color w:val="0070C0"/>
        </w:rPr>
        <w:t>8006</w:t>
      </w:r>
      <w:r w:rsidRPr="007F0187">
        <w:rPr>
          <w:color w:val="0070C0"/>
        </w:rPr>
        <w:t>] Requirement:</w:t>
      </w:r>
      <w:r w:rsidRPr="00DF7C6F">
        <w:t> </w:t>
      </w:r>
      <w:r w:rsidR="00764284">
        <w:t>On AHB interface</w:t>
      </w:r>
      <w:r w:rsidR="00F9552C">
        <w:t>,</w:t>
      </w:r>
      <w:r w:rsidR="00764284">
        <w:t xml:space="preserve"> </w:t>
      </w:r>
      <w:r w:rsidR="00764284">
        <w:rPr>
          <w:rFonts w:asciiTheme="minorHAnsi" w:hAnsiTheme="minorHAnsi" w:cstheme="minorHAnsi"/>
          <w:color w:val="000000"/>
        </w:rPr>
        <w:t>d</w:t>
      </w:r>
      <w:r w:rsidR="00072719" w:rsidRPr="00D9333B">
        <w:rPr>
          <w:rFonts w:asciiTheme="minorHAnsi" w:hAnsiTheme="minorHAnsi" w:cstheme="minorHAnsi"/>
          <w:color w:val="000000"/>
        </w:rPr>
        <w:t>ata size shall be limited to BYTE and WORD</w:t>
      </w:r>
      <w:r w:rsidR="00AC24B3">
        <w:rPr>
          <w:rFonts w:asciiTheme="minorHAnsi" w:hAnsiTheme="minorHAnsi" w:cstheme="minorHAnsi"/>
          <w:color w:val="000000"/>
        </w:rPr>
        <w:t>.</w:t>
      </w:r>
    </w:p>
    <w:p w14:paraId="2B376ADB" w14:textId="767EF77D" w:rsidR="0081211C" w:rsidRDefault="0081211C" w:rsidP="0081211C">
      <w:pPr>
        <w:rPr>
          <w:color w:val="0070C0"/>
        </w:rPr>
      </w:pPr>
      <w:r w:rsidRPr="003A453F">
        <w:rPr>
          <w:color w:val="0070C0"/>
        </w:rPr>
        <w:t>[</w:t>
      </w:r>
      <w:r w:rsidR="004A045C">
        <w:rPr>
          <w:color w:val="0070C0"/>
        </w:rPr>
        <w:t>TO</w:t>
      </w:r>
      <w:r w:rsidRPr="007F0187">
        <w:rPr>
          <w:color w:val="0070C0"/>
        </w:rPr>
        <w:t>: IPOS_I2C_SPI_AHB_0</w:t>
      </w:r>
      <w:r w:rsidR="00764284" w:rsidRPr="007F0187">
        <w:rPr>
          <w:color w:val="0070C0"/>
        </w:rPr>
        <w:t>36</w:t>
      </w:r>
      <w:r w:rsidRPr="007F0187">
        <w:rPr>
          <w:color w:val="0070C0"/>
        </w:rPr>
        <w:t>1</w:t>
      </w:r>
      <w:r w:rsidRPr="003A453F">
        <w:rPr>
          <w:color w:val="0070C0"/>
        </w:rPr>
        <w:t>]</w:t>
      </w:r>
    </w:p>
    <w:p w14:paraId="080B0C35" w14:textId="77777777" w:rsidR="0081211C" w:rsidRPr="00D4592B" w:rsidRDefault="0081211C" w:rsidP="0081211C">
      <w:pPr>
        <w:rPr>
          <w:color w:val="0070C0"/>
        </w:rPr>
      </w:pPr>
      <w:r w:rsidRPr="007F0187">
        <w:rPr>
          <w:color w:val="0070C0"/>
        </w:rPr>
        <w:t>[End]</w:t>
      </w:r>
    </w:p>
    <w:p w14:paraId="69EFE72B" w14:textId="1A8F3EDF" w:rsidR="006B1E0D" w:rsidRPr="00D4592B" w:rsidRDefault="006B1E0D"/>
    <w:p w14:paraId="1C7F1863" w14:textId="4444EEDB" w:rsidR="00F9552C" w:rsidRDefault="00764284" w:rsidP="00764284">
      <w:pPr>
        <w:rPr>
          <w:color w:val="0070C0"/>
        </w:rPr>
      </w:pPr>
      <w:r w:rsidRPr="007F0187">
        <w:rPr>
          <w:color w:val="0070C0"/>
        </w:rPr>
        <w:t>[DDS_STBIO1_</w:t>
      </w:r>
      <w:r w:rsidR="003364CE">
        <w:rPr>
          <w:bCs/>
          <w:color w:val="0070C0"/>
        </w:rPr>
        <w:t>8007</w:t>
      </w:r>
      <w:r w:rsidRPr="007F0187">
        <w:rPr>
          <w:color w:val="0070C0"/>
        </w:rPr>
        <w:t>] Requirement:</w:t>
      </w:r>
      <w:r w:rsidRPr="00DF7C6F">
        <w:t> </w:t>
      </w:r>
      <w:r>
        <w:t>On AHB interface</w:t>
      </w:r>
      <w:r w:rsidR="00F9552C">
        <w:t>,</w:t>
      </w:r>
      <w:r>
        <w:t xml:space="preserve"> </w:t>
      </w:r>
      <w:r w:rsidR="00F9552C" w:rsidRPr="00D9333B">
        <w:rPr>
          <w:rFonts w:asciiTheme="minorHAnsi" w:hAnsiTheme="minorHAnsi" w:cstheme="minorHAnsi"/>
          <w:color w:val="000000"/>
        </w:rPr>
        <w:t>BURST shall not be supported as well as LOCKED transfers</w:t>
      </w:r>
      <w:r w:rsidR="00F9552C">
        <w:rPr>
          <w:color w:val="0070C0"/>
        </w:rPr>
        <w:t>.</w:t>
      </w:r>
    </w:p>
    <w:p w14:paraId="1F35386F" w14:textId="3B9D6997" w:rsidR="00764284" w:rsidRDefault="00764284" w:rsidP="00764284">
      <w:pPr>
        <w:rPr>
          <w:color w:val="0070C0"/>
        </w:rPr>
      </w:pPr>
      <w:r w:rsidRPr="003A453F">
        <w:rPr>
          <w:color w:val="0070C0"/>
        </w:rPr>
        <w:lastRenderedPageBreak/>
        <w:t>[</w:t>
      </w:r>
      <w:r w:rsidR="004A045C">
        <w:rPr>
          <w:color w:val="0070C0"/>
        </w:rPr>
        <w:t>TO</w:t>
      </w:r>
      <w:r w:rsidRPr="00E2244F">
        <w:rPr>
          <w:color w:val="0070C0"/>
        </w:rPr>
        <w:t>: IPOS_I2C_SPI_AHB_036</w:t>
      </w:r>
      <w:r w:rsidR="00F9552C" w:rsidRPr="00E2244F">
        <w:rPr>
          <w:color w:val="0070C0"/>
        </w:rPr>
        <w:t>2</w:t>
      </w:r>
      <w:r w:rsidRPr="003A453F">
        <w:rPr>
          <w:color w:val="0070C0"/>
        </w:rPr>
        <w:t>]</w:t>
      </w:r>
    </w:p>
    <w:p w14:paraId="72E85CCC" w14:textId="57C2D057" w:rsidR="006E50D9" w:rsidRPr="00655292" w:rsidRDefault="00764284">
      <w:r w:rsidRPr="00E2244F">
        <w:rPr>
          <w:color w:val="0070C0"/>
        </w:rPr>
        <w:t>[End]</w:t>
      </w:r>
    </w:p>
    <w:p w14:paraId="525D18FA" w14:textId="77777777" w:rsidR="00DF7C6F" w:rsidRPr="00655292" w:rsidRDefault="00DF7C6F">
      <w:pPr>
        <w:rPr>
          <w:rFonts w:asciiTheme="majorHAnsi" w:eastAsiaTheme="majorEastAsia" w:hAnsiTheme="majorHAnsi" w:cstheme="majorBidi"/>
          <w:color w:val="03234B" w:themeColor="text1"/>
          <w:sz w:val="32"/>
          <w:szCs w:val="32"/>
        </w:rPr>
      </w:pPr>
    </w:p>
    <w:p w14:paraId="59BA5F21" w14:textId="77777777" w:rsidR="003307C6" w:rsidRDefault="003307C6">
      <w:pPr>
        <w:rPr>
          <w:rFonts w:asciiTheme="majorHAnsi" w:eastAsiaTheme="majorEastAsia" w:hAnsiTheme="majorHAnsi" w:cstheme="majorBidi"/>
          <w:color w:val="03234B" w:themeColor="text1"/>
          <w:sz w:val="32"/>
          <w:szCs w:val="32"/>
        </w:rPr>
      </w:pPr>
      <w:r>
        <w:br w:type="page"/>
      </w:r>
    </w:p>
    <w:p w14:paraId="57E5A992" w14:textId="49B0D64F" w:rsidR="007230A3" w:rsidRPr="00DB608E" w:rsidRDefault="007230A3" w:rsidP="00710BF4">
      <w:pPr>
        <w:pStyle w:val="Heading3"/>
      </w:pPr>
      <w:bookmarkStart w:id="127" w:name="_SensorHub_integration"/>
      <w:bookmarkStart w:id="128" w:name="_Toc224827108"/>
      <w:bookmarkEnd w:id="127"/>
      <w:r>
        <w:lastRenderedPageBreak/>
        <w:t>SensorHub integration</w:t>
      </w:r>
      <w:bookmarkEnd w:id="128"/>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96"/>
        <w:gridCol w:w="880"/>
        <w:gridCol w:w="1508"/>
        <w:gridCol w:w="5258"/>
      </w:tblGrid>
      <w:tr w:rsidR="00217A13" w:rsidRPr="00D97EA9" w14:paraId="7424B190" w14:textId="77777777" w:rsidTr="00A8692E">
        <w:trPr>
          <w:tblHeader/>
        </w:trPr>
        <w:tc>
          <w:tcPr>
            <w:tcW w:w="871"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26264552" w14:textId="77777777" w:rsidR="00217A13" w:rsidRPr="00D97EA9" w:rsidRDefault="00217A13" w:rsidP="00152C3C">
            <w:pPr>
              <w:pStyle w:val="NoSpacing"/>
            </w:pPr>
            <w:r w:rsidRPr="00D97EA9">
              <w:t>Generic name</w:t>
            </w:r>
          </w:p>
        </w:tc>
        <w:tc>
          <w:tcPr>
            <w:tcW w:w="459"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253E1F80" w14:textId="77777777" w:rsidR="00217A13" w:rsidRPr="00D97EA9" w:rsidRDefault="00217A13" w:rsidP="00152C3C">
            <w:pPr>
              <w:pStyle w:val="NoSpacing"/>
            </w:pPr>
            <w:r w:rsidRPr="00D97EA9">
              <w:t>Type</w:t>
            </w:r>
          </w:p>
        </w:tc>
        <w:tc>
          <w:tcPr>
            <w:tcW w:w="842"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5B4B3AA1" w14:textId="77777777" w:rsidR="00217A13" w:rsidRPr="00D97EA9" w:rsidRDefault="00217A13" w:rsidP="00152C3C">
            <w:pPr>
              <w:pStyle w:val="NoSpacing"/>
            </w:pPr>
            <w:r w:rsidRPr="00D97EA9">
              <w:t>Value</w:t>
            </w:r>
          </w:p>
        </w:tc>
        <w:tc>
          <w:tcPr>
            <w:tcW w:w="2828"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7015171D" w14:textId="02F3418D" w:rsidR="00217A13" w:rsidRPr="00D97EA9" w:rsidRDefault="00217A13" w:rsidP="00152C3C">
            <w:pPr>
              <w:pStyle w:val="NoSpacing"/>
            </w:pPr>
            <w:r>
              <w:t>TOP CONNECTION</w:t>
            </w:r>
          </w:p>
        </w:tc>
      </w:tr>
      <w:tr w:rsidR="00217A13" w:rsidRPr="00D97EA9" w14:paraId="5BC9515F" w14:textId="77777777" w:rsidTr="00217A13">
        <w:tc>
          <w:tcPr>
            <w:tcW w:w="87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BCCF3C" w14:textId="77777777" w:rsidR="00217A13" w:rsidRPr="00D97EA9" w:rsidRDefault="00217A13" w:rsidP="00152C3C">
            <w:pPr>
              <w:pStyle w:val="NoSpacing"/>
            </w:pPr>
            <w:r w:rsidRPr="00D97EA9">
              <w:t>ADDRWIDTH</w:t>
            </w:r>
          </w:p>
        </w:tc>
        <w:tc>
          <w:tcPr>
            <w:tcW w:w="4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66F641" w14:textId="77777777" w:rsidR="00217A13" w:rsidRPr="00D97EA9" w:rsidRDefault="00217A13" w:rsidP="00152C3C">
            <w:pPr>
              <w:pStyle w:val="NoSpacing"/>
            </w:pPr>
          </w:p>
        </w:tc>
        <w:tc>
          <w:tcPr>
            <w:tcW w:w="8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020410" w14:textId="29F052A3" w:rsidR="00217A13" w:rsidRPr="00D97EA9" w:rsidRDefault="00217A13" w:rsidP="00152C3C">
            <w:pPr>
              <w:pStyle w:val="NoSpacing"/>
            </w:pPr>
          </w:p>
        </w:tc>
        <w:tc>
          <w:tcPr>
            <w:tcW w:w="282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62BBBE" w14:textId="44CA98B0" w:rsidR="00217A13" w:rsidRPr="00D97EA9" w:rsidRDefault="00217A13" w:rsidP="00152C3C">
            <w:pPr>
              <w:pStyle w:val="NoSpacing"/>
            </w:pPr>
          </w:p>
        </w:tc>
      </w:tr>
      <w:tr w:rsidR="00217A13" w:rsidRPr="00D97EA9" w14:paraId="1C3402FA" w14:textId="77777777" w:rsidTr="00217A13">
        <w:tc>
          <w:tcPr>
            <w:tcW w:w="87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439256" w14:textId="77777777" w:rsidR="00217A13" w:rsidRPr="00D97EA9" w:rsidRDefault="00217A13" w:rsidP="00152C3C">
            <w:pPr>
              <w:pStyle w:val="NoSpacing"/>
            </w:pPr>
            <w:r w:rsidRPr="00D97EA9">
              <w:t>EBMwriteAddr</w:t>
            </w:r>
          </w:p>
        </w:tc>
        <w:tc>
          <w:tcPr>
            <w:tcW w:w="45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51CB81" w14:textId="77777777" w:rsidR="00217A13" w:rsidRPr="00D97EA9" w:rsidRDefault="00217A13" w:rsidP="00152C3C">
            <w:pPr>
              <w:pStyle w:val="NoSpacing"/>
            </w:pPr>
          </w:p>
        </w:tc>
        <w:tc>
          <w:tcPr>
            <w:tcW w:w="84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F8DAAD" w14:textId="039F079E" w:rsidR="00217A13" w:rsidRPr="00D97EA9" w:rsidRDefault="00217A13" w:rsidP="00152C3C">
            <w:pPr>
              <w:pStyle w:val="NoSpacing"/>
            </w:pPr>
          </w:p>
        </w:tc>
        <w:tc>
          <w:tcPr>
            <w:tcW w:w="2828"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DE9C4E9" w14:textId="2B505E4C" w:rsidR="00217A13" w:rsidRPr="00D97EA9" w:rsidRDefault="00217A13" w:rsidP="00152C3C">
            <w:pPr>
              <w:pStyle w:val="NoSpacing"/>
            </w:pPr>
          </w:p>
        </w:tc>
      </w:tr>
      <w:tr w:rsidR="00217A13" w:rsidRPr="00D97EA9" w14:paraId="1C28A6B5" w14:textId="77777777" w:rsidTr="00217A13">
        <w:tc>
          <w:tcPr>
            <w:tcW w:w="87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62EC9E" w14:textId="77777777" w:rsidR="00217A13" w:rsidRPr="00D97EA9" w:rsidRDefault="00217A13" w:rsidP="00152C3C">
            <w:pPr>
              <w:pStyle w:val="NoSpacing"/>
            </w:pPr>
            <w:r w:rsidRPr="00D97EA9">
              <w:t>TAGid</w:t>
            </w:r>
          </w:p>
        </w:tc>
        <w:tc>
          <w:tcPr>
            <w:tcW w:w="4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1C1AEC" w14:textId="77777777" w:rsidR="00217A13" w:rsidRPr="00D97EA9" w:rsidRDefault="00217A13" w:rsidP="00152C3C">
            <w:pPr>
              <w:pStyle w:val="NoSpacing"/>
            </w:pPr>
          </w:p>
        </w:tc>
        <w:tc>
          <w:tcPr>
            <w:tcW w:w="8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41D268" w14:textId="06F3E80F" w:rsidR="00217A13" w:rsidRPr="00D97EA9" w:rsidRDefault="00217A13" w:rsidP="00152C3C">
            <w:pPr>
              <w:pStyle w:val="NoSpacing"/>
            </w:pPr>
          </w:p>
        </w:tc>
        <w:tc>
          <w:tcPr>
            <w:tcW w:w="282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31D798" w14:textId="453E5297" w:rsidR="00217A13" w:rsidRPr="00D97EA9" w:rsidRDefault="00217A13" w:rsidP="00152C3C">
            <w:pPr>
              <w:pStyle w:val="NoSpacing"/>
            </w:pPr>
          </w:p>
        </w:tc>
      </w:tr>
    </w:tbl>
    <w:p w14:paraId="0BB7D68D" w14:textId="6EFE63C6" w:rsidR="00F66503" w:rsidRDefault="00ED2D01" w:rsidP="00F66503">
      <w:pPr>
        <w:pStyle w:val="Caption"/>
        <w:jc w:val="center"/>
      </w:pPr>
      <w:bookmarkStart w:id="129" w:name="_Toc210989360"/>
      <w:r>
        <w:t>Table</w:t>
      </w:r>
      <w:r w:rsidR="00F66503">
        <w:t xml:space="preserve"> </w:t>
      </w:r>
      <w:fldSimple w:instr=" SEQ Tableau \* ARABIC ">
        <w:r w:rsidR="00E27A95">
          <w:rPr>
            <w:noProof/>
          </w:rPr>
          <w:t>25</w:t>
        </w:r>
      </w:fldSimple>
      <w:r w:rsidR="00F66503">
        <w:t>: Sensor Hub Parameter</w:t>
      </w:r>
      <w:bookmarkEnd w:id="129"/>
    </w:p>
    <w:p w14:paraId="7D87A584" w14:textId="36DC39DC" w:rsidR="007230A3" w:rsidRDefault="007230A3" w:rsidP="000B43AF">
      <w:pPr>
        <w:pStyle w:val="Caption"/>
        <w:jc w:val="cente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679"/>
        <w:gridCol w:w="1259"/>
        <w:gridCol w:w="1869"/>
        <w:gridCol w:w="2635"/>
      </w:tblGrid>
      <w:tr w:rsidR="00217A13" w:rsidRPr="00D97EA9" w14:paraId="63C05F85" w14:textId="77777777" w:rsidTr="00B64C16">
        <w:trPr>
          <w:tblHeader/>
        </w:trPr>
        <w:tc>
          <w:tcPr>
            <w:tcW w:w="1302"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524E696E" w14:textId="77777777" w:rsidR="00217A13" w:rsidRPr="00217A13" w:rsidRDefault="00217A13" w:rsidP="00152C3C">
            <w:pPr>
              <w:pStyle w:val="NoSpacing"/>
            </w:pPr>
            <w:r w:rsidRPr="00217A13">
              <w:t>Port name</w:t>
            </w:r>
          </w:p>
        </w:tc>
        <w:tc>
          <w:tcPr>
            <w:tcW w:w="531"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252F88D0" w14:textId="77777777" w:rsidR="00217A13" w:rsidRPr="00217A13" w:rsidRDefault="00217A13" w:rsidP="00152C3C">
            <w:pPr>
              <w:pStyle w:val="NoSpacing"/>
            </w:pPr>
            <w:r w:rsidRPr="00217A13">
              <w:t>Direction</w:t>
            </w:r>
          </w:p>
        </w:tc>
        <w:tc>
          <w:tcPr>
            <w:tcW w:w="701"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2BA063F6" w14:textId="77777777" w:rsidR="00217A13" w:rsidRPr="00217A13" w:rsidRDefault="00217A13" w:rsidP="00152C3C">
            <w:pPr>
              <w:pStyle w:val="NoSpacing"/>
            </w:pPr>
            <w:r w:rsidRPr="00217A13">
              <w:t>Type</w:t>
            </w:r>
          </w:p>
        </w:tc>
        <w:tc>
          <w:tcPr>
            <w:tcW w:w="2466"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327AA63" w14:textId="3E8AC103" w:rsidR="00217A13" w:rsidRPr="00217A13" w:rsidRDefault="00217A13" w:rsidP="00152C3C">
            <w:pPr>
              <w:pStyle w:val="NoSpacing"/>
            </w:pPr>
            <w:r w:rsidRPr="00217A13">
              <w:t>TOP CONNECTION</w:t>
            </w:r>
          </w:p>
        </w:tc>
      </w:tr>
      <w:tr w:rsidR="00217A13" w:rsidRPr="00D97EA9" w14:paraId="30A4D39F"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1D5D10" w14:textId="77777777" w:rsidR="00217A13" w:rsidRPr="00D97EA9" w:rsidRDefault="00217A13" w:rsidP="00152C3C">
            <w:pPr>
              <w:pStyle w:val="NoSpacing"/>
            </w:pPr>
            <w:r w:rsidRPr="00D97EA9">
              <w:t>scan_mode</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88104C"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E5F325"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ADD3D8" w14:textId="361DC51C" w:rsidR="00217A13" w:rsidRPr="00217A13" w:rsidRDefault="00217A13" w:rsidP="00152C3C">
            <w:pPr>
              <w:pStyle w:val="NoSpacing"/>
            </w:pPr>
          </w:p>
        </w:tc>
      </w:tr>
      <w:tr w:rsidR="00217A13" w:rsidRPr="00D97EA9" w14:paraId="325DEFBD"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573F8C" w14:textId="77777777" w:rsidR="00217A13" w:rsidRPr="00D97EA9" w:rsidRDefault="00217A13" w:rsidP="00152C3C">
            <w:pPr>
              <w:pStyle w:val="NoSpacing"/>
            </w:pPr>
            <w:r w:rsidRPr="00D97EA9">
              <w:t>scan_enable</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2DADF5"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777083"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2429A2" w14:textId="2F1FA04F" w:rsidR="00217A13" w:rsidRPr="00217A13" w:rsidRDefault="00217A13" w:rsidP="00152C3C">
            <w:pPr>
              <w:pStyle w:val="NoSpacing"/>
            </w:pPr>
          </w:p>
        </w:tc>
      </w:tr>
      <w:tr w:rsidR="00217A13" w:rsidRPr="00D97EA9" w14:paraId="7CD8A26D"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C2EEDD" w14:textId="77777777" w:rsidR="00217A13" w:rsidRPr="00D97EA9" w:rsidRDefault="00217A13" w:rsidP="00152C3C">
            <w:pPr>
              <w:pStyle w:val="NoSpacing"/>
            </w:pPr>
            <w:r w:rsidRPr="00D97EA9">
              <w:t>scan_rstn</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527FE2"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00D4A5"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EAAC17" w14:textId="6B55C812" w:rsidR="00217A13" w:rsidRPr="00217A13" w:rsidRDefault="00217A13" w:rsidP="00152C3C">
            <w:pPr>
              <w:pStyle w:val="NoSpacing"/>
            </w:pPr>
          </w:p>
        </w:tc>
      </w:tr>
      <w:tr w:rsidR="00217A13" w:rsidRPr="00D97EA9" w14:paraId="6652EAED"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DC3905" w14:textId="77777777" w:rsidR="00217A13" w:rsidRPr="00D97EA9" w:rsidRDefault="00217A13" w:rsidP="00152C3C">
            <w:pPr>
              <w:pStyle w:val="NoSpacing"/>
            </w:pPr>
            <w:r w:rsidRPr="00D97EA9">
              <w:t>HCLKM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842D64"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CE0E1F"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00AF53" w14:textId="54E93E6B" w:rsidR="00217A13" w:rsidRPr="00217A13" w:rsidRDefault="00217A13" w:rsidP="00152C3C">
            <w:pPr>
              <w:pStyle w:val="NoSpacing"/>
            </w:pPr>
          </w:p>
        </w:tc>
      </w:tr>
      <w:tr w:rsidR="00217A13" w:rsidRPr="00D97EA9" w14:paraId="3F4DB0C0"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0B75E5" w14:textId="77777777" w:rsidR="00217A13" w:rsidRPr="00D97EA9" w:rsidRDefault="00217A13" w:rsidP="00152C3C">
            <w:pPr>
              <w:pStyle w:val="NoSpacing"/>
            </w:pPr>
            <w:r w:rsidRPr="00D97EA9">
              <w:t>HCLKS</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B685F7"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3E4248"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8166B3" w14:textId="130C6DA9" w:rsidR="00217A13" w:rsidRPr="00217A13" w:rsidRDefault="00217A13" w:rsidP="00152C3C">
            <w:pPr>
              <w:pStyle w:val="NoSpacing"/>
            </w:pPr>
          </w:p>
        </w:tc>
      </w:tr>
      <w:tr w:rsidR="00217A13" w:rsidRPr="00D97EA9" w14:paraId="4083B429"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8299C8" w14:textId="77777777" w:rsidR="00217A13" w:rsidRPr="00D97EA9" w:rsidRDefault="00217A13" w:rsidP="00152C3C">
            <w:pPr>
              <w:pStyle w:val="NoSpacing"/>
            </w:pPr>
            <w:r w:rsidRPr="00D97EA9">
              <w:t>sys_clk</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5253F1"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6B068F"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E79D20" w14:textId="5ED79741" w:rsidR="00217A13" w:rsidRPr="00217A13" w:rsidRDefault="00217A13" w:rsidP="00152C3C">
            <w:pPr>
              <w:pStyle w:val="NoSpacing"/>
            </w:pPr>
          </w:p>
        </w:tc>
      </w:tr>
      <w:tr w:rsidR="00217A13" w:rsidRPr="00D97EA9" w14:paraId="15A1BA11"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A35314" w14:textId="77777777" w:rsidR="00217A13" w:rsidRPr="00D97EA9" w:rsidRDefault="00217A13" w:rsidP="00152C3C">
            <w:pPr>
              <w:pStyle w:val="NoSpacing"/>
            </w:pPr>
            <w:r w:rsidRPr="00D97EA9">
              <w:t>HRESETn</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B6D2FF"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C96B55"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278EE4" w14:textId="0FD26E8F" w:rsidR="00217A13" w:rsidRPr="00217A13" w:rsidRDefault="00217A13" w:rsidP="00152C3C">
            <w:pPr>
              <w:pStyle w:val="NoSpacing"/>
            </w:pPr>
          </w:p>
        </w:tc>
      </w:tr>
      <w:tr w:rsidR="00217A13" w:rsidRPr="00D97EA9" w14:paraId="05F5BDA3"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6BCDC1" w14:textId="77777777" w:rsidR="00217A13" w:rsidRPr="00D97EA9" w:rsidRDefault="00217A13" w:rsidP="00152C3C">
            <w:pPr>
              <w:pStyle w:val="NoSpacing"/>
            </w:pPr>
            <w:r w:rsidRPr="00D97EA9">
              <w:t>DEBUG_MODE_i</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C14C10"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8FF1D5"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3D410F" w14:textId="16E8248A" w:rsidR="00217A13" w:rsidRPr="00217A13" w:rsidRDefault="00217A13" w:rsidP="00152C3C">
            <w:pPr>
              <w:pStyle w:val="NoSpacing"/>
            </w:pPr>
          </w:p>
        </w:tc>
      </w:tr>
      <w:tr w:rsidR="00217A13" w:rsidRPr="00D97EA9" w14:paraId="3B25AC58"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78B9E2" w14:textId="77777777" w:rsidR="00217A13" w:rsidRPr="00D97EA9" w:rsidRDefault="00217A13" w:rsidP="00152C3C">
            <w:pPr>
              <w:pStyle w:val="NoSpacing"/>
            </w:pPr>
            <w:r w:rsidRPr="00D97EA9">
              <w:t>scl_master_in</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7FD843"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984EEA"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185946" w14:textId="62CE8BA3" w:rsidR="00217A13" w:rsidRPr="00217A13" w:rsidRDefault="00217A13" w:rsidP="00152C3C">
            <w:pPr>
              <w:pStyle w:val="NoSpacing"/>
            </w:pPr>
          </w:p>
        </w:tc>
      </w:tr>
      <w:tr w:rsidR="00217A13" w:rsidRPr="00D97EA9" w14:paraId="2E0B5FCB"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51849C" w14:textId="77777777" w:rsidR="00217A13" w:rsidRPr="00D97EA9" w:rsidRDefault="00217A13" w:rsidP="00152C3C">
            <w:pPr>
              <w:pStyle w:val="NoSpacing"/>
            </w:pPr>
            <w:r w:rsidRPr="00D97EA9">
              <w:t>sda_master_in</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5929F0"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AAD127"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268D66" w14:textId="28CFCD53" w:rsidR="00217A13" w:rsidRPr="00217A13" w:rsidRDefault="00217A13" w:rsidP="00152C3C">
            <w:pPr>
              <w:pStyle w:val="NoSpacing"/>
            </w:pPr>
          </w:p>
        </w:tc>
      </w:tr>
      <w:tr w:rsidR="00217A13" w:rsidRPr="00D97EA9" w14:paraId="24C7CB25"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66AB24" w14:textId="77777777" w:rsidR="00217A13" w:rsidRPr="00D97EA9" w:rsidRDefault="00217A13" w:rsidP="00152C3C">
            <w:pPr>
              <w:pStyle w:val="NoSpacing"/>
            </w:pPr>
            <w:r w:rsidRPr="00D97EA9">
              <w:t>scl_master_out</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C046FD"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70399E"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5F36D9" w14:textId="4704AC37" w:rsidR="00217A13" w:rsidRPr="00217A13" w:rsidRDefault="00217A13" w:rsidP="00152C3C">
            <w:pPr>
              <w:pStyle w:val="NoSpacing"/>
            </w:pPr>
          </w:p>
        </w:tc>
      </w:tr>
      <w:tr w:rsidR="00217A13" w:rsidRPr="00D97EA9" w14:paraId="40EC7A95"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C919A5" w14:textId="77777777" w:rsidR="00217A13" w:rsidRPr="00D97EA9" w:rsidRDefault="00217A13" w:rsidP="00152C3C">
            <w:pPr>
              <w:pStyle w:val="NoSpacing"/>
            </w:pPr>
            <w:r w:rsidRPr="00D97EA9">
              <w:t>sda_master_out</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E98232"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3474EF"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76B438" w14:textId="194F8343" w:rsidR="00217A13" w:rsidRPr="00217A13" w:rsidRDefault="00217A13" w:rsidP="00152C3C">
            <w:pPr>
              <w:pStyle w:val="NoSpacing"/>
            </w:pPr>
          </w:p>
        </w:tc>
      </w:tr>
      <w:tr w:rsidR="00217A13" w:rsidRPr="00D97EA9" w14:paraId="31B7565D"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278B18" w14:textId="77777777" w:rsidR="00217A13" w:rsidRPr="00D97EA9" w:rsidRDefault="00217A13" w:rsidP="00152C3C">
            <w:pPr>
              <w:pStyle w:val="NoSpacing"/>
            </w:pPr>
            <w:r w:rsidRPr="00D97EA9">
              <w:t>dvalid_masterblaze_ext</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0FFB86"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311B6C"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F5CC9C" w14:textId="1A6B6D8B" w:rsidR="00217A13" w:rsidRPr="00217A13" w:rsidRDefault="00217A13" w:rsidP="00152C3C">
            <w:pPr>
              <w:pStyle w:val="NoSpacing"/>
            </w:pPr>
          </w:p>
        </w:tc>
      </w:tr>
      <w:tr w:rsidR="00574EDF" w:rsidRPr="00D97EA9" w14:paraId="50AD1FD7"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6DA6720" w14:textId="27DFDE7D" w:rsidR="00574EDF" w:rsidRPr="00D97EA9" w:rsidRDefault="00574EDF" w:rsidP="00152C3C">
            <w:pPr>
              <w:pStyle w:val="NoSpacing"/>
            </w:pPr>
            <w:r w:rsidRPr="001522AD">
              <w:t>dvalid_masterblaze_ext</w:t>
            </w:r>
            <w:r>
              <w:t>_enable</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B30E37" w14:textId="52673421" w:rsidR="00574EDF" w:rsidRPr="00D97EA9" w:rsidRDefault="00574EDF" w:rsidP="00152C3C">
            <w:pPr>
              <w:pStyle w:val="NoSpacing"/>
            </w:pPr>
            <w:r w:rsidRPr="001522AD">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353AC8" w14:textId="77777777" w:rsidR="00574EDF" w:rsidRPr="00D97EA9" w:rsidRDefault="00574EDF"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1CEC96" w14:textId="292B8E99" w:rsidR="00574EDF" w:rsidRPr="00217A13" w:rsidRDefault="00574EDF" w:rsidP="00152C3C">
            <w:pPr>
              <w:pStyle w:val="NoSpacing"/>
            </w:pPr>
          </w:p>
        </w:tc>
      </w:tr>
      <w:tr w:rsidR="00217A13" w:rsidRPr="00D97EA9" w14:paraId="06E27A4A"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78F185" w14:textId="77777777" w:rsidR="00217A13" w:rsidRPr="00D97EA9" w:rsidRDefault="00217A13" w:rsidP="00152C3C">
            <w:pPr>
              <w:pStyle w:val="NoSpacing"/>
            </w:pPr>
            <w:r w:rsidRPr="00D97EA9">
              <w:t>sleep_master</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D65CF2"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B8A3C0"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6EF60F" w14:textId="070A4419" w:rsidR="00217A13" w:rsidRPr="00217A13" w:rsidRDefault="00217A13" w:rsidP="00152C3C">
            <w:pPr>
              <w:pStyle w:val="NoSpacing"/>
            </w:pPr>
          </w:p>
        </w:tc>
      </w:tr>
      <w:tr w:rsidR="00217A13" w:rsidRPr="00D97EA9" w14:paraId="0BCE5205"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AEA3BD" w14:textId="77777777" w:rsidR="00217A13" w:rsidRPr="00D97EA9" w:rsidRDefault="00217A13" w:rsidP="00152C3C">
            <w:pPr>
              <w:pStyle w:val="NoSpacing"/>
            </w:pPr>
            <w:r w:rsidRPr="00D97EA9">
              <w:t>master_end_op_pulse</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CC5436"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C79D0F"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E106CB" w14:textId="479F8A2D" w:rsidR="00217A13" w:rsidRPr="00217A13" w:rsidRDefault="00217A13" w:rsidP="00152C3C">
            <w:pPr>
              <w:pStyle w:val="NoSpacing"/>
            </w:pPr>
          </w:p>
        </w:tc>
      </w:tr>
      <w:tr w:rsidR="00D60B1E" w:rsidRPr="00D97EA9" w14:paraId="45A60C79"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03FC37" w14:textId="5C7D18EE" w:rsidR="00D60B1E" w:rsidRPr="00D97EA9" w:rsidRDefault="00D60B1E" w:rsidP="00152C3C">
            <w:pPr>
              <w:pStyle w:val="NoSpacing"/>
            </w:pPr>
            <w:r w:rsidRPr="00945ADC">
              <w:t>SH_SMARTFIFO_OCCUPATION</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EFA2FE" w14:textId="463248AA" w:rsidR="00D60B1E" w:rsidRPr="00D97EA9" w:rsidRDefault="00D60B1E" w:rsidP="00152C3C">
            <w:pPr>
              <w:pStyle w:val="NoSpacing"/>
            </w:pPr>
            <w:r w:rsidRPr="00945ADC">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4CE262" w14:textId="77777777" w:rsidR="00D60B1E" w:rsidRPr="00D97EA9" w:rsidRDefault="00D60B1E"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95A9F5" w14:textId="77777777" w:rsidR="00D60B1E" w:rsidRPr="00217A13" w:rsidRDefault="00D60B1E" w:rsidP="00152C3C">
            <w:pPr>
              <w:pStyle w:val="NoSpacing"/>
            </w:pPr>
          </w:p>
        </w:tc>
      </w:tr>
      <w:tr w:rsidR="00217A13" w:rsidRPr="00D97EA9" w14:paraId="5B5E08C9"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2D4D1B" w14:textId="77777777" w:rsidR="00217A13" w:rsidRPr="00D97EA9" w:rsidRDefault="00217A13" w:rsidP="00152C3C">
            <w:pPr>
              <w:pStyle w:val="NoSpacing"/>
            </w:pPr>
            <w:r w:rsidRPr="00D97EA9">
              <w:t>fifo_mode</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F3BCA2"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9852B0"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A920DA" w14:textId="4E84AD26" w:rsidR="00217A13" w:rsidRPr="00217A13" w:rsidRDefault="00217A13" w:rsidP="00152C3C">
            <w:pPr>
              <w:pStyle w:val="NoSpacing"/>
            </w:pPr>
          </w:p>
        </w:tc>
      </w:tr>
      <w:tr w:rsidR="00217A13" w:rsidRPr="00D97EA9" w14:paraId="6D3F327A"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83ECB3" w14:textId="77777777" w:rsidR="00217A13" w:rsidRPr="00D97EA9" w:rsidRDefault="00217A13" w:rsidP="00152C3C">
            <w:pPr>
              <w:pStyle w:val="NoSpacing"/>
            </w:pPr>
            <w:r w:rsidRPr="00D97EA9">
              <w:t>fifo_offset</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1C5528"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FBE055" w14:textId="77777777" w:rsidR="00217A13" w:rsidRPr="00D97EA9" w:rsidRDefault="00217A13" w:rsidP="00152C3C">
            <w:pPr>
              <w:pStyle w:val="NoSpacing"/>
            </w:pPr>
            <w:r w:rsidRPr="00D97EA9">
              <w:t>[11:0]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DA0002" w14:textId="52F36B9C" w:rsidR="00217A13" w:rsidRPr="00217A13" w:rsidRDefault="00217A13" w:rsidP="00152C3C">
            <w:pPr>
              <w:pStyle w:val="NoSpacing"/>
            </w:pPr>
          </w:p>
        </w:tc>
      </w:tr>
      <w:tr w:rsidR="00217A13" w:rsidRPr="00D97EA9" w14:paraId="638303A5"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8065C9" w14:textId="77777777" w:rsidR="00217A13" w:rsidRPr="00D97EA9" w:rsidRDefault="00217A13" w:rsidP="00152C3C">
            <w:pPr>
              <w:pStyle w:val="NoSpacing"/>
            </w:pPr>
            <w:r w:rsidRPr="00D97EA9">
              <w:t>HSELS</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CDA669"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75F48A"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334FA2" w14:textId="5F743396" w:rsidR="00217A13" w:rsidRPr="00217A13" w:rsidRDefault="00217A13" w:rsidP="00152C3C">
            <w:pPr>
              <w:pStyle w:val="NoSpacing"/>
            </w:pPr>
          </w:p>
        </w:tc>
      </w:tr>
      <w:tr w:rsidR="00217A13" w:rsidRPr="00D97EA9" w14:paraId="6A86075B"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2FAC48" w14:textId="77777777" w:rsidR="00217A13" w:rsidRPr="00D97EA9" w:rsidRDefault="00217A13" w:rsidP="00152C3C">
            <w:pPr>
              <w:pStyle w:val="NoSpacing"/>
            </w:pPr>
            <w:r w:rsidRPr="00D97EA9">
              <w:t>HADDRS</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F109BE"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0F91B7" w14:textId="77777777" w:rsidR="00217A13" w:rsidRPr="00D97EA9" w:rsidRDefault="00217A13" w:rsidP="00152C3C">
            <w:pPr>
              <w:pStyle w:val="NoSpacing"/>
            </w:pPr>
            <w:r w:rsidRPr="00D97EA9">
              <w:t>[ADDRWIDTH-1:0]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56158F" w14:textId="07EBDB43" w:rsidR="00217A13" w:rsidRPr="00217A13" w:rsidRDefault="00217A13" w:rsidP="00152C3C">
            <w:pPr>
              <w:pStyle w:val="NoSpacing"/>
            </w:pPr>
          </w:p>
        </w:tc>
      </w:tr>
      <w:tr w:rsidR="00217A13" w:rsidRPr="00D97EA9" w14:paraId="3F304936"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D52A5E" w14:textId="77777777" w:rsidR="00217A13" w:rsidRPr="00D97EA9" w:rsidRDefault="00217A13" w:rsidP="00152C3C">
            <w:pPr>
              <w:pStyle w:val="NoSpacing"/>
            </w:pPr>
            <w:r w:rsidRPr="00D97EA9">
              <w:lastRenderedPageBreak/>
              <w:t>HTRANSS</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C718BD"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0CD42B" w14:textId="77777777" w:rsidR="00217A13" w:rsidRPr="00D97EA9" w:rsidRDefault="00217A13" w:rsidP="00152C3C">
            <w:pPr>
              <w:pStyle w:val="NoSpacing"/>
            </w:pPr>
            <w:r w:rsidRPr="00D97EA9">
              <w:t>[1:0]</w:t>
            </w: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34305D" w14:textId="7E473DAD" w:rsidR="00217A13" w:rsidRPr="00217A13" w:rsidRDefault="00217A13" w:rsidP="00152C3C">
            <w:pPr>
              <w:pStyle w:val="NoSpacing"/>
            </w:pPr>
          </w:p>
        </w:tc>
      </w:tr>
      <w:tr w:rsidR="00217A13" w:rsidRPr="00D97EA9" w14:paraId="6BCA0209"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7565F9" w14:textId="77777777" w:rsidR="00217A13" w:rsidRPr="00D97EA9" w:rsidRDefault="00217A13" w:rsidP="00152C3C">
            <w:pPr>
              <w:pStyle w:val="NoSpacing"/>
            </w:pPr>
            <w:r w:rsidRPr="00D97EA9">
              <w:t>HSIZES</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D5D4A1"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4AEFCA" w14:textId="77777777" w:rsidR="00217A13" w:rsidRPr="00D97EA9" w:rsidRDefault="00217A13" w:rsidP="00152C3C">
            <w:pPr>
              <w:pStyle w:val="NoSpacing"/>
            </w:pPr>
            <w:r w:rsidRPr="00D97EA9">
              <w:t>[2:0]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DE0748" w14:textId="0E1619BA" w:rsidR="00217A13" w:rsidRPr="00217A13" w:rsidRDefault="00217A13" w:rsidP="00152C3C">
            <w:pPr>
              <w:pStyle w:val="NoSpacing"/>
            </w:pPr>
          </w:p>
        </w:tc>
      </w:tr>
      <w:tr w:rsidR="00217A13" w:rsidRPr="00D97EA9" w14:paraId="294A8B9F"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BD0BE8" w14:textId="77777777" w:rsidR="00217A13" w:rsidRPr="00D97EA9" w:rsidRDefault="00217A13" w:rsidP="00152C3C">
            <w:pPr>
              <w:pStyle w:val="NoSpacing"/>
            </w:pPr>
            <w:r w:rsidRPr="00D97EA9">
              <w:t>HWRITES</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7E87D7"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2E24A9"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415445" w14:textId="00E59C10" w:rsidR="00217A13" w:rsidRPr="00217A13" w:rsidRDefault="00217A13" w:rsidP="00152C3C">
            <w:pPr>
              <w:pStyle w:val="NoSpacing"/>
            </w:pPr>
          </w:p>
        </w:tc>
      </w:tr>
      <w:tr w:rsidR="00217A13" w:rsidRPr="00D97EA9" w14:paraId="7DF5CE55"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DB2137" w14:textId="77777777" w:rsidR="00217A13" w:rsidRPr="00D97EA9" w:rsidRDefault="00217A13" w:rsidP="00152C3C">
            <w:pPr>
              <w:pStyle w:val="NoSpacing"/>
            </w:pPr>
            <w:r w:rsidRPr="00D97EA9">
              <w:t>HREADYS</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95F547"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EF6468"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EBCBC9" w14:textId="03A0BABA" w:rsidR="00217A13" w:rsidRPr="00217A13" w:rsidRDefault="00217A13" w:rsidP="00152C3C">
            <w:pPr>
              <w:pStyle w:val="NoSpacing"/>
            </w:pPr>
          </w:p>
        </w:tc>
      </w:tr>
      <w:tr w:rsidR="00217A13" w:rsidRPr="00D97EA9" w14:paraId="22284B2F"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F99DDF" w14:textId="77777777" w:rsidR="00217A13" w:rsidRPr="00D97EA9" w:rsidRDefault="00217A13" w:rsidP="00152C3C">
            <w:pPr>
              <w:pStyle w:val="NoSpacing"/>
            </w:pPr>
            <w:r w:rsidRPr="00D97EA9">
              <w:t>HWDATAS</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2A4BC0"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A8F97C" w14:textId="77777777" w:rsidR="00217A13" w:rsidRPr="00D97EA9" w:rsidRDefault="00217A13" w:rsidP="00152C3C">
            <w:pPr>
              <w:pStyle w:val="NoSpacing"/>
            </w:pPr>
            <w:r w:rsidRPr="00D97EA9">
              <w:t>[31:0]</w:t>
            </w: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780A1A" w14:textId="48282BCA" w:rsidR="00217A13" w:rsidRPr="00217A13" w:rsidRDefault="00217A13" w:rsidP="00152C3C">
            <w:pPr>
              <w:pStyle w:val="NoSpacing"/>
            </w:pPr>
          </w:p>
        </w:tc>
      </w:tr>
      <w:tr w:rsidR="00217A13" w:rsidRPr="00D97EA9" w14:paraId="3B835BF8"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D90557" w14:textId="77777777" w:rsidR="00217A13" w:rsidRPr="00D97EA9" w:rsidRDefault="00217A13" w:rsidP="00152C3C">
            <w:pPr>
              <w:pStyle w:val="NoSpacing"/>
            </w:pPr>
            <w:r w:rsidRPr="00D97EA9">
              <w:t>HREADYOUTS</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AECE71"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32BE5C"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BDAC2F" w14:textId="4824CEE3" w:rsidR="00217A13" w:rsidRPr="00217A13" w:rsidRDefault="00217A13" w:rsidP="00152C3C">
            <w:pPr>
              <w:pStyle w:val="NoSpacing"/>
            </w:pPr>
          </w:p>
        </w:tc>
      </w:tr>
      <w:tr w:rsidR="00217A13" w:rsidRPr="00D97EA9" w14:paraId="0FD75151"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6C0B37" w14:textId="77777777" w:rsidR="00217A13" w:rsidRPr="00D97EA9" w:rsidRDefault="00217A13" w:rsidP="00152C3C">
            <w:pPr>
              <w:pStyle w:val="NoSpacing"/>
            </w:pPr>
            <w:r w:rsidRPr="00D97EA9">
              <w:t>HRESPS</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F719D2"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A642CA"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5D0D62" w14:textId="4721C7A3" w:rsidR="00217A13" w:rsidRPr="00217A13" w:rsidRDefault="00217A13" w:rsidP="00152C3C">
            <w:pPr>
              <w:pStyle w:val="NoSpacing"/>
            </w:pPr>
          </w:p>
        </w:tc>
      </w:tr>
      <w:tr w:rsidR="00217A13" w:rsidRPr="00D97EA9" w14:paraId="1637E8F1"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575103" w14:textId="77777777" w:rsidR="00217A13" w:rsidRPr="00D97EA9" w:rsidRDefault="00217A13" w:rsidP="00152C3C">
            <w:pPr>
              <w:pStyle w:val="NoSpacing"/>
            </w:pPr>
            <w:r w:rsidRPr="00D97EA9">
              <w:t>HRDATAS</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CBCFF4"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F5CB1C" w14:textId="77777777" w:rsidR="00217A13" w:rsidRPr="00D97EA9" w:rsidRDefault="00217A13" w:rsidP="00152C3C">
            <w:pPr>
              <w:pStyle w:val="NoSpacing"/>
            </w:pPr>
            <w:r w:rsidRPr="00D97EA9">
              <w:t>[31:0]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7DDA99" w14:textId="75F484A4" w:rsidR="00217A13" w:rsidRPr="00217A13" w:rsidRDefault="00217A13" w:rsidP="00152C3C">
            <w:pPr>
              <w:pStyle w:val="NoSpacing"/>
            </w:pPr>
          </w:p>
        </w:tc>
      </w:tr>
      <w:tr w:rsidR="00217A13" w:rsidRPr="00D97EA9" w14:paraId="34261877"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F0125B" w14:textId="77777777" w:rsidR="00217A13" w:rsidRPr="00D97EA9" w:rsidRDefault="00217A13" w:rsidP="00152C3C">
            <w:pPr>
              <w:pStyle w:val="NoSpacing"/>
            </w:pPr>
            <w:r w:rsidRPr="00D97EA9">
              <w:t>ahb_master_on</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FD1EBA"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908E2D"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AB2E90" w14:textId="40916BE8" w:rsidR="00217A13" w:rsidRPr="00217A13" w:rsidRDefault="00217A13" w:rsidP="00152C3C">
            <w:pPr>
              <w:pStyle w:val="NoSpacing"/>
            </w:pPr>
          </w:p>
        </w:tc>
      </w:tr>
      <w:tr w:rsidR="00217A13" w:rsidRPr="00D97EA9" w14:paraId="02694BB6"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855204" w14:textId="77777777" w:rsidR="00217A13" w:rsidRPr="00D97EA9" w:rsidRDefault="00217A13" w:rsidP="00152C3C">
            <w:pPr>
              <w:pStyle w:val="NoSpacing"/>
            </w:pPr>
            <w:r w:rsidRPr="00D97EA9">
              <w:t>HRDATAM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A8338C"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CE88BB" w14:textId="77777777" w:rsidR="00217A13" w:rsidRPr="00D97EA9" w:rsidRDefault="00217A13" w:rsidP="00152C3C">
            <w:pPr>
              <w:pStyle w:val="NoSpacing"/>
            </w:pPr>
            <w:r w:rsidRPr="00D97EA9">
              <w:t>[31:0]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6045F9" w14:textId="25E58584" w:rsidR="00217A13" w:rsidRPr="00217A13" w:rsidRDefault="00217A13" w:rsidP="00152C3C">
            <w:pPr>
              <w:pStyle w:val="NoSpacing"/>
            </w:pPr>
          </w:p>
        </w:tc>
      </w:tr>
      <w:tr w:rsidR="00217A13" w:rsidRPr="00D97EA9" w14:paraId="27EDA30D"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8A27F6" w14:textId="77777777" w:rsidR="00217A13" w:rsidRPr="00D97EA9" w:rsidRDefault="00217A13" w:rsidP="00152C3C">
            <w:pPr>
              <w:pStyle w:val="NoSpacing"/>
            </w:pPr>
            <w:r w:rsidRPr="00D97EA9">
              <w:t>HREADYM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2BCD9A"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7B777E"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A40200" w14:textId="713FD172" w:rsidR="00217A13" w:rsidRPr="00217A13" w:rsidRDefault="00217A13" w:rsidP="00152C3C">
            <w:pPr>
              <w:pStyle w:val="NoSpacing"/>
            </w:pPr>
          </w:p>
        </w:tc>
      </w:tr>
      <w:tr w:rsidR="00217A13" w:rsidRPr="00D97EA9" w14:paraId="4918C50E"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94F686" w14:textId="77777777" w:rsidR="00217A13" w:rsidRPr="00D97EA9" w:rsidRDefault="00217A13" w:rsidP="00152C3C">
            <w:pPr>
              <w:pStyle w:val="NoSpacing"/>
            </w:pPr>
            <w:r w:rsidRPr="00D97EA9">
              <w:t>HRESPM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C2537E"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09AFF6" w14:textId="77777777" w:rsidR="00217A13" w:rsidRPr="00D97EA9" w:rsidRDefault="00217A13" w:rsidP="00152C3C">
            <w:pPr>
              <w:pStyle w:val="NoSpacing"/>
            </w:pPr>
            <w:r w:rsidRPr="00D97EA9">
              <w:t>[1:0]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B04A22" w14:textId="385300F8" w:rsidR="00217A13" w:rsidRPr="00217A13" w:rsidRDefault="00217A13" w:rsidP="00152C3C">
            <w:pPr>
              <w:pStyle w:val="NoSpacing"/>
            </w:pPr>
          </w:p>
        </w:tc>
      </w:tr>
      <w:tr w:rsidR="00217A13" w:rsidRPr="00D97EA9" w14:paraId="4EC99744"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4C8798" w14:textId="77777777" w:rsidR="00217A13" w:rsidRPr="00D97EA9" w:rsidRDefault="00217A13" w:rsidP="00152C3C">
            <w:pPr>
              <w:pStyle w:val="NoSpacing"/>
            </w:pPr>
            <w:r w:rsidRPr="00D97EA9">
              <w:t>HGRANTM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FAC66F" w14:textId="77777777" w:rsidR="00217A13" w:rsidRPr="00D97EA9" w:rsidRDefault="00217A13" w:rsidP="00152C3C">
            <w:pPr>
              <w:pStyle w:val="NoSpacing"/>
            </w:pPr>
            <w:r w:rsidRPr="00D97EA9">
              <w:t>input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9B5F99"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AF512A" w14:textId="6358FBFD" w:rsidR="00217A13" w:rsidRPr="00217A13" w:rsidRDefault="00217A13" w:rsidP="00152C3C">
            <w:pPr>
              <w:pStyle w:val="NoSpacing"/>
            </w:pPr>
          </w:p>
        </w:tc>
      </w:tr>
      <w:tr w:rsidR="00217A13" w:rsidRPr="00D97EA9" w14:paraId="7ED09AB1"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BCF1D5" w14:textId="77777777" w:rsidR="00217A13" w:rsidRPr="00D97EA9" w:rsidRDefault="00217A13" w:rsidP="00152C3C">
            <w:pPr>
              <w:pStyle w:val="NoSpacing"/>
            </w:pPr>
            <w:r w:rsidRPr="00D97EA9">
              <w:t>HSELM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9641F6"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6D3C14"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A6B091" w14:textId="67C80734" w:rsidR="00217A13" w:rsidRPr="00217A13" w:rsidRDefault="00217A13" w:rsidP="00152C3C">
            <w:pPr>
              <w:pStyle w:val="NoSpacing"/>
            </w:pPr>
          </w:p>
        </w:tc>
      </w:tr>
      <w:tr w:rsidR="00217A13" w:rsidRPr="00D97EA9" w14:paraId="3B9A1716"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CB676C" w14:textId="77777777" w:rsidR="00217A13" w:rsidRPr="00D97EA9" w:rsidRDefault="00217A13" w:rsidP="00152C3C">
            <w:pPr>
              <w:pStyle w:val="NoSpacing"/>
            </w:pPr>
            <w:r w:rsidRPr="00D97EA9">
              <w:t>HADDRM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4B5C19"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18F7F5" w14:textId="77777777" w:rsidR="00217A13" w:rsidRPr="00D97EA9" w:rsidRDefault="00217A13" w:rsidP="00152C3C">
            <w:pPr>
              <w:pStyle w:val="NoSpacing"/>
            </w:pPr>
            <w:r w:rsidRPr="00D97EA9">
              <w:t>[31:0]</w:t>
            </w: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ED59C7" w14:textId="7FC93E1D" w:rsidR="00217A13" w:rsidRPr="00217A13" w:rsidRDefault="00217A13" w:rsidP="00152C3C">
            <w:pPr>
              <w:pStyle w:val="NoSpacing"/>
            </w:pPr>
          </w:p>
        </w:tc>
      </w:tr>
      <w:tr w:rsidR="00217A13" w:rsidRPr="00D97EA9" w14:paraId="67EA8D11"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748122" w14:textId="77777777" w:rsidR="00217A13" w:rsidRPr="00D97EA9" w:rsidRDefault="00217A13" w:rsidP="00152C3C">
            <w:pPr>
              <w:pStyle w:val="NoSpacing"/>
            </w:pPr>
            <w:r w:rsidRPr="00D97EA9">
              <w:t>HTRANSM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8ABC89"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6F9CAD" w14:textId="77777777" w:rsidR="00217A13" w:rsidRPr="00D97EA9" w:rsidRDefault="00217A13" w:rsidP="00152C3C">
            <w:pPr>
              <w:pStyle w:val="NoSpacing"/>
            </w:pPr>
            <w:r w:rsidRPr="00D97EA9">
              <w:t>[1:0]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DA6892" w14:textId="6660D1C6" w:rsidR="00217A13" w:rsidRPr="00217A13" w:rsidRDefault="00217A13" w:rsidP="00152C3C">
            <w:pPr>
              <w:pStyle w:val="NoSpacing"/>
            </w:pPr>
          </w:p>
        </w:tc>
      </w:tr>
      <w:tr w:rsidR="00217A13" w:rsidRPr="00D97EA9" w14:paraId="55D5E695"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32B1D3" w14:textId="77777777" w:rsidR="00217A13" w:rsidRPr="00D97EA9" w:rsidRDefault="00217A13" w:rsidP="00152C3C">
            <w:pPr>
              <w:pStyle w:val="NoSpacing"/>
            </w:pPr>
            <w:r w:rsidRPr="00D97EA9">
              <w:t>HWRITEM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DCADAA"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FF2D92"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841993" w14:textId="2B5C80DB" w:rsidR="00217A13" w:rsidRPr="00217A13" w:rsidRDefault="00217A13" w:rsidP="00152C3C">
            <w:pPr>
              <w:pStyle w:val="NoSpacing"/>
            </w:pPr>
          </w:p>
        </w:tc>
      </w:tr>
      <w:tr w:rsidR="00217A13" w:rsidRPr="00D97EA9" w14:paraId="75EDD4F4"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FBB53A" w14:textId="77777777" w:rsidR="00217A13" w:rsidRPr="00D97EA9" w:rsidRDefault="00217A13" w:rsidP="00152C3C">
            <w:pPr>
              <w:pStyle w:val="NoSpacing"/>
            </w:pPr>
            <w:r w:rsidRPr="00D97EA9">
              <w:t>HSIZEM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643668"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88006F" w14:textId="77777777" w:rsidR="00217A13" w:rsidRPr="00D97EA9" w:rsidRDefault="00217A13" w:rsidP="00152C3C">
            <w:pPr>
              <w:pStyle w:val="NoSpacing"/>
            </w:pPr>
            <w:r w:rsidRPr="00D97EA9">
              <w:t>[2:0]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857533" w14:textId="16C828EE" w:rsidR="00217A13" w:rsidRPr="00217A13" w:rsidRDefault="00217A13" w:rsidP="00152C3C">
            <w:pPr>
              <w:pStyle w:val="NoSpacing"/>
            </w:pPr>
          </w:p>
        </w:tc>
      </w:tr>
      <w:tr w:rsidR="00217A13" w:rsidRPr="00D97EA9" w14:paraId="300679FC"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0F9405" w14:textId="77777777" w:rsidR="00217A13" w:rsidRPr="00D97EA9" w:rsidRDefault="00217A13" w:rsidP="00152C3C">
            <w:pPr>
              <w:pStyle w:val="NoSpacing"/>
            </w:pPr>
            <w:r w:rsidRPr="00D97EA9">
              <w:t>HBURSTM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AE5590"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1555AC" w14:textId="77777777" w:rsidR="00217A13" w:rsidRPr="00D97EA9" w:rsidRDefault="00217A13" w:rsidP="00152C3C">
            <w:pPr>
              <w:pStyle w:val="NoSpacing"/>
            </w:pPr>
            <w:r w:rsidRPr="00D97EA9">
              <w:t>[2:0]</w:t>
            </w: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847196" w14:textId="17D6DDFF" w:rsidR="00217A13" w:rsidRPr="00217A13" w:rsidRDefault="00217A13" w:rsidP="00152C3C">
            <w:pPr>
              <w:pStyle w:val="NoSpacing"/>
            </w:pPr>
          </w:p>
        </w:tc>
      </w:tr>
      <w:tr w:rsidR="00217A13" w:rsidRPr="00D97EA9" w14:paraId="4AF078EA"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828102" w14:textId="77777777" w:rsidR="00217A13" w:rsidRPr="00D97EA9" w:rsidRDefault="00217A13" w:rsidP="00152C3C">
            <w:pPr>
              <w:pStyle w:val="NoSpacing"/>
            </w:pPr>
            <w:r w:rsidRPr="00D97EA9">
              <w:t>HPROTM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9BCFA4"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799CF9" w14:textId="77777777" w:rsidR="00217A13" w:rsidRPr="00D97EA9" w:rsidRDefault="00217A13" w:rsidP="00152C3C">
            <w:pPr>
              <w:pStyle w:val="NoSpacing"/>
            </w:pPr>
            <w:r w:rsidRPr="00D97EA9">
              <w:t>[3:0]</w:t>
            </w: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87C07E" w14:textId="290F4792" w:rsidR="00217A13" w:rsidRPr="00217A13" w:rsidRDefault="00217A13" w:rsidP="00152C3C">
            <w:pPr>
              <w:pStyle w:val="NoSpacing"/>
            </w:pPr>
          </w:p>
        </w:tc>
      </w:tr>
      <w:tr w:rsidR="00217A13" w:rsidRPr="00D97EA9" w14:paraId="0C1A5456"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5B8C5E" w14:textId="77777777" w:rsidR="00217A13" w:rsidRPr="00D97EA9" w:rsidRDefault="00217A13" w:rsidP="00152C3C">
            <w:pPr>
              <w:pStyle w:val="NoSpacing"/>
            </w:pPr>
            <w:r w:rsidRPr="00D97EA9">
              <w:t>HWDATAM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24A015"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1E065D" w14:textId="77777777" w:rsidR="00217A13" w:rsidRPr="00D97EA9" w:rsidRDefault="00217A13" w:rsidP="00152C3C">
            <w:pPr>
              <w:pStyle w:val="NoSpacing"/>
            </w:pPr>
            <w:r w:rsidRPr="00D97EA9">
              <w:t>[31:0]</w:t>
            </w: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E71B98" w14:textId="4A396DE7" w:rsidR="00217A13" w:rsidRPr="00217A13" w:rsidRDefault="00217A13" w:rsidP="00152C3C">
            <w:pPr>
              <w:pStyle w:val="NoSpacing"/>
            </w:pPr>
          </w:p>
        </w:tc>
      </w:tr>
      <w:tr w:rsidR="00217A13" w:rsidRPr="00D97EA9" w14:paraId="51860382"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2230F8" w14:textId="77777777" w:rsidR="00217A13" w:rsidRPr="00D97EA9" w:rsidRDefault="00217A13" w:rsidP="00152C3C">
            <w:pPr>
              <w:pStyle w:val="NoSpacing"/>
            </w:pPr>
            <w:r w:rsidRPr="00D97EA9">
              <w:t>HBUSREQM</w:t>
            </w:r>
          </w:p>
        </w:tc>
        <w:tc>
          <w:tcPr>
            <w:tcW w:w="53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BD901B"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4E38E0"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E88D6B" w14:textId="183A03CC" w:rsidR="00217A13" w:rsidRPr="00217A13" w:rsidRDefault="00217A13" w:rsidP="00152C3C">
            <w:pPr>
              <w:pStyle w:val="NoSpacing"/>
            </w:pPr>
          </w:p>
        </w:tc>
      </w:tr>
      <w:tr w:rsidR="00217A13" w:rsidRPr="00D97EA9" w14:paraId="7A0F080A" w14:textId="77777777" w:rsidTr="00B64C16">
        <w:tc>
          <w:tcPr>
            <w:tcW w:w="130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417091" w14:textId="77777777" w:rsidR="00217A13" w:rsidRPr="00D97EA9" w:rsidRDefault="00217A13" w:rsidP="00152C3C">
            <w:pPr>
              <w:pStyle w:val="NoSpacing"/>
            </w:pPr>
            <w:r w:rsidRPr="00D97EA9">
              <w:t>HLOCKM</w:t>
            </w:r>
          </w:p>
        </w:tc>
        <w:tc>
          <w:tcPr>
            <w:tcW w:w="53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882917" w14:textId="77777777" w:rsidR="00217A13" w:rsidRPr="00D97EA9" w:rsidRDefault="00217A13" w:rsidP="00152C3C">
            <w:pPr>
              <w:pStyle w:val="NoSpacing"/>
            </w:pPr>
            <w:r w:rsidRPr="00D97EA9">
              <w:t>output</w:t>
            </w:r>
          </w:p>
        </w:tc>
        <w:tc>
          <w:tcPr>
            <w:tcW w:w="70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9D3CF5" w14:textId="77777777" w:rsidR="00217A13" w:rsidRPr="00D97EA9" w:rsidRDefault="00217A13" w:rsidP="00152C3C">
            <w:pPr>
              <w:pStyle w:val="NoSpacing"/>
            </w:pPr>
          </w:p>
        </w:tc>
        <w:tc>
          <w:tcPr>
            <w:tcW w:w="246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386888" w14:textId="04B06A87" w:rsidR="00217A13" w:rsidRPr="00217A13" w:rsidRDefault="00217A13" w:rsidP="00152C3C">
            <w:pPr>
              <w:pStyle w:val="NoSpacing"/>
            </w:pPr>
          </w:p>
        </w:tc>
      </w:tr>
    </w:tbl>
    <w:p w14:paraId="2C5602E3" w14:textId="2D0FE3AD" w:rsidR="00F66503" w:rsidRDefault="00ED2D01" w:rsidP="00F66503">
      <w:pPr>
        <w:pStyle w:val="Caption"/>
        <w:jc w:val="center"/>
      </w:pPr>
      <w:bookmarkStart w:id="130" w:name="_Toc210989361"/>
      <w:r>
        <w:t>Table</w:t>
      </w:r>
      <w:r w:rsidR="00F66503">
        <w:t xml:space="preserve"> </w:t>
      </w:r>
      <w:fldSimple w:instr=" SEQ Tableau \* ARABIC ">
        <w:r w:rsidR="00E27A95">
          <w:rPr>
            <w:noProof/>
          </w:rPr>
          <w:t>26</w:t>
        </w:r>
      </w:fldSimple>
      <w:r w:rsidR="00F66503">
        <w:t>: Sensor Hub I/O List</w:t>
      </w:r>
      <w:bookmarkEnd w:id="130"/>
    </w:p>
    <w:p w14:paraId="61DB095D" w14:textId="77777777" w:rsidR="0018320A" w:rsidRDefault="0018320A"/>
    <w:p w14:paraId="60FADF77" w14:textId="77777777" w:rsidR="0018320A" w:rsidRDefault="0018320A">
      <w:pPr>
        <w:rPr>
          <w:color w:val="0753B3" w:themeColor="text1" w:themeTint="BF"/>
        </w:rPr>
      </w:pPr>
      <w:r>
        <w:br w:type="page"/>
      </w:r>
    </w:p>
    <w:p w14:paraId="2B032DF2" w14:textId="4AFCD818" w:rsidR="0018320A" w:rsidRDefault="0018320A" w:rsidP="00152C3C">
      <w:pPr>
        <w:pStyle w:val="NoSpacing"/>
      </w:pPr>
      <w:r>
        <w:lastRenderedPageBreak/>
        <w:t>[</w:t>
      </w:r>
      <w:r w:rsidRPr="00174FB7">
        <w:t>DDS_STBIO1_</w:t>
      </w:r>
      <w:r>
        <w:t>XXXX] Description</w:t>
      </w:r>
    </w:p>
    <w:p w14:paraId="34066BBD" w14:textId="7C005EF4" w:rsidR="0018320A" w:rsidRDefault="00C6531C" w:rsidP="0018320A">
      <w:r>
        <w:t xml:space="preserve">Sensor hub </w:t>
      </w:r>
      <w:r w:rsidR="00D8494D">
        <w:t xml:space="preserve">related </w:t>
      </w:r>
      <w:r w:rsidR="003C5946">
        <w:t xml:space="preserve">data </w:t>
      </w:r>
      <w:r w:rsidR="00D8494D">
        <w:t>flow is composed by</w:t>
      </w:r>
      <w:r>
        <w:t xml:space="preserve"> the following phases : </w:t>
      </w:r>
    </w:p>
    <w:p w14:paraId="6B184B58" w14:textId="77777777" w:rsidR="00C6531C" w:rsidRDefault="00C6531C" w:rsidP="0018320A"/>
    <w:p w14:paraId="64A0B4D5" w14:textId="4AF967D6" w:rsidR="00793725" w:rsidRDefault="004616FA" w:rsidP="00DA2CD3">
      <w:pPr>
        <w:pStyle w:val="ListParagraph"/>
        <w:numPr>
          <w:ilvl w:val="1"/>
          <w:numId w:val="31"/>
        </w:numPr>
      </w:pPr>
      <w:r>
        <w:t xml:space="preserve">Initial configuration of STBIO1 </w:t>
      </w:r>
      <w:r w:rsidR="00B7295C">
        <w:t>registers through I2C/SPI interface</w:t>
      </w:r>
    </w:p>
    <w:p w14:paraId="7C338F4F" w14:textId="45E86A46" w:rsidR="00B7295C" w:rsidRDefault="00850788" w:rsidP="00B7295C">
      <w:r>
        <w:rPr>
          <w:noProof/>
        </w:rPr>
        <w:drawing>
          <wp:inline distT="0" distB="0" distL="0" distR="0" wp14:anchorId="73BDEAB6" wp14:editId="0011F3CF">
            <wp:extent cx="4208087" cy="2633980"/>
            <wp:effectExtent l="0" t="0" r="2540" b="0"/>
            <wp:docPr id="61641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14162"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208087" cy="2633980"/>
                    </a:xfrm>
                    <a:prstGeom prst="rect">
                      <a:avLst/>
                    </a:prstGeom>
                    <a:noFill/>
                    <a:ln>
                      <a:noFill/>
                    </a:ln>
                  </pic:spPr>
                </pic:pic>
              </a:graphicData>
            </a:graphic>
          </wp:inline>
        </w:drawing>
      </w:r>
    </w:p>
    <w:p w14:paraId="4AFF11B4" w14:textId="77777777" w:rsidR="00850788" w:rsidRDefault="00850788" w:rsidP="00B7295C"/>
    <w:p w14:paraId="4D0CAC10" w14:textId="77777777" w:rsidR="00C6531C" w:rsidRDefault="00C6531C" w:rsidP="0018320A"/>
    <w:p w14:paraId="44CEC283" w14:textId="36C2402A" w:rsidR="0045566B" w:rsidRDefault="00D8494D" w:rsidP="00DA2CD3">
      <w:pPr>
        <w:pStyle w:val="ListParagraph"/>
        <w:numPr>
          <w:ilvl w:val="1"/>
          <w:numId w:val="31"/>
        </w:numPr>
      </w:pPr>
      <w:r>
        <w:t xml:space="preserve">I2C master trigger generation </w:t>
      </w:r>
      <w:r w:rsidR="004E7984">
        <w:t>through I2C/SPI interface</w:t>
      </w:r>
    </w:p>
    <w:p w14:paraId="6D2B0593" w14:textId="63398735" w:rsidR="004E7984" w:rsidRDefault="008B1817" w:rsidP="004E7984">
      <w:r>
        <w:rPr>
          <w:noProof/>
        </w:rPr>
        <w:drawing>
          <wp:inline distT="0" distB="0" distL="0" distR="0" wp14:anchorId="43850EC6" wp14:editId="00239994">
            <wp:extent cx="4220528" cy="2640842"/>
            <wp:effectExtent l="0" t="0" r="8890" b="7620"/>
            <wp:docPr id="82625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36374" cy="2650757"/>
                    </a:xfrm>
                    <a:prstGeom prst="rect">
                      <a:avLst/>
                    </a:prstGeom>
                    <a:noFill/>
                    <a:ln>
                      <a:noFill/>
                    </a:ln>
                  </pic:spPr>
                </pic:pic>
              </a:graphicData>
            </a:graphic>
          </wp:inline>
        </w:drawing>
      </w:r>
    </w:p>
    <w:p w14:paraId="23348342" w14:textId="77777777" w:rsidR="00DD0FFD" w:rsidRDefault="00DD0FFD">
      <w:pPr>
        <w:rPr>
          <w:color w:val="03234B" w:themeColor="text1"/>
        </w:rPr>
      </w:pPr>
      <w:r>
        <w:br w:type="page"/>
      </w:r>
    </w:p>
    <w:p w14:paraId="4833FF26" w14:textId="7BC40610" w:rsidR="008B1817" w:rsidRDefault="00F63F36" w:rsidP="00DA2CD3">
      <w:pPr>
        <w:pStyle w:val="ListParagraph"/>
        <w:numPr>
          <w:ilvl w:val="1"/>
          <w:numId w:val="31"/>
        </w:numPr>
      </w:pPr>
      <w:r>
        <w:lastRenderedPageBreak/>
        <w:t>External I2C sensors are read by sensor hub</w:t>
      </w:r>
    </w:p>
    <w:p w14:paraId="131944A3" w14:textId="77777777" w:rsidR="00DD0FFD" w:rsidRDefault="00DD0FFD" w:rsidP="00DD0FFD"/>
    <w:p w14:paraId="321480B8" w14:textId="1E91C1CE" w:rsidR="00DD0FFD" w:rsidRDefault="00DD0FFD" w:rsidP="00DD0FFD">
      <w:r>
        <w:rPr>
          <w:noProof/>
        </w:rPr>
        <w:drawing>
          <wp:inline distT="0" distB="0" distL="0" distR="0" wp14:anchorId="2AF86F4F" wp14:editId="03852232">
            <wp:extent cx="4086096" cy="2770638"/>
            <wp:effectExtent l="0" t="0" r="0" b="0"/>
            <wp:docPr id="579551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97086" cy="2778090"/>
                    </a:xfrm>
                    <a:prstGeom prst="rect">
                      <a:avLst/>
                    </a:prstGeom>
                    <a:noFill/>
                    <a:ln>
                      <a:noFill/>
                    </a:ln>
                  </pic:spPr>
                </pic:pic>
              </a:graphicData>
            </a:graphic>
          </wp:inline>
        </w:drawing>
      </w:r>
    </w:p>
    <w:p w14:paraId="6BC79AA5" w14:textId="77777777" w:rsidR="00DD0FFD" w:rsidRDefault="00DD0FFD" w:rsidP="00DD0FFD"/>
    <w:p w14:paraId="6EA294AD" w14:textId="77777777" w:rsidR="00DD0FFD" w:rsidRDefault="00DD0FFD" w:rsidP="00DD0FFD"/>
    <w:p w14:paraId="5653CFBE" w14:textId="3652E1DC" w:rsidR="00DD0FFD" w:rsidRDefault="00DD0FFD" w:rsidP="00DA2CD3">
      <w:pPr>
        <w:pStyle w:val="ListParagraph"/>
        <w:numPr>
          <w:ilvl w:val="1"/>
          <w:numId w:val="31"/>
        </w:numPr>
      </w:pPr>
      <w:r>
        <w:t>Data read is sent to FIFO</w:t>
      </w:r>
    </w:p>
    <w:p w14:paraId="0DE6CD18" w14:textId="3428D770" w:rsidR="00DD0FFD" w:rsidRDefault="00322D5F" w:rsidP="00DD0FFD">
      <w:r>
        <w:rPr>
          <w:noProof/>
        </w:rPr>
        <w:drawing>
          <wp:inline distT="0" distB="0" distL="0" distR="0" wp14:anchorId="26053459" wp14:editId="32147FB6">
            <wp:extent cx="4095653" cy="2775942"/>
            <wp:effectExtent l="0" t="0" r="635" b="5715"/>
            <wp:docPr id="84902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2219"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095653" cy="2775942"/>
                    </a:xfrm>
                    <a:prstGeom prst="rect">
                      <a:avLst/>
                    </a:prstGeom>
                    <a:noFill/>
                    <a:ln>
                      <a:noFill/>
                    </a:ln>
                  </pic:spPr>
                </pic:pic>
              </a:graphicData>
            </a:graphic>
          </wp:inline>
        </w:drawing>
      </w:r>
    </w:p>
    <w:p w14:paraId="63C48723" w14:textId="77777777" w:rsidR="00C6531C" w:rsidRDefault="00C6531C" w:rsidP="0018320A"/>
    <w:p w14:paraId="35FDE098" w14:textId="77777777" w:rsidR="00A52745" w:rsidRDefault="00A52745">
      <w:pPr>
        <w:rPr>
          <w:color w:val="03234B" w:themeColor="text1"/>
        </w:rPr>
      </w:pPr>
      <w:r>
        <w:br w:type="page"/>
      </w:r>
    </w:p>
    <w:p w14:paraId="61BE03BD" w14:textId="28B4AA81" w:rsidR="00C37C5D" w:rsidRDefault="00C37C5D" w:rsidP="00DA2CD3">
      <w:pPr>
        <w:pStyle w:val="ListParagraph"/>
        <w:numPr>
          <w:ilvl w:val="1"/>
          <w:numId w:val="31"/>
        </w:numPr>
      </w:pPr>
      <w:r w:rsidRPr="00C37C5D">
        <w:lastRenderedPageBreak/>
        <w:t>Data read can be read through I2C/SPI interface</w:t>
      </w:r>
    </w:p>
    <w:p w14:paraId="1D821AC9" w14:textId="27B68E52" w:rsidR="00426109" w:rsidRDefault="00A52745" w:rsidP="00A52745">
      <w:r>
        <w:rPr>
          <w:noProof/>
        </w:rPr>
        <w:drawing>
          <wp:inline distT="0" distB="0" distL="0" distR="0" wp14:anchorId="217E9A9C" wp14:editId="679DF6DE">
            <wp:extent cx="4095653" cy="2704904"/>
            <wp:effectExtent l="0" t="0" r="635" b="635"/>
            <wp:docPr id="32522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24109"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095653" cy="2704904"/>
                    </a:xfrm>
                    <a:prstGeom prst="rect">
                      <a:avLst/>
                    </a:prstGeom>
                    <a:noFill/>
                    <a:ln>
                      <a:noFill/>
                    </a:ln>
                  </pic:spPr>
                </pic:pic>
              </a:graphicData>
            </a:graphic>
          </wp:inline>
        </w:drawing>
      </w:r>
    </w:p>
    <w:p w14:paraId="51C2181D" w14:textId="77777777" w:rsidR="00C37C5D" w:rsidRDefault="00C37C5D" w:rsidP="0018320A"/>
    <w:p w14:paraId="75600ECB" w14:textId="77777777" w:rsidR="0018320A" w:rsidRPr="00B10E4A" w:rsidRDefault="0018320A" w:rsidP="00152C3C">
      <w:pPr>
        <w:pStyle w:val="NoSpacing"/>
      </w:pPr>
      <w:r w:rsidRPr="00B10E4A">
        <w:t>[End]</w:t>
      </w:r>
    </w:p>
    <w:p w14:paraId="51C41C8F" w14:textId="77777777" w:rsidR="0018320A" w:rsidRDefault="0018320A"/>
    <w:p w14:paraId="6B888E29" w14:textId="77777777" w:rsidR="0018320A" w:rsidRDefault="0018320A" w:rsidP="00152C3C">
      <w:pPr>
        <w:pStyle w:val="NoSpacing"/>
      </w:pPr>
      <w:r>
        <w:t>[</w:t>
      </w:r>
      <w:r w:rsidRPr="00174FB7">
        <w:t>DDS_STBIO1_</w:t>
      </w:r>
      <w:r>
        <w:t>XXXX] Description</w:t>
      </w:r>
    </w:p>
    <w:p w14:paraId="70C2B088" w14:textId="3DE9BCCD" w:rsidR="0018320A" w:rsidRDefault="0018320A" w:rsidP="0018320A">
      <w:r>
        <w:t>Sensor hub configuration sequence at system level to be added</w:t>
      </w:r>
    </w:p>
    <w:p w14:paraId="77FB3223" w14:textId="77777777" w:rsidR="0018320A" w:rsidRPr="00B10E4A" w:rsidRDefault="0018320A" w:rsidP="00152C3C">
      <w:pPr>
        <w:pStyle w:val="NoSpacing"/>
      </w:pPr>
      <w:r w:rsidRPr="00B10E4A">
        <w:t>[End]</w:t>
      </w:r>
    </w:p>
    <w:p w14:paraId="5C1FAA49" w14:textId="77777777" w:rsidR="00E47D3F" w:rsidRDefault="00E47D3F">
      <w:r>
        <w:br w:type="page"/>
      </w:r>
    </w:p>
    <w:p w14:paraId="45D48A1C" w14:textId="412CC591" w:rsidR="00E47D3F" w:rsidRPr="00DB608E" w:rsidRDefault="00E47D3F" w:rsidP="003F430C">
      <w:pPr>
        <w:pStyle w:val="Heading4"/>
      </w:pPr>
      <w:r>
        <w:lastRenderedPageBreak/>
        <w:t>SensorHub Peculiar Requirements</w:t>
      </w:r>
    </w:p>
    <w:p w14:paraId="4AC6244C" w14:textId="77777777" w:rsidR="002C5675" w:rsidRDefault="002C5675"/>
    <w:p w14:paraId="5417008D" w14:textId="2A2AE1BC" w:rsidR="00243DA7" w:rsidRDefault="00243DA7" w:rsidP="00152C3C">
      <w:pPr>
        <w:pStyle w:val="NoSpacing"/>
      </w:pPr>
      <w:r>
        <w:t>[</w:t>
      </w:r>
      <w:r w:rsidRPr="00174FB7">
        <w:t>DDS_STBIO1_</w:t>
      </w:r>
      <w:r w:rsidR="00245DD9">
        <w:t>9000</w:t>
      </w:r>
      <w:r>
        <w:t>] Description</w:t>
      </w:r>
    </w:p>
    <w:p w14:paraId="3C8EB066" w14:textId="0C4F45DE" w:rsidR="0000703E" w:rsidRDefault="00DD3A40">
      <w:r>
        <w:t xml:space="preserve">Sensor hub IP </w:t>
      </w:r>
      <w:r w:rsidR="00940767">
        <w:t xml:space="preserve">is an IP used to read up-to 4 external </w:t>
      </w:r>
      <w:r w:rsidR="00925581">
        <w:t xml:space="preserve">I2C devices. </w:t>
      </w:r>
    </w:p>
    <w:p w14:paraId="42C2C992" w14:textId="00078BE6" w:rsidR="00FB23F8" w:rsidRDefault="00925581">
      <w:r>
        <w:t>Sensor hub</w:t>
      </w:r>
      <w:r w:rsidR="0000703E">
        <w:t xml:space="preserve"> IP is </w:t>
      </w:r>
      <w:r w:rsidR="00DD3A40">
        <w:t>compliant with FM+ I2C standard.</w:t>
      </w:r>
    </w:p>
    <w:p w14:paraId="56B92B7F" w14:textId="11B26BF1" w:rsidR="0000703E" w:rsidRDefault="0000703E">
      <w:r>
        <w:t>Both read and write operation are possible:</w:t>
      </w:r>
    </w:p>
    <w:p w14:paraId="1C345726" w14:textId="713411EB" w:rsidR="009F5CC5" w:rsidRDefault="0CA3BC56" w:rsidP="00DA2CD3">
      <w:pPr>
        <w:pStyle w:val="ListParagraph"/>
        <w:numPr>
          <w:ilvl w:val="0"/>
          <w:numId w:val="62"/>
        </w:numPr>
      </w:pPr>
      <w:r>
        <w:t xml:space="preserve">  </w:t>
      </w:r>
      <w:r w:rsidR="0000703E">
        <w:t xml:space="preserve">Write: </w:t>
      </w:r>
    </w:p>
    <w:p w14:paraId="2F465E4F" w14:textId="53D7E335" w:rsidR="0000703E" w:rsidRDefault="009F5CC5" w:rsidP="00DA2CD3">
      <w:pPr>
        <w:pStyle w:val="ListParagraph"/>
        <w:numPr>
          <w:ilvl w:val="1"/>
          <w:numId w:val="62"/>
        </w:numPr>
      </w:pPr>
      <w:r>
        <w:t>1 byte on one I2C target</w:t>
      </w:r>
    </w:p>
    <w:p w14:paraId="0A6986C0" w14:textId="77777777" w:rsidR="009F5CC5" w:rsidRDefault="009F5CC5" w:rsidP="00DA2CD3">
      <w:pPr>
        <w:pStyle w:val="ListParagraph"/>
        <w:numPr>
          <w:ilvl w:val="0"/>
          <w:numId w:val="62"/>
        </w:numPr>
      </w:pPr>
      <w:r>
        <w:t xml:space="preserve">Read: </w:t>
      </w:r>
    </w:p>
    <w:p w14:paraId="0F77333F" w14:textId="24527544" w:rsidR="009F5CC5" w:rsidRDefault="009F5CC5" w:rsidP="00DA2CD3">
      <w:pPr>
        <w:pStyle w:val="ListParagraph"/>
        <w:numPr>
          <w:ilvl w:val="1"/>
          <w:numId w:val="62"/>
        </w:numPr>
      </w:pPr>
      <w:r>
        <w:t>up-to 12byte on each I2C target</w:t>
      </w:r>
    </w:p>
    <w:p w14:paraId="30D34302" w14:textId="480CBE0B" w:rsidR="009F5CC5" w:rsidRDefault="009F5CC5" w:rsidP="00DA2CD3">
      <w:pPr>
        <w:pStyle w:val="ListParagraph"/>
        <w:numPr>
          <w:ilvl w:val="1"/>
          <w:numId w:val="62"/>
        </w:numPr>
      </w:pPr>
      <w:r>
        <w:t>up-to 4 I2C target</w:t>
      </w:r>
    </w:p>
    <w:p w14:paraId="527B3573" w14:textId="77777777" w:rsidR="009F5CC5" w:rsidRDefault="009F5CC5" w:rsidP="009F5CC5"/>
    <w:p w14:paraId="1E4F7DA1" w14:textId="77777777" w:rsidR="00243DA7" w:rsidRDefault="00243DA7" w:rsidP="00152C3C">
      <w:pPr>
        <w:pStyle w:val="NoSpacing"/>
      </w:pPr>
      <w:r>
        <w:t>[End]</w:t>
      </w:r>
    </w:p>
    <w:p w14:paraId="3965128A" w14:textId="77777777" w:rsidR="00243DA7" w:rsidRPr="009F5CC5" w:rsidRDefault="00243DA7" w:rsidP="00152C3C">
      <w:pPr>
        <w:pStyle w:val="NoSpacing"/>
      </w:pPr>
    </w:p>
    <w:p w14:paraId="7E721F4F" w14:textId="2881578C" w:rsidR="002A0E52" w:rsidRDefault="002A0E52" w:rsidP="00152C3C">
      <w:pPr>
        <w:pStyle w:val="NoSpacing"/>
      </w:pPr>
      <w:r>
        <w:t>[</w:t>
      </w:r>
      <w:r w:rsidRPr="00174FB7">
        <w:t>DDS_STBIO1_</w:t>
      </w:r>
      <w:r w:rsidR="005F2694">
        <w:t>9</w:t>
      </w:r>
      <w:r w:rsidR="00CE555D">
        <w:t>317</w:t>
      </w:r>
      <w:r>
        <w:t>] Requirement</w:t>
      </w:r>
    </w:p>
    <w:p w14:paraId="60A19110" w14:textId="6EDF6DB7" w:rsidR="00D74BAC" w:rsidRDefault="00D74BAC" w:rsidP="00152C3C">
      <w:pPr>
        <w:pStyle w:val="NoSpacing"/>
      </w:pPr>
      <w:r>
        <w:t>If the sensor hub IP is not enabled, the SCL and SDA pad shall not toggle.</w:t>
      </w:r>
    </w:p>
    <w:p w14:paraId="1EE885CC" w14:textId="77777777" w:rsidR="00A05EA9" w:rsidRPr="00A05EA9" w:rsidRDefault="000C314D" w:rsidP="00152C3C">
      <w:pPr>
        <w:pStyle w:val="NoSpacing"/>
      </w:pPr>
      <w:r w:rsidRPr="00A05EA9">
        <w:t xml:space="preserve">[Vpriority High] [TO: IPOS_Senshub_MB_i2c] </w:t>
      </w:r>
    </w:p>
    <w:p w14:paraId="3DD1EC44" w14:textId="3D847E27" w:rsidR="00D74BAC" w:rsidRPr="009F5CC5" w:rsidRDefault="00D74BAC" w:rsidP="00152C3C">
      <w:pPr>
        <w:pStyle w:val="NoSpacing"/>
      </w:pPr>
      <w:r>
        <w:t>[End]</w:t>
      </w:r>
    </w:p>
    <w:p w14:paraId="4C0DEB52" w14:textId="77777777" w:rsidR="00FB23F8" w:rsidRDefault="00FB23F8"/>
    <w:p w14:paraId="44F557A1" w14:textId="2C875C2C" w:rsidR="00DD1C1B" w:rsidRDefault="00DD1C1B" w:rsidP="00152C3C">
      <w:pPr>
        <w:pStyle w:val="NoSpacing"/>
      </w:pPr>
      <w:r>
        <w:t>[</w:t>
      </w:r>
      <w:r w:rsidRPr="00174FB7">
        <w:t>DDS_STBIO1_</w:t>
      </w:r>
      <w:r w:rsidR="005F2694">
        <w:t>90</w:t>
      </w:r>
      <w:r w:rsidR="00CE555D">
        <w:t>1</w:t>
      </w:r>
      <w:r w:rsidR="005F2694">
        <w:t>1</w:t>
      </w:r>
      <w:r w:rsidR="001B019C">
        <w:t>] Requirement</w:t>
      </w:r>
    </w:p>
    <w:p w14:paraId="711ECDCE" w14:textId="77777777" w:rsidR="00A05EA9" w:rsidRPr="00A05EA9" w:rsidRDefault="001B019C" w:rsidP="00152C3C">
      <w:pPr>
        <w:pStyle w:val="NoSpacing"/>
      </w:pPr>
      <w:r w:rsidRPr="00B10E4A">
        <w:t>Input scl_master_in of sensor hub shall be connected to input buffer from sensor hub’s SCL PAD.</w:t>
      </w:r>
      <w:r w:rsidRPr="00B10E4A">
        <w:br/>
      </w:r>
      <w:r w:rsidR="00A05EA9" w:rsidRPr="00A05EA9">
        <w:t xml:space="preserve">[Vpriority High] [TO: IPOS_Senshub_MB_i2c] </w:t>
      </w:r>
    </w:p>
    <w:p w14:paraId="45CA3D4A" w14:textId="77777777" w:rsidR="00A05EA9" w:rsidRPr="009F5CC5" w:rsidRDefault="00A05EA9" w:rsidP="00152C3C">
      <w:pPr>
        <w:pStyle w:val="NoSpacing"/>
      </w:pPr>
      <w:r>
        <w:t>[End]</w:t>
      </w:r>
    </w:p>
    <w:p w14:paraId="300BCE14" w14:textId="7A9E179F" w:rsidR="00B10E4A" w:rsidRDefault="00B10E4A" w:rsidP="00152C3C">
      <w:pPr>
        <w:pStyle w:val="NoSpacing"/>
      </w:pPr>
    </w:p>
    <w:p w14:paraId="21AEDE24" w14:textId="5913E8EA" w:rsidR="00DD1C1B" w:rsidRDefault="00DD1C1B" w:rsidP="00152C3C">
      <w:pPr>
        <w:pStyle w:val="NoSpacing"/>
      </w:pPr>
      <w:r>
        <w:t>[</w:t>
      </w:r>
      <w:r w:rsidRPr="00174FB7">
        <w:t>DDS_STBIO1_</w:t>
      </w:r>
      <w:r w:rsidR="005F2694">
        <w:t>90</w:t>
      </w:r>
      <w:r w:rsidR="00CE555D">
        <w:t>1</w:t>
      </w:r>
      <w:r w:rsidR="005F2694">
        <w:t>2</w:t>
      </w:r>
      <w:r w:rsidR="001B019C">
        <w:t>] Requirement</w:t>
      </w:r>
    </w:p>
    <w:p w14:paraId="026755ED" w14:textId="77777777" w:rsidR="00A05EA9" w:rsidRPr="00A05EA9" w:rsidRDefault="001B019C" w:rsidP="00152C3C">
      <w:pPr>
        <w:pStyle w:val="NoSpacing"/>
      </w:pPr>
      <w:r w:rsidRPr="00B10E4A">
        <w:t>Input sda_master_in of sensor hub shall be connected to input buffer from sensor hub’s SDA PAD.</w:t>
      </w:r>
      <w:r w:rsidRPr="00B10E4A">
        <w:br/>
      </w:r>
      <w:r w:rsidR="00A05EA9" w:rsidRPr="00A05EA9">
        <w:t xml:space="preserve">[Vpriority High] [TO: IPOS_Senshub_MB_i2c] </w:t>
      </w:r>
    </w:p>
    <w:p w14:paraId="51580A90" w14:textId="77777777" w:rsidR="00A05EA9" w:rsidRPr="009F5CC5" w:rsidRDefault="00A05EA9" w:rsidP="00152C3C">
      <w:pPr>
        <w:pStyle w:val="NoSpacing"/>
      </w:pPr>
      <w:r>
        <w:t>[End]</w:t>
      </w:r>
    </w:p>
    <w:p w14:paraId="6A69873D" w14:textId="399A0943" w:rsidR="00B10E4A" w:rsidRDefault="00B10E4A" w:rsidP="00152C3C">
      <w:pPr>
        <w:pStyle w:val="NoSpacing"/>
      </w:pPr>
    </w:p>
    <w:p w14:paraId="50B60564" w14:textId="56371E1A" w:rsidR="00DD1C1B" w:rsidRDefault="00DD1C1B" w:rsidP="00152C3C">
      <w:pPr>
        <w:pStyle w:val="NoSpacing"/>
      </w:pPr>
      <w:r>
        <w:t>[</w:t>
      </w:r>
      <w:r w:rsidRPr="00174FB7">
        <w:t>DDS_STBIO1_</w:t>
      </w:r>
      <w:r w:rsidR="005F2694">
        <w:t>90</w:t>
      </w:r>
      <w:r w:rsidR="00CE555D">
        <w:t>1</w:t>
      </w:r>
      <w:r w:rsidR="005F2694">
        <w:t>3</w:t>
      </w:r>
      <w:r w:rsidR="001B019C">
        <w:t>] Requirement</w:t>
      </w:r>
    </w:p>
    <w:p w14:paraId="01566BE6" w14:textId="77777777" w:rsidR="00A05EA9" w:rsidRPr="00A05EA9" w:rsidRDefault="001B019C" w:rsidP="00152C3C">
      <w:pPr>
        <w:pStyle w:val="NoSpacing"/>
      </w:pPr>
      <w:r w:rsidRPr="00B10E4A">
        <w:t>Output scl_master_out of sensor hub shall be connected to enable of output buffer of sensor hub’s SCL PAD (in case it is a bi-directional PAD).</w:t>
      </w:r>
      <w:r w:rsidRPr="00B10E4A">
        <w:br/>
      </w:r>
      <w:r w:rsidR="00A05EA9" w:rsidRPr="00A05EA9">
        <w:t xml:space="preserve">[Vpriority High] [TO: IPOS_Senshub_MB_i2c] </w:t>
      </w:r>
    </w:p>
    <w:p w14:paraId="6B75F4D3" w14:textId="77777777" w:rsidR="00A05EA9" w:rsidRPr="009F5CC5" w:rsidRDefault="00A05EA9" w:rsidP="00152C3C">
      <w:pPr>
        <w:pStyle w:val="NoSpacing"/>
      </w:pPr>
      <w:r>
        <w:t>[End]</w:t>
      </w:r>
    </w:p>
    <w:p w14:paraId="69689B70" w14:textId="273E2B2E" w:rsidR="00B10E4A" w:rsidRDefault="00B10E4A" w:rsidP="00152C3C">
      <w:pPr>
        <w:pStyle w:val="NoSpacing"/>
      </w:pPr>
    </w:p>
    <w:p w14:paraId="14748CEE" w14:textId="1360E904" w:rsidR="00DD1C1B" w:rsidRDefault="00DD1C1B" w:rsidP="00152C3C">
      <w:pPr>
        <w:pStyle w:val="NoSpacing"/>
      </w:pPr>
      <w:r>
        <w:t>[</w:t>
      </w:r>
      <w:r w:rsidRPr="00174FB7">
        <w:t>DDS_STBIO1_</w:t>
      </w:r>
      <w:r w:rsidR="005F2694">
        <w:t>90</w:t>
      </w:r>
      <w:r w:rsidR="00CE555D">
        <w:t>1</w:t>
      </w:r>
      <w:r w:rsidR="005F2694">
        <w:t>4</w:t>
      </w:r>
      <w:r w:rsidR="001B019C">
        <w:t>] Requirement</w:t>
      </w:r>
    </w:p>
    <w:p w14:paraId="205D8769" w14:textId="77777777" w:rsidR="00A05EA9" w:rsidRPr="00A05EA9" w:rsidRDefault="001B019C" w:rsidP="00152C3C">
      <w:pPr>
        <w:pStyle w:val="NoSpacing"/>
      </w:pPr>
      <w:r w:rsidRPr="00B10E4A">
        <w:t>Output sda_master_out of sensor hub shall be connected to enable of output buffer of sensor hub’s SDA PAD.</w:t>
      </w:r>
      <w:r w:rsidRPr="00B10E4A">
        <w:br/>
      </w:r>
      <w:r w:rsidR="00A05EA9" w:rsidRPr="00A05EA9">
        <w:t xml:space="preserve">[Vpriority High] [TO: IPOS_Senshub_MB_i2c] </w:t>
      </w:r>
    </w:p>
    <w:p w14:paraId="3F2091B3" w14:textId="77777777" w:rsidR="00A05EA9" w:rsidRPr="009F5CC5" w:rsidRDefault="00A05EA9" w:rsidP="00152C3C">
      <w:pPr>
        <w:pStyle w:val="NoSpacing"/>
      </w:pPr>
      <w:r>
        <w:t>[End]</w:t>
      </w:r>
    </w:p>
    <w:p w14:paraId="020AE579" w14:textId="5F824F99" w:rsidR="00B10E4A" w:rsidRDefault="00B10E4A" w:rsidP="00152C3C">
      <w:pPr>
        <w:pStyle w:val="NoSpacing"/>
      </w:pPr>
    </w:p>
    <w:p w14:paraId="3A00EBC1" w14:textId="72704FC5" w:rsidR="00DD1C1B" w:rsidRDefault="00DD1C1B" w:rsidP="00152C3C">
      <w:pPr>
        <w:pStyle w:val="NoSpacing"/>
      </w:pPr>
      <w:r>
        <w:t>[</w:t>
      </w:r>
      <w:r w:rsidRPr="00174FB7">
        <w:t>DDS_STBIO1_</w:t>
      </w:r>
      <w:r w:rsidR="005F2694">
        <w:t>90</w:t>
      </w:r>
      <w:r w:rsidR="00451A0F">
        <w:t>17</w:t>
      </w:r>
      <w:r w:rsidR="00844F8F">
        <w:t>] Requirement</w:t>
      </w:r>
    </w:p>
    <w:p w14:paraId="6013ADF1" w14:textId="77777777" w:rsidR="00A05EA9" w:rsidRPr="00A05EA9" w:rsidRDefault="00844F8F" w:rsidP="00152C3C">
      <w:pPr>
        <w:pStyle w:val="NoSpacing"/>
      </w:pPr>
      <w:r w:rsidRPr="00B10E4A">
        <w:t>The output port sleep_master shall be set to 1 when an I2C operation is not on-going.</w:t>
      </w:r>
      <w:r w:rsidRPr="00B10E4A">
        <w:br/>
      </w:r>
      <w:r w:rsidR="00A05EA9" w:rsidRPr="00A05EA9">
        <w:t xml:space="preserve">[Vpriority High] [TO: IPOS_Senshub_MB_i2c] </w:t>
      </w:r>
    </w:p>
    <w:p w14:paraId="6E04D8B4" w14:textId="77777777" w:rsidR="00A05EA9" w:rsidRPr="009F5CC5" w:rsidRDefault="00A05EA9" w:rsidP="00152C3C">
      <w:pPr>
        <w:pStyle w:val="NoSpacing"/>
      </w:pPr>
      <w:r>
        <w:t>[End]</w:t>
      </w:r>
    </w:p>
    <w:p w14:paraId="554379BD" w14:textId="4AFA6FA5" w:rsidR="00844F8F" w:rsidRDefault="00844F8F" w:rsidP="00152C3C">
      <w:pPr>
        <w:pStyle w:val="NoSpacing"/>
      </w:pPr>
    </w:p>
    <w:p w14:paraId="3988B9AD" w14:textId="728A7756" w:rsidR="00DD1C1B" w:rsidRDefault="00DD1C1B" w:rsidP="00152C3C">
      <w:pPr>
        <w:pStyle w:val="NoSpacing"/>
      </w:pPr>
      <w:r>
        <w:t>[</w:t>
      </w:r>
      <w:r w:rsidRPr="00174FB7">
        <w:t>DDS_STBIO1_</w:t>
      </w:r>
      <w:r w:rsidR="005F2694">
        <w:t>900</w:t>
      </w:r>
      <w:r w:rsidR="00451A0F">
        <w:t>4</w:t>
      </w:r>
      <w:r w:rsidR="00A76500">
        <w:t>] Requirement</w:t>
      </w:r>
    </w:p>
    <w:p w14:paraId="73EAD30B" w14:textId="77777777" w:rsidR="00A05EA9" w:rsidRPr="00A05EA9" w:rsidRDefault="00A76500" w:rsidP="00152C3C">
      <w:pPr>
        <w:pStyle w:val="NoSpacing"/>
      </w:pPr>
      <w:r w:rsidRPr="00B10E4A">
        <w:lastRenderedPageBreak/>
        <w:t>Input sys_clk of sensor hub shall be connected to 8MHz clock to generate I2C communications compliant with FM+ I2C standard.</w:t>
      </w:r>
      <w:r w:rsidRPr="00B10E4A">
        <w:br/>
      </w:r>
      <w:r w:rsidR="00A05EA9" w:rsidRPr="00A05EA9">
        <w:t xml:space="preserve">[TO: IPOS_Senshub_MB_i2c] </w:t>
      </w:r>
    </w:p>
    <w:p w14:paraId="12AF317A" w14:textId="77777777" w:rsidR="00A05EA9" w:rsidRPr="009F5CC5" w:rsidRDefault="00A05EA9" w:rsidP="00152C3C">
      <w:pPr>
        <w:pStyle w:val="NoSpacing"/>
      </w:pPr>
      <w:r>
        <w:t>[End]</w:t>
      </w:r>
    </w:p>
    <w:p w14:paraId="157F41C3" w14:textId="6609DF1F" w:rsidR="00B10E4A" w:rsidRDefault="00B10E4A" w:rsidP="00152C3C">
      <w:pPr>
        <w:pStyle w:val="NoSpacing"/>
      </w:pPr>
    </w:p>
    <w:p w14:paraId="5C4D6F18" w14:textId="223F9235" w:rsidR="00DD1C1B" w:rsidRDefault="00DD1C1B" w:rsidP="00152C3C">
      <w:pPr>
        <w:pStyle w:val="NoSpacing"/>
      </w:pPr>
      <w:r>
        <w:t>[</w:t>
      </w:r>
      <w:r w:rsidRPr="00174FB7">
        <w:t>DDS_STBIO1_</w:t>
      </w:r>
      <w:r w:rsidR="005F2694">
        <w:t>90</w:t>
      </w:r>
      <w:r w:rsidR="00451A0F">
        <w:t>18</w:t>
      </w:r>
      <w:r w:rsidR="004121A8">
        <w:t>] Requirement</w:t>
      </w:r>
    </w:p>
    <w:p w14:paraId="2F25E657" w14:textId="77777777" w:rsidR="00A05EA9" w:rsidRPr="00A05EA9" w:rsidRDefault="004121A8" w:rsidP="00152C3C">
      <w:pPr>
        <w:pStyle w:val="NoSpacing"/>
      </w:pPr>
      <w:r w:rsidRPr="00B10E4A">
        <w:t>The trigger of sensor hub shall be possible in both ways, HW via dvalid_masterblaze_ext signal or SW using DVALID_REGISTER.</w:t>
      </w:r>
      <w:r w:rsidRPr="00B10E4A">
        <w:br/>
      </w:r>
      <w:r w:rsidR="00A05EA9" w:rsidRPr="00A05EA9">
        <w:t xml:space="preserve">[TO: IPOS_Senshub_MB_i2c] </w:t>
      </w:r>
    </w:p>
    <w:p w14:paraId="5C026561" w14:textId="77777777" w:rsidR="00A05EA9" w:rsidRPr="009F5CC5" w:rsidRDefault="00A05EA9" w:rsidP="00152C3C">
      <w:pPr>
        <w:pStyle w:val="NoSpacing"/>
      </w:pPr>
      <w:r>
        <w:t>[End]</w:t>
      </w:r>
    </w:p>
    <w:p w14:paraId="08F19E0D" w14:textId="62F828E8" w:rsidR="00B10E4A" w:rsidRDefault="00B10E4A" w:rsidP="00152C3C">
      <w:pPr>
        <w:pStyle w:val="NoSpacing"/>
      </w:pPr>
    </w:p>
    <w:p w14:paraId="55E38F54" w14:textId="60864235" w:rsidR="00DD1C1B" w:rsidRDefault="00DD1C1B" w:rsidP="00152C3C">
      <w:pPr>
        <w:pStyle w:val="NoSpacing"/>
      </w:pPr>
      <w:r>
        <w:t>[</w:t>
      </w:r>
      <w:r w:rsidRPr="00174FB7">
        <w:t>DDS_STBIO1_</w:t>
      </w:r>
      <w:r w:rsidR="00944C0B">
        <w:t>90</w:t>
      </w:r>
      <w:r w:rsidR="00451A0F">
        <w:t>24</w:t>
      </w:r>
      <w:r w:rsidR="005B46EB">
        <w:t>] Requirement</w:t>
      </w:r>
    </w:p>
    <w:p w14:paraId="15A1FE88" w14:textId="77777777" w:rsidR="00A05EA9" w:rsidRPr="00A05EA9" w:rsidRDefault="005B46EB" w:rsidP="00152C3C">
      <w:pPr>
        <w:pStyle w:val="NoSpacing"/>
      </w:pPr>
      <w:r w:rsidRPr="00B10E4A">
        <w:t>Only I2C target addressed through SLAVE0_DEV_ADD register shall be the destination of an I2C Write Operation.</w:t>
      </w:r>
      <w:r w:rsidRPr="00B10E4A">
        <w:br/>
      </w:r>
      <w:r w:rsidR="00A05EA9" w:rsidRPr="00A05EA9">
        <w:t xml:space="preserve">[TO: IPOS_Senshub_MB_i2c] </w:t>
      </w:r>
    </w:p>
    <w:p w14:paraId="02AE64DA" w14:textId="77777777" w:rsidR="00A05EA9" w:rsidRPr="009F5CC5" w:rsidRDefault="00A05EA9" w:rsidP="00152C3C">
      <w:pPr>
        <w:pStyle w:val="NoSpacing"/>
      </w:pPr>
      <w:r>
        <w:t>[End]</w:t>
      </w:r>
    </w:p>
    <w:p w14:paraId="64717D31" w14:textId="775FB092" w:rsidR="004121A8" w:rsidRDefault="004121A8" w:rsidP="00152C3C">
      <w:pPr>
        <w:pStyle w:val="NoSpacing"/>
      </w:pPr>
    </w:p>
    <w:p w14:paraId="5AB7F16B" w14:textId="41401520" w:rsidR="00DD1C1B" w:rsidRDefault="00DD1C1B" w:rsidP="00152C3C">
      <w:pPr>
        <w:pStyle w:val="NoSpacing"/>
      </w:pPr>
      <w:r>
        <w:t>[</w:t>
      </w:r>
      <w:r w:rsidRPr="00174FB7">
        <w:t>DDS_STBIO1_</w:t>
      </w:r>
      <w:r w:rsidR="00451A0F">
        <w:t>9027</w:t>
      </w:r>
      <w:r>
        <w:t>] Requirement</w:t>
      </w:r>
    </w:p>
    <w:p w14:paraId="39C674D0" w14:textId="77777777" w:rsidR="00A05EA9" w:rsidRPr="00A05EA9" w:rsidRDefault="00F27A82" w:rsidP="00152C3C">
      <w:pPr>
        <w:pStyle w:val="NoSpacing"/>
      </w:pPr>
      <w:r w:rsidRPr="00B10E4A">
        <w:t>The bit 0 of SLAVE1_DEV_ADD, SLAVE2_DEV_ADD, SLAVE3_DEV_ADD registers shall be ignored: ONLY read operations towards I2C target  1, 2 and 3 shall be performed.</w:t>
      </w:r>
      <w:r w:rsidRPr="00B10E4A">
        <w:br/>
      </w:r>
      <w:r w:rsidR="00A05EA9" w:rsidRPr="00A05EA9">
        <w:t xml:space="preserve">[TO: IPOS_Senshub_MB_i2c] </w:t>
      </w:r>
    </w:p>
    <w:p w14:paraId="0D7C31A6" w14:textId="77777777" w:rsidR="00A05EA9" w:rsidRPr="009F5CC5" w:rsidRDefault="00A05EA9" w:rsidP="00152C3C">
      <w:pPr>
        <w:pStyle w:val="NoSpacing"/>
      </w:pPr>
      <w:r>
        <w:t>[End]</w:t>
      </w:r>
    </w:p>
    <w:p w14:paraId="5AD4AF5C" w14:textId="708957DC" w:rsidR="00B10E4A" w:rsidRDefault="00B10E4A" w:rsidP="00152C3C">
      <w:pPr>
        <w:pStyle w:val="NoSpacing"/>
      </w:pPr>
    </w:p>
    <w:p w14:paraId="18A77B75" w14:textId="4FC745D3" w:rsidR="00DD1C1B" w:rsidRDefault="00DD1C1B" w:rsidP="00152C3C">
      <w:pPr>
        <w:pStyle w:val="NoSpacing"/>
      </w:pPr>
      <w:r>
        <w:t>[</w:t>
      </w:r>
      <w:r w:rsidRPr="00174FB7">
        <w:t>DDS_STBIO1_</w:t>
      </w:r>
      <w:r w:rsidR="00451A0F">
        <w:t>9029</w:t>
      </w:r>
      <w:r>
        <w:t>] Requirement</w:t>
      </w:r>
    </w:p>
    <w:p w14:paraId="78A81E26" w14:textId="77777777" w:rsidR="00A05EA9" w:rsidRPr="00A05EA9" w:rsidRDefault="000E4F2F" w:rsidP="00152C3C">
      <w:pPr>
        <w:pStyle w:val="NoSpacing"/>
      </w:pPr>
      <w:r w:rsidRPr="00B10E4A">
        <w:t>AUX_SENS_ON possible values shall be 0,1,2,3. All the values shall be tested since MasterBlaze supports up-to 4 I2C targets connected to I2C network.</w:t>
      </w:r>
      <w:r w:rsidRPr="00B10E4A">
        <w:br/>
      </w:r>
      <w:r w:rsidR="00A05EA9" w:rsidRPr="00A05EA9">
        <w:t xml:space="preserve">[TO: IPOS_Senshub_MB_i2c] </w:t>
      </w:r>
    </w:p>
    <w:p w14:paraId="649981FA" w14:textId="77777777" w:rsidR="00A05EA9" w:rsidRPr="009F5CC5" w:rsidRDefault="00A05EA9" w:rsidP="00152C3C">
      <w:pPr>
        <w:pStyle w:val="NoSpacing"/>
      </w:pPr>
      <w:r>
        <w:t>[End]</w:t>
      </w:r>
    </w:p>
    <w:p w14:paraId="51AA5D0B" w14:textId="701C3C7E" w:rsidR="00B10E4A" w:rsidRDefault="00B10E4A" w:rsidP="00152C3C">
      <w:pPr>
        <w:pStyle w:val="NoSpacing"/>
      </w:pPr>
    </w:p>
    <w:p w14:paraId="3C1B445E" w14:textId="47D007BB" w:rsidR="00DD1C1B" w:rsidRDefault="00DD1C1B" w:rsidP="00152C3C">
      <w:pPr>
        <w:pStyle w:val="NoSpacing"/>
      </w:pPr>
      <w:r>
        <w:t>[</w:t>
      </w:r>
      <w:r w:rsidRPr="00174FB7">
        <w:t>DDS_STBIO1_</w:t>
      </w:r>
      <w:r w:rsidR="00451A0F">
        <w:t>9030</w:t>
      </w:r>
      <w:r>
        <w:t>] Requirement</w:t>
      </w:r>
    </w:p>
    <w:p w14:paraId="5498475E" w14:textId="77777777" w:rsidR="00A05EA9" w:rsidRPr="00A05EA9" w:rsidRDefault="00FD6BD3" w:rsidP="00152C3C">
      <w:pPr>
        <w:pStyle w:val="NoSpacing"/>
      </w:pPr>
      <w:r w:rsidRPr="00B10E4A">
        <w:t>SLAVEx_NUMOP bit-fields of SLAVEx_CONFIG registers shall define how many bytes per slave are read as per effect of an I2C operation (x from 1 to 12).</w:t>
      </w:r>
      <w:r w:rsidRPr="00B10E4A">
        <w:br/>
      </w:r>
      <w:r w:rsidR="00A05EA9" w:rsidRPr="00A05EA9">
        <w:t xml:space="preserve">[TO: IPOS_Senshub_MB_i2c] </w:t>
      </w:r>
    </w:p>
    <w:p w14:paraId="70F6CC98" w14:textId="77777777" w:rsidR="00A05EA9" w:rsidRPr="009F5CC5" w:rsidRDefault="00A05EA9" w:rsidP="00152C3C">
      <w:pPr>
        <w:pStyle w:val="NoSpacing"/>
      </w:pPr>
      <w:r>
        <w:t>[End]</w:t>
      </w:r>
    </w:p>
    <w:p w14:paraId="5E49D054" w14:textId="4713CF31" w:rsidR="00B10E4A" w:rsidRDefault="00B10E4A" w:rsidP="00152C3C">
      <w:pPr>
        <w:pStyle w:val="NoSpacing"/>
      </w:pPr>
    </w:p>
    <w:p w14:paraId="024B7000" w14:textId="40CBD412" w:rsidR="00DD1C1B" w:rsidRDefault="00DD1C1B" w:rsidP="00152C3C">
      <w:pPr>
        <w:pStyle w:val="NoSpacing"/>
      </w:pPr>
      <w:r>
        <w:t>[</w:t>
      </w:r>
      <w:r w:rsidRPr="00174FB7">
        <w:t>DDS_STBIO1_</w:t>
      </w:r>
      <w:r w:rsidR="00451A0F">
        <w:t>9031</w:t>
      </w:r>
      <w:r>
        <w:t>] Requirement</w:t>
      </w:r>
    </w:p>
    <w:p w14:paraId="64B29469" w14:textId="77777777" w:rsidR="00A05EA9" w:rsidRPr="00A05EA9" w:rsidRDefault="00FD6BD3" w:rsidP="00152C3C">
      <w:pPr>
        <w:pStyle w:val="NoSpacing"/>
      </w:pPr>
      <w:r w:rsidRPr="00B10E4A">
        <w:t>All the values from 1 to 12 shall be valid for SLAVEx_NUMOP bit-fields of SLAVEx_CONFIG registers.</w:t>
      </w:r>
      <w:r w:rsidRPr="00B10E4A">
        <w:br/>
      </w:r>
      <w:r w:rsidR="00A05EA9" w:rsidRPr="00A05EA9">
        <w:t xml:space="preserve">[TO: IPOS_Senshub_MB_i2c] </w:t>
      </w:r>
    </w:p>
    <w:p w14:paraId="31F475C8" w14:textId="77777777" w:rsidR="00A05EA9" w:rsidRPr="009F5CC5" w:rsidRDefault="00A05EA9" w:rsidP="00152C3C">
      <w:pPr>
        <w:pStyle w:val="NoSpacing"/>
      </w:pPr>
      <w:r>
        <w:t>[End]</w:t>
      </w:r>
    </w:p>
    <w:p w14:paraId="70E3F012" w14:textId="0A575A3E" w:rsidR="00B10E4A" w:rsidRDefault="00B10E4A" w:rsidP="00152C3C">
      <w:pPr>
        <w:pStyle w:val="NoSpacing"/>
      </w:pPr>
    </w:p>
    <w:p w14:paraId="5F531B57" w14:textId="7E264544" w:rsidR="00DD1C1B" w:rsidRDefault="00DD1C1B" w:rsidP="00152C3C">
      <w:pPr>
        <w:pStyle w:val="NoSpacing"/>
      </w:pPr>
      <w:r>
        <w:t>[</w:t>
      </w:r>
      <w:r w:rsidRPr="00174FB7">
        <w:t>DDS_STBIO1_</w:t>
      </w:r>
      <w:r w:rsidR="00451A0F">
        <w:t>9032</w:t>
      </w:r>
      <w:r>
        <w:t>] Requirement</w:t>
      </w:r>
    </w:p>
    <w:p w14:paraId="1954E1CA" w14:textId="77777777" w:rsidR="00A05EA9" w:rsidRPr="00A05EA9" w:rsidRDefault="00FD6BD3" w:rsidP="00152C3C">
      <w:pPr>
        <w:pStyle w:val="NoSpacing"/>
      </w:pPr>
      <w:r w:rsidRPr="00B10E4A">
        <w:t>SLAVE0_NUMOP bitfield shall be ignored if an I2C Write operation is issued to the I2C Slave 0.</w:t>
      </w:r>
      <w:r w:rsidRPr="00B10E4A">
        <w:br/>
      </w:r>
      <w:r w:rsidR="00A05EA9" w:rsidRPr="00A05EA9">
        <w:t xml:space="preserve">[TO: IPOS_Senshub_MB_i2c] </w:t>
      </w:r>
    </w:p>
    <w:p w14:paraId="6866D21B" w14:textId="77777777" w:rsidR="00A05EA9" w:rsidRPr="009F5CC5" w:rsidRDefault="00A05EA9" w:rsidP="00152C3C">
      <w:pPr>
        <w:pStyle w:val="NoSpacing"/>
      </w:pPr>
      <w:r>
        <w:t>[End]</w:t>
      </w:r>
    </w:p>
    <w:p w14:paraId="40229CC1" w14:textId="4B9739D6" w:rsidR="00B10E4A" w:rsidRDefault="00B10E4A" w:rsidP="00152C3C">
      <w:pPr>
        <w:pStyle w:val="NoSpacing"/>
      </w:pPr>
    </w:p>
    <w:p w14:paraId="2471E510" w14:textId="5DACA4E6" w:rsidR="00DD1C1B" w:rsidRDefault="00DD1C1B" w:rsidP="00152C3C">
      <w:pPr>
        <w:pStyle w:val="NoSpacing"/>
      </w:pPr>
      <w:r>
        <w:t>[</w:t>
      </w:r>
      <w:r w:rsidRPr="00174FB7">
        <w:t>DDS_STBIO1_</w:t>
      </w:r>
      <w:r w:rsidR="00451A0F">
        <w:t>9033</w:t>
      </w:r>
      <w:r>
        <w:t>] Requirement</w:t>
      </w:r>
    </w:p>
    <w:p w14:paraId="27BA90A1" w14:textId="77777777" w:rsidR="00A05EA9" w:rsidRPr="00A05EA9" w:rsidRDefault="00FD6BD3" w:rsidP="00152C3C">
      <w:pPr>
        <w:pStyle w:val="NoSpacing"/>
      </w:pPr>
      <w:r w:rsidRPr="00B10E4A">
        <w:t>All the SENSOR_HUB_x registers shall be reset every time a new I2C operation starts.</w:t>
      </w:r>
      <w:r w:rsidRPr="00B10E4A">
        <w:br/>
      </w:r>
      <w:r w:rsidR="00A05EA9" w:rsidRPr="00A05EA9">
        <w:t xml:space="preserve">[TO: IPOS_Senshub_MB_i2c] </w:t>
      </w:r>
    </w:p>
    <w:p w14:paraId="3B4B4562" w14:textId="77777777" w:rsidR="00A05EA9" w:rsidRPr="009F5CC5" w:rsidRDefault="00A05EA9" w:rsidP="00152C3C">
      <w:pPr>
        <w:pStyle w:val="NoSpacing"/>
      </w:pPr>
      <w:r>
        <w:t>[End]</w:t>
      </w:r>
    </w:p>
    <w:p w14:paraId="7625CFA4" w14:textId="51B192B9" w:rsidR="00B10E4A" w:rsidRDefault="00B10E4A" w:rsidP="00152C3C">
      <w:pPr>
        <w:pStyle w:val="NoSpacing"/>
      </w:pPr>
    </w:p>
    <w:p w14:paraId="3BC4EAAF" w14:textId="70959BDA" w:rsidR="00DD1C1B" w:rsidRDefault="00DD1C1B" w:rsidP="00152C3C">
      <w:pPr>
        <w:pStyle w:val="NoSpacing"/>
      </w:pPr>
      <w:r>
        <w:t>[</w:t>
      </w:r>
      <w:r w:rsidRPr="00174FB7">
        <w:t>DDS_STBIO1_</w:t>
      </w:r>
      <w:r w:rsidR="00451A0F">
        <w:t>9035</w:t>
      </w:r>
      <w:r>
        <w:t>] Requirement</w:t>
      </w:r>
    </w:p>
    <w:p w14:paraId="2F2276B3" w14:textId="77777777" w:rsidR="00A05EA9" w:rsidRPr="00A05EA9" w:rsidRDefault="005946A6" w:rsidP="00152C3C">
      <w:pPr>
        <w:pStyle w:val="NoSpacing"/>
      </w:pPr>
      <w:r w:rsidRPr="00B10E4A">
        <w:lastRenderedPageBreak/>
        <w:t>When Quokka MasterBlaze µP runs (sleep_master signal = 0), any dvalid triggered (HW or SW) shall be ignored.</w:t>
      </w:r>
      <w:r w:rsidRPr="00B10E4A">
        <w:br/>
      </w:r>
      <w:r w:rsidR="00A05EA9" w:rsidRPr="00A05EA9">
        <w:t xml:space="preserve">[TO: IPOS_Senshub_MB_i2c] </w:t>
      </w:r>
    </w:p>
    <w:p w14:paraId="58308386" w14:textId="77777777" w:rsidR="00A05EA9" w:rsidRPr="009F5CC5" w:rsidRDefault="00A05EA9" w:rsidP="00152C3C">
      <w:pPr>
        <w:pStyle w:val="NoSpacing"/>
      </w:pPr>
      <w:r>
        <w:t>[End]</w:t>
      </w:r>
    </w:p>
    <w:p w14:paraId="293FC2C0" w14:textId="583284FE" w:rsidR="00B10E4A" w:rsidRDefault="00B10E4A" w:rsidP="00152C3C">
      <w:pPr>
        <w:pStyle w:val="NoSpacing"/>
      </w:pPr>
    </w:p>
    <w:p w14:paraId="2A0B2ED8" w14:textId="2EE9983A" w:rsidR="00DD1C1B" w:rsidRDefault="00DD1C1B" w:rsidP="00152C3C">
      <w:pPr>
        <w:pStyle w:val="NoSpacing"/>
      </w:pPr>
      <w:r>
        <w:t>[</w:t>
      </w:r>
      <w:r w:rsidRPr="00174FB7">
        <w:t>DDS_STBIO1_</w:t>
      </w:r>
      <w:r w:rsidR="00245DD9">
        <w:t>9034</w:t>
      </w:r>
      <w:r>
        <w:t>] Requirement</w:t>
      </w:r>
    </w:p>
    <w:p w14:paraId="45A9DE58" w14:textId="77777777" w:rsidR="00A05EA9" w:rsidRPr="00A05EA9" w:rsidRDefault="00692E1E" w:rsidP="00152C3C">
      <w:pPr>
        <w:pStyle w:val="NoSpacing"/>
      </w:pPr>
      <w:r w:rsidRPr="00B10E4A">
        <w:t>The NACK_REGISTER register is reset every time a new I2C operation starts.</w:t>
      </w:r>
      <w:r w:rsidRPr="00B10E4A">
        <w:br/>
      </w:r>
      <w:r w:rsidR="00A05EA9" w:rsidRPr="00A05EA9">
        <w:t xml:space="preserve">[TO: IPOS_Senshub_MB_i2c] </w:t>
      </w:r>
    </w:p>
    <w:p w14:paraId="20C3B55B" w14:textId="77777777" w:rsidR="00A05EA9" w:rsidRPr="009F5CC5" w:rsidRDefault="00A05EA9" w:rsidP="00152C3C">
      <w:pPr>
        <w:pStyle w:val="NoSpacing"/>
      </w:pPr>
      <w:r>
        <w:t>[End]</w:t>
      </w:r>
    </w:p>
    <w:p w14:paraId="58C9B72D" w14:textId="0F11204E" w:rsidR="00B10E4A" w:rsidRDefault="00B10E4A" w:rsidP="00152C3C">
      <w:pPr>
        <w:pStyle w:val="NoSpacing"/>
      </w:pPr>
    </w:p>
    <w:p w14:paraId="44FDD09B" w14:textId="20196714" w:rsidR="00DD1C1B" w:rsidRDefault="00DD1C1B" w:rsidP="00152C3C">
      <w:pPr>
        <w:pStyle w:val="NoSpacing"/>
      </w:pPr>
      <w:r>
        <w:t>[</w:t>
      </w:r>
      <w:r w:rsidRPr="00174FB7">
        <w:t>DDS_STBIO1_</w:t>
      </w:r>
      <w:r w:rsidR="00245DD9">
        <w:t>9260</w:t>
      </w:r>
      <w:r>
        <w:t>] Requirement</w:t>
      </w:r>
    </w:p>
    <w:p w14:paraId="6906526A" w14:textId="77777777" w:rsidR="00A05EA9" w:rsidRPr="00A05EA9" w:rsidRDefault="00B72329" w:rsidP="00152C3C">
      <w:pPr>
        <w:pStyle w:val="NoSpacing"/>
      </w:pPr>
      <w:r w:rsidRPr="00B10E4A">
        <w:t>Each data stored in FIFO shall be composed by 4 words (16bytes).</w:t>
      </w:r>
      <w:r w:rsidRPr="00B10E4A">
        <w:br/>
      </w:r>
      <w:r w:rsidR="00A05EA9" w:rsidRPr="00A05EA9">
        <w:t xml:space="preserve">[TO: IPOS_Senshub_MB_i2c] </w:t>
      </w:r>
    </w:p>
    <w:p w14:paraId="3294AAB0" w14:textId="77777777" w:rsidR="00A05EA9" w:rsidRPr="009F5CC5" w:rsidRDefault="00A05EA9" w:rsidP="00152C3C">
      <w:pPr>
        <w:pStyle w:val="NoSpacing"/>
      </w:pPr>
      <w:r>
        <w:t>[End]</w:t>
      </w:r>
    </w:p>
    <w:p w14:paraId="0529CB05" w14:textId="77777777" w:rsidR="00B10E4A" w:rsidRDefault="00B10E4A" w:rsidP="00152C3C">
      <w:pPr>
        <w:pStyle w:val="NoSpacing"/>
      </w:pPr>
    </w:p>
    <w:p w14:paraId="10C46E8E" w14:textId="18703EA6" w:rsidR="00DD1C1B" w:rsidRDefault="00DD1C1B" w:rsidP="00152C3C">
      <w:pPr>
        <w:pStyle w:val="NoSpacing"/>
      </w:pPr>
      <w:r>
        <w:t>[</w:t>
      </w:r>
      <w:r w:rsidRPr="00174FB7">
        <w:t>DDS_STBIO1_</w:t>
      </w:r>
      <w:r w:rsidR="00245DD9">
        <w:t>9261</w:t>
      </w:r>
      <w:r>
        <w:t>] Requirement</w:t>
      </w:r>
    </w:p>
    <w:p w14:paraId="728CA935" w14:textId="77777777" w:rsidR="00A05EA9" w:rsidRPr="00A05EA9" w:rsidRDefault="00B72329" w:rsidP="00152C3C">
      <w:pPr>
        <w:pStyle w:val="NoSpacing"/>
      </w:pPr>
      <w:r w:rsidRPr="00B10E4A">
        <w:t>3 words (12bytes) of the data stored in FIFO shall contain the data from each I2C slave.</w:t>
      </w:r>
      <w:r w:rsidRPr="00B10E4A">
        <w:br/>
      </w:r>
      <w:r w:rsidR="00A05EA9" w:rsidRPr="00A05EA9">
        <w:t xml:space="preserve">[TO: IPOS_Senshub_MB_i2c] </w:t>
      </w:r>
    </w:p>
    <w:p w14:paraId="19444FCA" w14:textId="77777777" w:rsidR="00A05EA9" w:rsidRPr="009F5CC5" w:rsidRDefault="00A05EA9" w:rsidP="00152C3C">
      <w:pPr>
        <w:pStyle w:val="NoSpacing"/>
      </w:pPr>
      <w:r>
        <w:t>[End]</w:t>
      </w:r>
    </w:p>
    <w:p w14:paraId="4A3DEA1E" w14:textId="6CB5C3D5" w:rsidR="00B10E4A" w:rsidRDefault="00B10E4A" w:rsidP="00152C3C">
      <w:pPr>
        <w:pStyle w:val="NoSpacing"/>
      </w:pPr>
    </w:p>
    <w:p w14:paraId="4669BE55" w14:textId="306BF0A2" w:rsidR="00DD1C1B" w:rsidRDefault="00DD1C1B" w:rsidP="00152C3C">
      <w:pPr>
        <w:pStyle w:val="NoSpacing"/>
      </w:pPr>
      <w:r>
        <w:t>[</w:t>
      </w:r>
      <w:r w:rsidRPr="00174FB7">
        <w:t>DDS_STBIO1_</w:t>
      </w:r>
      <w:r w:rsidR="00245DD9">
        <w:t>9262</w:t>
      </w:r>
      <w:r>
        <w:t>] Requirement</w:t>
      </w:r>
    </w:p>
    <w:p w14:paraId="2D37EC8A" w14:textId="77777777" w:rsidR="00A05EA9" w:rsidRPr="00A05EA9" w:rsidRDefault="00B72329" w:rsidP="00152C3C">
      <w:pPr>
        <w:pStyle w:val="NoSpacing"/>
      </w:pPr>
      <w:r w:rsidRPr="00B10E4A">
        <w:t>24-bits of the data stored in FIFO shall be reserved at ‘0’.</w:t>
      </w:r>
      <w:r w:rsidRPr="00B10E4A">
        <w:br/>
      </w:r>
      <w:r w:rsidR="00A05EA9" w:rsidRPr="00A05EA9">
        <w:t xml:space="preserve">[TO: IPOS_Senshub_MB_i2c] </w:t>
      </w:r>
    </w:p>
    <w:p w14:paraId="557A3CC7" w14:textId="77777777" w:rsidR="00A05EA9" w:rsidRPr="009F5CC5" w:rsidRDefault="00A05EA9" w:rsidP="00152C3C">
      <w:pPr>
        <w:pStyle w:val="NoSpacing"/>
      </w:pPr>
      <w:r>
        <w:t>[End]</w:t>
      </w:r>
    </w:p>
    <w:p w14:paraId="1B7A2419" w14:textId="4D7A858B" w:rsidR="00B10E4A" w:rsidRDefault="00B10E4A" w:rsidP="00152C3C">
      <w:pPr>
        <w:pStyle w:val="NoSpacing"/>
      </w:pPr>
    </w:p>
    <w:p w14:paraId="5DBBDCBA" w14:textId="3FBE79A7" w:rsidR="00DD1C1B" w:rsidRDefault="00DD1C1B" w:rsidP="00152C3C">
      <w:pPr>
        <w:pStyle w:val="NoSpacing"/>
      </w:pPr>
      <w:r>
        <w:t>[</w:t>
      </w:r>
      <w:r w:rsidRPr="00174FB7">
        <w:t>DDS_STBIO1_</w:t>
      </w:r>
      <w:r w:rsidR="00245DD9">
        <w:t>9263</w:t>
      </w:r>
      <w:r>
        <w:t>] Requirement</w:t>
      </w:r>
    </w:p>
    <w:p w14:paraId="3917762A" w14:textId="77777777" w:rsidR="00A05EA9" w:rsidRPr="00A05EA9" w:rsidRDefault="00B72329" w:rsidP="00152C3C">
      <w:pPr>
        <w:pStyle w:val="NoSpacing"/>
      </w:pPr>
      <w:r w:rsidRPr="00B10E4A">
        <w:t>The last 8-bits of the data stored in FIFO shall contain the TAG field.</w:t>
      </w:r>
      <w:r w:rsidRPr="00B10E4A">
        <w:br/>
      </w:r>
      <w:r w:rsidR="00A05EA9" w:rsidRPr="00A05EA9">
        <w:t xml:space="preserve">[TO: IPOS_Senshub_MB_i2c] </w:t>
      </w:r>
    </w:p>
    <w:p w14:paraId="541D0186" w14:textId="77777777" w:rsidR="00A05EA9" w:rsidRDefault="00A05EA9" w:rsidP="00152C3C">
      <w:pPr>
        <w:pStyle w:val="NoSpacing"/>
      </w:pPr>
      <w:r>
        <w:t>[End]</w:t>
      </w:r>
    </w:p>
    <w:p w14:paraId="197CF613" w14:textId="77777777" w:rsidR="00A05EA9" w:rsidRPr="009F5CC5" w:rsidRDefault="00A05EA9" w:rsidP="00152C3C">
      <w:pPr>
        <w:pStyle w:val="NoSpacing"/>
      </w:pPr>
    </w:p>
    <w:p w14:paraId="7576FA37" w14:textId="77D04A77" w:rsidR="00DD1C1B" w:rsidRDefault="00DD1C1B" w:rsidP="00152C3C">
      <w:pPr>
        <w:pStyle w:val="NoSpacing"/>
      </w:pPr>
      <w:r>
        <w:t>[</w:t>
      </w:r>
      <w:r w:rsidRPr="00174FB7">
        <w:t>DDS_STBIO1_</w:t>
      </w:r>
      <w:r w:rsidR="00245DD9">
        <w:t>9300</w:t>
      </w:r>
      <w:r>
        <w:t>] Requirement</w:t>
      </w:r>
    </w:p>
    <w:p w14:paraId="3DEE7756" w14:textId="77777777" w:rsidR="0060680D" w:rsidRPr="00B10E4A" w:rsidRDefault="0060680D" w:rsidP="00152C3C">
      <w:pPr>
        <w:pStyle w:val="NoSpacing"/>
      </w:pPr>
      <w:r w:rsidRPr="00B10E4A">
        <w:t>The AHB Write to registers has no effect if the IP masterblaze processor is busy (I2C operation on-going); the registers value shall not be updated.</w:t>
      </w:r>
    </w:p>
    <w:p w14:paraId="2DD45A22" w14:textId="77777777" w:rsidR="00A05EA9" w:rsidRPr="00A05EA9" w:rsidRDefault="00A05EA9" w:rsidP="00152C3C">
      <w:pPr>
        <w:pStyle w:val="NoSpacing"/>
      </w:pPr>
      <w:r w:rsidRPr="00A05EA9">
        <w:t xml:space="preserve">[TO: IPOS_Senshub_MB_i2c] </w:t>
      </w:r>
    </w:p>
    <w:p w14:paraId="46929834" w14:textId="77777777" w:rsidR="00A05EA9" w:rsidRPr="009F5CC5" w:rsidRDefault="00A05EA9" w:rsidP="00152C3C">
      <w:pPr>
        <w:pStyle w:val="NoSpacing"/>
      </w:pPr>
      <w:r>
        <w:t>[End]</w:t>
      </w:r>
    </w:p>
    <w:p w14:paraId="0EC9999D" w14:textId="77777777" w:rsidR="00B72329" w:rsidRDefault="00B72329" w:rsidP="00152C3C">
      <w:pPr>
        <w:pStyle w:val="NoSpacing"/>
      </w:pPr>
    </w:p>
    <w:p w14:paraId="0D388755" w14:textId="089A4AA9" w:rsidR="006E3E94" w:rsidRDefault="006E3E94" w:rsidP="00152C3C">
      <w:pPr>
        <w:pStyle w:val="NoSpacing"/>
      </w:pPr>
      <w:r>
        <w:t>[</w:t>
      </w:r>
      <w:r w:rsidRPr="00174FB7">
        <w:t>DDS_STBIO1_</w:t>
      </w:r>
      <w:r>
        <w:t>9500] Requirement</w:t>
      </w:r>
    </w:p>
    <w:p w14:paraId="02CCFEF9" w14:textId="5ED83AE9" w:rsidR="006E3E94" w:rsidRPr="00A05EA9" w:rsidRDefault="006E3E94" w:rsidP="00152C3C">
      <w:pPr>
        <w:pStyle w:val="NoSpacing"/>
      </w:pPr>
      <w:r w:rsidRPr="00A05EA9">
        <w:t>In case also other sources that writes into FIFO are active, then sensor hub shall work always in multi-fifo mode (fifo_mode input of sensor hub set to ‘1’).</w:t>
      </w:r>
    </w:p>
    <w:p w14:paraId="7C2FCA1D" w14:textId="77777777" w:rsidR="006E3E94" w:rsidRPr="00B10E4A" w:rsidRDefault="006E3E94" w:rsidP="00152C3C">
      <w:pPr>
        <w:pStyle w:val="NoSpacing"/>
      </w:pPr>
      <w:r w:rsidRPr="00B10E4A">
        <w:t>[End]</w:t>
      </w:r>
    </w:p>
    <w:p w14:paraId="462FC6BD" w14:textId="77777777" w:rsidR="007230A3" w:rsidRDefault="007230A3">
      <w:r>
        <w:br w:type="page"/>
      </w:r>
    </w:p>
    <w:p w14:paraId="23141F67" w14:textId="2EDEEF06" w:rsidR="007230A3" w:rsidRPr="00DB608E" w:rsidRDefault="007230A3" w:rsidP="00710BF4">
      <w:pPr>
        <w:pStyle w:val="Heading3"/>
      </w:pPr>
      <w:bookmarkStart w:id="131" w:name="_FIFO_CTRL_integration"/>
      <w:bookmarkStart w:id="132" w:name="_Toc224827109"/>
      <w:bookmarkEnd w:id="131"/>
      <w:r>
        <w:lastRenderedPageBreak/>
        <w:t>FIFO_CTRL integration</w:t>
      </w:r>
      <w:bookmarkEnd w:id="132"/>
    </w:p>
    <w:p w14:paraId="23F903D1" w14:textId="77777777" w:rsidR="007230A3" w:rsidRPr="007230A3" w:rsidRDefault="007230A3" w:rsidP="007230A3"/>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11"/>
        <w:gridCol w:w="1482"/>
        <w:gridCol w:w="1584"/>
        <w:gridCol w:w="3565"/>
      </w:tblGrid>
      <w:tr w:rsidR="0023678A" w:rsidRPr="00395E73" w14:paraId="185254C5" w14:textId="77777777" w:rsidTr="0023678A">
        <w:trPr>
          <w:tblHeader/>
        </w:trPr>
        <w:tc>
          <w:tcPr>
            <w:tcW w:w="1488"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41FBA389" w14:textId="77777777" w:rsidR="00395E73" w:rsidRPr="00395E73" w:rsidRDefault="00395E73" w:rsidP="00395E73">
            <w:pPr>
              <w:rPr>
                <w:b/>
                <w:sz w:val="16"/>
                <w:szCs w:val="16"/>
              </w:rPr>
            </w:pPr>
            <w:r w:rsidRPr="56D41BB6">
              <w:rPr>
                <w:b/>
                <w:sz w:val="16"/>
                <w:szCs w:val="16"/>
              </w:rPr>
              <w:t>Generic name</w:t>
            </w:r>
          </w:p>
        </w:tc>
        <w:tc>
          <w:tcPr>
            <w:tcW w:w="785"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6DBD9802" w14:textId="77777777" w:rsidR="00395E73" w:rsidRPr="00395E73" w:rsidRDefault="00395E73" w:rsidP="00395E73">
            <w:pPr>
              <w:rPr>
                <w:b/>
                <w:sz w:val="16"/>
                <w:szCs w:val="16"/>
              </w:rPr>
            </w:pPr>
            <w:r w:rsidRPr="00395E73">
              <w:rPr>
                <w:b/>
                <w:sz w:val="16"/>
                <w:szCs w:val="16"/>
              </w:rPr>
              <w:t>Type</w:t>
            </w:r>
          </w:p>
        </w:tc>
        <w:tc>
          <w:tcPr>
            <w:tcW w:w="839"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1D7D6B61" w14:textId="77777777" w:rsidR="00395E73" w:rsidRPr="00395E73" w:rsidRDefault="00395E73" w:rsidP="00395E73">
            <w:pPr>
              <w:rPr>
                <w:b/>
                <w:sz w:val="16"/>
                <w:szCs w:val="16"/>
              </w:rPr>
            </w:pPr>
            <w:r w:rsidRPr="00395E73">
              <w:rPr>
                <w:b/>
                <w:sz w:val="16"/>
                <w:szCs w:val="16"/>
              </w:rPr>
              <w:t>Value</w:t>
            </w:r>
          </w:p>
        </w:tc>
        <w:tc>
          <w:tcPr>
            <w:tcW w:w="1888"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6F8D3C61" w14:textId="5CDA73BB" w:rsidR="00395E73" w:rsidRPr="00395E73" w:rsidRDefault="00395E73" w:rsidP="00395E73">
            <w:pPr>
              <w:rPr>
                <w:b/>
                <w:sz w:val="16"/>
                <w:szCs w:val="16"/>
              </w:rPr>
            </w:pPr>
            <w:r w:rsidRPr="00395E73">
              <w:rPr>
                <w:b/>
                <w:sz w:val="16"/>
                <w:szCs w:val="16"/>
              </w:rPr>
              <w:t>TOP CONNECTION</w:t>
            </w:r>
          </w:p>
        </w:tc>
      </w:tr>
      <w:tr w:rsidR="0023678A" w:rsidRPr="00395E73" w14:paraId="1DCB5F33" w14:textId="77777777" w:rsidTr="56D41BB6">
        <w:tc>
          <w:tcPr>
            <w:tcW w:w="148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98AC30A" w14:textId="77777777" w:rsidR="00395E73" w:rsidRPr="00395E73" w:rsidRDefault="00395E73" w:rsidP="00395E73">
            <w:pPr>
              <w:rPr>
                <w:sz w:val="16"/>
                <w:szCs w:val="16"/>
              </w:rPr>
            </w:pPr>
            <w:r w:rsidRPr="00395E73">
              <w:rPr>
                <w:sz w:val="16"/>
                <w:szCs w:val="16"/>
              </w:rPr>
              <w:t>AW</w:t>
            </w:r>
          </w:p>
        </w:tc>
        <w:tc>
          <w:tcPr>
            <w:tcW w:w="785"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B691652" w14:textId="77777777" w:rsidR="00395E73" w:rsidRPr="00395E73" w:rsidRDefault="00395E73" w:rsidP="00395E73">
            <w:pPr>
              <w:rPr>
                <w:sz w:val="16"/>
                <w:szCs w:val="16"/>
              </w:rPr>
            </w:pPr>
          </w:p>
        </w:tc>
        <w:tc>
          <w:tcPr>
            <w:tcW w:w="839"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98A30C4" w14:textId="77777777" w:rsidR="00395E73" w:rsidRPr="00395E73" w:rsidRDefault="00395E73" w:rsidP="00395E73">
            <w:pPr>
              <w:rPr>
                <w:sz w:val="16"/>
                <w:szCs w:val="16"/>
              </w:rPr>
            </w:pPr>
            <w:r w:rsidRPr="00395E73">
              <w:rPr>
                <w:sz w:val="16"/>
                <w:szCs w:val="16"/>
              </w:rPr>
              <w:t>13</w:t>
            </w:r>
          </w:p>
        </w:tc>
        <w:tc>
          <w:tcPr>
            <w:tcW w:w="1888"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57D9509" w14:textId="047FCEF3" w:rsidR="00395E73" w:rsidRPr="00395E73" w:rsidRDefault="00395E73" w:rsidP="00A2613E">
            <w:pPr>
              <w:keepNext/>
              <w:rPr>
                <w:sz w:val="16"/>
                <w:szCs w:val="16"/>
              </w:rPr>
            </w:pPr>
          </w:p>
        </w:tc>
      </w:tr>
    </w:tbl>
    <w:p w14:paraId="51E39626" w14:textId="5D27F681" w:rsidR="00395E73" w:rsidRDefault="00ED2D01" w:rsidP="009A2093">
      <w:pPr>
        <w:pStyle w:val="Caption"/>
        <w:jc w:val="center"/>
      </w:pPr>
      <w:bookmarkStart w:id="133" w:name="_Toc210989362"/>
      <w:r>
        <w:t>Table</w:t>
      </w:r>
      <w:r w:rsidR="00F66503">
        <w:t xml:space="preserve"> </w:t>
      </w:r>
      <w:fldSimple w:instr=" SEQ Tableau \* ARABIC ">
        <w:r w:rsidR="00E27A95">
          <w:rPr>
            <w:noProof/>
          </w:rPr>
          <w:t>27</w:t>
        </w:r>
      </w:fldSimple>
      <w:r w:rsidR="00F66503">
        <w:t>: Fifo Parameter</w:t>
      </w:r>
      <w:bookmarkEnd w:id="133"/>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08"/>
        <w:gridCol w:w="1551"/>
        <w:gridCol w:w="1084"/>
        <w:gridCol w:w="1555"/>
        <w:gridCol w:w="1417"/>
        <w:gridCol w:w="2143"/>
      </w:tblGrid>
      <w:tr w:rsidR="00395E73" w:rsidRPr="00395E73" w14:paraId="705AD281" w14:textId="240C998B" w:rsidTr="0031694E">
        <w:trPr>
          <w:gridAfter w:val="4"/>
          <w:wAfter w:w="2867" w:type="pct"/>
        </w:trPr>
        <w:tc>
          <w:tcPr>
            <w:tcW w:w="1108" w:type="pct"/>
            <w:shd w:val="clear" w:color="auto" w:fill="F6F8FA"/>
            <w:vAlign w:val="center"/>
            <w:hideMark/>
          </w:tcPr>
          <w:p w14:paraId="15D6E6A4" w14:textId="77777777" w:rsidR="00395E73" w:rsidRPr="00395E73" w:rsidRDefault="00395E73" w:rsidP="00395E73">
            <w:pPr>
              <w:rPr>
                <w:sz w:val="16"/>
                <w:szCs w:val="16"/>
              </w:rPr>
            </w:pPr>
          </w:p>
        </w:tc>
        <w:tc>
          <w:tcPr>
            <w:tcW w:w="1025" w:type="pct"/>
            <w:shd w:val="clear" w:color="auto" w:fill="F6F8FA"/>
          </w:tcPr>
          <w:p w14:paraId="08180E7E" w14:textId="77777777" w:rsidR="0031694E" w:rsidRPr="00395E73" w:rsidRDefault="0031694E" w:rsidP="00395E73">
            <w:pPr>
              <w:rPr>
                <w:sz w:val="16"/>
                <w:szCs w:val="16"/>
              </w:rPr>
            </w:pPr>
          </w:p>
        </w:tc>
      </w:tr>
      <w:tr w:rsidR="00395E73" w:rsidRPr="00395E73" w14:paraId="55D89825"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674A9027" w14:textId="77777777" w:rsidR="00395E73" w:rsidRPr="00395E73" w:rsidRDefault="00395E73" w:rsidP="00395E73">
            <w:pPr>
              <w:rPr>
                <w:b/>
                <w:sz w:val="16"/>
                <w:szCs w:val="16"/>
              </w:rPr>
            </w:pPr>
            <w:r w:rsidRPr="56D41BB6">
              <w:rPr>
                <w:b/>
                <w:sz w:val="16"/>
                <w:szCs w:val="16"/>
              </w:rPr>
              <w:t>Port name</w:t>
            </w:r>
          </w:p>
        </w:tc>
        <w:tc>
          <w:tcPr>
            <w:tcW w:w="606"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32891A96" w14:textId="77777777" w:rsidR="00395E73" w:rsidRPr="00395E73" w:rsidRDefault="00395E73" w:rsidP="00395E73">
            <w:pPr>
              <w:rPr>
                <w:b/>
                <w:sz w:val="16"/>
                <w:szCs w:val="16"/>
              </w:rPr>
            </w:pPr>
            <w:r w:rsidRPr="00395E73">
              <w:rPr>
                <w:b/>
                <w:sz w:val="16"/>
                <w:szCs w:val="16"/>
              </w:rPr>
              <w:t>Direction</w:t>
            </w:r>
          </w:p>
        </w:tc>
        <w:tc>
          <w:tcPr>
            <w:tcW w:w="1112"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50CDADFB" w14:textId="77777777" w:rsidR="00395E73" w:rsidRPr="00395E73" w:rsidRDefault="00395E73" w:rsidP="00395E73">
            <w:pPr>
              <w:rPr>
                <w:b/>
                <w:sz w:val="16"/>
                <w:szCs w:val="16"/>
              </w:rPr>
            </w:pPr>
            <w:r w:rsidRPr="00395E73">
              <w:rPr>
                <w:b/>
                <w:sz w:val="16"/>
                <w:szCs w:val="16"/>
              </w:rPr>
              <w:t>Type</w:t>
            </w:r>
          </w:p>
        </w:tc>
        <w:tc>
          <w:tcPr>
            <w:tcW w:w="1041" w:type="pct"/>
            <w:tcBorders>
              <w:top w:val="single" w:sz="6" w:space="0" w:color="DFE2E5"/>
              <w:left w:val="single" w:sz="6" w:space="0" w:color="DFE2E5"/>
              <w:bottom w:val="single" w:sz="6" w:space="0" w:color="DFE2E5"/>
              <w:right w:val="single" w:sz="6" w:space="0" w:color="DFE2E5"/>
            </w:tcBorders>
            <w:shd w:val="clear" w:color="auto" w:fill="FFD78C"/>
          </w:tcPr>
          <w:p w14:paraId="1B598EAF" w14:textId="5BA575F8" w:rsidR="0031694E" w:rsidRDefault="0031694E" w:rsidP="00395E73">
            <w:pPr>
              <w:rPr>
                <w:b/>
                <w:sz w:val="16"/>
                <w:szCs w:val="16"/>
              </w:rPr>
            </w:pPr>
            <w:r>
              <w:rPr>
                <w:b/>
                <w:sz w:val="16"/>
                <w:szCs w:val="16"/>
              </w:rPr>
              <w:t>Description</w:t>
            </w:r>
          </w:p>
        </w:tc>
        <w:tc>
          <w:tcPr>
            <w:tcW w:w="1133" w:type="pct"/>
            <w:tcBorders>
              <w:top w:val="single" w:sz="6" w:space="0" w:color="DFE2E5"/>
              <w:left w:val="single" w:sz="6" w:space="0" w:color="DFE2E5"/>
              <w:bottom w:val="single" w:sz="6" w:space="0" w:color="DFE2E5"/>
              <w:right w:val="single" w:sz="6" w:space="0" w:color="DFE2E5"/>
            </w:tcBorders>
            <w:shd w:val="clear" w:color="auto" w:fill="FFD78C"/>
            <w:tcMar>
              <w:top w:w="90" w:type="dxa"/>
              <w:left w:w="195" w:type="dxa"/>
              <w:bottom w:w="90" w:type="dxa"/>
              <w:right w:w="195" w:type="dxa"/>
            </w:tcMar>
            <w:vAlign w:val="center"/>
            <w:hideMark/>
          </w:tcPr>
          <w:p w14:paraId="7D984694" w14:textId="016F0683" w:rsidR="00395E73" w:rsidRPr="00395E73" w:rsidRDefault="00395E73" w:rsidP="00395E73">
            <w:pPr>
              <w:rPr>
                <w:b/>
                <w:sz w:val="16"/>
                <w:szCs w:val="16"/>
              </w:rPr>
            </w:pPr>
            <w:r w:rsidRPr="00395E73">
              <w:rPr>
                <w:b/>
                <w:sz w:val="16"/>
                <w:szCs w:val="16"/>
              </w:rPr>
              <w:t>TOP CONNECTION</w:t>
            </w:r>
          </w:p>
        </w:tc>
      </w:tr>
      <w:tr w:rsidR="00395E73" w:rsidRPr="00395E73" w14:paraId="542BF926"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151B15C" w14:textId="77777777" w:rsidR="00395E73" w:rsidRPr="00395E73" w:rsidRDefault="00395E73" w:rsidP="00395E73">
            <w:pPr>
              <w:rPr>
                <w:sz w:val="16"/>
                <w:szCs w:val="16"/>
              </w:rPr>
            </w:pPr>
            <w:r w:rsidRPr="00395E73">
              <w:rPr>
                <w:sz w:val="16"/>
                <w:szCs w:val="16"/>
              </w:rPr>
              <w:t>TEST_MODE</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60E022B" w14:textId="77777777" w:rsidR="00395E73" w:rsidRPr="00395E73" w:rsidRDefault="00395E73" w:rsidP="00395E73">
            <w:pPr>
              <w:rPr>
                <w:sz w:val="16"/>
                <w:szCs w:val="16"/>
              </w:rPr>
            </w:pPr>
            <w:r w:rsidRPr="56D41BB6">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2760D41"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2861BE04" w14:textId="796C567C" w:rsidR="007D4736" w:rsidRPr="00217A13" w:rsidRDefault="007D4736" w:rsidP="00395E73">
            <w:pPr>
              <w:rPr>
                <w:rFonts w:ascii="Calibri" w:hAnsi="Calibri" w:cs="Calibri"/>
                <w:color w:val="FF0000"/>
                <w:sz w:val="16"/>
                <w:szCs w:val="16"/>
              </w:rPr>
            </w:pPr>
            <w:r w:rsidRPr="56D41BB6">
              <w:rPr>
                <w:rFonts w:ascii="Calibri" w:hAnsi="Calibri" w:cs="Calibri"/>
                <w:color w:val="FF0000"/>
                <w:sz w:val="16"/>
                <w:szCs w:val="16"/>
              </w:rPr>
              <w:t>ScanMode</w:t>
            </w: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45E74417" w14:textId="692AC202" w:rsidR="00395E73" w:rsidRPr="00395E73" w:rsidRDefault="00E50D6F" w:rsidP="00395E73">
            <w:pPr>
              <w:rPr>
                <w:sz w:val="16"/>
                <w:szCs w:val="16"/>
              </w:rPr>
            </w:pPr>
            <w:r w:rsidRPr="56D41BB6">
              <w:rPr>
                <w:sz w:val="16"/>
                <w:szCs w:val="16"/>
              </w:rPr>
              <w:t>u_pad_mux.</w:t>
            </w:r>
            <w:r w:rsidR="008A6D64" w:rsidRPr="56D41BB6">
              <w:t xml:space="preserve"> </w:t>
            </w:r>
            <w:r w:rsidR="008A6D64" w:rsidRPr="56D41BB6">
              <w:rPr>
                <w:sz w:val="16"/>
                <w:szCs w:val="16"/>
              </w:rPr>
              <w:t>scan_mode</w:t>
            </w:r>
          </w:p>
        </w:tc>
      </w:tr>
      <w:tr w:rsidR="00395E73" w:rsidRPr="00395E73" w14:paraId="58AC4A16"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021BFE" w14:textId="77777777" w:rsidR="00395E73" w:rsidRPr="00395E73" w:rsidRDefault="00395E73" w:rsidP="00395E73">
            <w:pPr>
              <w:rPr>
                <w:sz w:val="16"/>
                <w:szCs w:val="16"/>
              </w:rPr>
            </w:pPr>
            <w:r w:rsidRPr="00395E73">
              <w:rPr>
                <w:sz w:val="16"/>
                <w:szCs w:val="16"/>
              </w:rPr>
              <w:t>HCLK</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F8BC6A" w14:textId="4743A2E2"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60D985"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7F2D5C17" w14:textId="4B803029" w:rsidR="0031694E" w:rsidRPr="00217A13" w:rsidRDefault="0031694E" w:rsidP="00395E73">
            <w:pPr>
              <w:rPr>
                <w:rFonts w:ascii="Calibri" w:hAnsi="Calibri" w:cs="Calibri"/>
                <w:color w:val="FF0000"/>
                <w:sz w:val="16"/>
                <w:szCs w:val="16"/>
              </w:rPr>
            </w:pPr>
            <w:r w:rsidRPr="3CC3039E">
              <w:rPr>
                <w:rFonts w:ascii="Calibri" w:hAnsi="Calibri" w:cs="Calibri"/>
                <w:color w:val="FF0000"/>
                <w:sz w:val="16"/>
                <w:szCs w:val="16"/>
              </w:rPr>
              <w:t>AHB Master Handler Clock 16MHz clock</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8580D5" w14:textId="6C187436" w:rsidR="00395E73" w:rsidRPr="00395E73" w:rsidRDefault="008A6D64" w:rsidP="00395E73">
            <w:pPr>
              <w:rPr>
                <w:sz w:val="16"/>
                <w:szCs w:val="16"/>
              </w:rPr>
            </w:pPr>
            <w:r w:rsidRPr="3CC3039E">
              <w:rPr>
                <w:sz w:val="16"/>
                <w:szCs w:val="16"/>
              </w:rPr>
              <w:t>u_pmu.clk_fifo</w:t>
            </w:r>
          </w:p>
        </w:tc>
      </w:tr>
      <w:tr w:rsidR="00395E73" w:rsidRPr="00395E73" w14:paraId="1DB426C5"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4A31E9C" w14:textId="53580A18" w:rsidR="00395E73" w:rsidRPr="00395E73" w:rsidRDefault="00395E73" w:rsidP="00395E73">
            <w:pPr>
              <w:rPr>
                <w:sz w:val="16"/>
                <w:szCs w:val="16"/>
              </w:rPr>
            </w:pPr>
            <w:r w:rsidRPr="3CC3039E">
              <w:rPr>
                <w:sz w:val="16"/>
                <w:szCs w:val="16"/>
              </w:rPr>
              <w:t>HRESETn</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0DA20BC" w14:textId="0C883DD8"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B26B2E0"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6937480D" w14:textId="77777777" w:rsidR="0031694E" w:rsidRPr="008A6D64" w:rsidRDefault="0031694E" w:rsidP="00395E73">
            <w:pPr>
              <w:rPr>
                <w:sz w:val="16"/>
                <w:szCs w:val="16"/>
              </w:rPr>
            </w:pP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6A90868" w14:textId="276C3E3A" w:rsidR="00395E73" w:rsidRPr="00395E73" w:rsidRDefault="008A6D64" w:rsidP="00395E73">
            <w:pPr>
              <w:rPr>
                <w:sz w:val="16"/>
                <w:szCs w:val="16"/>
              </w:rPr>
            </w:pPr>
            <w:r w:rsidRPr="3CC3039E">
              <w:rPr>
                <w:sz w:val="16"/>
                <w:szCs w:val="16"/>
              </w:rPr>
              <w:t>u_pmu.</w:t>
            </w:r>
            <w:r w:rsidR="008E118A" w:rsidRPr="3CC3039E">
              <w:rPr>
                <w:sz w:val="16"/>
                <w:szCs w:val="16"/>
              </w:rPr>
              <w:t>resetn_fifo</w:t>
            </w:r>
          </w:p>
        </w:tc>
      </w:tr>
      <w:tr w:rsidR="00395E73" w:rsidRPr="00395E73" w14:paraId="56497034"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4014C2" w14:textId="77777777" w:rsidR="00395E73" w:rsidRPr="00395E73" w:rsidRDefault="00395E73" w:rsidP="00395E73">
            <w:pPr>
              <w:rPr>
                <w:sz w:val="16"/>
                <w:szCs w:val="16"/>
              </w:rPr>
            </w:pPr>
            <w:r w:rsidRPr="00395E73">
              <w:rPr>
                <w:sz w:val="16"/>
                <w:szCs w:val="16"/>
              </w:rPr>
              <w:t>HSEL</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690B00" w14:textId="15532DB4"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D7E581"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32694DD3" w14:textId="71E0DB2E"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1BAB84" w14:textId="6EEEBC13" w:rsidR="00273DA6" w:rsidRPr="00273DA6" w:rsidRDefault="00F61A0E" w:rsidP="00273DA6">
            <w:pPr>
              <w:rPr>
                <w:sz w:val="16"/>
                <w:szCs w:val="16"/>
              </w:rPr>
            </w:pPr>
            <w:r w:rsidRPr="3CC3039E">
              <w:rPr>
                <w:sz w:val="16"/>
                <w:szCs w:val="16"/>
              </w:rPr>
              <w:t>u_afa_xbar.</w:t>
            </w:r>
            <w:r w:rsidR="00273DA6" w:rsidRPr="3CC3039E">
              <w:rPr>
                <w:sz w:val="16"/>
                <w:szCs w:val="16"/>
              </w:rPr>
              <w:t>hsel_M2</w:t>
            </w:r>
          </w:p>
          <w:p w14:paraId="398C4BEC" w14:textId="638FD89E" w:rsidR="00395E73" w:rsidRPr="00395E73" w:rsidRDefault="00395E73" w:rsidP="00395E73">
            <w:pPr>
              <w:rPr>
                <w:sz w:val="16"/>
                <w:szCs w:val="16"/>
              </w:rPr>
            </w:pPr>
          </w:p>
        </w:tc>
      </w:tr>
      <w:tr w:rsidR="00395E73" w:rsidRPr="00395E73" w14:paraId="13687833"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A626211" w14:textId="77777777" w:rsidR="00395E73" w:rsidRPr="00395E73" w:rsidRDefault="00395E73" w:rsidP="00395E73">
            <w:pPr>
              <w:rPr>
                <w:sz w:val="16"/>
                <w:szCs w:val="16"/>
              </w:rPr>
            </w:pPr>
            <w:r w:rsidRPr="00395E73">
              <w:rPr>
                <w:sz w:val="16"/>
                <w:szCs w:val="16"/>
              </w:rPr>
              <w:t>HADDR</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B590497" w14:textId="2DDB2713"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111C33C" w14:textId="1A78A22F" w:rsidR="00395E73" w:rsidRPr="00395E73" w:rsidRDefault="00395E73" w:rsidP="00395E73">
            <w:pPr>
              <w:rPr>
                <w:sz w:val="16"/>
                <w:szCs w:val="16"/>
              </w:rPr>
            </w:pPr>
            <w:r w:rsidRPr="3CC3039E">
              <w:rPr>
                <w:sz w:val="16"/>
                <w:szCs w:val="16"/>
              </w:rPr>
              <w:t>[AW-1:0]</w:t>
            </w: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3CBC97B0" w14:textId="5A456C0B"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153FF970" w14:textId="23994666" w:rsidR="00307AC0" w:rsidRPr="00307AC0" w:rsidRDefault="00F61A0E" w:rsidP="00307AC0">
            <w:pPr>
              <w:rPr>
                <w:sz w:val="16"/>
                <w:szCs w:val="16"/>
              </w:rPr>
            </w:pPr>
            <w:r w:rsidRPr="3CC3039E">
              <w:rPr>
                <w:sz w:val="16"/>
                <w:szCs w:val="16"/>
              </w:rPr>
              <w:t>u_afa_xbar.</w:t>
            </w:r>
            <w:r w:rsidR="00307AC0" w:rsidRPr="3CC3039E">
              <w:rPr>
                <w:sz w:val="16"/>
                <w:szCs w:val="16"/>
              </w:rPr>
              <w:t>haddr_M2</w:t>
            </w:r>
          </w:p>
          <w:p w14:paraId="517BBF58" w14:textId="52510B16" w:rsidR="00395E73" w:rsidRPr="00395E73" w:rsidRDefault="00395E73" w:rsidP="00395E73">
            <w:pPr>
              <w:rPr>
                <w:sz w:val="16"/>
                <w:szCs w:val="16"/>
              </w:rPr>
            </w:pPr>
          </w:p>
        </w:tc>
      </w:tr>
      <w:tr w:rsidR="00395E73" w:rsidRPr="00395E73" w14:paraId="055A6E6D"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D7FF37" w14:textId="77777777" w:rsidR="00395E73" w:rsidRPr="00395E73" w:rsidRDefault="00395E73" w:rsidP="00395E73">
            <w:pPr>
              <w:rPr>
                <w:sz w:val="16"/>
                <w:szCs w:val="16"/>
              </w:rPr>
            </w:pPr>
            <w:r w:rsidRPr="00395E73">
              <w:rPr>
                <w:sz w:val="16"/>
                <w:szCs w:val="16"/>
              </w:rPr>
              <w:t>HMASTER</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66ADC8" w14:textId="502004AF"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25B277" w14:textId="210DF6F7" w:rsidR="00395E73" w:rsidRPr="00395E73" w:rsidRDefault="00395E73" w:rsidP="00395E73">
            <w:pPr>
              <w:rPr>
                <w:sz w:val="16"/>
                <w:szCs w:val="16"/>
              </w:rPr>
            </w:pPr>
            <w:r w:rsidRPr="3CC3039E">
              <w:rPr>
                <w:sz w:val="16"/>
                <w:szCs w:val="16"/>
              </w:rPr>
              <w:t>[3:0]</w:t>
            </w: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7AFE7E53" w14:textId="344ED769"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B5229B" w14:textId="6C7E1B24" w:rsidR="00951980" w:rsidRPr="00951980" w:rsidRDefault="00F61A0E" w:rsidP="00951980">
            <w:pPr>
              <w:rPr>
                <w:sz w:val="16"/>
                <w:szCs w:val="16"/>
              </w:rPr>
            </w:pPr>
            <w:r w:rsidRPr="3CC3039E">
              <w:rPr>
                <w:sz w:val="16"/>
                <w:szCs w:val="16"/>
              </w:rPr>
              <w:t>u_afa_xbar.</w:t>
            </w:r>
            <w:r w:rsidR="00951980" w:rsidRPr="3CC3039E">
              <w:rPr>
                <w:sz w:val="16"/>
                <w:szCs w:val="16"/>
              </w:rPr>
              <w:t>hmaster_M2</w:t>
            </w:r>
          </w:p>
          <w:p w14:paraId="553C4CC8" w14:textId="7BFD9508" w:rsidR="00395E73" w:rsidRPr="00395E73" w:rsidRDefault="00395E73" w:rsidP="00395E73">
            <w:pPr>
              <w:rPr>
                <w:sz w:val="16"/>
                <w:szCs w:val="16"/>
              </w:rPr>
            </w:pPr>
          </w:p>
        </w:tc>
      </w:tr>
      <w:tr w:rsidR="00395E73" w:rsidRPr="00395E73" w14:paraId="4C2541AC"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94AEFEF" w14:textId="77777777" w:rsidR="00395E73" w:rsidRPr="00395E73" w:rsidRDefault="00395E73" w:rsidP="00395E73">
            <w:pPr>
              <w:rPr>
                <w:sz w:val="16"/>
                <w:szCs w:val="16"/>
              </w:rPr>
            </w:pPr>
            <w:r w:rsidRPr="00395E73">
              <w:rPr>
                <w:sz w:val="16"/>
                <w:szCs w:val="16"/>
              </w:rPr>
              <w:t>HTRANS</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AE3A7B3" w14:textId="2221B1BB"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AA54BE1" w14:textId="3B3FE691" w:rsidR="00395E73" w:rsidRPr="00395E73" w:rsidRDefault="00395E73" w:rsidP="00395E73">
            <w:pPr>
              <w:rPr>
                <w:sz w:val="16"/>
                <w:szCs w:val="16"/>
              </w:rPr>
            </w:pPr>
            <w:r w:rsidRPr="3CC3039E">
              <w:rPr>
                <w:sz w:val="16"/>
                <w:szCs w:val="16"/>
              </w:rPr>
              <w:t>[1:0]</w:t>
            </w: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4BA1298B" w14:textId="4FAAA2D2"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33FBF64" w14:textId="0D76417E" w:rsidR="009A5B9E" w:rsidRPr="009A5B9E" w:rsidRDefault="00F61A0E" w:rsidP="009A5B9E">
            <w:pPr>
              <w:rPr>
                <w:sz w:val="16"/>
                <w:szCs w:val="16"/>
              </w:rPr>
            </w:pPr>
            <w:r w:rsidRPr="3CC3039E">
              <w:rPr>
                <w:sz w:val="16"/>
                <w:szCs w:val="16"/>
              </w:rPr>
              <w:t>u_afa_xbar.</w:t>
            </w:r>
            <w:r w:rsidR="009A5B9E" w:rsidRPr="3CC3039E">
              <w:rPr>
                <w:sz w:val="16"/>
                <w:szCs w:val="16"/>
              </w:rPr>
              <w:t>htrans_M2</w:t>
            </w:r>
          </w:p>
          <w:p w14:paraId="525CC603" w14:textId="3F9E10EE" w:rsidR="00395E73" w:rsidRPr="00395E73" w:rsidRDefault="00395E73" w:rsidP="00395E73">
            <w:pPr>
              <w:rPr>
                <w:sz w:val="16"/>
                <w:szCs w:val="16"/>
              </w:rPr>
            </w:pPr>
          </w:p>
        </w:tc>
      </w:tr>
      <w:tr w:rsidR="00395E73" w:rsidRPr="00395E73" w14:paraId="22D790AA"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55427E" w14:textId="77777777" w:rsidR="00395E73" w:rsidRPr="00395E73" w:rsidRDefault="00395E73" w:rsidP="00395E73">
            <w:pPr>
              <w:rPr>
                <w:sz w:val="16"/>
                <w:szCs w:val="16"/>
              </w:rPr>
            </w:pPr>
            <w:r w:rsidRPr="00395E73">
              <w:rPr>
                <w:sz w:val="16"/>
                <w:szCs w:val="16"/>
              </w:rPr>
              <w:t>HSIZE</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E4C1E6" w14:textId="280F195D"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EF847F" w14:textId="18C1D90F" w:rsidR="00395E73" w:rsidRPr="00395E73" w:rsidRDefault="00395E73" w:rsidP="00395E73">
            <w:pPr>
              <w:rPr>
                <w:sz w:val="16"/>
                <w:szCs w:val="16"/>
              </w:rPr>
            </w:pPr>
            <w:r w:rsidRPr="3CC3039E">
              <w:rPr>
                <w:sz w:val="16"/>
                <w:szCs w:val="16"/>
              </w:rPr>
              <w:t>[2:0]</w:t>
            </w: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1C30E740" w14:textId="60353DA9"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3457B12" w14:textId="2DCD39C5" w:rsidR="00B10EBF" w:rsidRPr="00B10EBF" w:rsidRDefault="00F61A0E" w:rsidP="00B10EBF">
            <w:pPr>
              <w:rPr>
                <w:sz w:val="16"/>
                <w:szCs w:val="16"/>
              </w:rPr>
            </w:pPr>
            <w:r w:rsidRPr="3CC3039E">
              <w:rPr>
                <w:sz w:val="16"/>
                <w:szCs w:val="16"/>
              </w:rPr>
              <w:t>u_afa_xbar.</w:t>
            </w:r>
            <w:r w:rsidR="00B10EBF" w:rsidRPr="3CC3039E">
              <w:rPr>
                <w:sz w:val="16"/>
                <w:szCs w:val="16"/>
              </w:rPr>
              <w:t>hsize_M2</w:t>
            </w:r>
          </w:p>
          <w:p w14:paraId="3EBAE45D" w14:textId="2B8F407A" w:rsidR="00395E73" w:rsidRPr="00395E73" w:rsidRDefault="00395E73" w:rsidP="00395E73">
            <w:pPr>
              <w:rPr>
                <w:sz w:val="16"/>
                <w:szCs w:val="16"/>
              </w:rPr>
            </w:pPr>
          </w:p>
        </w:tc>
      </w:tr>
      <w:tr w:rsidR="00395E73" w:rsidRPr="00395E73" w14:paraId="4C5F2B51"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2D58B2C" w14:textId="77777777" w:rsidR="00395E73" w:rsidRPr="00395E73" w:rsidRDefault="00395E73" w:rsidP="00395E73">
            <w:pPr>
              <w:rPr>
                <w:sz w:val="16"/>
                <w:szCs w:val="16"/>
              </w:rPr>
            </w:pPr>
            <w:r w:rsidRPr="00395E73">
              <w:rPr>
                <w:sz w:val="16"/>
                <w:szCs w:val="16"/>
              </w:rPr>
              <w:t>HWRITE</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548E06B" w14:textId="32A01CEE"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7D61CA6"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24B20F5E" w14:textId="758B6165"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5C15D37C" w14:textId="478557AE" w:rsidR="00395E73" w:rsidRPr="00395E73" w:rsidRDefault="00F61A0E" w:rsidP="00395E73">
            <w:pPr>
              <w:rPr>
                <w:sz w:val="16"/>
                <w:szCs w:val="16"/>
              </w:rPr>
            </w:pPr>
            <w:r w:rsidRPr="44E22CDD">
              <w:rPr>
                <w:sz w:val="16"/>
                <w:szCs w:val="16"/>
              </w:rPr>
              <w:t>u_afa_xbar.</w:t>
            </w:r>
          </w:p>
        </w:tc>
      </w:tr>
      <w:tr w:rsidR="00395E73" w:rsidRPr="00395E73" w14:paraId="3947F53C"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0D9225" w14:textId="77777777" w:rsidR="00395E73" w:rsidRPr="00395E73" w:rsidRDefault="00395E73" w:rsidP="00395E73">
            <w:pPr>
              <w:rPr>
                <w:sz w:val="16"/>
                <w:szCs w:val="16"/>
              </w:rPr>
            </w:pPr>
            <w:r w:rsidRPr="00395E73">
              <w:rPr>
                <w:sz w:val="16"/>
                <w:szCs w:val="16"/>
              </w:rPr>
              <w:t>HWDATA</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AC9FD5" w14:textId="3D393A17"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7C9B19" w14:textId="3B145FD5" w:rsidR="00395E73" w:rsidRPr="00395E73" w:rsidRDefault="00395E73" w:rsidP="00395E73">
            <w:pPr>
              <w:rPr>
                <w:sz w:val="16"/>
                <w:szCs w:val="16"/>
              </w:rPr>
            </w:pPr>
            <w:r w:rsidRPr="3CC3039E">
              <w:rPr>
                <w:sz w:val="16"/>
                <w:szCs w:val="16"/>
              </w:rPr>
              <w:t>[31:0]</w:t>
            </w: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7E4E59D2" w14:textId="7F245A32"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956FD81" w14:textId="795C5C71" w:rsidR="00395E73" w:rsidRPr="00395E73" w:rsidRDefault="00F61A0E" w:rsidP="00395E73">
            <w:pPr>
              <w:rPr>
                <w:sz w:val="16"/>
                <w:szCs w:val="16"/>
              </w:rPr>
            </w:pPr>
            <w:r w:rsidRPr="44E22CDD">
              <w:rPr>
                <w:sz w:val="16"/>
                <w:szCs w:val="16"/>
              </w:rPr>
              <w:t>u_afa_xbar.</w:t>
            </w:r>
          </w:p>
        </w:tc>
      </w:tr>
      <w:tr w:rsidR="00395E73" w:rsidRPr="00395E73" w14:paraId="0F19DDB0"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897E18E" w14:textId="77777777" w:rsidR="00395E73" w:rsidRPr="00395E73" w:rsidRDefault="00395E73" w:rsidP="00395E73">
            <w:pPr>
              <w:rPr>
                <w:sz w:val="16"/>
                <w:szCs w:val="16"/>
              </w:rPr>
            </w:pPr>
            <w:r w:rsidRPr="00395E73">
              <w:rPr>
                <w:sz w:val="16"/>
                <w:szCs w:val="16"/>
              </w:rPr>
              <w:t>HREADY</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5B4C780" w14:textId="69599714"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35634D8"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52B6539E" w14:textId="30A52FC5"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2D3616EA" w14:textId="13F756AC" w:rsidR="00395E73" w:rsidRPr="00395E73" w:rsidRDefault="00F61A0E" w:rsidP="00395E73">
            <w:pPr>
              <w:rPr>
                <w:sz w:val="16"/>
                <w:szCs w:val="16"/>
              </w:rPr>
            </w:pPr>
            <w:r w:rsidRPr="44E22CDD">
              <w:rPr>
                <w:sz w:val="16"/>
                <w:szCs w:val="16"/>
              </w:rPr>
              <w:t>u_afa_xbar.</w:t>
            </w:r>
          </w:p>
        </w:tc>
      </w:tr>
      <w:tr w:rsidR="00395E73" w:rsidRPr="00395E73" w14:paraId="1850F0D8"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5A51C5" w14:textId="77777777" w:rsidR="00395E73" w:rsidRPr="00395E73" w:rsidRDefault="00395E73" w:rsidP="00395E73">
            <w:pPr>
              <w:rPr>
                <w:sz w:val="16"/>
                <w:szCs w:val="16"/>
              </w:rPr>
            </w:pPr>
            <w:r w:rsidRPr="00395E73">
              <w:rPr>
                <w:sz w:val="16"/>
                <w:szCs w:val="16"/>
              </w:rPr>
              <w:t>HREADYOUT</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FFF28C" w14:textId="20CDB8ED"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08A1A1"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393A5F03" w14:textId="4C2658EE"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2D5CE0" w14:textId="5FA38872" w:rsidR="00395E73" w:rsidRPr="00395E73" w:rsidRDefault="00F61A0E" w:rsidP="00395E73">
            <w:pPr>
              <w:rPr>
                <w:sz w:val="16"/>
                <w:szCs w:val="16"/>
              </w:rPr>
            </w:pPr>
            <w:r w:rsidRPr="44E22CDD">
              <w:rPr>
                <w:sz w:val="16"/>
                <w:szCs w:val="16"/>
              </w:rPr>
              <w:t>u_afa_xbar.</w:t>
            </w:r>
          </w:p>
        </w:tc>
      </w:tr>
      <w:tr w:rsidR="00395E73" w:rsidRPr="00395E73" w14:paraId="238562D1"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4343E6C" w14:textId="77777777" w:rsidR="00395E73" w:rsidRPr="00395E73" w:rsidRDefault="00395E73" w:rsidP="00395E73">
            <w:pPr>
              <w:rPr>
                <w:sz w:val="16"/>
                <w:szCs w:val="16"/>
              </w:rPr>
            </w:pPr>
            <w:r w:rsidRPr="00395E73">
              <w:rPr>
                <w:sz w:val="16"/>
                <w:szCs w:val="16"/>
              </w:rPr>
              <w:t>HRDATA</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134B98AB" w14:textId="2FA6CC28"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62C8D18" w14:textId="4A5F411E" w:rsidR="00395E73" w:rsidRPr="00395E73" w:rsidRDefault="00395E73" w:rsidP="00395E73">
            <w:pPr>
              <w:rPr>
                <w:sz w:val="16"/>
                <w:szCs w:val="16"/>
              </w:rPr>
            </w:pPr>
            <w:r w:rsidRPr="3CC3039E">
              <w:rPr>
                <w:sz w:val="16"/>
                <w:szCs w:val="16"/>
              </w:rPr>
              <w:t>[31:0]</w:t>
            </w: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4779C0F2" w14:textId="762E7D6C"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62DBBAC" w14:textId="44ECD800" w:rsidR="00395E73" w:rsidRPr="00395E73" w:rsidRDefault="00F61A0E" w:rsidP="00395E73">
            <w:pPr>
              <w:rPr>
                <w:sz w:val="16"/>
                <w:szCs w:val="16"/>
              </w:rPr>
            </w:pPr>
            <w:r w:rsidRPr="44E22CDD">
              <w:rPr>
                <w:sz w:val="16"/>
                <w:szCs w:val="16"/>
              </w:rPr>
              <w:t>u_afa_xbar.</w:t>
            </w:r>
          </w:p>
        </w:tc>
      </w:tr>
      <w:tr w:rsidR="00395E73" w:rsidRPr="00395E73" w14:paraId="5565716C"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2CC1A5" w14:textId="77777777" w:rsidR="00395E73" w:rsidRPr="00395E73" w:rsidRDefault="00395E73" w:rsidP="00395E73">
            <w:pPr>
              <w:rPr>
                <w:sz w:val="16"/>
                <w:szCs w:val="16"/>
              </w:rPr>
            </w:pPr>
            <w:r w:rsidRPr="00395E73">
              <w:rPr>
                <w:sz w:val="16"/>
                <w:szCs w:val="16"/>
              </w:rPr>
              <w:t>HRESP</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0DA8FE" w14:textId="11768459"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18C7C7"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662FF4B3" w14:textId="708E85B4" w:rsidR="00F61A0E" w:rsidRPr="00217A13" w:rsidRDefault="00F61A0E" w:rsidP="00395E73">
            <w:pPr>
              <w:rPr>
                <w:rFonts w:ascii="Calibri" w:hAnsi="Calibri" w:cs="Calibri"/>
                <w:color w:val="FF0000"/>
                <w:sz w:val="16"/>
                <w:szCs w:val="16"/>
              </w:rPr>
            </w:pPr>
            <w:r w:rsidRPr="00217A13">
              <w:rPr>
                <w:rFonts w:ascii="Calibri" w:hAnsi="Calibri" w:cs="Calibri"/>
                <w:color w:val="FF0000"/>
                <w:sz w:val="16"/>
                <w:szCs w:val="16"/>
              </w:rPr>
              <w:t>AHB Slave Port</w:t>
            </w: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B4FD47" w14:textId="165B029D" w:rsidR="00395E73" w:rsidRPr="00395E73" w:rsidRDefault="00F61A0E" w:rsidP="00395E73">
            <w:pPr>
              <w:rPr>
                <w:sz w:val="16"/>
                <w:szCs w:val="16"/>
              </w:rPr>
            </w:pPr>
            <w:r w:rsidRPr="44E22CDD">
              <w:rPr>
                <w:sz w:val="16"/>
                <w:szCs w:val="16"/>
              </w:rPr>
              <w:t>u_afa_xbar.</w:t>
            </w:r>
          </w:p>
        </w:tc>
      </w:tr>
      <w:tr w:rsidR="00395E73" w:rsidRPr="00395E73" w14:paraId="7163B970"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5794825F" w14:textId="77777777" w:rsidR="00395E73" w:rsidRPr="00395E73" w:rsidRDefault="00395E73" w:rsidP="00395E73">
            <w:pPr>
              <w:rPr>
                <w:sz w:val="16"/>
                <w:szCs w:val="16"/>
              </w:rPr>
            </w:pPr>
            <w:r w:rsidRPr="00395E73">
              <w:rPr>
                <w:sz w:val="16"/>
                <w:szCs w:val="16"/>
              </w:rPr>
              <w:t>O_FIFO_RAM_A</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75A61F5" w14:textId="119C89AF"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16CF6FA" w14:textId="240B77E9" w:rsidR="00395E73" w:rsidRPr="00395E73" w:rsidRDefault="00395E73" w:rsidP="00395E73">
            <w:pPr>
              <w:rPr>
                <w:sz w:val="16"/>
                <w:szCs w:val="16"/>
              </w:rPr>
            </w:pPr>
            <w:r w:rsidRPr="3CC3039E">
              <w:rPr>
                <w:sz w:val="16"/>
                <w:szCs w:val="16"/>
              </w:rPr>
              <w:t>[ADDR_WIDTH-1:0]</w:t>
            </w: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034767B3" w14:textId="77777777" w:rsidR="0031694E" w:rsidRPr="00352419" w:rsidRDefault="0031694E" w:rsidP="00395E73">
            <w:pPr>
              <w:rPr>
                <w:sz w:val="16"/>
                <w:szCs w:val="16"/>
              </w:rPr>
            </w:pP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2C4BC224" w14:textId="4970B11C" w:rsidR="00395E73" w:rsidRPr="00395E73" w:rsidRDefault="00352419" w:rsidP="00395E73">
            <w:pPr>
              <w:rPr>
                <w:sz w:val="16"/>
                <w:szCs w:val="16"/>
              </w:rPr>
            </w:pPr>
            <w:r w:rsidRPr="1C7C536A">
              <w:rPr>
                <w:sz w:val="16"/>
                <w:szCs w:val="16"/>
              </w:rPr>
              <w:t>u_ca_fifo_bist_c.</w:t>
            </w:r>
            <w:r w:rsidR="003E14C1" w:rsidRPr="1C7C536A">
              <w:rPr>
                <w:sz w:val="16"/>
                <w:szCs w:val="16"/>
              </w:rPr>
              <w:t>ags_1</w:t>
            </w:r>
          </w:p>
        </w:tc>
      </w:tr>
      <w:tr w:rsidR="00395E73" w:rsidRPr="00395E73" w14:paraId="6B4CDF2F"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CE0024" w14:textId="77777777" w:rsidR="00395E73" w:rsidRPr="00395E73" w:rsidRDefault="00395E73" w:rsidP="00395E73">
            <w:pPr>
              <w:rPr>
                <w:sz w:val="16"/>
                <w:szCs w:val="16"/>
              </w:rPr>
            </w:pPr>
            <w:r w:rsidRPr="00395E73">
              <w:rPr>
                <w:sz w:val="16"/>
                <w:szCs w:val="16"/>
              </w:rPr>
              <w:t>O_FIFO_RAM_D</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E821B3" w14:textId="15B8EEF3"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61817A" w14:textId="1A350E8E" w:rsidR="00395E73" w:rsidRPr="00395E73" w:rsidRDefault="00395E73" w:rsidP="00395E73">
            <w:pPr>
              <w:rPr>
                <w:sz w:val="16"/>
                <w:szCs w:val="16"/>
              </w:rPr>
            </w:pPr>
            <w:r w:rsidRPr="3CC3039E">
              <w:rPr>
                <w:sz w:val="16"/>
                <w:szCs w:val="16"/>
              </w:rPr>
              <w:t>[23:0]</w:t>
            </w: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02DB8BD9" w14:textId="77777777" w:rsidR="0031694E" w:rsidRPr="00352419" w:rsidRDefault="0031694E" w:rsidP="00395E73">
            <w:pPr>
              <w:rPr>
                <w:sz w:val="16"/>
                <w:szCs w:val="16"/>
              </w:rPr>
            </w:pP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B12108" w14:textId="21DE50E6" w:rsidR="00395E73" w:rsidRPr="00395E73" w:rsidRDefault="00352419" w:rsidP="00395E73">
            <w:pPr>
              <w:rPr>
                <w:sz w:val="16"/>
                <w:szCs w:val="16"/>
              </w:rPr>
            </w:pPr>
            <w:r w:rsidRPr="3CC3039E">
              <w:rPr>
                <w:sz w:val="16"/>
                <w:szCs w:val="16"/>
              </w:rPr>
              <w:t>u_ca_fifo_bist_c.</w:t>
            </w:r>
            <w:r w:rsidR="00C66690" w:rsidRPr="3CC3039E">
              <w:rPr>
                <w:sz w:val="16"/>
                <w:szCs w:val="16"/>
              </w:rPr>
              <w:t>csns_1</w:t>
            </w:r>
          </w:p>
        </w:tc>
      </w:tr>
      <w:tr w:rsidR="00395E73" w:rsidRPr="00395E73" w14:paraId="37A2D644"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7F1AFF83" w14:textId="77777777" w:rsidR="00395E73" w:rsidRPr="00395E73" w:rsidRDefault="00395E73" w:rsidP="00395E73">
            <w:pPr>
              <w:rPr>
                <w:sz w:val="16"/>
                <w:szCs w:val="16"/>
              </w:rPr>
            </w:pPr>
            <w:r w:rsidRPr="00395E73">
              <w:rPr>
                <w:sz w:val="16"/>
                <w:szCs w:val="16"/>
              </w:rPr>
              <w:t>O_FIFO_RAM_CSN</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9C94517" w14:textId="17D06B8E"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496C70FA"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03E4C3A2" w14:textId="77777777" w:rsidR="0031694E" w:rsidRPr="00352419" w:rsidRDefault="0031694E" w:rsidP="00395E73">
            <w:pPr>
              <w:rPr>
                <w:sz w:val="16"/>
                <w:szCs w:val="16"/>
              </w:rPr>
            </w:pP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036F6B1" w14:textId="0DF17A12" w:rsidR="00395E73" w:rsidRPr="00395E73" w:rsidRDefault="00352419" w:rsidP="00395E73">
            <w:pPr>
              <w:rPr>
                <w:sz w:val="16"/>
                <w:szCs w:val="16"/>
              </w:rPr>
            </w:pPr>
            <w:r w:rsidRPr="1C7C536A">
              <w:rPr>
                <w:sz w:val="16"/>
                <w:szCs w:val="16"/>
              </w:rPr>
              <w:t>u_ca_fifo_bist_c.</w:t>
            </w:r>
            <w:r w:rsidR="004712BF" w:rsidRPr="1C7C536A">
              <w:rPr>
                <w:sz w:val="16"/>
                <w:szCs w:val="16"/>
              </w:rPr>
              <w:t>dgs_1</w:t>
            </w:r>
          </w:p>
        </w:tc>
      </w:tr>
      <w:tr w:rsidR="00395E73" w:rsidRPr="00395E73" w14:paraId="4209DDF8"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02D31B" w14:textId="77777777" w:rsidR="00395E73" w:rsidRPr="00395E73" w:rsidRDefault="00395E73" w:rsidP="00395E73">
            <w:pPr>
              <w:rPr>
                <w:sz w:val="16"/>
                <w:szCs w:val="16"/>
              </w:rPr>
            </w:pPr>
            <w:r w:rsidRPr="00395E73">
              <w:rPr>
                <w:sz w:val="16"/>
                <w:szCs w:val="16"/>
              </w:rPr>
              <w:t>O_FIFO_RAM_M</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699BEE" w14:textId="0F3CCDE8"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8FF3AC" w14:textId="4C596952" w:rsidR="00395E73" w:rsidRPr="00395E73" w:rsidRDefault="00395E73" w:rsidP="00395E73">
            <w:pPr>
              <w:rPr>
                <w:sz w:val="16"/>
                <w:szCs w:val="16"/>
              </w:rPr>
            </w:pPr>
            <w:r w:rsidRPr="3CC3039E">
              <w:rPr>
                <w:sz w:val="16"/>
                <w:szCs w:val="16"/>
              </w:rPr>
              <w:t>[23:0]</w:t>
            </w:r>
          </w:p>
        </w:tc>
        <w:tc>
          <w:tcPr>
            <w:tcW w:w="1041" w:type="pct"/>
            <w:tcBorders>
              <w:top w:val="single" w:sz="6" w:space="0" w:color="DFE2E5"/>
              <w:left w:val="single" w:sz="6" w:space="0" w:color="DFE2E5"/>
              <w:bottom w:val="single" w:sz="6" w:space="0" w:color="DFE2E5"/>
              <w:right w:val="single" w:sz="6" w:space="0" w:color="DFE2E5"/>
            </w:tcBorders>
            <w:shd w:val="clear" w:color="auto" w:fill="F6F8FA"/>
          </w:tcPr>
          <w:p w14:paraId="39FA8C29" w14:textId="77777777" w:rsidR="0031694E" w:rsidRPr="00352419" w:rsidRDefault="0031694E" w:rsidP="00395E73">
            <w:pPr>
              <w:rPr>
                <w:sz w:val="16"/>
                <w:szCs w:val="16"/>
              </w:rPr>
            </w:pPr>
          </w:p>
        </w:tc>
        <w:tc>
          <w:tcPr>
            <w:tcW w:w="113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83CADB" w14:textId="5999B749" w:rsidR="00395E73" w:rsidRPr="00395E73" w:rsidRDefault="00352419" w:rsidP="00395E73">
            <w:pPr>
              <w:rPr>
                <w:sz w:val="16"/>
                <w:szCs w:val="16"/>
              </w:rPr>
            </w:pPr>
            <w:r w:rsidRPr="3CC3039E">
              <w:rPr>
                <w:sz w:val="16"/>
                <w:szCs w:val="16"/>
              </w:rPr>
              <w:t>u_ca_fifo_bist_c.</w:t>
            </w:r>
            <w:r w:rsidR="007B59E6" w:rsidRPr="3CC3039E">
              <w:rPr>
                <w:sz w:val="16"/>
                <w:szCs w:val="16"/>
              </w:rPr>
              <w:t>wens_1</w:t>
            </w:r>
          </w:p>
        </w:tc>
      </w:tr>
      <w:tr w:rsidR="00395E73" w:rsidRPr="00395E73" w14:paraId="5EFCB487" w14:textId="77777777" w:rsidTr="1C7C536A">
        <w:tc>
          <w:tcPr>
            <w:tcW w:w="1108" w:type="pct"/>
            <w:gridSpan w:val="2"/>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0F954598" w14:textId="77777777" w:rsidR="00395E73" w:rsidRPr="00395E73" w:rsidRDefault="00395E73" w:rsidP="00395E73">
            <w:pPr>
              <w:rPr>
                <w:sz w:val="16"/>
                <w:szCs w:val="16"/>
              </w:rPr>
            </w:pPr>
            <w:r w:rsidRPr="00395E73">
              <w:rPr>
                <w:sz w:val="16"/>
                <w:szCs w:val="16"/>
              </w:rPr>
              <w:t>O_FIFO_RAM_WEN</w:t>
            </w:r>
          </w:p>
        </w:tc>
        <w:tc>
          <w:tcPr>
            <w:tcW w:w="606"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6C9B8B2B" w14:textId="361C0438" w:rsidR="00395E73" w:rsidRPr="00395E73" w:rsidRDefault="00395E73" w:rsidP="00395E73">
            <w:pPr>
              <w:rPr>
                <w:sz w:val="16"/>
                <w:szCs w:val="16"/>
              </w:rPr>
            </w:pPr>
            <w:r w:rsidRPr="3CC3039E">
              <w:rPr>
                <w:sz w:val="16"/>
                <w:szCs w:val="16"/>
              </w:rPr>
              <w:t>output</w:t>
            </w:r>
          </w:p>
        </w:tc>
        <w:tc>
          <w:tcPr>
            <w:tcW w:w="1112"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hideMark/>
          </w:tcPr>
          <w:p w14:paraId="2636DE3E" w14:textId="77777777" w:rsidR="00395E73" w:rsidRPr="00395E73" w:rsidRDefault="00395E73" w:rsidP="00395E73">
            <w:pPr>
              <w:rPr>
                <w:sz w:val="16"/>
                <w:szCs w:val="16"/>
              </w:rPr>
            </w:pPr>
          </w:p>
        </w:tc>
        <w:tc>
          <w:tcPr>
            <w:tcW w:w="1041" w:type="pct"/>
            <w:tcBorders>
              <w:top w:val="single" w:sz="6" w:space="0" w:color="DFE2E5"/>
              <w:left w:val="single" w:sz="6" w:space="0" w:color="DFE2E5"/>
              <w:bottom w:val="single" w:sz="6" w:space="0" w:color="DFE2E5"/>
              <w:right w:val="single" w:sz="6" w:space="0" w:color="DFE2E5"/>
            </w:tcBorders>
            <w:shd w:val="clear" w:color="auto" w:fill="FFFFFF" w:themeFill="background1"/>
          </w:tcPr>
          <w:p w14:paraId="1861A203" w14:textId="77777777" w:rsidR="0031694E" w:rsidRPr="00352419" w:rsidRDefault="0031694E" w:rsidP="00395E73">
            <w:pPr>
              <w:rPr>
                <w:sz w:val="16"/>
                <w:szCs w:val="16"/>
              </w:rPr>
            </w:pPr>
          </w:p>
        </w:tc>
        <w:tc>
          <w:tcPr>
            <w:tcW w:w="1133" w:type="pct"/>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21F8C079" w14:textId="35870899" w:rsidR="00395E73" w:rsidRPr="00395E73" w:rsidRDefault="00352419" w:rsidP="00395E73">
            <w:pPr>
              <w:rPr>
                <w:sz w:val="16"/>
                <w:szCs w:val="16"/>
              </w:rPr>
            </w:pPr>
            <w:r w:rsidRPr="1C7C536A">
              <w:rPr>
                <w:sz w:val="16"/>
                <w:szCs w:val="16"/>
              </w:rPr>
              <w:t>u_ca_fifo_bist_c.</w:t>
            </w:r>
            <w:r w:rsidR="002B646F" w:rsidRPr="1C7C536A">
              <w:rPr>
                <w:sz w:val="16"/>
                <w:szCs w:val="16"/>
              </w:rPr>
              <w:t>mgs_1</w:t>
            </w:r>
          </w:p>
        </w:tc>
      </w:tr>
      <w:tr w:rsidR="00395E73" w:rsidRPr="00395E73" w14:paraId="692846F0" w14:textId="77777777" w:rsidTr="0031694E">
        <w:tc>
          <w:tcPr>
            <w:tcW w:w="1108"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A67F54" w14:textId="77777777" w:rsidR="00395E73" w:rsidRPr="00395E73" w:rsidRDefault="00395E73" w:rsidP="00395E73">
            <w:pPr>
              <w:rPr>
                <w:sz w:val="16"/>
                <w:szCs w:val="16"/>
              </w:rPr>
            </w:pPr>
            <w:r w:rsidRPr="00395E73">
              <w:rPr>
                <w:sz w:val="16"/>
                <w:szCs w:val="16"/>
              </w:rPr>
              <w:t>I_FIFO_RAM_Q</w:t>
            </w:r>
          </w:p>
        </w:tc>
        <w:tc>
          <w:tcPr>
            <w:tcW w:w="6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6F7CA7" w14:textId="7E54BAFC" w:rsidR="00395E73" w:rsidRPr="00395E73" w:rsidRDefault="00395E73" w:rsidP="00395E73">
            <w:pPr>
              <w:rPr>
                <w:sz w:val="16"/>
                <w:szCs w:val="16"/>
              </w:rPr>
            </w:pPr>
            <w:r w:rsidRPr="3CC3039E">
              <w:rPr>
                <w:sz w:val="16"/>
                <w:szCs w:val="16"/>
              </w:rPr>
              <w:t>input</w:t>
            </w:r>
          </w:p>
        </w:tc>
        <w:tc>
          <w:tcPr>
            <w:tcW w:w="1112"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0DE2EB" w14:textId="51818A4B" w:rsidR="00395E73" w:rsidRPr="00395E73" w:rsidRDefault="00395E73" w:rsidP="00395E73">
            <w:pPr>
              <w:rPr>
                <w:sz w:val="16"/>
                <w:szCs w:val="16"/>
              </w:rPr>
            </w:pPr>
            <w:r w:rsidRPr="3CC3039E">
              <w:rPr>
                <w:sz w:val="16"/>
                <w:szCs w:val="16"/>
              </w:rPr>
              <w:t>[23:0]</w:t>
            </w:r>
          </w:p>
        </w:tc>
        <w:tc>
          <w:tcPr>
            <w:tcW w:w="1041" w:type="pct"/>
            <w:shd w:val="clear" w:color="auto" w:fill="F6F8FA"/>
          </w:tcPr>
          <w:p w14:paraId="76B822A2" w14:textId="77777777" w:rsidR="0031694E" w:rsidRPr="00865CAC" w:rsidRDefault="0031694E" w:rsidP="00395E73">
            <w:pPr>
              <w:rPr>
                <w:sz w:val="16"/>
                <w:szCs w:val="16"/>
              </w:rPr>
            </w:pPr>
          </w:p>
        </w:tc>
        <w:tc>
          <w:tcPr>
            <w:tcW w:w="1133" w:type="pct"/>
            <w:shd w:val="clear" w:color="auto" w:fill="F6F8FA"/>
            <w:vAlign w:val="center"/>
            <w:hideMark/>
          </w:tcPr>
          <w:p w14:paraId="58C71973" w14:textId="1FEFD21D" w:rsidR="00395E73" w:rsidRPr="00395E73" w:rsidRDefault="00865CAC" w:rsidP="00A2613E">
            <w:pPr>
              <w:keepNext/>
              <w:rPr>
                <w:sz w:val="16"/>
                <w:szCs w:val="16"/>
              </w:rPr>
            </w:pPr>
            <w:r w:rsidRPr="3CC3039E">
              <w:rPr>
                <w:sz w:val="16"/>
                <w:szCs w:val="16"/>
              </w:rPr>
              <w:t>u_ca_fifo_bist_c.dgrs_1</w:t>
            </w:r>
          </w:p>
        </w:tc>
      </w:tr>
    </w:tbl>
    <w:p w14:paraId="3E77A587" w14:textId="54571FC1" w:rsidR="00E47D3F" w:rsidRDefault="00ED2D01" w:rsidP="00CE7931">
      <w:pPr>
        <w:pStyle w:val="Caption"/>
        <w:rPr>
          <w:lang w:val="it-IT"/>
        </w:rPr>
      </w:pPr>
      <w:bookmarkStart w:id="134" w:name="_Toc210989363"/>
      <w:r>
        <w:rPr>
          <w:lang w:val="it-IT"/>
        </w:rPr>
        <w:t>Table</w:t>
      </w:r>
      <w:r w:rsidR="00A2613E" w:rsidRPr="005F6A8F">
        <w:rPr>
          <w:lang w:val="it-IT"/>
        </w:rPr>
        <w:t xml:space="preserve"> </w:t>
      </w:r>
      <w:r w:rsidR="00B81FFD">
        <w:rPr>
          <w:lang w:val="it-IT"/>
        </w:rPr>
        <w:fldChar w:fldCharType="begin"/>
      </w:r>
      <w:r w:rsidR="00B81FFD">
        <w:rPr>
          <w:lang w:val="it-IT"/>
        </w:rPr>
        <w:instrText xml:space="preserve"> SEQ Tableau \* ARABIC </w:instrText>
      </w:r>
      <w:r w:rsidR="00B81FFD">
        <w:rPr>
          <w:lang w:val="it-IT"/>
        </w:rPr>
        <w:fldChar w:fldCharType="separate"/>
      </w:r>
      <w:r w:rsidR="00E27A95">
        <w:rPr>
          <w:noProof/>
          <w:lang w:val="it-IT"/>
        </w:rPr>
        <w:t>28</w:t>
      </w:r>
      <w:r w:rsidR="00B81FFD">
        <w:rPr>
          <w:lang w:val="it-IT"/>
        </w:rPr>
        <w:fldChar w:fldCharType="end"/>
      </w:r>
      <w:r w:rsidR="00A2613E" w:rsidRPr="005F6A8F">
        <w:rPr>
          <w:lang w:val="it-IT"/>
        </w:rPr>
        <w:t>: FIFO Controller I/O List</w:t>
      </w:r>
      <w:bookmarkEnd w:id="134"/>
      <w:r w:rsidR="00E47D3F">
        <w:rPr>
          <w:lang w:val="it-IT"/>
        </w:rPr>
        <w:br w:type="page"/>
      </w:r>
    </w:p>
    <w:p w14:paraId="0F1608CF" w14:textId="748AA352" w:rsidR="00E47D3F" w:rsidRPr="00DB608E" w:rsidRDefault="00E47D3F" w:rsidP="60007C68">
      <w:pPr>
        <w:pStyle w:val="Heading4"/>
      </w:pPr>
      <w:commentRangeStart w:id="135"/>
      <w:r>
        <w:lastRenderedPageBreak/>
        <w:t>FIFO_CTRL Peculiar Requirements</w:t>
      </w:r>
      <w:commentRangeEnd w:id="135"/>
      <w:r w:rsidR="008874FF" w:rsidRPr="00DB608E">
        <w:rPr>
          <w:rStyle w:val="CommentReference"/>
          <w:sz w:val="32"/>
          <w:szCs w:val="32"/>
        </w:rPr>
        <w:commentReference w:id="135"/>
      </w:r>
    </w:p>
    <w:p w14:paraId="1E3B39E4" w14:textId="60FAE34E" w:rsidR="00862BDB" w:rsidRPr="0048702F" w:rsidRDefault="1D0153E4" w:rsidP="5C3922AD">
      <w:pPr>
        <w:rPr>
          <w:rFonts w:eastAsia="Arial" w:cs="Arial"/>
          <w:color w:val="3CB4E6" w:themeColor="accent3"/>
          <w:sz w:val="24"/>
          <w:szCs w:val="24"/>
          <w:lang w:val="it-IT"/>
        </w:rPr>
      </w:pPr>
      <w:r w:rsidRPr="76EDDCDB">
        <w:rPr>
          <w:rFonts w:eastAsia="Arial" w:cs="Arial"/>
          <w:color w:val="3CB4E6" w:themeColor="accent3"/>
          <w:sz w:val="24"/>
          <w:szCs w:val="24"/>
          <w:lang w:val="it-IT"/>
        </w:rPr>
        <w:t>[</w:t>
      </w:r>
      <w:r w:rsidR="156C5FB7" w:rsidRPr="67E8C32B">
        <w:rPr>
          <w:rFonts w:eastAsia="Arial" w:cs="Arial"/>
          <w:color w:val="3CB4E6" w:themeColor="accent3"/>
          <w:sz w:val="24"/>
          <w:szCs w:val="24"/>
          <w:lang w:val="it-IT"/>
        </w:rPr>
        <w:t>DDS_STBIO1</w:t>
      </w:r>
      <w:r w:rsidRPr="76EDDCDB">
        <w:rPr>
          <w:rFonts w:eastAsia="Arial" w:cs="Arial"/>
          <w:color w:val="3CB4E6" w:themeColor="accent3"/>
          <w:sz w:val="24"/>
          <w:szCs w:val="24"/>
          <w:lang w:val="it-IT"/>
        </w:rPr>
        <w:t xml:space="preserve">_00000102] </w:t>
      </w:r>
      <w:r w:rsidR="00131E54" w:rsidRPr="3CC3039E">
        <w:rPr>
          <w:rFonts w:eastAsia="Arial" w:cs="Arial"/>
          <w:color w:val="3CB4E6" w:themeColor="accent3"/>
          <w:sz w:val="24"/>
          <w:szCs w:val="24"/>
        </w:rPr>
        <w:t>Requirement</w:t>
      </w:r>
    </w:p>
    <w:p w14:paraId="1F821665" w14:textId="6DF1570C" w:rsidR="00862BDB" w:rsidRPr="0048702F" w:rsidRDefault="449EF4A1" w:rsidP="512BBB71">
      <w:pPr>
        <w:rPr>
          <w:rFonts w:eastAsia="Arial" w:cs="Arial"/>
          <w:color w:val="03234B" w:themeColor="accent1"/>
          <w:sz w:val="24"/>
          <w:szCs w:val="24"/>
        </w:rPr>
      </w:pPr>
      <w:r w:rsidRPr="3CC3039E">
        <w:rPr>
          <w:rFonts w:eastAsia="Arial" w:cs="Arial"/>
          <w:color w:val="03234B" w:themeColor="accent1"/>
          <w:sz w:val="24"/>
          <w:szCs w:val="24"/>
        </w:rPr>
        <w:t>The parameter MEM_LOC shall define the first Memory Location of the FIFO RAM</w:t>
      </w:r>
      <w:r w:rsidR="3CE5636F" w:rsidRPr="3CC3039E">
        <w:rPr>
          <w:rFonts w:eastAsia="Arial" w:cs="Arial"/>
          <w:color w:val="03234B" w:themeColor="accent1"/>
          <w:sz w:val="24"/>
          <w:szCs w:val="24"/>
        </w:rPr>
        <w:t>: 0xC4000</w:t>
      </w:r>
      <w:r w:rsidRPr="3CC3039E">
        <w:rPr>
          <w:rFonts w:eastAsia="Arial" w:cs="Arial"/>
          <w:color w:val="03234B" w:themeColor="accent1"/>
          <w:sz w:val="24"/>
          <w:szCs w:val="24"/>
        </w:rPr>
        <w:t>.</w:t>
      </w:r>
    </w:p>
    <w:p w14:paraId="593CD7A6" w14:textId="1CCCD796" w:rsidR="5CFAD767" w:rsidRDefault="00CB4B33" w:rsidP="5CFAD767">
      <w:pPr>
        <w:rPr>
          <w:rFonts w:eastAsia="Arial" w:cs="Arial"/>
          <w:color w:val="3CB4E6" w:themeColor="accent3"/>
          <w:sz w:val="24"/>
          <w:szCs w:val="24"/>
        </w:rPr>
      </w:pPr>
      <w:r w:rsidRPr="70A807A9">
        <w:rPr>
          <w:rFonts w:eastAsia="Arial" w:cs="Arial"/>
          <w:sz w:val="24"/>
          <w:szCs w:val="24"/>
        </w:rPr>
        <w:t xml:space="preserve">[TO: </w:t>
      </w:r>
      <w:r w:rsidR="3D2E8205" w:rsidRPr="55A810FA">
        <w:rPr>
          <w:rFonts w:eastAsia="Arial" w:cs="Arial"/>
          <w:color w:val="3CB4E6" w:themeColor="accent3"/>
          <w:sz w:val="24"/>
          <w:szCs w:val="24"/>
        </w:rPr>
        <w:t>IPOS_FIFO_CTRL</w:t>
      </w:r>
      <w:r w:rsidRPr="002162E8">
        <w:rPr>
          <w:rFonts w:eastAsia="Arial" w:cs="Arial"/>
          <w:color w:val="3CB4E6" w:themeColor="accent3"/>
          <w:sz w:val="24"/>
          <w:szCs w:val="24"/>
          <w:lang w:val="en-US"/>
        </w:rPr>
        <w:t>_00000102</w:t>
      </w:r>
      <w:r w:rsidRPr="70A807A9">
        <w:rPr>
          <w:rFonts w:eastAsia="Arial" w:cs="Arial"/>
          <w:sz w:val="24"/>
          <w:szCs w:val="24"/>
        </w:rPr>
        <w:t xml:space="preserve">]  </w:t>
      </w:r>
    </w:p>
    <w:p w14:paraId="3FB6DE8C" w14:textId="4A6AAD7E" w:rsidR="00862BDB" w:rsidRPr="0048702F" w:rsidRDefault="1D0153E4" w:rsidP="512BBB71">
      <w:pPr>
        <w:rPr>
          <w:rFonts w:eastAsia="Arial" w:cs="Arial"/>
          <w:color w:val="3CB4E6" w:themeColor="accent3"/>
          <w:sz w:val="24"/>
          <w:szCs w:val="24"/>
        </w:rPr>
      </w:pPr>
      <w:r w:rsidRPr="5C3922AD">
        <w:rPr>
          <w:rFonts w:eastAsia="Arial" w:cs="Arial"/>
          <w:color w:val="3CB4E6" w:themeColor="accent3"/>
          <w:sz w:val="24"/>
          <w:szCs w:val="24"/>
        </w:rPr>
        <w:t>[End]</w:t>
      </w:r>
    </w:p>
    <w:p w14:paraId="5F7258C9" w14:textId="0E3FD60D" w:rsidR="00862BDB" w:rsidRPr="0048702F" w:rsidRDefault="1D0153E4" w:rsidP="512BBB71">
      <w:pPr>
        <w:rPr>
          <w:rFonts w:eastAsia="Arial" w:cs="Arial"/>
          <w:color w:val="3CB4E6" w:themeColor="accent3"/>
          <w:sz w:val="24"/>
          <w:szCs w:val="24"/>
        </w:rPr>
      </w:pPr>
      <w:r w:rsidRPr="3CC3039E">
        <w:rPr>
          <w:rFonts w:eastAsia="Arial" w:cs="Arial"/>
          <w:color w:val="3CB4E6" w:themeColor="accent3"/>
          <w:sz w:val="24"/>
          <w:szCs w:val="24"/>
        </w:rPr>
        <w:t>[</w:t>
      </w:r>
      <w:r w:rsidR="156C5FB7" w:rsidRPr="3CC3039E">
        <w:rPr>
          <w:rFonts w:eastAsia="Arial" w:cs="Arial"/>
          <w:color w:val="3CB4E6" w:themeColor="accent3"/>
          <w:sz w:val="24"/>
          <w:szCs w:val="24"/>
        </w:rPr>
        <w:t>DDS_STBIO1</w:t>
      </w:r>
      <w:r w:rsidRPr="3CC3039E">
        <w:rPr>
          <w:rFonts w:eastAsia="Arial" w:cs="Arial"/>
          <w:color w:val="3CB4E6" w:themeColor="accent3"/>
          <w:sz w:val="24"/>
          <w:szCs w:val="24"/>
        </w:rPr>
        <w:t>_</w:t>
      </w:r>
      <w:r w:rsidRPr="4388C263">
        <w:rPr>
          <w:rFonts w:eastAsia="Arial" w:cs="Arial"/>
          <w:color w:val="3CB4E6" w:themeColor="accent3"/>
          <w:sz w:val="24"/>
          <w:szCs w:val="24"/>
        </w:rPr>
        <w:t>00000</w:t>
      </w:r>
      <w:r w:rsidR="5BC2D5CE" w:rsidRPr="4388C263">
        <w:rPr>
          <w:rFonts w:eastAsia="Arial" w:cs="Arial"/>
          <w:color w:val="3CB4E6" w:themeColor="accent3"/>
          <w:sz w:val="24"/>
          <w:szCs w:val="24"/>
        </w:rPr>
        <w:t>2</w:t>
      </w:r>
      <w:r w:rsidRPr="4388C263">
        <w:rPr>
          <w:rFonts w:eastAsia="Arial" w:cs="Arial"/>
          <w:color w:val="3CB4E6" w:themeColor="accent3"/>
          <w:sz w:val="24"/>
          <w:szCs w:val="24"/>
        </w:rPr>
        <w:t>02</w:t>
      </w:r>
      <w:r w:rsidRPr="3CC3039E">
        <w:rPr>
          <w:rFonts w:eastAsia="Arial" w:cs="Arial"/>
          <w:color w:val="3CB4E6" w:themeColor="accent3"/>
          <w:sz w:val="24"/>
          <w:szCs w:val="24"/>
        </w:rPr>
        <w:t xml:space="preserve">] </w:t>
      </w:r>
      <w:r w:rsidR="00131E54" w:rsidRPr="3CC3039E">
        <w:rPr>
          <w:rFonts w:eastAsia="Arial" w:cs="Arial"/>
          <w:color w:val="3CB4E6" w:themeColor="accent3"/>
          <w:sz w:val="24"/>
          <w:szCs w:val="24"/>
        </w:rPr>
        <w:t>Requirement</w:t>
      </w:r>
    </w:p>
    <w:p w14:paraId="61AEBC05" w14:textId="22EBD144" w:rsidR="00862BDB" w:rsidRPr="0048702F" w:rsidRDefault="449EF4A1" w:rsidP="512BBB71">
      <w:pPr>
        <w:rPr>
          <w:rFonts w:eastAsia="Arial" w:cs="Arial"/>
          <w:color w:val="03234B" w:themeColor="accent1"/>
          <w:sz w:val="24"/>
          <w:szCs w:val="24"/>
        </w:rPr>
      </w:pPr>
      <w:r w:rsidRPr="3CC3039E">
        <w:rPr>
          <w:rFonts w:eastAsia="Arial" w:cs="Arial"/>
          <w:color w:val="03234B" w:themeColor="accent1"/>
          <w:sz w:val="24"/>
          <w:szCs w:val="24"/>
        </w:rPr>
        <w:t>The FIFO register map first memory location shall be defined as MEM_LOC + 0x1000</w:t>
      </w:r>
      <w:r w:rsidR="13DADBC5" w:rsidRPr="3CC3039E">
        <w:rPr>
          <w:rFonts w:eastAsia="Arial" w:cs="Arial"/>
          <w:color w:val="03234B" w:themeColor="accent1"/>
          <w:sz w:val="24"/>
          <w:szCs w:val="24"/>
        </w:rPr>
        <w:t>: 0xC5000</w:t>
      </w:r>
      <w:r w:rsidRPr="3CC3039E">
        <w:rPr>
          <w:rFonts w:eastAsia="Arial" w:cs="Arial"/>
          <w:color w:val="03234B" w:themeColor="accent1"/>
          <w:sz w:val="24"/>
          <w:szCs w:val="24"/>
        </w:rPr>
        <w:t>.</w:t>
      </w:r>
    </w:p>
    <w:p w14:paraId="56985B55" w14:textId="64183B3C" w:rsidR="26819E41" w:rsidRDefault="26819E41" w:rsidP="4CE14816">
      <w:pPr>
        <w:rPr>
          <w:rFonts w:eastAsia="Arial" w:cs="Arial"/>
          <w:color w:val="3CB4E6" w:themeColor="accent3"/>
          <w:sz w:val="24"/>
          <w:szCs w:val="24"/>
        </w:rPr>
      </w:pPr>
      <w:r w:rsidRPr="4CE14816">
        <w:rPr>
          <w:rFonts w:eastAsiaTheme="minorEastAsia"/>
          <w:color w:val="3CB4E6" w:themeColor="accent3"/>
          <w:sz w:val="24"/>
          <w:szCs w:val="24"/>
        </w:rPr>
        <w:t>[TO: IPOS_FIFO_CTRL</w:t>
      </w:r>
      <w:r w:rsidRPr="00B86608">
        <w:rPr>
          <w:rFonts w:eastAsiaTheme="minorEastAsia"/>
          <w:color w:val="3CB4E6" w:themeColor="accent3"/>
          <w:sz w:val="24"/>
          <w:szCs w:val="24"/>
          <w:lang w:val="en-US"/>
        </w:rPr>
        <w:t>_00000202</w:t>
      </w:r>
      <w:r w:rsidRPr="4CE14816">
        <w:rPr>
          <w:rFonts w:eastAsiaTheme="minorEastAsia"/>
          <w:color w:val="3CB4E6" w:themeColor="accent3"/>
          <w:sz w:val="24"/>
          <w:szCs w:val="24"/>
        </w:rPr>
        <w:t xml:space="preserve">]  </w:t>
      </w:r>
    </w:p>
    <w:p w14:paraId="068D49A1" w14:textId="6DC11A90" w:rsidR="00862BDB" w:rsidRPr="0048702F" w:rsidRDefault="449EF4A1" w:rsidP="512BBB71">
      <w:r w:rsidRPr="004C3C60">
        <w:rPr>
          <w:rFonts w:eastAsia="Arial" w:cs="Arial"/>
          <w:color w:val="3CB4E6" w:themeColor="accent3"/>
          <w:sz w:val="24"/>
          <w:szCs w:val="24"/>
        </w:rPr>
        <w:t>[End]</w:t>
      </w:r>
    </w:p>
    <w:p w14:paraId="59107A7C" w14:textId="164FAC35" w:rsidR="00862BDB" w:rsidRPr="0048702F" w:rsidRDefault="449EF4A1" w:rsidP="551DF8A2">
      <w:pPr>
        <w:rPr>
          <w:rFonts w:eastAsia="Arial" w:cs="Arial"/>
          <w:color w:val="3CB4E6" w:themeColor="accent3"/>
          <w:sz w:val="24"/>
          <w:szCs w:val="24"/>
        </w:rPr>
      </w:pPr>
      <w:r w:rsidRPr="3CC3039E">
        <w:rPr>
          <w:rFonts w:eastAsia="Arial" w:cs="Arial"/>
          <w:color w:val="3CB4E6" w:themeColor="accent3"/>
          <w:sz w:val="24"/>
          <w:szCs w:val="24"/>
        </w:rPr>
        <w:t>[</w:t>
      </w:r>
      <w:r w:rsidR="156C5FB7" w:rsidRPr="3CC3039E">
        <w:rPr>
          <w:rFonts w:eastAsia="Arial" w:cs="Arial"/>
          <w:color w:val="3CB4E6" w:themeColor="accent3"/>
          <w:sz w:val="24"/>
          <w:szCs w:val="24"/>
        </w:rPr>
        <w:t>DDS_STBIO1</w:t>
      </w:r>
      <w:r w:rsidRPr="3CC3039E">
        <w:rPr>
          <w:rFonts w:eastAsia="Arial" w:cs="Arial"/>
          <w:color w:val="3CB4E6" w:themeColor="accent3"/>
          <w:sz w:val="24"/>
          <w:szCs w:val="24"/>
        </w:rPr>
        <w:t xml:space="preserve">_89456557] Requirement: </w:t>
      </w:r>
    </w:p>
    <w:p w14:paraId="017CD86C" w14:textId="2388B297" w:rsidR="00862BDB" w:rsidRPr="0048702F" w:rsidRDefault="449EF4A1" w:rsidP="551DF8A2">
      <w:r w:rsidRPr="3CC3039E">
        <w:rPr>
          <w:rFonts w:eastAsia="Arial" w:cs="Arial"/>
          <w:color w:val="03234B" w:themeColor="accent1"/>
          <w:sz w:val="24"/>
          <w:szCs w:val="24"/>
        </w:rPr>
        <w:t xml:space="preserve">The FIFO Controller shall be able to address 1.5 kbyte divided into 32-bit address. </w:t>
      </w:r>
    </w:p>
    <w:p w14:paraId="34F3129F" w14:textId="7C9E8E02" w:rsidR="00862BDB" w:rsidRPr="0048702F" w:rsidRDefault="492A1AE1" w:rsidP="4CE14816">
      <w:pPr>
        <w:rPr>
          <w:rFonts w:eastAsia="Arial" w:cs="Arial"/>
          <w:color w:val="3CB4E6" w:themeColor="accent3"/>
          <w:sz w:val="24"/>
          <w:szCs w:val="24"/>
        </w:rPr>
      </w:pPr>
      <w:r w:rsidRPr="4CE14816">
        <w:rPr>
          <w:rFonts w:eastAsiaTheme="minorEastAsia"/>
          <w:color w:val="3CB4E6" w:themeColor="accent3"/>
          <w:sz w:val="24"/>
          <w:szCs w:val="24"/>
        </w:rPr>
        <w:t>[TO: IPOS_FIFO_CTRL</w:t>
      </w:r>
      <w:r w:rsidRPr="00B86608">
        <w:rPr>
          <w:rFonts w:eastAsiaTheme="minorEastAsia"/>
          <w:color w:val="3CB4E6" w:themeColor="accent3"/>
          <w:sz w:val="24"/>
          <w:szCs w:val="24"/>
          <w:lang w:val="en-US"/>
        </w:rPr>
        <w:t>_</w:t>
      </w:r>
      <w:r w:rsidRPr="4CE14816">
        <w:rPr>
          <w:rFonts w:eastAsia="Arial" w:cs="Arial"/>
          <w:color w:val="3CB4E6" w:themeColor="accent3"/>
          <w:sz w:val="24"/>
          <w:szCs w:val="24"/>
        </w:rPr>
        <w:t xml:space="preserve">89456557]  </w:t>
      </w:r>
    </w:p>
    <w:p w14:paraId="184D1E42" w14:textId="436DB881" w:rsidR="47A4F700" w:rsidRDefault="449EF4A1" w:rsidP="47A4F700">
      <w:r w:rsidRPr="004C3C60">
        <w:rPr>
          <w:rFonts w:eastAsia="Arial" w:cs="Arial"/>
          <w:color w:val="3CB4E6" w:themeColor="accent3"/>
          <w:sz w:val="24"/>
          <w:szCs w:val="24"/>
        </w:rPr>
        <w:t>[End]</w:t>
      </w:r>
    </w:p>
    <w:p w14:paraId="048618E8" w14:textId="01789E6D" w:rsidR="52745FE9" w:rsidRDefault="449EF4A1" w:rsidP="47A4F700">
      <w:pPr>
        <w:rPr>
          <w:rFonts w:eastAsia="Arial" w:cs="Arial"/>
          <w:color w:val="3CB4E6" w:themeColor="accent3"/>
          <w:sz w:val="24"/>
          <w:szCs w:val="24"/>
        </w:rPr>
      </w:pPr>
      <w:r w:rsidRPr="3CC3039E">
        <w:rPr>
          <w:rFonts w:eastAsia="Arial" w:cs="Arial"/>
          <w:color w:val="3CB4E6" w:themeColor="accent3"/>
          <w:sz w:val="24"/>
          <w:szCs w:val="24"/>
        </w:rPr>
        <w:t>[</w:t>
      </w:r>
      <w:r w:rsidR="0F677C40" w:rsidRPr="3CC3039E">
        <w:rPr>
          <w:rFonts w:eastAsia="Arial" w:cs="Arial"/>
          <w:color w:val="3CB4E6" w:themeColor="accent3"/>
          <w:sz w:val="24"/>
          <w:szCs w:val="24"/>
        </w:rPr>
        <w:t>DDS_STBIO1</w:t>
      </w:r>
      <w:r w:rsidRPr="3CC3039E">
        <w:rPr>
          <w:rFonts w:eastAsia="Arial" w:cs="Arial"/>
          <w:color w:val="3CB4E6" w:themeColor="accent3"/>
          <w:sz w:val="24"/>
          <w:szCs w:val="24"/>
        </w:rPr>
        <w:t>_</w:t>
      </w:r>
      <w:r w:rsidR="52745FE9" w:rsidRPr="3CC3039E">
        <w:rPr>
          <w:rFonts w:eastAsia="Arial" w:cs="Arial"/>
          <w:color w:val="3CB4E6" w:themeColor="accent3"/>
          <w:sz w:val="24"/>
          <w:szCs w:val="24"/>
        </w:rPr>
        <w:t xml:space="preserve">89459082] Requirement: </w:t>
      </w:r>
    </w:p>
    <w:p w14:paraId="4BD72230" w14:textId="44223F36" w:rsidR="52745FE9" w:rsidRDefault="52745FE9" w:rsidP="47A4F700">
      <w:r w:rsidRPr="3CC3039E">
        <w:rPr>
          <w:rFonts w:eastAsia="Arial" w:cs="Arial"/>
          <w:sz w:val="24"/>
          <w:szCs w:val="24"/>
        </w:rPr>
        <w:t xml:space="preserve">The FIFO Controller shall work at 16 MHz clock frequency. </w:t>
      </w:r>
    </w:p>
    <w:p w14:paraId="5A7FFB5B" w14:textId="6B3240A3" w:rsidR="42164C64" w:rsidRDefault="42164C64" w:rsidP="4F99D8C3">
      <w:pPr>
        <w:rPr>
          <w:rFonts w:eastAsia="Arial" w:cs="Arial"/>
          <w:color w:val="3CB4E6" w:themeColor="accent3"/>
          <w:sz w:val="24"/>
          <w:szCs w:val="24"/>
        </w:rPr>
      </w:pPr>
      <w:r w:rsidRPr="4F99D8C3">
        <w:rPr>
          <w:rFonts w:eastAsiaTheme="minorEastAsia"/>
          <w:color w:val="3CB4E6" w:themeColor="accent3"/>
          <w:sz w:val="24"/>
          <w:szCs w:val="24"/>
        </w:rPr>
        <w:t>[TO: IPOS_FIFO_CTRL</w:t>
      </w:r>
      <w:r w:rsidRPr="002E0C7E">
        <w:rPr>
          <w:rFonts w:eastAsiaTheme="minorEastAsia"/>
          <w:color w:val="3CB4E6" w:themeColor="accent3"/>
          <w:sz w:val="24"/>
          <w:szCs w:val="24"/>
          <w:lang w:val="en-US"/>
        </w:rPr>
        <w:t>_</w:t>
      </w:r>
      <w:r w:rsidRPr="4F99D8C3">
        <w:rPr>
          <w:rFonts w:eastAsia="Arial" w:cs="Arial"/>
          <w:color w:val="3CB4E6" w:themeColor="accent3"/>
          <w:sz w:val="24"/>
          <w:szCs w:val="24"/>
        </w:rPr>
        <w:t xml:space="preserve">89459082]  </w:t>
      </w:r>
    </w:p>
    <w:p w14:paraId="3BC4ADD2" w14:textId="5601A747" w:rsidR="52745FE9" w:rsidRDefault="52745FE9" w:rsidP="47A4F700">
      <w:r w:rsidRPr="47A4F700">
        <w:rPr>
          <w:rFonts w:eastAsia="Arial" w:cs="Arial"/>
          <w:color w:val="3CB4E6" w:themeColor="accent3"/>
          <w:sz w:val="24"/>
          <w:szCs w:val="24"/>
        </w:rPr>
        <w:t>[End]</w:t>
      </w:r>
      <w:r w:rsidRPr="47A4F700">
        <w:rPr>
          <w:rFonts w:eastAsia="Arial" w:cs="Arial"/>
          <w:sz w:val="24"/>
          <w:szCs w:val="24"/>
        </w:rPr>
        <w:t xml:space="preserve"> </w:t>
      </w:r>
    </w:p>
    <w:p w14:paraId="0741ACE4" w14:textId="165F8FDC" w:rsidR="52745FE9" w:rsidRDefault="52745FE9" w:rsidP="47A4F700">
      <w:r w:rsidRPr="3CC3039E">
        <w:rPr>
          <w:rFonts w:eastAsia="Arial" w:cs="Arial"/>
          <w:color w:val="3CB4E6" w:themeColor="accent3"/>
          <w:sz w:val="24"/>
          <w:szCs w:val="24"/>
        </w:rPr>
        <w:t>[</w:t>
      </w:r>
      <w:r w:rsidR="0F677C40" w:rsidRPr="3CC3039E">
        <w:rPr>
          <w:rFonts w:eastAsia="Arial" w:cs="Arial"/>
          <w:color w:val="3CB4E6" w:themeColor="accent3"/>
          <w:sz w:val="24"/>
          <w:szCs w:val="24"/>
        </w:rPr>
        <w:t>DDS_STBIO1</w:t>
      </w:r>
      <w:r w:rsidRPr="3CC3039E">
        <w:rPr>
          <w:rFonts w:eastAsia="Arial" w:cs="Arial"/>
          <w:color w:val="3CB4E6" w:themeColor="accent3"/>
          <w:sz w:val="24"/>
          <w:szCs w:val="24"/>
        </w:rPr>
        <w:t xml:space="preserve">_89455261] Requirement: </w:t>
      </w:r>
    </w:p>
    <w:p w14:paraId="5125DFBC" w14:textId="79EBE28F" w:rsidR="52745FE9" w:rsidRDefault="52745FE9" w:rsidP="47A4F700">
      <w:r w:rsidRPr="3CC3039E">
        <w:rPr>
          <w:rFonts w:eastAsia="Arial" w:cs="Arial"/>
          <w:color w:val="03234B" w:themeColor="accent1"/>
          <w:sz w:val="24"/>
          <w:szCs w:val="24"/>
        </w:rPr>
        <w:t xml:space="preserve">The FIFO Controller shall have an AHB Slave Interface connected to the AHB BUS and a Memory Master Interface connected to the Physical Memory.  </w:t>
      </w:r>
    </w:p>
    <w:p w14:paraId="3157BD7E" w14:textId="32DD25E0" w:rsidR="52745FE9" w:rsidRDefault="68A56BF1" w:rsidP="4F99D8C3">
      <w:pPr>
        <w:rPr>
          <w:rFonts w:eastAsia="Arial" w:cs="Arial"/>
          <w:color w:val="3CB4E6" w:themeColor="accent3"/>
          <w:sz w:val="24"/>
          <w:szCs w:val="24"/>
        </w:rPr>
      </w:pPr>
      <w:r w:rsidRPr="4F99D8C3">
        <w:rPr>
          <w:rFonts w:eastAsiaTheme="minorEastAsia"/>
          <w:color w:val="3CB4E6" w:themeColor="accent3"/>
          <w:sz w:val="24"/>
          <w:szCs w:val="24"/>
        </w:rPr>
        <w:t>[TO: IPOS_FIFO_CTRL</w:t>
      </w:r>
      <w:r w:rsidRPr="002E0C7E">
        <w:rPr>
          <w:rFonts w:eastAsiaTheme="minorEastAsia"/>
          <w:color w:val="3CB4E6" w:themeColor="accent3"/>
          <w:sz w:val="24"/>
          <w:szCs w:val="24"/>
          <w:lang w:val="en-US"/>
        </w:rPr>
        <w:t>_</w:t>
      </w:r>
      <w:r w:rsidRPr="4F99D8C3">
        <w:rPr>
          <w:rFonts w:eastAsia="Arial" w:cs="Arial"/>
          <w:color w:val="3CB4E6" w:themeColor="accent3"/>
          <w:sz w:val="24"/>
          <w:szCs w:val="24"/>
        </w:rPr>
        <w:t xml:space="preserve">89455261] </w:t>
      </w:r>
    </w:p>
    <w:p w14:paraId="2130A718" w14:textId="324F34F4" w:rsidR="52745FE9" w:rsidRDefault="52745FE9" w:rsidP="47A4F700">
      <w:pPr>
        <w:rPr>
          <w:rFonts w:eastAsia="Arial" w:cs="Arial"/>
          <w:color w:val="3CB4E6" w:themeColor="accent3"/>
          <w:sz w:val="24"/>
          <w:szCs w:val="24"/>
        </w:rPr>
      </w:pPr>
      <w:r w:rsidRPr="47A4F700">
        <w:rPr>
          <w:rFonts w:eastAsia="Arial" w:cs="Arial"/>
          <w:color w:val="3CB4E6" w:themeColor="accent3"/>
          <w:sz w:val="24"/>
          <w:szCs w:val="24"/>
        </w:rPr>
        <w:t>[End]</w:t>
      </w:r>
    </w:p>
    <w:p w14:paraId="7A6E7031" w14:textId="44F8E86D" w:rsidR="52745FE9" w:rsidRDefault="52745FE9" w:rsidP="47A4F700">
      <w:r w:rsidRPr="3CC3039E">
        <w:rPr>
          <w:rFonts w:eastAsia="Arial" w:cs="Arial"/>
          <w:color w:val="3CB4E6" w:themeColor="accent3"/>
          <w:sz w:val="24"/>
          <w:szCs w:val="24"/>
        </w:rPr>
        <w:t>[</w:t>
      </w:r>
      <w:r w:rsidR="0F677C40" w:rsidRPr="3CC3039E">
        <w:rPr>
          <w:rFonts w:eastAsia="Arial" w:cs="Arial"/>
          <w:color w:val="3CB4E6" w:themeColor="accent3"/>
          <w:sz w:val="24"/>
          <w:szCs w:val="24"/>
        </w:rPr>
        <w:t>DDS_STBIO1</w:t>
      </w:r>
      <w:r w:rsidRPr="3CC3039E">
        <w:rPr>
          <w:rFonts w:eastAsia="Arial" w:cs="Arial"/>
          <w:color w:val="3CB4E6" w:themeColor="accent3"/>
          <w:sz w:val="24"/>
          <w:szCs w:val="24"/>
        </w:rPr>
        <w:t xml:space="preserve">_89455449] Requirement: </w:t>
      </w:r>
    </w:p>
    <w:p w14:paraId="529E4D1D" w14:textId="0C5FC8F3" w:rsidR="52745FE9" w:rsidRDefault="52745FE9" w:rsidP="47A4F700">
      <w:r w:rsidRPr="3CC3039E">
        <w:rPr>
          <w:rFonts w:eastAsia="Arial" w:cs="Arial"/>
          <w:color w:val="03234B" w:themeColor="accent1"/>
          <w:sz w:val="24"/>
          <w:szCs w:val="24"/>
        </w:rPr>
        <w:t xml:space="preserve">The FIFO Controller shall have two working modes: Multiple FIFO and Unique FIFO. These two modes are mutually exclusive.  </w:t>
      </w:r>
    </w:p>
    <w:p w14:paraId="3D5B3FAD" w14:textId="78070B79" w:rsidR="4898F12C" w:rsidRDefault="4898F12C" w:rsidP="4F99D8C3">
      <w:pPr>
        <w:rPr>
          <w:rFonts w:eastAsia="Arial" w:cs="Arial"/>
          <w:color w:val="3CB4E6" w:themeColor="accent3"/>
          <w:sz w:val="24"/>
          <w:szCs w:val="24"/>
        </w:rPr>
      </w:pPr>
      <w:r w:rsidRPr="4F99D8C3">
        <w:rPr>
          <w:rFonts w:eastAsiaTheme="minorEastAsia"/>
          <w:color w:val="3CB4E6" w:themeColor="accent3"/>
          <w:sz w:val="24"/>
          <w:szCs w:val="24"/>
        </w:rPr>
        <w:t>[TO: IPOS_FIFO_CTRL</w:t>
      </w:r>
      <w:r w:rsidRPr="002E0C7E">
        <w:rPr>
          <w:rFonts w:eastAsiaTheme="minorEastAsia"/>
          <w:color w:val="3CB4E6" w:themeColor="accent3"/>
          <w:sz w:val="24"/>
          <w:szCs w:val="24"/>
          <w:lang w:val="en-US"/>
        </w:rPr>
        <w:t>_</w:t>
      </w:r>
      <w:r w:rsidRPr="4F99D8C3">
        <w:rPr>
          <w:rFonts w:eastAsia="Arial" w:cs="Arial"/>
          <w:color w:val="3CB4E6" w:themeColor="accent3"/>
          <w:sz w:val="24"/>
          <w:szCs w:val="24"/>
        </w:rPr>
        <w:t>89455449]</w:t>
      </w:r>
    </w:p>
    <w:p w14:paraId="33C52808" w14:textId="495C1F58" w:rsidR="47A4F700" w:rsidRDefault="52745FE9" w:rsidP="65E14AB6">
      <w:r w:rsidRPr="47A4F700">
        <w:rPr>
          <w:rFonts w:eastAsia="Arial" w:cs="Arial"/>
          <w:color w:val="3CB4E6" w:themeColor="accent3"/>
          <w:sz w:val="24"/>
          <w:szCs w:val="24"/>
        </w:rPr>
        <w:t>[End]</w:t>
      </w:r>
    </w:p>
    <w:p w14:paraId="3CFDED0C" w14:textId="0E8A4C17" w:rsidR="00862BDB" w:rsidRDefault="3547B094" w:rsidP="531EEA7C">
      <w:pPr>
        <w:rPr>
          <w:rFonts w:eastAsia="Arial" w:cs="Arial"/>
          <w:color w:val="3CB4E6" w:themeColor="accent3"/>
          <w:sz w:val="24"/>
          <w:szCs w:val="24"/>
        </w:rPr>
      </w:pPr>
      <w:r w:rsidRPr="3CC3039E">
        <w:rPr>
          <w:rFonts w:eastAsia="Arial" w:cs="Arial"/>
          <w:color w:val="3CB4E6" w:themeColor="accent3"/>
          <w:sz w:val="24"/>
          <w:szCs w:val="24"/>
        </w:rPr>
        <w:t>[DDS_STBIO1</w:t>
      </w:r>
      <w:r w:rsidR="449EF4A1" w:rsidRPr="3CC3039E">
        <w:rPr>
          <w:rFonts w:eastAsia="Arial" w:cs="Arial"/>
          <w:color w:val="3CB4E6" w:themeColor="accent3"/>
          <w:sz w:val="24"/>
          <w:szCs w:val="24"/>
        </w:rPr>
        <w:t xml:space="preserve">_89455232] Requirement: </w:t>
      </w:r>
    </w:p>
    <w:p w14:paraId="3129E585" w14:textId="42443721" w:rsidR="00862BDB" w:rsidRPr="0048702F" w:rsidRDefault="449EF4A1" w:rsidP="531EEA7C">
      <w:r w:rsidRPr="3CC3039E">
        <w:rPr>
          <w:rFonts w:eastAsia="Arial" w:cs="Arial"/>
          <w:color w:val="03234B" w:themeColor="accent1"/>
          <w:sz w:val="24"/>
          <w:szCs w:val="24"/>
        </w:rPr>
        <w:t xml:space="preserve">As default, the FIFO shall work in Unique FIFO Mode. </w:t>
      </w:r>
    </w:p>
    <w:p w14:paraId="22278DE9" w14:textId="3332B71B" w:rsidR="6F02C185" w:rsidRDefault="3379C7A4" w:rsidP="6F02C185">
      <w:pPr>
        <w:rPr>
          <w:rFonts w:eastAsia="Arial" w:cs="Arial"/>
          <w:color w:val="03234B" w:themeColor="accent1"/>
          <w:sz w:val="24"/>
          <w:szCs w:val="24"/>
        </w:rPr>
      </w:pPr>
      <w:r w:rsidRPr="46E3F637">
        <w:rPr>
          <w:rFonts w:eastAsiaTheme="minorEastAsia"/>
          <w:color w:val="3CB4E6" w:themeColor="accent3"/>
          <w:sz w:val="24"/>
          <w:szCs w:val="24"/>
        </w:rPr>
        <w:t>[TO: IPOS_FIFO_CTRL</w:t>
      </w:r>
      <w:r w:rsidRPr="002162E8">
        <w:rPr>
          <w:rFonts w:eastAsiaTheme="minorEastAsia"/>
          <w:color w:val="3CB4E6" w:themeColor="accent3"/>
          <w:sz w:val="24"/>
          <w:szCs w:val="24"/>
          <w:lang w:val="en-US"/>
        </w:rPr>
        <w:t>_</w:t>
      </w:r>
      <w:r w:rsidRPr="46E3F637">
        <w:rPr>
          <w:rFonts w:eastAsia="Arial" w:cs="Arial"/>
          <w:color w:val="3CB4E6" w:themeColor="accent3"/>
          <w:sz w:val="24"/>
          <w:szCs w:val="24"/>
        </w:rPr>
        <w:t>89455232]</w:t>
      </w:r>
    </w:p>
    <w:p w14:paraId="564D191E" w14:textId="602D13E5" w:rsidR="00862BDB" w:rsidRPr="0048702F" w:rsidRDefault="449EF4A1" w:rsidP="531EEA7C">
      <w:r w:rsidRPr="004C3C60">
        <w:rPr>
          <w:rFonts w:eastAsia="Arial" w:cs="Arial"/>
          <w:color w:val="3CB4E6" w:themeColor="accent3"/>
          <w:sz w:val="24"/>
          <w:szCs w:val="24"/>
        </w:rPr>
        <w:t>[End]</w:t>
      </w:r>
    </w:p>
    <w:p w14:paraId="084CE537" w14:textId="7716CF77" w:rsidR="52745FE9" w:rsidRDefault="52745FE9" w:rsidP="47A4F700">
      <w:r w:rsidRPr="3CC3039E">
        <w:rPr>
          <w:rFonts w:eastAsia="Arial" w:cs="Arial"/>
          <w:color w:val="3CB4E6" w:themeColor="accent3"/>
          <w:sz w:val="24"/>
          <w:szCs w:val="24"/>
        </w:rPr>
        <w:t>[</w:t>
      </w:r>
      <w:r w:rsidR="0F677C40" w:rsidRPr="3CC3039E">
        <w:rPr>
          <w:rFonts w:eastAsia="Arial" w:cs="Arial"/>
          <w:color w:val="3CB4E6" w:themeColor="accent3"/>
          <w:sz w:val="24"/>
          <w:szCs w:val="24"/>
        </w:rPr>
        <w:t>DDS_STBIO1</w:t>
      </w:r>
      <w:r w:rsidRPr="3CC3039E">
        <w:rPr>
          <w:rFonts w:eastAsia="Arial" w:cs="Arial"/>
          <w:color w:val="3CB4E6" w:themeColor="accent3"/>
          <w:sz w:val="24"/>
          <w:szCs w:val="24"/>
        </w:rPr>
        <w:t xml:space="preserve">_89456975] Requirement: </w:t>
      </w:r>
    </w:p>
    <w:p w14:paraId="5C680996" w14:textId="1D6CD8D8" w:rsidR="52745FE9" w:rsidRDefault="52745FE9" w:rsidP="47A4F700">
      <w:pPr>
        <w:rPr>
          <w:rFonts w:eastAsia="Arial" w:cs="Arial"/>
          <w:color w:val="03234B" w:themeColor="accent1"/>
          <w:sz w:val="24"/>
          <w:szCs w:val="24"/>
        </w:rPr>
      </w:pPr>
      <w:r w:rsidRPr="3CC3039E">
        <w:rPr>
          <w:rFonts w:eastAsia="Arial" w:cs="Arial"/>
          <w:color w:val="03234B" w:themeColor="accent1"/>
          <w:sz w:val="24"/>
          <w:szCs w:val="24"/>
        </w:rPr>
        <w:t>The user shall select the Multiple FIFO mode setting to 1 the first bit into the FIFO_CFG_MODE</w:t>
      </w:r>
      <w:r w:rsidR="3F920DB3" w:rsidRPr="3CC3039E">
        <w:rPr>
          <w:rFonts w:eastAsia="Arial" w:cs="Arial"/>
          <w:color w:val="03234B" w:themeColor="accent1"/>
          <w:sz w:val="24"/>
          <w:szCs w:val="24"/>
        </w:rPr>
        <w:t xml:space="preserve"> and 0 for the Unique FIFO mode.</w:t>
      </w:r>
    </w:p>
    <w:p w14:paraId="52116C37" w14:textId="152EA90F" w:rsidR="52745FE9" w:rsidRDefault="5E7A1FA5" w:rsidP="46E3F637">
      <w:pPr>
        <w:rPr>
          <w:rFonts w:eastAsia="Arial" w:cs="Arial"/>
          <w:color w:val="3CB4E6" w:themeColor="accent3"/>
          <w:sz w:val="24"/>
          <w:szCs w:val="24"/>
        </w:rPr>
      </w:pPr>
      <w:r w:rsidRPr="46E3F637">
        <w:rPr>
          <w:rFonts w:eastAsiaTheme="minorEastAsia"/>
          <w:color w:val="3CB4E6" w:themeColor="accent3"/>
          <w:sz w:val="24"/>
          <w:szCs w:val="24"/>
        </w:rPr>
        <w:t>[TO: IPOS_FIFO_CTRL</w:t>
      </w:r>
      <w:r w:rsidRPr="002162E8">
        <w:rPr>
          <w:rFonts w:eastAsiaTheme="minorEastAsia"/>
          <w:color w:val="3CB4E6" w:themeColor="accent3"/>
          <w:sz w:val="24"/>
          <w:szCs w:val="24"/>
          <w:lang w:val="en-US"/>
        </w:rPr>
        <w:t>_</w:t>
      </w:r>
      <w:r w:rsidRPr="46E3F637">
        <w:rPr>
          <w:rFonts w:eastAsia="Arial" w:cs="Arial"/>
          <w:color w:val="3CB4E6" w:themeColor="accent3"/>
          <w:sz w:val="24"/>
          <w:szCs w:val="24"/>
        </w:rPr>
        <w:t xml:space="preserve">89456975] </w:t>
      </w:r>
    </w:p>
    <w:p w14:paraId="694A5D2A" w14:textId="343783D6" w:rsidR="52745FE9" w:rsidRDefault="6AD892F5" w:rsidP="47A4F700">
      <w:r w:rsidRPr="004C3C60">
        <w:rPr>
          <w:rFonts w:eastAsia="Arial" w:cs="Arial"/>
          <w:color w:val="3CB4E6" w:themeColor="accent3"/>
          <w:sz w:val="24"/>
          <w:szCs w:val="24"/>
        </w:rPr>
        <w:t>[End]</w:t>
      </w:r>
      <w:r w:rsidR="52745FE9" w:rsidRPr="47A4F700">
        <w:rPr>
          <w:rFonts w:eastAsia="Arial" w:cs="Arial"/>
          <w:sz w:val="24"/>
          <w:szCs w:val="24"/>
        </w:rPr>
        <w:t xml:space="preserve"> </w:t>
      </w:r>
    </w:p>
    <w:p w14:paraId="2E700F40" w14:textId="4CF5E973" w:rsidR="52745FE9" w:rsidRDefault="52745FE9" w:rsidP="47A4F700">
      <w:r w:rsidRPr="3CC3039E">
        <w:rPr>
          <w:rFonts w:eastAsia="Arial" w:cs="Arial"/>
          <w:color w:val="3CB4E6" w:themeColor="accent3"/>
          <w:sz w:val="24"/>
          <w:szCs w:val="24"/>
        </w:rPr>
        <w:t>[</w:t>
      </w:r>
      <w:r w:rsidR="0F677C40" w:rsidRPr="3CC3039E">
        <w:rPr>
          <w:rFonts w:eastAsia="Arial" w:cs="Arial"/>
          <w:color w:val="3CB4E6" w:themeColor="accent3"/>
          <w:sz w:val="24"/>
          <w:szCs w:val="24"/>
        </w:rPr>
        <w:t>DDS_STBIO1</w:t>
      </w:r>
      <w:r w:rsidRPr="3CC3039E">
        <w:rPr>
          <w:rFonts w:eastAsia="Arial" w:cs="Arial"/>
          <w:color w:val="3CB4E6" w:themeColor="accent3"/>
          <w:sz w:val="24"/>
          <w:szCs w:val="24"/>
        </w:rPr>
        <w:t xml:space="preserve">_89457435] Requirement: </w:t>
      </w:r>
    </w:p>
    <w:p w14:paraId="1949C8A1" w14:textId="0B68BFAD" w:rsidR="52745FE9" w:rsidRDefault="52745FE9" w:rsidP="47A4F700">
      <w:r w:rsidRPr="47A4F700">
        <w:rPr>
          <w:rFonts w:eastAsia="Arial" w:cs="Arial"/>
          <w:sz w:val="24"/>
          <w:szCs w:val="24"/>
        </w:rPr>
        <w:t xml:space="preserve">The FIFO Controller shall have a 6 i_depth input of 8 bit to be used in Multiple FIFO Mode to define the depth of each subFIFOs.  </w:t>
      </w:r>
    </w:p>
    <w:p w14:paraId="16004D22" w14:textId="3431A819" w:rsidR="52745FE9" w:rsidRDefault="2C1FA51F" w:rsidP="46E3F637">
      <w:pPr>
        <w:rPr>
          <w:rFonts w:eastAsia="Arial" w:cs="Arial"/>
          <w:color w:val="3CB4E6" w:themeColor="accent3"/>
          <w:sz w:val="24"/>
          <w:szCs w:val="24"/>
        </w:rPr>
      </w:pPr>
      <w:r w:rsidRPr="46E3F637">
        <w:rPr>
          <w:rFonts w:eastAsiaTheme="minorEastAsia"/>
          <w:color w:val="3CB4E6" w:themeColor="accent3"/>
          <w:sz w:val="24"/>
          <w:szCs w:val="24"/>
        </w:rPr>
        <w:t>[TO: IPOS_FIFO_CTRL</w:t>
      </w:r>
      <w:r w:rsidRPr="002162E8">
        <w:rPr>
          <w:rFonts w:eastAsiaTheme="minorEastAsia"/>
          <w:color w:val="3CB4E6" w:themeColor="accent3"/>
          <w:sz w:val="24"/>
          <w:szCs w:val="24"/>
          <w:lang w:val="en-US"/>
        </w:rPr>
        <w:t>_</w:t>
      </w:r>
      <w:r w:rsidRPr="46E3F637">
        <w:rPr>
          <w:rFonts w:eastAsia="Arial" w:cs="Arial"/>
          <w:color w:val="3CB4E6" w:themeColor="accent3"/>
          <w:sz w:val="24"/>
          <w:szCs w:val="24"/>
        </w:rPr>
        <w:t xml:space="preserve">89457435] </w:t>
      </w:r>
    </w:p>
    <w:p w14:paraId="78EA0403" w14:textId="06736F52" w:rsidR="52745FE9" w:rsidRDefault="52745FE9" w:rsidP="47A4F700">
      <w:r w:rsidRPr="47A4F700">
        <w:rPr>
          <w:rFonts w:eastAsia="Arial" w:cs="Arial"/>
          <w:color w:val="3CB4E6" w:themeColor="accent3"/>
          <w:sz w:val="24"/>
          <w:szCs w:val="24"/>
        </w:rPr>
        <w:lastRenderedPageBreak/>
        <w:t>[End]</w:t>
      </w:r>
    </w:p>
    <w:p w14:paraId="6B3E5607" w14:textId="5044AF63" w:rsidR="35A9B500" w:rsidRDefault="35A9B500" w:rsidP="0A7B2C1D">
      <w:r w:rsidRPr="3CC3039E">
        <w:rPr>
          <w:rFonts w:eastAsia="Arial" w:cs="Arial"/>
          <w:color w:val="3CB4E6" w:themeColor="accent3"/>
          <w:sz w:val="24"/>
          <w:szCs w:val="24"/>
        </w:rPr>
        <w:t xml:space="preserve">[DDS_STBIO1_89457790] Requirement: </w:t>
      </w:r>
    </w:p>
    <w:p w14:paraId="57225D0A" w14:textId="7284607E" w:rsidR="35A9B500" w:rsidRDefault="35A9B500" w:rsidP="0A7B2C1D">
      <w:r w:rsidRPr="3CC3039E">
        <w:rPr>
          <w:rFonts w:eastAsia="Arial" w:cs="Arial"/>
          <w:color w:val="03234B" w:themeColor="accent1"/>
          <w:sz w:val="24"/>
          <w:szCs w:val="24"/>
        </w:rPr>
        <w:t>The FIFO 6 memory locations to access each sub-FIFO in Multiple mode are obtained adding multiples of 256 to the memory base address.</w:t>
      </w:r>
    </w:p>
    <w:p w14:paraId="7BE50154" w14:textId="2458C936" w:rsidR="35A9B500" w:rsidRDefault="35A9B500" w:rsidP="731042B3">
      <w:pPr>
        <w:rPr>
          <w:rFonts w:eastAsia="Arial" w:cs="Arial"/>
          <w:color w:val="03234B" w:themeColor="accent1"/>
          <w:sz w:val="24"/>
          <w:szCs w:val="24"/>
        </w:rPr>
      </w:pPr>
      <w:commentRangeStart w:id="137"/>
      <w:r w:rsidRPr="731042B3">
        <w:rPr>
          <w:rFonts w:eastAsia="Arial" w:cs="Arial"/>
          <w:color w:val="03234B" w:themeColor="accent1"/>
          <w:sz w:val="24"/>
          <w:szCs w:val="24"/>
        </w:rPr>
        <w:t>Example: FIFO Memory Base Address = 0xC</w:t>
      </w:r>
      <w:r w:rsidR="52894607" w:rsidRPr="731042B3">
        <w:rPr>
          <w:rFonts w:eastAsia="Arial" w:cs="Arial"/>
          <w:color w:val="03234B" w:themeColor="accent1"/>
          <w:sz w:val="24"/>
          <w:szCs w:val="24"/>
        </w:rPr>
        <w:t>4</w:t>
      </w:r>
      <w:r w:rsidRPr="731042B3">
        <w:rPr>
          <w:rFonts w:eastAsia="Arial" w:cs="Arial"/>
          <w:color w:val="03234B" w:themeColor="accent1"/>
          <w:sz w:val="24"/>
          <w:szCs w:val="24"/>
        </w:rPr>
        <w:t>000, then:</w:t>
      </w:r>
      <w:commentRangeEnd w:id="137"/>
      <w:r>
        <w:rPr>
          <w:rStyle w:val="CommentReference"/>
          <w:rFonts w:eastAsia="Arial" w:cs="Arial"/>
          <w:color w:val="03234B" w:themeColor="accent1"/>
          <w:sz w:val="24"/>
          <w:szCs w:val="24"/>
        </w:rPr>
        <w:commentReference w:id="137"/>
      </w:r>
    </w:p>
    <w:tbl>
      <w:tblPr>
        <w:tblStyle w:val="TableGrid"/>
        <w:tblW w:w="0" w:type="auto"/>
        <w:tblLayout w:type="fixed"/>
        <w:tblLook w:val="04A0" w:firstRow="1" w:lastRow="0" w:firstColumn="1" w:lastColumn="0" w:noHBand="0" w:noVBand="1"/>
      </w:tblPr>
      <w:tblGrid>
        <w:gridCol w:w="4724"/>
        <w:gridCol w:w="4724"/>
      </w:tblGrid>
      <w:tr w:rsidR="0A7B2C1D" w14:paraId="2865220D" w14:textId="77777777" w:rsidTr="731042B3">
        <w:trPr>
          <w:trHeight w:val="300"/>
        </w:trPr>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39B8492E" w14:textId="75795485" w:rsidR="0A7B2C1D" w:rsidRDefault="0A7B2C1D" w:rsidP="0A7B2C1D">
            <w:r w:rsidRPr="0A7B2C1D">
              <w:rPr>
                <w:rFonts w:eastAsia="Arial" w:cs="Arial"/>
                <w:color w:val="03234B" w:themeColor="accent1"/>
                <w:sz w:val="24"/>
                <w:szCs w:val="24"/>
              </w:rPr>
              <w:t>FIFO 0 memory location</w:t>
            </w:r>
          </w:p>
        </w:tc>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47904596" w14:textId="13E51007" w:rsidR="0A7B2C1D" w:rsidRDefault="0BDCF771" w:rsidP="0A7B2C1D">
            <w:r w:rsidRPr="731042B3">
              <w:rPr>
                <w:rFonts w:eastAsia="Arial" w:cs="Arial"/>
                <w:color w:val="03234B" w:themeColor="accent1"/>
                <w:sz w:val="24"/>
                <w:szCs w:val="24"/>
              </w:rPr>
              <w:t>0x</w:t>
            </w:r>
            <w:r w:rsidR="7FEDF744" w:rsidRPr="731042B3">
              <w:rPr>
                <w:rFonts w:eastAsia="Arial" w:cs="Arial"/>
                <w:color w:val="03234B" w:themeColor="accent1"/>
                <w:sz w:val="24"/>
                <w:szCs w:val="24"/>
              </w:rPr>
              <w:t>C</w:t>
            </w:r>
            <w:r w:rsidR="12117007" w:rsidRPr="731042B3">
              <w:rPr>
                <w:rFonts w:eastAsia="Arial" w:cs="Arial"/>
                <w:color w:val="03234B" w:themeColor="accent1"/>
                <w:sz w:val="24"/>
                <w:szCs w:val="24"/>
              </w:rPr>
              <w:t>4</w:t>
            </w:r>
            <w:r w:rsidRPr="731042B3">
              <w:rPr>
                <w:rFonts w:eastAsia="Arial" w:cs="Arial"/>
                <w:color w:val="03234B" w:themeColor="accent1"/>
                <w:sz w:val="24"/>
                <w:szCs w:val="24"/>
              </w:rPr>
              <w:t>000</w:t>
            </w:r>
          </w:p>
        </w:tc>
      </w:tr>
      <w:tr w:rsidR="0A7B2C1D" w14:paraId="74015586" w14:textId="77777777" w:rsidTr="731042B3">
        <w:trPr>
          <w:trHeight w:val="300"/>
        </w:trPr>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0F532D50" w14:textId="66C19743" w:rsidR="0A7B2C1D" w:rsidRDefault="0A7B2C1D" w:rsidP="0A7B2C1D">
            <w:r w:rsidRPr="0A7B2C1D">
              <w:rPr>
                <w:rFonts w:eastAsia="Arial" w:cs="Arial"/>
                <w:color w:val="03234B" w:themeColor="accent1"/>
                <w:sz w:val="24"/>
                <w:szCs w:val="24"/>
              </w:rPr>
              <w:t>FIFO 1 memory location</w:t>
            </w:r>
          </w:p>
        </w:tc>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5CF86A34" w14:textId="1CB9BE5D" w:rsidR="0A7B2C1D" w:rsidRDefault="0BDCF771" w:rsidP="0A7B2C1D">
            <w:r w:rsidRPr="731042B3">
              <w:rPr>
                <w:rFonts w:eastAsia="Arial" w:cs="Arial"/>
                <w:color w:val="03234B" w:themeColor="accent1"/>
                <w:sz w:val="24"/>
                <w:szCs w:val="24"/>
              </w:rPr>
              <w:t>0x</w:t>
            </w:r>
            <w:r w:rsidR="18887FA4" w:rsidRPr="731042B3">
              <w:rPr>
                <w:rFonts w:eastAsia="Arial" w:cs="Arial"/>
                <w:color w:val="03234B" w:themeColor="accent1"/>
                <w:sz w:val="24"/>
                <w:szCs w:val="24"/>
              </w:rPr>
              <w:t>C</w:t>
            </w:r>
            <w:r w:rsidR="082CA8DF" w:rsidRPr="731042B3">
              <w:rPr>
                <w:rFonts w:eastAsia="Arial" w:cs="Arial"/>
                <w:color w:val="03234B" w:themeColor="accent1"/>
                <w:sz w:val="24"/>
                <w:szCs w:val="24"/>
              </w:rPr>
              <w:t>4</w:t>
            </w:r>
            <w:r w:rsidRPr="731042B3">
              <w:rPr>
                <w:rFonts w:eastAsia="Arial" w:cs="Arial"/>
                <w:color w:val="03234B" w:themeColor="accent1"/>
                <w:sz w:val="24"/>
                <w:szCs w:val="24"/>
              </w:rPr>
              <w:t>100</w:t>
            </w:r>
          </w:p>
        </w:tc>
      </w:tr>
      <w:tr w:rsidR="0A7B2C1D" w14:paraId="4B888230" w14:textId="77777777" w:rsidTr="731042B3">
        <w:trPr>
          <w:trHeight w:val="300"/>
        </w:trPr>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5005BD9A" w14:textId="0D124978" w:rsidR="0A7B2C1D" w:rsidRDefault="0A7B2C1D" w:rsidP="0A7B2C1D">
            <w:r w:rsidRPr="0A7B2C1D">
              <w:rPr>
                <w:rFonts w:eastAsia="Arial" w:cs="Arial"/>
                <w:color w:val="03234B" w:themeColor="accent1"/>
                <w:sz w:val="24"/>
                <w:szCs w:val="24"/>
              </w:rPr>
              <w:t>FIFO 2 memory location</w:t>
            </w:r>
          </w:p>
        </w:tc>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7BFB79F4" w14:textId="31FE18EF" w:rsidR="0A7B2C1D" w:rsidRDefault="0BDCF771" w:rsidP="0A7B2C1D">
            <w:r w:rsidRPr="731042B3">
              <w:rPr>
                <w:rFonts w:eastAsia="Arial" w:cs="Arial"/>
                <w:color w:val="03234B" w:themeColor="accent1"/>
                <w:sz w:val="24"/>
                <w:szCs w:val="24"/>
              </w:rPr>
              <w:t>0x</w:t>
            </w:r>
            <w:r w:rsidR="51631D40" w:rsidRPr="731042B3">
              <w:rPr>
                <w:rFonts w:eastAsia="Arial" w:cs="Arial"/>
                <w:color w:val="03234B" w:themeColor="accent1"/>
                <w:sz w:val="24"/>
                <w:szCs w:val="24"/>
              </w:rPr>
              <w:t>C</w:t>
            </w:r>
            <w:r w:rsidR="082CA8DF" w:rsidRPr="731042B3">
              <w:rPr>
                <w:rFonts w:eastAsia="Arial" w:cs="Arial"/>
                <w:color w:val="03234B" w:themeColor="accent1"/>
                <w:sz w:val="24"/>
                <w:szCs w:val="24"/>
              </w:rPr>
              <w:t>4</w:t>
            </w:r>
            <w:r w:rsidR="46CA7BA2" w:rsidRPr="731042B3">
              <w:rPr>
                <w:rFonts w:eastAsia="Arial" w:cs="Arial"/>
                <w:color w:val="03234B" w:themeColor="accent1"/>
                <w:sz w:val="24"/>
                <w:szCs w:val="24"/>
              </w:rPr>
              <w:t>2</w:t>
            </w:r>
            <w:r w:rsidRPr="731042B3">
              <w:rPr>
                <w:rFonts w:eastAsia="Arial" w:cs="Arial"/>
                <w:color w:val="03234B" w:themeColor="accent1"/>
                <w:sz w:val="24"/>
                <w:szCs w:val="24"/>
              </w:rPr>
              <w:t>00</w:t>
            </w:r>
          </w:p>
        </w:tc>
      </w:tr>
      <w:tr w:rsidR="0A7B2C1D" w14:paraId="63BC9CB8" w14:textId="77777777" w:rsidTr="731042B3">
        <w:trPr>
          <w:trHeight w:val="300"/>
        </w:trPr>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0F78219E" w14:textId="1B66BAAC" w:rsidR="0A7B2C1D" w:rsidRDefault="0A7B2C1D" w:rsidP="0A7B2C1D">
            <w:r w:rsidRPr="0A7B2C1D">
              <w:rPr>
                <w:rFonts w:eastAsia="Arial" w:cs="Arial"/>
                <w:color w:val="03234B" w:themeColor="accent1"/>
                <w:sz w:val="24"/>
                <w:szCs w:val="24"/>
              </w:rPr>
              <w:t>FIFO 3 memory location</w:t>
            </w:r>
          </w:p>
        </w:tc>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2DAF040B" w14:textId="0C94199C" w:rsidR="0A7B2C1D" w:rsidRDefault="0BDCF771" w:rsidP="5962E592">
            <w:pPr>
              <w:rPr>
                <w:rFonts w:eastAsia="Arial" w:cs="Arial"/>
                <w:color w:val="03234B" w:themeColor="accent1"/>
                <w:sz w:val="24"/>
                <w:szCs w:val="24"/>
              </w:rPr>
            </w:pPr>
            <w:r w:rsidRPr="731042B3">
              <w:rPr>
                <w:rFonts w:eastAsia="Arial" w:cs="Arial"/>
                <w:color w:val="03234B" w:themeColor="accent1"/>
                <w:sz w:val="24"/>
                <w:szCs w:val="24"/>
              </w:rPr>
              <w:t>0x</w:t>
            </w:r>
            <w:r w:rsidR="6F8D2EBC" w:rsidRPr="731042B3">
              <w:rPr>
                <w:rFonts w:eastAsia="Arial" w:cs="Arial"/>
                <w:color w:val="03234B" w:themeColor="accent1"/>
                <w:sz w:val="24"/>
                <w:szCs w:val="24"/>
              </w:rPr>
              <w:t>C</w:t>
            </w:r>
            <w:r w:rsidR="4F8680F1" w:rsidRPr="731042B3">
              <w:rPr>
                <w:rFonts w:eastAsia="Arial" w:cs="Arial"/>
                <w:color w:val="03234B" w:themeColor="accent1"/>
                <w:sz w:val="24"/>
                <w:szCs w:val="24"/>
              </w:rPr>
              <w:t>4</w:t>
            </w:r>
            <w:r w:rsidRPr="731042B3">
              <w:rPr>
                <w:rFonts w:eastAsia="Arial" w:cs="Arial"/>
                <w:color w:val="03234B" w:themeColor="accent1"/>
                <w:sz w:val="24"/>
                <w:szCs w:val="24"/>
              </w:rPr>
              <w:t>300</w:t>
            </w:r>
          </w:p>
        </w:tc>
      </w:tr>
      <w:tr w:rsidR="0A7B2C1D" w14:paraId="24AB9319" w14:textId="77777777" w:rsidTr="731042B3">
        <w:trPr>
          <w:trHeight w:val="300"/>
        </w:trPr>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421BDA78" w14:textId="04EE4A91" w:rsidR="0A7B2C1D" w:rsidRDefault="0A7B2C1D" w:rsidP="0A7B2C1D">
            <w:r w:rsidRPr="0A7B2C1D">
              <w:rPr>
                <w:rFonts w:eastAsia="Arial" w:cs="Arial"/>
                <w:color w:val="03234B" w:themeColor="accent1"/>
                <w:sz w:val="24"/>
                <w:szCs w:val="24"/>
              </w:rPr>
              <w:t>FIFO 4 memory location</w:t>
            </w:r>
          </w:p>
        </w:tc>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66E1C433" w14:textId="2890F272" w:rsidR="0A7B2C1D" w:rsidRDefault="0BDCF771" w:rsidP="5962E592">
            <w:pPr>
              <w:rPr>
                <w:rFonts w:eastAsia="Arial" w:cs="Arial"/>
                <w:color w:val="03234B" w:themeColor="accent1"/>
                <w:sz w:val="24"/>
                <w:szCs w:val="24"/>
              </w:rPr>
            </w:pPr>
            <w:r w:rsidRPr="731042B3">
              <w:rPr>
                <w:rFonts w:eastAsia="Arial" w:cs="Arial"/>
                <w:color w:val="03234B" w:themeColor="accent1"/>
                <w:sz w:val="24"/>
                <w:szCs w:val="24"/>
              </w:rPr>
              <w:t>0x</w:t>
            </w:r>
            <w:r w:rsidR="344BF019" w:rsidRPr="731042B3">
              <w:rPr>
                <w:rFonts w:eastAsia="Arial" w:cs="Arial"/>
                <w:color w:val="03234B" w:themeColor="accent1"/>
                <w:sz w:val="24"/>
                <w:szCs w:val="24"/>
              </w:rPr>
              <w:t>C</w:t>
            </w:r>
            <w:r w:rsidR="20189B2E" w:rsidRPr="731042B3">
              <w:rPr>
                <w:rFonts w:eastAsia="Arial" w:cs="Arial"/>
                <w:color w:val="03234B" w:themeColor="accent1"/>
                <w:sz w:val="24"/>
                <w:szCs w:val="24"/>
              </w:rPr>
              <w:t>4</w:t>
            </w:r>
            <w:r w:rsidRPr="731042B3">
              <w:rPr>
                <w:rFonts w:eastAsia="Arial" w:cs="Arial"/>
                <w:color w:val="03234B" w:themeColor="accent1"/>
                <w:sz w:val="24"/>
                <w:szCs w:val="24"/>
              </w:rPr>
              <w:t>400</w:t>
            </w:r>
          </w:p>
        </w:tc>
      </w:tr>
      <w:tr w:rsidR="0A7B2C1D" w14:paraId="3E4D9BF3" w14:textId="77777777" w:rsidTr="731042B3">
        <w:trPr>
          <w:trHeight w:val="300"/>
        </w:trPr>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10605C53" w14:textId="2B3C6358" w:rsidR="0A7B2C1D" w:rsidRDefault="0A7B2C1D" w:rsidP="0A7B2C1D">
            <w:r w:rsidRPr="0A7B2C1D">
              <w:rPr>
                <w:rFonts w:eastAsia="Arial" w:cs="Arial"/>
                <w:color w:val="03234B" w:themeColor="accent1"/>
                <w:sz w:val="24"/>
                <w:szCs w:val="24"/>
              </w:rPr>
              <w:t>FIFO 5 memory location</w:t>
            </w:r>
          </w:p>
        </w:tc>
        <w:tc>
          <w:tcPr>
            <w:tcW w:w="4724" w:type="dxa"/>
            <w:tcBorders>
              <w:top w:val="single" w:sz="8" w:space="0" w:color="auto"/>
              <w:left w:val="single" w:sz="8" w:space="0" w:color="auto"/>
              <w:bottom w:val="single" w:sz="8" w:space="0" w:color="auto"/>
              <w:right w:val="single" w:sz="8" w:space="0" w:color="auto"/>
            </w:tcBorders>
            <w:tcMar>
              <w:left w:w="108" w:type="dxa"/>
              <w:right w:w="108" w:type="dxa"/>
            </w:tcMar>
          </w:tcPr>
          <w:p w14:paraId="5A623376" w14:textId="0D11A22A" w:rsidR="0A7B2C1D" w:rsidRDefault="0BDCF771" w:rsidP="00CE7931">
            <w:pPr>
              <w:keepNext/>
            </w:pPr>
            <w:r w:rsidRPr="731042B3">
              <w:rPr>
                <w:rFonts w:eastAsia="Arial" w:cs="Arial"/>
                <w:color w:val="03234B" w:themeColor="accent1"/>
                <w:sz w:val="24"/>
                <w:szCs w:val="24"/>
              </w:rPr>
              <w:t>0x</w:t>
            </w:r>
            <w:r w:rsidR="1A19C704" w:rsidRPr="731042B3">
              <w:rPr>
                <w:rFonts w:eastAsia="Arial" w:cs="Arial"/>
                <w:color w:val="03234B" w:themeColor="accent1"/>
                <w:sz w:val="24"/>
                <w:szCs w:val="24"/>
              </w:rPr>
              <w:t>C</w:t>
            </w:r>
            <w:r w:rsidR="20189B2E" w:rsidRPr="731042B3">
              <w:rPr>
                <w:rFonts w:eastAsia="Arial" w:cs="Arial"/>
                <w:color w:val="03234B" w:themeColor="accent1"/>
                <w:sz w:val="24"/>
                <w:szCs w:val="24"/>
              </w:rPr>
              <w:t>4</w:t>
            </w:r>
            <w:r w:rsidRPr="731042B3">
              <w:rPr>
                <w:rFonts w:eastAsia="Arial" w:cs="Arial"/>
                <w:color w:val="03234B" w:themeColor="accent1"/>
                <w:sz w:val="24"/>
                <w:szCs w:val="24"/>
              </w:rPr>
              <w:t>500</w:t>
            </w:r>
          </w:p>
        </w:tc>
      </w:tr>
    </w:tbl>
    <w:p w14:paraId="4D73E214" w14:textId="5DCCCD89" w:rsidR="35A9B500" w:rsidRPr="00CE7931" w:rsidRDefault="00ED2D01" w:rsidP="00CE7931">
      <w:pPr>
        <w:pStyle w:val="Caption"/>
        <w:jc w:val="center"/>
      </w:pPr>
      <w:bookmarkStart w:id="139" w:name="_Toc210989364"/>
      <w:r>
        <w:t>Table</w:t>
      </w:r>
      <w:r w:rsidR="00CE7931" w:rsidRPr="3CC3039E">
        <w:t xml:space="preserve"> </w:t>
      </w:r>
      <w:fldSimple w:instr=" SEQ Tableau \* ARABIC ">
        <w:r w:rsidR="00E27A95">
          <w:rPr>
            <w:noProof/>
          </w:rPr>
          <w:t>29</w:t>
        </w:r>
      </w:fldSimple>
      <w:r w:rsidR="00CE7931" w:rsidRPr="3CC3039E">
        <w:t>: SUB FIFO Memory Address</w:t>
      </w:r>
      <w:bookmarkEnd w:id="139"/>
    </w:p>
    <w:p w14:paraId="7975F7C0" w14:textId="60A9B7DB" w:rsidR="35A9B500" w:rsidRDefault="4C601202" w:rsidP="46E3F637">
      <w:pPr>
        <w:rPr>
          <w:rFonts w:eastAsia="Arial" w:cs="Arial"/>
          <w:color w:val="3CB4E6" w:themeColor="accent3"/>
          <w:sz w:val="24"/>
          <w:szCs w:val="24"/>
        </w:rPr>
      </w:pPr>
      <w:r w:rsidRPr="46E3F637">
        <w:rPr>
          <w:rFonts w:eastAsiaTheme="minorEastAsia"/>
          <w:color w:val="3CB4E6" w:themeColor="accent3"/>
          <w:sz w:val="24"/>
          <w:szCs w:val="24"/>
        </w:rPr>
        <w:t>[TO: IPOS_FIFO_CTRL</w:t>
      </w:r>
      <w:r w:rsidRPr="00634E4C">
        <w:rPr>
          <w:rFonts w:eastAsiaTheme="minorEastAsia"/>
          <w:color w:val="3CB4E6" w:themeColor="accent3"/>
          <w:sz w:val="24"/>
          <w:szCs w:val="24"/>
          <w:lang w:val="en-US"/>
        </w:rPr>
        <w:t>_</w:t>
      </w:r>
      <w:r w:rsidRPr="46E3F637">
        <w:rPr>
          <w:rFonts w:eastAsia="Arial" w:cs="Arial"/>
          <w:color w:val="3CB4E6" w:themeColor="accent3"/>
          <w:sz w:val="24"/>
          <w:szCs w:val="24"/>
        </w:rPr>
        <w:t xml:space="preserve">89457790] </w:t>
      </w:r>
    </w:p>
    <w:p w14:paraId="37D0F157" w14:textId="2846BE48" w:rsidR="35A9B500" w:rsidRDefault="35A9B500" w:rsidP="0A7B2C1D">
      <w:r w:rsidRPr="0A7B2C1D">
        <w:rPr>
          <w:rFonts w:eastAsia="Arial" w:cs="Arial"/>
          <w:color w:val="3CB4E6" w:themeColor="accent3"/>
          <w:sz w:val="24"/>
          <w:szCs w:val="24"/>
        </w:rPr>
        <w:t>[End]</w:t>
      </w:r>
      <w:r w:rsidRPr="0A7B2C1D">
        <w:rPr>
          <w:rFonts w:eastAsia="Arial" w:cs="Arial"/>
        </w:rPr>
        <w:t xml:space="preserve"> </w:t>
      </w:r>
    </w:p>
    <w:p w14:paraId="7723F080" w14:textId="0AAAE047" w:rsidR="33BD6354" w:rsidRDefault="33BD6354" w:rsidP="7B681F07">
      <w:pPr>
        <w:rPr>
          <w:rFonts w:eastAsia="Arial" w:cs="Arial"/>
          <w:color w:val="3CB4E6" w:themeColor="accent3"/>
          <w:sz w:val="24"/>
          <w:szCs w:val="24"/>
        </w:rPr>
      </w:pPr>
      <w:r w:rsidRPr="3CC3039E">
        <w:rPr>
          <w:rFonts w:eastAsia="Arial" w:cs="Arial"/>
          <w:color w:val="3CB4E6" w:themeColor="accent3"/>
          <w:sz w:val="24"/>
          <w:szCs w:val="24"/>
        </w:rPr>
        <w:t>[</w:t>
      </w:r>
      <w:r w:rsidR="156C5FB7" w:rsidRPr="3CC3039E">
        <w:rPr>
          <w:rFonts w:eastAsia="Arial" w:cs="Arial"/>
          <w:color w:val="3CB4E6" w:themeColor="accent3"/>
          <w:sz w:val="24"/>
          <w:szCs w:val="24"/>
        </w:rPr>
        <w:t>DDS_STBIO1</w:t>
      </w:r>
      <w:r w:rsidRPr="3CC3039E">
        <w:rPr>
          <w:rFonts w:eastAsia="Arial" w:cs="Arial"/>
          <w:color w:val="3CB4E6" w:themeColor="accent3"/>
          <w:sz w:val="24"/>
          <w:szCs w:val="24"/>
        </w:rPr>
        <w:t xml:space="preserve">_00000008] Requirement: </w:t>
      </w:r>
    </w:p>
    <w:p w14:paraId="758EB945" w14:textId="0BB3EE80" w:rsidR="33BD6354" w:rsidRDefault="33BD6354" w:rsidP="7B681F07">
      <w:r w:rsidRPr="3CC3039E">
        <w:rPr>
          <w:rFonts w:eastAsia="Arial" w:cs="Arial"/>
          <w:color w:val="03234B" w:themeColor="accent1"/>
          <w:sz w:val="24"/>
          <w:szCs w:val="24"/>
        </w:rPr>
        <w:t>If input signal HMASTER is set to 0 or 1, the FIFO Controller shall enter Memory mode.</w:t>
      </w:r>
    </w:p>
    <w:p w14:paraId="2470EB4E" w14:textId="0EA58ABB" w:rsidR="1DA48DAE" w:rsidRDefault="5EF54B67" w:rsidP="46E3F637">
      <w:pPr>
        <w:rPr>
          <w:rFonts w:eastAsia="Arial" w:cs="Arial"/>
          <w:color w:val="3CB4E6" w:themeColor="accent3"/>
          <w:sz w:val="24"/>
          <w:szCs w:val="24"/>
        </w:rPr>
      </w:pPr>
      <w:r w:rsidRPr="46E3F637">
        <w:rPr>
          <w:rFonts w:eastAsiaTheme="minorEastAsia"/>
          <w:color w:val="3CB4E6" w:themeColor="accent3"/>
          <w:sz w:val="24"/>
          <w:szCs w:val="24"/>
        </w:rPr>
        <w:t>[TO: IPOS_FIFO_CTRL</w:t>
      </w:r>
      <w:r w:rsidRPr="002162E8">
        <w:rPr>
          <w:rFonts w:eastAsiaTheme="minorEastAsia"/>
          <w:color w:val="3CB4E6" w:themeColor="accent3"/>
          <w:sz w:val="24"/>
          <w:szCs w:val="24"/>
          <w:lang w:val="en-US"/>
        </w:rPr>
        <w:t>_</w:t>
      </w:r>
      <w:r w:rsidRPr="46E3F637">
        <w:rPr>
          <w:rFonts w:eastAsia="Arial" w:cs="Arial"/>
          <w:color w:val="3CB4E6" w:themeColor="accent3"/>
          <w:sz w:val="24"/>
          <w:szCs w:val="24"/>
        </w:rPr>
        <w:t xml:space="preserve">00000008] </w:t>
      </w:r>
    </w:p>
    <w:p w14:paraId="64F77DCE" w14:textId="37EEB621" w:rsidR="1DA48DAE" w:rsidRDefault="33BD6354" w:rsidP="1DA48DAE">
      <w:r w:rsidRPr="7B681F07">
        <w:rPr>
          <w:rFonts w:eastAsia="Arial" w:cs="Arial"/>
          <w:color w:val="3CB4E6" w:themeColor="accent3"/>
          <w:sz w:val="24"/>
          <w:szCs w:val="24"/>
        </w:rPr>
        <w:t>[End]</w:t>
      </w:r>
    </w:p>
    <w:p w14:paraId="148C7DB5" w14:textId="0BF57D2A" w:rsidR="00140134" w:rsidRDefault="05C43E1D" w:rsidP="008120B6">
      <w:pPr>
        <w:rPr>
          <w:rFonts w:eastAsia="Arial" w:cs="Arial"/>
          <w:color w:val="3CB4E6" w:themeColor="accent3"/>
          <w:sz w:val="24"/>
          <w:szCs w:val="24"/>
        </w:rPr>
      </w:pPr>
      <w:r w:rsidRPr="3CC3039E">
        <w:rPr>
          <w:rFonts w:eastAsia="Arial" w:cs="Arial"/>
          <w:color w:val="3CB4E6" w:themeColor="accent3"/>
          <w:sz w:val="24"/>
          <w:szCs w:val="24"/>
        </w:rPr>
        <w:t>[DDS_STBIO1_00000199] Requirement</w:t>
      </w:r>
    </w:p>
    <w:tbl>
      <w:tblPr>
        <w:tblW w:w="9984" w:type="dxa"/>
        <w:shd w:val="clear" w:color="auto" w:fill="FFFFFF" w:themeFill="background1"/>
        <w:tblLook w:val="04A0" w:firstRow="1" w:lastRow="0" w:firstColumn="1" w:lastColumn="0" w:noHBand="0" w:noVBand="1"/>
      </w:tblPr>
      <w:tblGrid>
        <w:gridCol w:w="2224"/>
        <w:gridCol w:w="2480"/>
        <w:gridCol w:w="2880"/>
        <w:gridCol w:w="2400"/>
      </w:tblGrid>
      <w:tr w:rsidR="00B63EDD" w:rsidRPr="00E8783F" w14:paraId="31E0087A" w14:textId="77777777">
        <w:trPr>
          <w:trHeight w:val="470"/>
        </w:trPr>
        <w:tc>
          <w:tcPr>
            <w:tcW w:w="222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9EE2AE" w14:textId="77777777" w:rsidR="00B63EDD" w:rsidRPr="0087402D" w:rsidRDefault="00B63EDD">
            <w:pPr>
              <w:spacing w:line="240" w:lineRule="auto"/>
              <w:rPr>
                <w:rFonts w:ascii="Calibri" w:eastAsia="Times New Roman" w:hAnsi="Calibri" w:cs="Calibri"/>
                <w:b/>
                <w:bCs/>
                <w:color w:val="03234B" w:themeColor="text1"/>
                <w:sz w:val="36"/>
                <w:szCs w:val="36"/>
              </w:rPr>
            </w:pPr>
            <w:r w:rsidRPr="0087402D">
              <w:rPr>
                <w:rFonts w:ascii="Calibri" w:eastAsia="Times New Roman" w:hAnsi="Calibri" w:cs="Calibri"/>
                <w:b/>
                <w:bCs/>
                <w:color w:val="03234B" w:themeColor="text1"/>
                <w:sz w:val="36"/>
                <w:szCs w:val="36"/>
              </w:rPr>
              <w:t>DATA TYPE</w:t>
            </w:r>
          </w:p>
        </w:tc>
        <w:tc>
          <w:tcPr>
            <w:tcW w:w="248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E6B07A6" w14:textId="1535B1CB" w:rsidR="00B63EDD" w:rsidRPr="0087402D" w:rsidRDefault="00B63EDD">
            <w:pPr>
              <w:spacing w:line="240" w:lineRule="auto"/>
              <w:rPr>
                <w:rFonts w:ascii="Calibri" w:eastAsia="Times New Roman" w:hAnsi="Calibri" w:cs="Calibri"/>
                <w:b/>
                <w:color w:val="03234B" w:themeColor="text1"/>
                <w:sz w:val="36"/>
                <w:szCs w:val="36"/>
              </w:rPr>
            </w:pPr>
            <w:r w:rsidRPr="3CC3039E">
              <w:rPr>
                <w:rFonts w:ascii="Calibri" w:eastAsia="Times New Roman" w:hAnsi="Calibri" w:cs="Calibri"/>
                <w:b/>
                <w:color w:val="03234B" w:themeColor="accent1"/>
                <w:sz w:val="36"/>
                <w:szCs w:val="36"/>
              </w:rPr>
              <w:t>BIT: 23 - 20</w:t>
            </w:r>
          </w:p>
        </w:tc>
        <w:tc>
          <w:tcPr>
            <w:tcW w:w="288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B114E5D" w14:textId="0385503C" w:rsidR="00B63EDD" w:rsidRPr="0087402D" w:rsidRDefault="00B63EDD">
            <w:pPr>
              <w:spacing w:line="240" w:lineRule="auto"/>
              <w:rPr>
                <w:rFonts w:ascii="Calibri" w:eastAsia="Times New Roman" w:hAnsi="Calibri" w:cs="Calibri"/>
                <w:b/>
                <w:color w:val="03234B" w:themeColor="text1"/>
                <w:sz w:val="36"/>
                <w:szCs w:val="36"/>
              </w:rPr>
            </w:pPr>
            <w:r w:rsidRPr="3CC3039E">
              <w:rPr>
                <w:rFonts w:ascii="Calibri" w:eastAsia="Times New Roman" w:hAnsi="Calibri" w:cs="Calibri"/>
                <w:b/>
                <w:color w:val="03234B" w:themeColor="accent1"/>
                <w:sz w:val="36"/>
                <w:szCs w:val="36"/>
              </w:rPr>
              <w:t>BIT: 19 - 16</w:t>
            </w:r>
          </w:p>
        </w:tc>
        <w:tc>
          <w:tcPr>
            <w:tcW w:w="24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1F7FE35" w14:textId="68316CB8" w:rsidR="00B63EDD" w:rsidRPr="0087402D" w:rsidRDefault="00B63EDD">
            <w:pPr>
              <w:spacing w:line="240" w:lineRule="auto"/>
              <w:rPr>
                <w:rFonts w:ascii="Calibri" w:eastAsia="Times New Roman" w:hAnsi="Calibri" w:cs="Calibri"/>
                <w:b/>
                <w:color w:val="03234B" w:themeColor="text1"/>
                <w:sz w:val="36"/>
                <w:szCs w:val="36"/>
              </w:rPr>
            </w:pPr>
            <w:r w:rsidRPr="3CC3039E">
              <w:rPr>
                <w:rFonts w:ascii="Calibri" w:eastAsia="Times New Roman" w:hAnsi="Calibri" w:cs="Calibri"/>
                <w:b/>
                <w:color w:val="03234B" w:themeColor="accent1"/>
                <w:sz w:val="36"/>
                <w:szCs w:val="36"/>
              </w:rPr>
              <w:t>BIT: 15 - 0</w:t>
            </w:r>
          </w:p>
        </w:tc>
      </w:tr>
      <w:tr w:rsidR="00B63EDD" w:rsidRPr="00E8783F" w14:paraId="73E7EB98"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B20643"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0</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1AA71F4B"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0000</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186849E7" w14:textId="5FAE6B5F"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41117979"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462DC4"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1</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5656824E"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0001</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4FD1DCD3" w14:textId="3EF05B93"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1DA19AE3"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66DE33C"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2</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50B34B30"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0010</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9585AD7" w14:textId="66B81013"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5E2E9F0F"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BFB375"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3</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645463CC"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0011</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14857037" w14:textId="3FD3F6BA"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54614669"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98DB51"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4</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2C22763D"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0100</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411EC466" w14:textId="2AA10F36"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42A94D7A"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D6FD51"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5</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7CC0D7BA"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0101</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D20E978" w14:textId="1D69C0CD"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215E06CB"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0E1397"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6</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5B1272A1"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0110</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6DC45E2E" w14:textId="59473C6D"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0A311885"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F376BCB"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7</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7C2F209C"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0111</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37030705" w14:textId="419A9EF1"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2F6A8A3A"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8667A8"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8</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77435A7D"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1000</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6DF37208" w14:textId="4A31674B"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0A0D25DA"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545AD83"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9</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7D1E3747"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1001</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B3BA3F2" w14:textId="1C11B502"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0DA18247"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71D2BE"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10</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6AAEA5DA"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1010</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491D8C70" w14:textId="057AEC60"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42DEFC5D"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0F8C41"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PPG FRAME 11</w:t>
            </w:r>
          </w:p>
        </w:tc>
        <w:tc>
          <w:tcPr>
            <w:tcW w:w="2480" w:type="dxa"/>
            <w:tcBorders>
              <w:top w:val="nil"/>
              <w:left w:val="nil"/>
              <w:bottom w:val="single" w:sz="4" w:space="0" w:color="auto"/>
              <w:right w:val="single" w:sz="4" w:space="0" w:color="auto"/>
            </w:tcBorders>
            <w:shd w:val="clear" w:color="auto" w:fill="FFFFFF" w:themeFill="background1"/>
            <w:noWrap/>
            <w:vAlign w:val="bottom"/>
            <w:hideMark/>
          </w:tcPr>
          <w:p w14:paraId="57843E67"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1011</w:t>
            </w:r>
          </w:p>
        </w:tc>
        <w:tc>
          <w:tcPr>
            <w:tcW w:w="52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75AD661" w14:textId="1B22964D"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20 BIT</w:t>
            </w:r>
            <w:r w:rsidR="00634E4C">
              <w:rPr>
                <w:rFonts w:ascii="Calibri" w:eastAsia="Times New Roman" w:hAnsi="Calibri" w:cs="Calibri"/>
                <w:color w:val="000000"/>
              </w:rPr>
              <w:t xml:space="preserve"> DATA</w:t>
            </w:r>
          </w:p>
        </w:tc>
      </w:tr>
      <w:tr w:rsidR="00B63EDD" w:rsidRPr="00E8783F" w14:paraId="0C5A9E42"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844D4E"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TIME SLOT DATA</w:t>
            </w:r>
          </w:p>
        </w:tc>
        <w:tc>
          <w:tcPr>
            <w:tcW w:w="2480" w:type="dxa"/>
            <w:tcBorders>
              <w:top w:val="nil"/>
              <w:left w:val="nil"/>
              <w:bottom w:val="single" w:sz="4" w:space="0" w:color="auto"/>
              <w:right w:val="single" w:sz="4" w:space="0" w:color="auto"/>
            </w:tcBorders>
            <w:shd w:val="clear" w:color="auto" w:fill="FFFFFF" w:themeFill="background1"/>
            <w:noWrap/>
            <w:hideMark/>
          </w:tcPr>
          <w:p w14:paraId="11969B28"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1111</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59CAFDB5"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5B740116" w14:textId="0E1A562C"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493527F4"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B7607B9"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ECG0_AC</w:t>
            </w:r>
          </w:p>
        </w:tc>
        <w:tc>
          <w:tcPr>
            <w:tcW w:w="2480" w:type="dxa"/>
            <w:tcBorders>
              <w:top w:val="nil"/>
              <w:left w:val="nil"/>
              <w:bottom w:val="single" w:sz="4" w:space="0" w:color="auto"/>
              <w:right w:val="single" w:sz="4" w:space="0" w:color="auto"/>
            </w:tcBorders>
            <w:shd w:val="clear" w:color="auto" w:fill="FFFFFF" w:themeFill="background1"/>
            <w:noWrap/>
            <w:hideMark/>
          </w:tcPr>
          <w:p w14:paraId="4A12EB18"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1100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52D1DBF9"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57F0BAA5" w14:textId="443D416A"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54D46372"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74A9795"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ECG0_DC</w:t>
            </w:r>
          </w:p>
        </w:tc>
        <w:tc>
          <w:tcPr>
            <w:tcW w:w="2480" w:type="dxa"/>
            <w:tcBorders>
              <w:top w:val="nil"/>
              <w:left w:val="nil"/>
              <w:bottom w:val="single" w:sz="4" w:space="0" w:color="auto"/>
              <w:right w:val="single" w:sz="4" w:space="0" w:color="auto"/>
            </w:tcBorders>
            <w:shd w:val="clear" w:color="auto" w:fill="FFFFFF" w:themeFill="background1"/>
            <w:noWrap/>
            <w:hideMark/>
          </w:tcPr>
          <w:p w14:paraId="23A5DDBD"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1101</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2D384E63"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642404AE" w14:textId="058D113D"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1C2420F0"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2F7FD41"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ECG1_AC</w:t>
            </w:r>
          </w:p>
        </w:tc>
        <w:tc>
          <w:tcPr>
            <w:tcW w:w="2480" w:type="dxa"/>
            <w:tcBorders>
              <w:top w:val="nil"/>
              <w:left w:val="nil"/>
              <w:bottom w:val="single" w:sz="4" w:space="0" w:color="auto"/>
              <w:right w:val="single" w:sz="4" w:space="0" w:color="auto"/>
            </w:tcBorders>
            <w:shd w:val="clear" w:color="auto" w:fill="FFFFFF" w:themeFill="background1"/>
            <w:noWrap/>
            <w:hideMark/>
          </w:tcPr>
          <w:p w14:paraId="2EBB9595"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1100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6D664F6A"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0001</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090190FE" w14:textId="6189E4A9"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5C113D49"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11067A9"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ECG1_DC</w:t>
            </w:r>
          </w:p>
        </w:tc>
        <w:tc>
          <w:tcPr>
            <w:tcW w:w="2480" w:type="dxa"/>
            <w:tcBorders>
              <w:top w:val="nil"/>
              <w:left w:val="nil"/>
              <w:bottom w:val="single" w:sz="4" w:space="0" w:color="auto"/>
              <w:right w:val="single" w:sz="4" w:space="0" w:color="auto"/>
            </w:tcBorders>
            <w:shd w:val="clear" w:color="auto" w:fill="FFFFFF" w:themeFill="background1"/>
            <w:noWrap/>
            <w:hideMark/>
          </w:tcPr>
          <w:p w14:paraId="5D659B61"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1101</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1E06C20A"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0001</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044EBF65" w14:textId="22372117"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137BD5D2"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C69112F"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ECG2_AC</w:t>
            </w:r>
          </w:p>
        </w:tc>
        <w:tc>
          <w:tcPr>
            <w:tcW w:w="2480" w:type="dxa"/>
            <w:tcBorders>
              <w:top w:val="nil"/>
              <w:left w:val="nil"/>
              <w:bottom w:val="single" w:sz="4" w:space="0" w:color="auto"/>
              <w:right w:val="single" w:sz="4" w:space="0" w:color="auto"/>
            </w:tcBorders>
            <w:shd w:val="clear" w:color="auto" w:fill="FFFFFF" w:themeFill="background1"/>
            <w:noWrap/>
            <w:hideMark/>
          </w:tcPr>
          <w:p w14:paraId="05C4EEA0"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1100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6F032C97"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0010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67D28D19" w14:textId="0841CA9F"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245433A0"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C695AF"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ECG2_DC</w:t>
            </w:r>
          </w:p>
        </w:tc>
        <w:tc>
          <w:tcPr>
            <w:tcW w:w="2480" w:type="dxa"/>
            <w:tcBorders>
              <w:top w:val="nil"/>
              <w:left w:val="nil"/>
              <w:bottom w:val="single" w:sz="4" w:space="0" w:color="auto"/>
              <w:right w:val="single" w:sz="4" w:space="0" w:color="auto"/>
            </w:tcBorders>
            <w:shd w:val="clear" w:color="auto" w:fill="FFFFFF" w:themeFill="background1"/>
            <w:noWrap/>
            <w:hideMark/>
          </w:tcPr>
          <w:p w14:paraId="2D691D7D"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1101</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349CFFC1"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0010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060C6390" w14:textId="290325C1"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313D7CF4"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D4D5053"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BIA_AC_P</w:t>
            </w:r>
          </w:p>
        </w:tc>
        <w:tc>
          <w:tcPr>
            <w:tcW w:w="2480" w:type="dxa"/>
            <w:tcBorders>
              <w:top w:val="nil"/>
              <w:left w:val="nil"/>
              <w:bottom w:val="single" w:sz="4" w:space="0" w:color="auto"/>
              <w:right w:val="single" w:sz="4" w:space="0" w:color="auto"/>
            </w:tcBorders>
            <w:shd w:val="clear" w:color="auto" w:fill="FFFFFF" w:themeFill="background1"/>
            <w:noWrap/>
            <w:hideMark/>
          </w:tcPr>
          <w:p w14:paraId="2A0F59C5"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29F39756"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0001</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01017DA3" w14:textId="4A6582D8"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5218A31D"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EEF72F6"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BIA_DC_P</w:t>
            </w:r>
          </w:p>
        </w:tc>
        <w:tc>
          <w:tcPr>
            <w:tcW w:w="2480" w:type="dxa"/>
            <w:tcBorders>
              <w:top w:val="nil"/>
              <w:left w:val="nil"/>
              <w:bottom w:val="single" w:sz="4" w:space="0" w:color="auto"/>
              <w:right w:val="single" w:sz="4" w:space="0" w:color="auto"/>
            </w:tcBorders>
            <w:shd w:val="clear" w:color="auto" w:fill="FFFFFF" w:themeFill="background1"/>
            <w:noWrap/>
            <w:hideMark/>
          </w:tcPr>
          <w:p w14:paraId="631A0FEF"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79E22DBB"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0011</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750168A6" w14:textId="07A0281A"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2E297376"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365E4A"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BIA_AC_Q</w:t>
            </w:r>
          </w:p>
        </w:tc>
        <w:tc>
          <w:tcPr>
            <w:tcW w:w="2480" w:type="dxa"/>
            <w:tcBorders>
              <w:top w:val="nil"/>
              <w:left w:val="nil"/>
              <w:bottom w:val="single" w:sz="4" w:space="0" w:color="auto"/>
              <w:right w:val="single" w:sz="4" w:space="0" w:color="auto"/>
            </w:tcBorders>
            <w:shd w:val="clear" w:color="auto" w:fill="FFFFFF" w:themeFill="background1"/>
            <w:noWrap/>
            <w:hideMark/>
          </w:tcPr>
          <w:p w14:paraId="3ECBECB0"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3043F16F"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3991EC77" w14:textId="79428D13"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094E9232"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3F54BB"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lastRenderedPageBreak/>
              <w:t>BIA_DC_Q</w:t>
            </w:r>
          </w:p>
        </w:tc>
        <w:tc>
          <w:tcPr>
            <w:tcW w:w="2480" w:type="dxa"/>
            <w:tcBorders>
              <w:top w:val="nil"/>
              <w:left w:val="nil"/>
              <w:bottom w:val="single" w:sz="4" w:space="0" w:color="auto"/>
              <w:right w:val="single" w:sz="4" w:space="0" w:color="auto"/>
            </w:tcBorders>
            <w:shd w:val="clear" w:color="auto" w:fill="FFFFFF" w:themeFill="background1"/>
            <w:noWrap/>
            <w:hideMark/>
          </w:tcPr>
          <w:p w14:paraId="23A23BC3"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1110</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21DB79AA"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0010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7BD72FB8" w14:textId="54B2E3EF"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40AAEAA5"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4B2E74"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GSR</w:t>
            </w:r>
          </w:p>
        </w:tc>
        <w:tc>
          <w:tcPr>
            <w:tcW w:w="2480" w:type="dxa"/>
            <w:tcBorders>
              <w:top w:val="nil"/>
              <w:left w:val="nil"/>
              <w:bottom w:val="single" w:sz="4" w:space="0" w:color="auto"/>
              <w:right w:val="single" w:sz="4" w:space="0" w:color="auto"/>
            </w:tcBorders>
            <w:shd w:val="clear" w:color="auto" w:fill="FFFFFF" w:themeFill="background1"/>
            <w:noWrap/>
            <w:hideMark/>
          </w:tcPr>
          <w:p w14:paraId="2D41EB03"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1111</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54E1A7E2"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1000</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6FF2621D" w14:textId="2509DDB3" w:rsidR="00B63EDD" w:rsidRPr="00E8783F" w:rsidRDefault="00B63EDD">
            <w:pPr>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r w:rsidR="00B63EDD" w:rsidRPr="00E8783F" w14:paraId="1760EB3C" w14:textId="77777777">
        <w:trPr>
          <w:trHeight w:val="290"/>
        </w:trPr>
        <w:tc>
          <w:tcPr>
            <w:tcW w:w="2224"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7F89C5F" w14:textId="77777777" w:rsidR="00B63EDD" w:rsidRPr="00E8783F" w:rsidRDefault="00B63EDD">
            <w:pPr>
              <w:spacing w:line="240" w:lineRule="auto"/>
              <w:rPr>
                <w:rFonts w:ascii="Calibri" w:eastAsia="Times New Roman" w:hAnsi="Calibri" w:cs="Calibri"/>
                <w:b/>
                <w:bCs/>
                <w:color w:val="000000"/>
              </w:rPr>
            </w:pPr>
            <w:r w:rsidRPr="00E8783F">
              <w:rPr>
                <w:rFonts w:ascii="Calibri" w:eastAsia="Times New Roman" w:hAnsi="Calibri" w:cs="Calibri"/>
                <w:b/>
                <w:bCs/>
                <w:color w:val="000000"/>
              </w:rPr>
              <w:t>DATA_QUOKKA_ELAB</w:t>
            </w:r>
          </w:p>
        </w:tc>
        <w:tc>
          <w:tcPr>
            <w:tcW w:w="2480" w:type="dxa"/>
            <w:tcBorders>
              <w:top w:val="nil"/>
              <w:left w:val="nil"/>
              <w:bottom w:val="single" w:sz="4" w:space="0" w:color="auto"/>
              <w:right w:val="single" w:sz="4" w:space="0" w:color="auto"/>
            </w:tcBorders>
            <w:shd w:val="clear" w:color="auto" w:fill="FFFFFF" w:themeFill="background1"/>
            <w:noWrap/>
            <w:hideMark/>
          </w:tcPr>
          <w:p w14:paraId="1793DFF3"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1111</w:t>
            </w:r>
          </w:p>
        </w:tc>
        <w:tc>
          <w:tcPr>
            <w:tcW w:w="2880" w:type="dxa"/>
            <w:tcBorders>
              <w:top w:val="nil"/>
              <w:left w:val="nil"/>
              <w:bottom w:val="single" w:sz="4" w:space="0" w:color="auto"/>
              <w:right w:val="single" w:sz="4" w:space="0" w:color="auto"/>
            </w:tcBorders>
            <w:shd w:val="clear" w:color="auto" w:fill="FFFFFF" w:themeFill="background1"/>
            <w:noWrap/>
            <w:vAlign w:val="bottom"/>
            <w:hideMark/>
          </w:tcPr>
          <w:p w14:paraId="1F033570" w14:textId="77777777" w:rsidR="00B63EDD" w:rsidRPr="00E8783F" w:rsidRDefault="00B63EDD">
            <w:pPr>
              <w:spacing w:line="240" w:lineRule="auto"/>
              <w:rPr>
                <w:rFonts w:ascii="Calibri" w:eastAsia="Times New Roman" w:hAnsi="Calibri" w:cs="Calibri"/>
                <w:color w:val="000000"/>
              </w:rPr>
            </w:pPr>
            <w:r w:rsidRPr="00E8783F">
              <w:rPr>
                <w:rFonts w:ascii="Calibri" w:eastAsia="Times New Roman" w:hAnsi="Calibri" w:cs="Calibri"/>
                <w:color w:val="000000"/>
              </w:rPr>
              <w:t>0001 to 0111</w:t>
            </w:r>
          </w:p>
        </w:tc>
        <w:tc>
          <w:tcPr>
            <w:tcW w:w="2400" w:type="dxa"/>
            <w:tcBorders>
              <w:top w:val="nil"/>
              <w:left w:val="nil"/>
              <w:bottom w:val="single" w:sz="4" w:space="0" w:color="auto"/>
              <w:right w:val="single" w:sz="4" w:space="0" w:color="auto"/>
            </w:tcBorders>
            <w:shd w:val="clear" w:color="auto" w:fill="FFFFFF" w:themeFill="background1"/>
            <w:noWrap/>
            <w:vAlign w:val="bottom"/>
            <w:hideMark/>
          </w:tcPr>
          <w:p w14:paraId="5925BA17" w14:textId="3041396A" w:rsidR="00B63EDD" w:rsidRPr="00E8783F" w:rsidRDefault="00B63EDD" w:rsidP="008120B6">
            <w:pPr>
              <w:keepNext/>
              <w:spacing w:line="240" w:lineRule="auto"/>
              <w:jc w:val="center"/>
              <w:rPr>
                <w:rFonts w:ascii="Calibri" w:eastAsia="Times New Roman" w:hAnsi="Calibri" w:cs="Calibri"/>
                <w:color w:val="000000"/>
              </w:rPr>
            </w:pPr>
            <w:r w:rsidRPr="00E8783F">
              <w:rPr>
                <w:rFonts w:ascii="Calibri" w:eastAsia="Times New Roman" w:hAnsi="Calibri" w:cs="Calibri"/>
                <w:color w:val="000000"/>
              </w:rPr>
              <w:t>16 BIT</w:t>
            </w:r>
            <w:r w:rsidR="00634E4C">
              <w:rPr>
                <w:rFonts w:ascii="Calibri" w:eastAsia="Times New Roman" w:hAnsi="Calibri" w:cs="Calibri"/>
                <w:color w:val="000000"/>
              </w:rPr>
              <w:t xml:space="preserve"> DATA</w:t>
            </w:r>
          </w:p>
        </w:tc>
      </w:tr>
    </w:tbl>
    <w:p w14:paraId="50A6147D" w14:textId="694856C2" w:rsidR="00CE7931" w:rsidRDefault="00ED2D01" w:rsidP="00CE7931">
      <w:pPr>
        <w:pStyle w:val="Caption"/>
        <w:jc w:val="center"/>
      </w:pPr>
      <w:bookmarkStart w:id="140" w:name="_Toc210989365"/>
      <w:r>
        <w:t>Table</w:t>
      </w:r>
      <w:r w:rsidR="00CE7931">
        <w:t xml:space="preserve"> </w:t>
      </w:r>
      <w:fldSimple w:instr=" SEQ Tableau \* ARABIC ">
        <w:r w:rsidR="00E27A95">
          <w:rPr>
            <w:noProof/>
          </w:rPr>
          <w:t>30</w:t>
        </w:r>
      </w:fldSimple>
      <w:r w:rsidR="00CE7931">
        <w:t>: Data Tag</w:t>
      </w:r>
      <w:bookmarkEnd w:id="140"/>
    </w:p>
    <w:p w14:paraId="73B2893E" w14:textId="75CD773D" w:rsidR="7D4EAE14" w:rsidRDefault="69EB9F1A" w:rsidP="2EB9EB8E">
      <w:pPr>
        <w:rPr>
          <w:del w:id="141" w:author="Microsoft Word" w:date="2025-05-22T11:16:00Z" w16du:dateUtc="2025-05-22T09:16:00Z"/>
          <w:rFonts w:eastAsia="Arial" w:cs="Arial"/>
          <w:color w:val="3CB4E6" w:themeColor="accent3"/>
          <w:sz w:val="24"/>
          <w:szCs w:val="24"/>
        </w:rPr>
      </w:pPr>
      <w:del w:id="142" w:author="Microsoft Word" w:date="2025-05-22T11:18:00Z" w16du:dateUtc="2025-05-22T09:18:00Z">
        <w:r w:rsidRPr="2EB9EB8E">
          <w:rPr>
            <w:rFonts w:eastAsiaTheme="minorEastAsia"/>
            <w:color w:val="3CB4E6" w:themeColor="accent3"/>
            <w:sz w:val="24"/>
            <w:szCs w:val="24"/>
          </w:rPr>
          <w:delText>[TO: IPOS_FIFO_CTRL</w:delText>
        </w:r>
        <w:r w:rsidRPr="2EB9EB8E">
          <w:rPr>
            <w:rFonts w:eastAsiaTheme="minorEastAsia"/>
            <w:color w:val="3CB4E6" w:themeColor="accent3"/>
            <w:sz w:val="24"/>
            <w:szCs w:val="24"/>
            <w:lang w:val="it-IT"/>
          </w:rPr>
          <w:delText>_</w:delText>
        </w:r>
      </w:del>
      <w:r w:rsidRPr="6A0C7015">
        <w:rPr>
          <w:rFonts w:eastAsia="Arial" w:cs="Arial"/>
          <w:color w:val="3CB4E6" w:themeColor="accent3"/>
          <w:sz w:val="24"/>
          <w:szCs w:val="24"/>
        </w:rPr>
        <w:t>00000199</w:t>
      </w:r>
      <w:del w:id="143" w:author="Microsoft Word" w:date="2025-05-22T11:18:00Z" w16du:dateUtc="2025-05-22T09:18:00Z">
        <w:r w:rsidRPr="2EB9EB8E">
          <w:rPr>
            <w:rFonts w:eastAsia="Arial" w:cs="Arial"/>
            <w:color w:val="3CB4E6" w:themeColor="accent3"/>
            <w:sz w:val="24"/>
            <w:szCs w:val="24"/>
          </w:rPr>
          <w:delText xml:space="preserve">] </w:delText>
        </w:r>
      </w:del>
    </w:p>
    <w:p w14:paraId="1860ECBD" w14:textId="6525A777" w:rsidR="33A81886" w:rsidRDefault="33BD6354" w:rsidP="2B0764E2">
      <w:pPr>
        <w:rPr>
          <w:rFonts w:eastAsia="Arial" w:cs="Arial"/>
          <w:color w:val="3CB4E6" w:themeColor="accent3"/>
          <w:sz w:val="24"/>
          <w:szCs w:val="24"/>
        </w:rPr>
      </w:pPr>
      <w:r w:rsidRPr="7B681F07">
        <w:rPr>
          <w:rFonts w:eastAsia="Arial" w:cs="Arial"/>
          <w:color w:val="3CB4E6" w:themeColor="accent3"/>
          <w:sz w:val="24"/>
          <w:szCs w:val="24"/>
        </w:rPr>
        <w:t>[End]</w:t>
      </w:r>
    </w:p>
    <w:p w14:paraId="15BE897E" w14:textId="77777777" w:rsidR="004E0783" w:rsidRDefault="004E0783" w:rsidP="2B0764E2">
      <w:pPr>
        <w:rPr>
          <w:rFonts w:eastAsia="Arial" w:cs="Arial"/>
          <w:color w:val="3CB4E6" w:themeColor="accent3"/>
          <w:sz w:val="24"/>
          <w:szCs w:val="24"/>
        </w:rPr>
      </w:pPr>
    </w:p>
    <w:p w14:paraId="6C388CBF" w14:textId="77777777" w:rsidR="00202A04" w:rsidRDefault="00202A04" w:rsidP="00202A04">
      <w:pPr>
        <w:rPr>
          <w:rFonts w:eastAsia="Arial" w:cs="Arial"/>
          <w:color w:val="3CB4E6" w:themeColor="accent3"/>
          <w:sz w:val="24"/>
          <w:szCs w:val="24"/>
        </w:rPr>
      </w:pPr>
      <w:r w:rsidRPr="3CC3039E">
        <w:rPr>
          <w:rFonts w:eastAsia="Arial" w:cs="Arial"/>
          <w:color w:val="3CB4E6" w:themeColor="accent3"/>
          <w:sz w:val="24"/>
          <w:szCs w:val="24"/>
        </w:rPr>
        <w:t>[DDS_STBIO1_0000</w:t>
      </w:r>
      <w:r>
        <w:rPr>
          <w:rFonts w:eastAsia="Arial" w:cs="Arial"/>
          <w:color w:val="3CB4E6" w:themeColor="accent3"/>
          <w:sz w:val="24"/>
          <w:szCs w:val="24"/>
        </w:rPr>
        <w:t>1</w:t>
      </w:r>
      <w:r w:rsidRPr="3CC3039E">
        <w:rPr>
          <w:rFonts w:eastAsia="Arial" w:cs="Arial"/>
          <w:color w:val="3CB4E6" w:themeColor="accent3"/>
          <w:sz w:val="24"/>
          <w:szCs w:val="24"/>
        </w:rPr>
        <w:t>199] Requirement</w:t>
      </w:r>
    </w:p>
    <w:p w14:paraId="507C6615" w14:textId="77777777" w:rsidR="00202A04" w:rsidRDefault="00202A04" w:rsidP="00202A04">
      <w:pPr>
        <w:rPr>
          <w:rFonts w:eastAsia="Arial" w:cs="Arial"/>
          <w:color w:val="03234B" w:themeColor="accent1"/>
          <w:sz w:val="24"/>
          <w:szCs w:val="24"/>
        </w:rPr>
      </w:pPr>
      <w:r>
        <w:rPr>
          <w:rFonts w:eastAsia="Arial" w:cs="Arial"/>
          <w:color w:val="03234B" w:themeColor="accent1"/>
          <w:sz w:val="24"/>
          <w:szCs w:val="24"/>
        </w:rPr>
        <w:t>When in Multiple Fifo, the 6 sub-FIFO offset shall coincide with the following table :</w:t>
      </w:r>
    </w:p>
    <w:tbl>
      <w:tblPr>
        <w:tblStyle w:val="GridTable1Light-Accent1"/>
        <w:tblW w:w="10437" w:type="dxa"/>
        <w:jc w:val="center"/>
        <w:tblLayout w:type="fixed"/>
        <w:tblLook w:val="04A0" w:firstRow="1" w:lastRow="0" w:firstColumn="1" w:lastColumn="0" w:noHBand="0" w:noVBand="1"/>
      </w:tblPr>
      <w:tblGrid>
        <w:gridCol w:w="2497"/>
        <w:gridCol w:w="7940"/>
      </w:tblGrid>
      <w:tr w:rsidR="00202A04" w14:paraId="6810B35A" w14:textId="77777777" w:rsidTr="00602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7" w:type="dxa"/>
          </w:tcPr>
          <w:p w14:paraId="4F6526A5" w14:textId="77777777" w:rsidR="00202A04" w:rsidRDefault="00202A04" w:rsidP="00602AFA">
            <w:pPr>
              <w:rPr>
                <w:rFonts w:eastAsia="Arial" w:cs="Arial"/>
                <w:color w:val="03234B" w:themeColor="accent1"/>
                <w:sz w:val="24"/>
                <w:szCs w:val="24"/>
              </w:rPr>
            </w:pPr>
            <w:r>
              <w:rPr>
                <w:rFonts w:eastAsia="Arial" w:cs="Arial"/>
                <w:color w:val="03234B" w:themeColor="accent1"/>
                <w:sz w:val="24"/>
                <w:szCs w:val="24"/>
              </w:rPr>
              <w:t>FIFO OFFSET</w:t>
            </w:r>
          </w:p>
        </w:tc>
        <w:tc>
          <w:tcPr>
            <w:tcW w:w="7940" w:type="dxa"/>
          </w:tcPr>
          <w:p w14:paraId="76885ACF" w14:textId="77777777" w:rsidR="00202A04" w:rsidRDefault="00202A04" w:rsidP="00602AFA">
            <w:pPr>
              <w:cnfStyle w:val="100000000000" w:firstRow="1" w:lastRow="0" w:firstColumn="0" w:lastColumn="0" w:oddVBand="0" w:evenVBand="0" w:oddHBand="0" w:evenHBand="0" w:firstRowFirstColumn="0" w:firstRowLastColumn="0" w:lastRowFirstColumn="0" w:lastRowLastColumn="0"/>
              <w:rPr>
                <w:rFonts w:eastAsia="Arial" w:cs="Arial"/>
                <w:color w:val="03234B" w:themeColor="accent1"/>
                <w:sz w:val="24"/>
                <w:szCs w:val="24"/>
              </w:rPr>
            </w:pPr>
            <w:r>
              <w:rPr>
                <w:rFonts w:eastAsia="Arial" w:cs="Arial"/>
                <w:color w:val="03234B" w:themeColor="accent1"/>
                <w:sz w:val="24"/>
                <w:szCs w:val="24"/>
              </w:rPr>
              <w:t>DATA TYPE</w:t>
            </w:r>
          </w:p>
        </w:tc>
      </w:tr>
      <w:tr w:rsidR="00202A04" w14:paraId="27DBC78E" w14:textId="77777777" w:rsidTr="00602AFA">
        <w:trPr>
          <w:jc w:val="center"/>
        </w:trPr>
        <w:tc>
          <w:tcPr>
            <w:cnfStyle w:val="001000000000" w:firstRow="0" w:lastRow="0" w:firstColumn="1" w:lastColumn="0" w:oddVBand="0" w:evenVBand="0" w:oddHBand="0" w:evenHBand="0" w:firstRowFirstColumn="0" w:firstRowLastColumn="0" w:lastRowFirstColumn="0" w:lastRowLastColumn="0"/>
            <w:tcW w:w="2497" w:type="dxa"/>
          </w:tcPr>
          <w:p w14:paraId="63BD8325" w14:textId="77777777" w:rsidR="00202A04" w:rsidRPr="004F1DD4" w:rsidRDefault="00202A04" w:rsidP="00602AFA">
            <w:pPr>
              <w:rPr>
                <w:rFonts w:eastAsia="Arial" w:cs="Arial"/>
                <w:b w:val="0"/>
                <w:bCs w:val="0"/>
                <w:color w:val="03234B" w:themeColor="accent1"/>
                <w:sz w:val="24"/>
                <w:szCs w:val="24"/>
              </w:rPr>
            </w:pPr>
            <w:r w:rsidRPr="004F1DD4">
              <w:rPr>
                <w:rFonts w:eastAsia="Arial" w:cs="Arial"/>
                <w:b w:val="0"/>
                <w:bCs w:val="0"/>
                <w:color w:val="03234B" w:themeColor="accent1"/>
                <w:sz w:val="24"/>
                <w:szCs w:val="24"/>
              </w:rPr>
              <w:t xml:space="preserve">ECG </w:t>
            </w:r>
            <w:r>
              <w:rPr>
                <w:rFonts w:eastAsia="Arial" w:cs="Arial"/>
                <w:b w:val="0"/>
                <w:bCs w:val="0"/>
                <w:color w:val="03234B" w:themeColor="accent1"/>
                <w:sz w:val="24"/>
                <w:szCs w:val="24"/>
              </w:rPr>
              <w:t xml:space="preserve">FIFO </w:t>
            </w:r>
            <w:r w:rsidRPr="004F1DD4">
              <w:rPr>
                <w:rFonts w:eastAsia="Arial" w:cs="Arial"/>
                <w:b w:val="0"/>
                <w:bCs w:val="0"/>
                <w:color w:val="03234B" w:themeColor="accent1"/>
                <w:sz w:val="24"/>
                <w:szCs w:val="24"/>
              </w:rPr>
              <w:t>OFFSET</w:t>
            </w:r>
          </w:p>
        </w:tc>
        <w:tc>
          <w:tcPr>
            <w:tcW w:w="7940" w:type="dxa"/>
          </w:tcPr>
          <w:p w14:paraId="785D2184" w14:textId="77777777" w:rsidR="00202A04" w:rsidRDefault="00202A04" w:rsidP="00602AFA">
            <w:pPr>
              <w:cnfStyle w:val="000000000000" w:firstRow="0" w:lastRow="0" w:firstColumn="0" w:lastColumn="0" w:oddVBand="0" w:evenVBand="0" w:oddHBand="0" w:evenHBand="0" w:firstRowFirstColumn="0" w:firstRowLastColumn="0" w:lastRowFirstColumn="0" w:lastRowLastColumn="0"/>
              <w:rPr>
                <w:rFonts w:eastAsia="Arial" w:cs="Arial"/>
                <w:color w:val="03234B" w:themeColor="accent1"/>
                <w:sz w:val="24"/>
                <w:szCs w:val="24"/>
              </w:rPr>
            </w:pPr>
            <w:r>
              <w:rPr>
                <w:rFonts w:eastAsia="Arial" w:cs="Arial"/>
                <w:color w:val="03234B" w:themeColor="accent1"/>
                <w:sz w:val="24"/>
                <w:szCs w:val="24"/>
              </w:rPr>
              <w:t>ECG0_AC, ECG0_DC</w:t>
            </w:r>
          </w:p>
        </w:tc>
      </w:tr>
      <w:tr w:rsidR="00202A04" w14:paraId="0747C5C4" w14:textId="77777777" w:rsidTr="00602AFA">
        <w:trPr>
          <w:jc w:val="center"/>
        </w:trPr>
        <w:tc>
          <w:tcPr>
            <w:cnfStyle w:val="001000000000" w:firstRow="0" w:lastRow="0" w:firstColumn="1" w:lastColumn="0" w:oddVBand="0" w:evenVBand="0" w:oddHBand="0" w:evenHBand="0" w:firstRowFirstColumn="0" w:firstRowLastColumn="0" w:lastRowFirstColumn="0" w:lastRowLastColumn="0"/>
            <w:tcW w:w="2497" w:type="dxa"/>
          </w:tcPr>
          <w:p w14:paraId="35835D24" w14:textId="77777777" w:rsidR="00202A04" w:rsidRDefault="00202A04" w:rsidP="00602AFA">
            <w:pPr>
              <w:rPr>
                <w:rFonts w:eastAsia="Arial" w:cs="Arial"/>
                <w:color w:val="03234B" w:themeColor="accent1"/>
                <w:sz w:val="24"/>
                <w:szCs w:val="24"/>
              </w:rPr>
            </w:pPr>
            <w:r>
              <w:rPr>
                <w:rFonts w:eastAsia="Arial" w:cs="Arial"/>
                <w:b w:val="0"/>
                <w:bCs w:val="0"/>
                <w:color w:val="03234B" w:themeColor="accent1"/>
                <w:sz w:val="24"/>
                <w:szCs w:val="24"/>
              </w:rPr>
              <w:t>BIA</w:t>
            </w:r>
            <w:r w:rsidRPr="004F1DD4">
              <w:rPr>
                <w:rFonts w:eastAsia="Arial" w:cs="Arial"/>
                <w:b w:val="0"/>
                <w:bCs w:val="0"/>
                <w:color w:val="03234B" w:themeColor="accent1"/>
                <w:sz w:val="24"/>
                <w:szCs w:val="24"/>
              </w:rPr>
              <w:t xml:space="preserve"> </w:t>
            </w:r>
            <w:r>
              <w:rPr>
                <w:rFonts w:eastAsia="Arial" w:cs="Arial"/>
                <w:b w:val="0"/>
                <w:bCs w:val="0"/>
                <w:color w:val="03234B" w:themeColor="accent1"/>
                <w:sz w:val="24"/>
                <w:szCs w:val="24"/>
              </w:rPr>
              <w:t xml:space="preserve">FIFO </w:t>
            </w:r>
            <w:r w:rsidRPr="004F1DD4">
              <w:rPr>
                <w:rFonts w:eastAsia="Arial" w:cs="Arial"/>
                <w:b w:val="0"/>
                <w:bCs w:val="0"/>
                <w:color w:val="03234B" w:themeColor="accent1"/>
                <w:sz w:val="24"/>
                <w:szCs w:val="24"/>
              </w:rPr>
              <w:t>OFFSET</w:t>
            </w:r>
          </w:p>
        </w:tc>
        <w:tc>
          <w:tcPr>
            <w:tcW w:w="7940" w:type="dxa"/>
          </w:tcPr>
          <w:p w14:paraId="0B98FDA8" w14:textId="77777777" w:rsidR="00202A04" w:rsidRDefault="00202A04" w:rsidP="00602AFA">
            <w:pPr>
              <w:cnfStyle w:val="000000000000" w:firstRow="0" w:lastRow="0" w:firstColumn="0" w:lastColumn="0" w:oddVBand="0" w:evenVBand="0" w:oddHBand="0" w:evenHBand="0" w:firstRowFirstColumn="0" w:firstRowLastColumn="0" w:lastRowFirstColumn="0" w:lastRowLastColumn="0"/>
              <w:rPr>
                <w:rFonts w:eastAsia="Arial" w:cs="Arial"/>
                <w:color w:val="03234B" w:themeColor="accent1"/>
                <w:sz w:val="24"/>
                <w:szCs w:val="24"/>
              </w:rPr>
            </w:pPr>
            <w:r w:rsidRPr="004F1DD4">
              <w:rPr>
                <w:rFonts w:eastAsia="Arial" w:cs="Arial"/>
                <w:color w:val="03234B" w:themeColor="accent1"/>
                <w:sz w:val="24"/>
                <w:szCs w:val="24"/>
              </w:rPr>
              <w:t>BIA_AC_P, BIA_DC_P, BIA_AC_Q, BIA_DC_Q, ECG1_AC, ECG2_DC</w:t>
            </w:r>
          </w:p>
        </w:tc>
      </w:tr>
      <w:tr w:rsidR="00202A04" w14:paraId="19401101" w14:textId="77777777" w:rsidTr="00602AFA">
        <w:trPr>
          <w:jc w:val="center"/>
        </w:trPr>
        <w:tc>
          <w:tcPr>
            <w:cnfStyle w:val="001000000000" w:firstRow="0" w:lastRow="0" w:firstColumn="1" w:lastColumn="0" w:oddVBand="0" w:evenVBand="0" w:oddHBand="0" w:evenHBand="0" w:firstRowFirstColumn="0" w:firstRowLastColumn="0" w:lastRowFirstColumn="0" w:lastRowLastColumn="0"/>
            <w:tcW w:w="2497" w:type="dxa"/>
          </w:tcPr>
          <w:p w14:paraId="677A985D" w14:textId="77777777" w:rsidR="00202A04" w:rsidRDefault="00202A04" w:rsidP="00602AFA">
            <w:pPr>
              <w:rPr>
                <w:rFonts w:eastAsia="Arial" w:cs="Arial"/>
                <w:color w:val="03234B" w:themeColor="accent1"/>
                <w:sz w:val="24"/>
                <w:szCs w:val="24"/>
              </w:rPr>
            </w:pPr>
            <w:r>
              <w:rPr>
                <w:rFonts w:eastAsia="Arial" w:cs="Arial"/>
                <w:b w:val="0"/>
                <w:bCs w:val="0"/>
                <w:color w:val="03234B" w:themeColor="accent1"/>
                <w:sz w:val="24"/>
                <w:szCs w:val="24"/>
              </w:rPr>
              <w:t>GSR</w:t>
            </w:r>
            <w:r w:rsidRPr="004F1DD4">
              <w:rPr>
                <w:rFonts w:eastAsia="Arial" w:cs="Arial"/>
                <w:b w:val="0"/>
                <w:bCs w:val="0"/>
                <w:color w:val="03234B" w:themeColor="accent1"/>
                <w:sz w:val="24"/>
                <w:szCs w:val="24"/>
              </w:rPr>
              <w:t xml:space="preserve"> </w:t>
            </w:r>
            <w:r>
              <w:rPr>
                <w:rFonts w:eastAsia="Arial" w:cs="Arial"/>
                <w:b w:val="0"/>
                <w:bCs w:val="0"/>
                <w:color w:val="03234B" w:themeColor="accent1"/>
                <w:sz w:val="24"/>
                <w:szCs w:val="24"/>
              </w:rPr>
              <w:t xml:space="preserve">FIFO </w:t>
            </w:r>
            <w:r w:rsidRPr="004F1DD4">
              <w:rPr>
                <w:rFonts w:eastAsia="Arial" w:cs="Arial"/>
                <w:b w:val="0"/>
                <w:bCs w:val="0"/>
                <w:color w:val="03234B" w:themeColor="accent1"/>
                <w:sz w:val="24"/>
                <w:szCs w:val="24"/>
              </w:rPr>
              <w:t>OFFSET</w:t>
            </w:r>
          </w:p>
        </w:tc>
        <w:tc>
          <w:tcPr>
            <w:tcW w:w="7940" w:type="dxa"/>
          </w:tcPr>
          <w:p w14:paraId="65340F69" w14:textId="77777777" w:rsidR="00202A04" w:rsidRDefault="00202A04" w:rsidP="00602AFA">
            <w:pPr>
              <w:cnfStyle w:val="000000000000" w:firstRow="0" w:lastRow="0" w:firstColumn="0" w:lastColumn="0" w:oddVBand="0" w:evenVBand="0" w:oddHBand="0" w:evenHBand="0" w:firstRowFirstColumn="0" w:firstRowLastColumn="0" w:lastRowFirstColumn="0" w:lastRowLastColumn="0"/>
              <w:rPr>
                <w:rFonts w:eastAsia="Arial" w:cs="Arial"/>
                <w:color w:val="03234B" w:themeColor="accent1"/>
                <w:sz w:val="24"/>
                <w:szCs w:val="24"/>
              </w:rPr>
            </w:pPr>
            <w:r w:rsidRPr="004F1DD4">
              <w:rPr>
                <w:rFonts w:eastAsia="Arial" w:cs="Arial"/>
                <w:color w:val="03234B" w:themeColor="accent1"/>
                <w:sz w:val="24"/>
                <w:szCs w:val="24"/>
              </w:rPr>
              <w:t>GSR, ECG1_DC, ECG2_AC</w:t>
            </w:r>
          </w:p>
        </w:tc>
      </w:tr>
      <w:tr w:rsidR="00202A04" w14:paraId="740BCE37" w14:textId="77777777" w:rsidTr="00602AFA">
        <w:trPr>
          <w:jc w:val="center"/>
        </w:trPr>
        <w:tc>
          <w:tcPr>
            <w:cnfStyle w:val="001000000000" w:firstRow="0" w:lastRow="0" w:firstColumn="1" w:lastColumn="0" w:oddVBand="0" w:evenVBand="0" w:oddHBand="0" w:evenHBand="0" w:firstRowFirstColumn="0" w:firstRowLastColumn="0" w:lastRowFirstColumn="0" w:lastRowLastColumn="0"/>
            <w:tcW w:w="2497" w:type="dxa"/>
          </w:tcPr>
          <w:p w14:paraId="49D90F61" w14:textId="77777777" w:rsidR="00202A04" w:rsidRDefault="00202A04" w:rsidP="00602AFA">
            <w:pPr>
              <w:rPr>
                <w:rFonts w:eastAsia="Arial" w:cs="Arial"/>
                <w:color w:val="03234B" w:themeColor="accent1"/>
                <w:sz w:val="24"/>
                <w:szCs w:val="24"/>
              </w:rPr>
            </w:pPr>
            <w:r>
              <w:rPr>
                <w:rFonts w:eastAsia="Arial" w:cs="Arial"/>
                <w:b w:val="0"/>
                <w:bCs w:val="0"/>
                <w:color w:val="03234B" w:themeColor="accent1"/>
                <w:sz w:val="24"/>
                <w:szCs w:val="24"/>
              </w:rPr>
              <w:t>PPG</w:t>
            </w:r>
            <w:r w:rsidRPr="004F1DD4">
              <w:rPr>
                <w:rFonts w:eastAsia="Arial" w:cs="Arial"/>
                <w:b w:val="0"/>
                <w:bCs w:val="0"/>
                <w:color w:val="03234B" w:themeColor="accent1"/>
                <w:sz w:val="24"/>
                <w:szCs w:val="24"/>
              </w:rPr>
              <w:t xml:space="preserve"> </w:t>
            </w:r>
            <w:r>
              <w:rPr>
                <w:rFonts w:eastAsia="Arial" w:cs="Arial"/>
                <w:b w:val="0"/>
                <w:bCs w:val="0"/>
                <w:color w:val="03234B" w:themeColor="accent1"/>
                <w:sz w:val="24"/>
                <w:szCs w:val="24"/>
              </w:rPr>
              <w:t xml:space="preserve">FIFO </w:t>
            </w:r>
            <w:r w:rsidRPr="004F1DD4">
              <w:rPr>
                <w:rFonts w:eastAsia="Arial" w:cs="Arial"/>
                <w:b w:val="0"/>
                <w:bCs w:val="0"/>
                <w:color w:val="03234B" w:themeColor="accent1"/>
                <w:sz w:val="24"/>
                <w:szCs w:val="24"/>
              </w:rPr>
              <w:t>OFFSET</w:t>
            </w:r>
          </w:p>
        </w:tc>
        <w:tc>
          <w:tcPr>
            <w:tcW w:w="7940" w:type="dxa"/>
          </w:tcPr>
          <w:p w14:paraId="272FE909" w14:textId="77777777" w:rsidR="00202A04" w:rsidRDefault="00202A04" w:rsidP="00602AFA">
            <w:pPr>
              <w:keepNext/>
              <w:cnfStyle w:val="000000000000" w:firstRow="0" w:lastRow="0" w:firstColumn="0" w:lastColumn="0" w:oddVBand="0" w:evenVBand="0" w:oddHBand="0" w:evenHBand="0" w:firstRowFirstColumn="0" w:firstRowLastColumn="0" w:lastRowFirstColumn="0" w:lastRowLastColumn="0"/>
              <w:rPr>
                <w:rFonts w:eastAsia="Arial" w:cs="Arial"/>
                <w:color w:val="03234B" w:themeColor="accent1"/>
                <w:sz w:val="24"/>
                <w:szCs w:val="24"/>
              </w:rPr>
            </w:pPr>
            <w:r w:rsidRPr="004F1DD4">
              <w:rPr>
                <w:rFonts w:eastAsia="Arial" w:cs="Arial"/>
                <w:color w:val="03234B" w:themeColor="accent1"/>
                <w:sz w:val="24"/>
                <w:szCs w:val="24"/>
              </w:rPr>
              <w:t>PPG </w:t>
            </w:r>
          </w:p>
        </w:tc>
      </w:tr>
    </w:tbl>
    <w:p w14:paraId="03F30CEB" w14:textId="055D5243" w:rsidR="00202A04" w:rsidRDefault="00202A04" w:rsidP="00202A04">
      <w:pPr>
        <w:pStyle w:val="Caption"/>
        <w:jc w:val="center"/>
      </w:pPr>
      <w:r>
        <w:t xml:space="preserve">Table </w:t>
      </w:r>
      <w:fldSimple w:instr=" SEQ Tableau \* ARABIC ">
        <w:r w:rsidR="00E27A95">
          <w:rPr>
            <w:noProof/>
          </w:rPr>
          <w:t>31</w:t>
        </w:r>
      </w:fldSimple>
      <w:r>
        <w:t> : FIFO Offset Data Table</w:t>
      </w:r>
    </w:p>
    <w:p w14:paraId="1E434D71" w14:textId="77777777" w:rsidR="00202A04" w:rsidRDefault="00202A04" w:rsidP="00202A04">
      <w:pPr>
        <w:rPr>
          <w:rFonts w:eastAsia="Arial" w:cs="Arial"/>
          <w:color w:val="3CB4E6" w:themeColor="accent3"/>
          <w:sz w:val="24"/>
          <w:szCs w:val="24"/>
        </w:rPr>
      </w:pPr>
      <w:r>
        <w:rPr>
          <w:rFonts w:eastAsia="Arial" w:cs="Arial"/>
          <w:color w:val="3CB4E6" w:themeColor="accent3"/>
          <w:sz w:val="24"/>
          <w:szCs w:val="24"/>
        </w:rPr>
        <w:t>[END]</w:t>
      </w:r>
    </w:p>
    <w:p w14:paraId="1F9775BE" w14:textId="77777777" w:rsidR="00202A04" w:rsidRDefault="00202A04" w:rsidP="2B0764E2">
      <w:pPr>
        <w:rPr>
          <w:rFonts w:eastAsia="Arial" w:cs="Arial"/>
          <w:color w:val="3CB4E6" w:themeColor="accent3"/>
          <w:sz w:val="24"/>
          <w:szCs w:val="24"/>
        </w:rPr>
      </w:pPr>
    </w:p>
    <w:p w14:paraId="57312AD6" w14:textId="6EC0B75C" w:rsidR="00862BDB" w:rsidRPr="00690EDA" w:rsidRDefault="00862BDB" w:rsidP="60007C68">
      <w:pPr>
        <w:rPr>
          <w:rFonts w:eastAsia="Arial" w:cs="Arial"/>
          <w:color w:val="3CB4E6" w:themeColor="accent3"/>
          <w:sz w:val="24"/>
          <w:szCs w:val="24"/>
        </w:rPr>
      </w:pPr>
    </w:p>
    <w:p w14:paraId="31D94D7A" w14:textId="78F73BB9" w:rsidR="00862BDB" w:rsidRPr="00690EDA" w:rsidRDefault="00862BDB"/>
    <w:p w14:paraId="59F70D1A" w14:textId="1E4CCB32" w:rsidR="60007C68" w:rsidRDefault="60007C68">
      <w:r>
        <w:br w:type="page"/>
      </w:r>
    </w:p>
    <w:p w14:paraId="3A0BD409" w14:textId="77728155" w:rsidR="00810240" w:rsidRDefault="00810240" w:rsidP="00710BF4">
      <w:pPr>
        <w:pStyle w:val="Heading20"/>
      </w:pPr>
      <w:bookmarkStart w:id="144" w:name="_ISPU_integration"/>
      <w:bookmarkStart w:id="145" w:name="_Toc224827110"/>
      <w:bookmarkEnd w:id="144"/>
      <w:r w:rsidRPr="00810240">
        <w:lastRenderedPageBreak/>
        <w:t>ISPU integration</w:t>
      </w:r>
      <w:bookmarkEnd w:id="145"/>
    </w:p>
    <w:tbl>
      <w:tblPr>
        <w:tblW w:w="9442" w:type="dxa"/>
        <w:shd w:val="clear" w:color="auto" w:fill="FFFFFF"/>
        <w:tblCellMar>
          <w:top w:w="15" w:type="dxa"/>
          <w:left w:w="15" w:type="dxa"/>
          <w:bottom w:w="15" w:type="dxa"/>
          <w:right w:w="15" w:type="dxa"/>
        </w:tblCellMar>
        <w:tblLook w:val="04A0" w:firstRow="1" w:lastRow="0" w:firstColumn="1" w:lastColumn="0" w:noHBand="0" w:noVBand="1"/>
      </w:tblPr>
      <w:tblGrid>
        <w:gridCol w:w="3077"/>
        <w:gridCol w:w="1138"/>
        <w:gridCol w:w="1637"/>
        <w:gridCol w:w="3590"/>
      </w:tblGrid>
      <w:tr w:rsidR="001206C9" w:rsidRPr="005E02C7" w14:paraId="6E42F3B9" w14:textId="37ECD0AF" w:rsidTr="005E02C7">
        <w:tc>
          <w:tcPr>
            <w:tcW w:w="3815" w:type="dxa"/>
            <w:tcBorders>
              <w:top w:val="single" w:sz="6" w:space="0" w:color="DFE2E5"/>
              <w:left w:val="single" w:sz="6" w:space="0" w:color="DFE2E5"/>
              <w:bottom w:val="single" w:sz="6" w:space="0" w:color="DFE2E5"/>
              <w:right w:val="single" w:sz="6" w:space="0" w:color="DFE2E5"/>
            </w:tcBorders>
            <w:shd w:val="clear" w:color="auto" w:fill="FFC000"/>
            <w:tcMar>
              <w:top w:w="90" w:type="dxa"/>
              <w:left w:w="195" w:type="dxa"/>
              <w:bottom w:w="90" w:type="dxa"/>
              <w:right w:w="195" w:type="dxa"/>
            </w:tcMar>
            <w:vAlign w:val="center"/>
          </w:tcPr>
          <w:p w14:paraId="28170957" w14:textId="53680B74" w:rsidR="005E02C7" w:rsidRPr="005E02C7" w:rsidRDefault="005E02C7" w:rsidP="005E02C7">
            <w:pPr>
              <w:rPr>
                <w:b/>
                <w:bCs/>
                <w:color w:val="FFFFFF" w:themeColor="background1"/>
                <w:lang w:val="en-US"/>
              </w:rPr>
            </w:pPr>
            <w:r w:rsidRPr="005E02C7">
              <w:rPr>
                <w:b/>
                <w:bCs/>
                <w:color w:val="FFFFFF" w:themeColor="background1"/>
                <w:lang w:val="en-US"/>
              </w:rPr>
              <w:t>Por name</w:t>
            </w:r>
          </w:p>
        </w:tc>
        <w:tc>
          <w:tcPr>
            <w:tcW w:w="1956" w:type="dxa"/>
            <w:tcBorders>
              <w:top w:val="single" w:sz="6" w:space="0" w:color="DFE2E5"/>
              <w:left w:val="single" w:sz="6" w:space="0" w:color="DFE2E5"/>
              <w:bottom w:val="single" w:sz="6" w:space="0" w:color="DFE2E5"/>
              <w:right w:val="single" w:sz="6" w:space="0" w:color="DFE2E5"/>
            </w:tcBorders>
            <w:shd w:val="clear" w:color="auto" w:fill="FFC000"/>
            <w:tcMar>
              <w:top w:w="90" w:type="dxa"/>
              <w:left w:w="195" w:type="dxa"/>
              <w:bottom w:w="90" w:type="dxa"/>
              <w:right w:w="195" w:type="dxa"/>
            </w:tcMar>
            <w:vAlign w:val="center"/>
          </w:tcPr>
          <w:p w14:paraId="16CE28E6" w14:textId="36413520" w:rsidR="005E02C7" w:rsidRPr="005E02C7" w:rsidRDefault="005E02C7" w:rsidP="005E02C7">
            <w:pPr>
              <w:rPr>
                <w:b/>
                <w:bCs/>
                <w:color w:val="FFFFFF" w:themeColor="background1"/>
                <w:lang w:val="en-US"/>
              </w:rPr>
            </w:pPr>
            <w:r w:rsidRPr="005E02C7">
              <w:rPr>
                <w:b/>
                <w:bCs/>
                <w:color w:val="FFFFFF" w:themeColor="background1"/>
                <w:lang w:val="en-US"/>
              </w:rPr>
              <w:t>Direction</w:t>
            </w:r>
          </w:p>
        </w:tc>
        <w:tc>
          <w:tcPr>
            <w:tcW w:w="1979" w:type="dxa"/>
            <w:tcBorders>
              <w:top w:val="single" w:sz="6" w:space="0" w:color="DFE2E5"/>
              <w:left w:val="single" w:sz="6" w:space="0" w:color="DFE2E5"/>
              <w:bottom w:val="single" w:sz="6" w:space="0" w:color="DFE2E5"/>
              <w:right w:val="single" w:sz="6" w:space="0" w:color="DFE2E5"/>
            </w:tcBorders>
            <w:shd w:val="clear" w:color="auto" w:fill="FFC000"/>
            <w:tcMar>
              <w:top w:w="90" w:type="dxa"/>
              <w:left w:w="195" w:type="dxa"/>
              <w:bottom w:w="90" w:type="dxa"/>
              <w:right w:w="195" w:type="dxa"/>
            </w:tcMar>
            <w:vAlign w:val="center"/>
          </w:tcPr>
          <w:p w14:paraId="7E03AE4E" w14:textId="0ED9FCA5" w:rsidR="005E02C7" w:rsidRPr="005E02C7" w:rsidRDefault="005E02C7" w:rsidP="005E02C7">
            <w:pPr>
              <w:rPr>
                <w:b/>
                <w:bCs/>
                <w:color w:val="FFFFFF" w:themeColor="background1"/>
                <w:lang w:val="en-US"/>
              </w:rPr>
            </w:pPr>
            <w:r w:rsidRPr="005E02C7">
              <w:rPr>
                <w:b/>
                <w:bCs/>
                <w:color w:val="FFFFFF" w:themeColor="background1"/>
                <w:lang w:val="en-US"/>
              </w:rPr>
              <w:t>Comment</w:t>
            </w:r>
          </w:p>
        </w:tc>
        <w:tc>
          <w:tcPr>
            <w:tcW w:w="1692" w:type="dxa"/>
            <w:tcBorders>
              <w:top w:val="single" w:sz="6" w:space="0" w:color="DFE2E5"/>
              <w:left w:val="single" w:sz="6" w:space="0" w:color="DFE2E5"/>
              <w:bottom w:val="single" w:sz="6" w:space="0" w:color="DFE2E5"/>
              <w:right w:val="single" w:sz="6" w:space="0" w:color="DFE2E5"/>
            </w:tcBorders>
            <w:shd w:val="clear" w:color="auto" w:fill="FFC000"/>
          </w:tcPr>
          <w:p w14:paraId="130EACC8" w14:textId="40CA0D9B" w:rsidR="005E02C7" w:rsidRPr="005E02C7" w:rsidRDefault="005E02C7" w:rsidP="005E02C7">
            <w:pPr>
              <w:rPr>
                <w:b/>
                <w:bCs/>
                <w:color w:val="FFFFFF" w:themeColor="background1"/>
                <w:lang w:val="en-US"/>
              </w:rPr>
            </w:pPr>
            <w:r w:rsidRPr="005E02C7">
              <w:rPr>
                <w:b/>
                <w:bCs/>
                <w:color w:val="FFFFFF" w:themeColor="background1"/>
                <w:lang w:val="en-US"/>
              </w:rPr>
              <w:t>TOP CONNECTION</w:t>
            </w:r>
          </w:p>
        </w:tc>
      </w:tr>
      <w:tr w:rsidR="00DD19E9" w:rsidRPr="005E02C7" w14:paraId="550F7CF8" w14:textId="69C26604"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7D86F4" w14:textId="77777777" w:rsidR="005E02C7" w:rsidRPr="005E02C7" w:rsidRDefault="005E02C7" w:rsidP="005E02C7">
            <w:pPr>
              <w:rPr>
                <w:lang w:val="en-US"/>
              </w:rPr>
            </w:pPr>
            <w:r w:rsidRPr="005E02C7">
              <w:rPr>
                <w:lang w:val="en-US"/>
              </w:rPr>
              <w:t>clk</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AF1230"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0BD5A3" w14:textId="77777777" w:rsidR="005E02C7" w:rsidRPr="005E02C7" w:rsidRDefault="005E02C7" w:rsidP="005E02C7">
            <w:pPr>
              <w:rPr>
                <w:lang w:val="en-US"/>
              </w:rPr>
            </w:pPr>
            <w:r w:rsidRPr="005E02C7">
              <w:rPr>
                <w:lang w:val="en-US"/>
              </w:rPr>
              <w:t>clk 16MHz from pmu</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58D80B77" w14:textId="77777777" w:rsidR="00055910" w:rsidRPr="00055910" w:rsidRDefault="00055910" w:rsidP="00055910">
            <w:pPr>
              <w:rPr>
                <w:lang w:val="en-US"/>
              </w:rPr>
            </w:pPr>
            <w:r w:rsidRPr="00055910">
              <w:rPr>
                <w:lang w:val="en-US"/>
              </w:rPr>
              <w:t>u_pmu_clk_stredl_sig</w:t>
            </w:r>
          </w:p>
          <w:p w14:paraId="61D0876F" w14:textId="77777777" w:rsidR="005E02C7" w:rsidRPr="005E02C7" w:rsidRDefault="005E02C7" w:rsidP="005E02C7">
            <w:pPr>
              <w:rPr>
                <w:lang w:val="en-US"/>
              </w:rPr>
            </w:pPr>
          </w:p>
        </w:tc>
      </w:tr>
      <w:tr w:rsidR="00DD19E9" w:rsidRPr="005E02C7" w14:paraId="46188AC3" w14:textId="47850AB1"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3A1D1F" w14:textId="77777777" w:rsidR="005E02C7" w:rsidRPr="005E02C7" w:rsidRDefault="005E02C7" w:rsidP="005E02C7">
            <w:pPr>
              <w:rPr>
                <w:lang w:val="en-US"/>
              </w:rPr>
            </w:pPr>
            <w:r w:rsidRPr="005E02C7">
              <w:rPr>
                <w:lang w:val="en-US"/>
              </w:rPr>
              <w:t>main_rst_n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7BFEBD"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3666F4" w14:textId="77777777" w:rsidR="005E02C7" w:rsidRPr="005E02C7" w:rsidRDefault="005E02C7" w:rsidP="005E02C7">
            <w:pPr>
              <w:rPr>
                <w:lang w:val="en-US"/>
              </w:rPr>
            </w:pPr>
            <w:r w:rsidRPr="005E02C7">
              <w:rPr>
                <w:lang w:val="en-US"/>
              </w:rPr>
              <w:t>reset in 16MHz domain</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4290BF23" w14:textId="77777777" w:rsidR="002E0E2E" w:rsidRPr="002E0E2E" w:rsidRDefault="002E0E2E" w:rsidP="002E0E2E">
            <w:pPr>
              <w:rPr>
                <w:lang w:val="en-US"/>
              </w:rPr>
            </w:pPr>
            <w:r w:rsidRPr="002E0E2E">
              <w:rPr>
                <w:lang w:val="en-US"/>
              </w:rPr>
              <w:t>u_pmu_resetn_stredl_sig</w:t>
            </w:r>
          </w:p>
          <w:p w14:paraId="55F8062F" w14:textId="77777777" w:rsidR="005E02C7" w:rsidRPr="005E02C7" w:rsidRDefault="005E02C7" w:rsidP="005E02C7">
            <w:pPr>
              <w:rPr>
                <w:lang w:val="en-US"/>
              </w:rPr>
            </w:pPr>
          </w:p>
        </w:tc>
      </w:tr>
      <w:tr w:rsidR="00DD19E9" w:rsidRPr="005E02C7" w14:paraId="5A8F980C" w14:textId="6B765140"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9038CD" w14:textId="77777777" w:rsidR="005E02C7" w:rsidRPr="005E02C7" w:rsidRDefault="005E02C7" w:rsidP="005E02C7">
            <w:pPr>
              <w:rPr>
                <w:lang w:val="en-US"/>
              </w:rPr>
            </w:pPr>
            <w:r w:rsidRPr="005E02C7">
              <w:rPr>
                <w:lang w:val="en-US"/>
              </w:rPr>
              <w:t>POR_n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DFE1C5"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F56E26" w14:textId="77777777" w:rsidR="005E02C7" w:rsidRPr="005E02C7" w:rsidRDefault="005E02C7" w:rsidP="005E02C7">
            <w:pPr>
              <w:rPr>
                <w:lang w:val="en-US"/>
              </w:rPr>
            </w:pPr>
            <w:r w:rsidRPr="005E02C7">
              <w:rPr>
                <w:lang w:val="en-US"/>
              </w:rPr>
              <w:t>reset in 16MHz domain</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749ACD1" w14:textId="77777777" w:rsidR="002E0E2E" w:rsidRPr="002E0E2E" w:rsidRDefault="002E0E2E" w:rsidP="002E0E2E">
            <w:pPr>
              <w:rPr>
                <w:lang w:val="en-US"/>
              </w:rPr>
            </w:pPr>
            <w:r w:rsidRPr="002E0E2E">
              <w:rPr>
                <w:lang w:val="en-US"/>
              </w:rPr>
              <w:t>u_pmu_resetn_stredl_sig</w:t>
            </w:r>
          </w:p>
          <w:p w14:paraId="3517F82A" w14:textId="77777777" w:rsidR="005E02C7" w:rsidRPr="005E02C7" w:rsidRDefault="005E02C7" w:rsidP="005E02C7">
            <w:pPr>
              <w:rPr>
                <w:lang w:val="en-US"/>
              </w:rPr>
            </w:pPr>
          </w:p>
        </w:tc>
      </w:tr>
      <w:tr w:rsidR="00DD19E9" w:rsidRPr="005E02C7" w14:paraId="2A024BC9" w14:textId="101EFAA8"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C8E1F2" w14:textId="77777777" w:rsidR="005E02C7" w:rsidRPr="005E02C7" w:rsidRDefault="005E02C7" w:rsidP="005E02C7">
            <w:pPr>
              <w:rPr>
                <w:lang w:val="en-US"/>
              </w:rPr>
            </w:pPr>
            <w:r w:rsidRPr="005E02C7">
              <w:rPr>
                <w:lang w:val="en-US"/>
              </w:rPr>
              <w:t>ispu_xbar_sw_resetn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90D5BC"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A214BD" w14:textId="77777777" w:rsidR="005E02C7" w:rsidRPr="005E02C7" w:rsidRDefault="005E02C7" w:rsidP="005E02C7">
            <w:pPr>
              <w:rPr>
                <w:lang w:val="en-US"/>
              </w:rPr>
            </w:pPr>
            <w:r w:rsidRPr="005E02C7">
              <w:rPr>
                <w:lang w:val="en-US"/>
              </w:rPr>
              <w:t>Software reset ISPU xbar</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41103E99" w14:textId="77777777" w:rsidR="002E0E2E" w:rsidRPr="002E0E2E" w:rsidRDefault="002E0E2E" w:rsidP="002E0E2E">
            <w:pPr>
              <w:jc w:val="center"/>
              <w:rPr>
                <w:lang w:val="en-US"/>
              </w:rPr>
            </w:pPr>
            <w:r w:rsidRPr="002E0E2E">
              <w:rPr>
                <w:lang w:val="en-US"/>
              </w:rPr>
              <w:t>u_regmap_otp_ispu_xbar_sw_resetn_sig</w:t>
            </w:r>
          </w:p>
          <w:p w14:paraId="0F82B4D5" w14:textId="77777777" w:rsidR="005E02C7" w:rsidRPr="005E02C7" w:rsidRDefault="005E02C7" w:rsidP="002E0E2E">
            <w:pPr>
              <w:jc w:val="center"/>
              <w:rPr>
                <w:lang w:val="en-US"/>
              </w:rPr>
            </w:pPr>
          </w:p>
        </w:tc>
      </w:tr>
      <w:tr w:rsidR="00DD19E9" w:rsidRPr="005E02C7" w14:paraId="6F85CB2A" w14:textId="5E93FE6C"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222F8B" w14:textId="77777777" w:rsidR="005E02C7" w:rsidRPr="005E02C7" w:rsidRDefault="005E02C7" w:rsidP="005E02C7">
            <w:pPr>
              <w:rPr>
                <w:lang w:val="en-US"/>
              </w:rPr>
            </w:pPr>
            <w:r w:rsidRPr="005E02C7">
              <w:rPr>
                <w:lang w:val="en-US"/>
              </w:rPr>
              <w:t>ispu_core_sw_resetn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86B2F2"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B96C8B" w14:textId="77777777" w:rsidR="005E02C7" w:rsidRPr="005E02C7" w:rsidRDefault="005E02C7" w:rsidP="005E02C7">
            <w:pPr>
              <w:rPr>
                <w:lang w:val="en-US"/>
              </w:rPr>
            </w:pPr>
            <w:r w:rsidRPr="005E02C7">
              <w:rPr>
                <w:lang w:val="en-US"/>
              </w:rPr>
              <w:t>Software reset ISPU core</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7CB04478" w14:textId="77777777" w:rsidR="002E0E2E" w:rsidRPr="002E0E2E" w:rsidRDefault="002E0E2E" w:rsidP="002E0E2E">
            <w:pPr>
              <w:jc w:val="center"/>
              <w:rPr>
                <w:lang w:val="en-US"/>
              </w:rPr>
            </w:pPr>
            <w:r w:rsidRPr="002E0E2E">
              <w:rPr>
                <w:lang w:val="en-US"/>
              </w:rPr>
              <w:t>u_regmap_otp_ispu_core_sw_resetn_sig</w:t>
            </w:r>
          </w:p>
          <w:p w14:paraId="6E946D44" w14:textId="77777777" w:rsidR="005E02C7" w:rsidRPr="005E02C7" w:rsidRDefault="005E02C7" w:rsidP="002E0E2E">
            <w:pPr>
              <w:jc w:val="center"/>
              <w:rPr>
                <w:lang w:val="en-US"/>
              </w:rPr>
            </w:pPr>
          </w:p>
        </w:tc>
      </w:tr>
      <w:tr w:rsidR="00DD19E9" w:rsidRPr="005E02C7" w14:paraId="5F935FFD" w14:textId="1EA7C08F"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CFECB6" w14:textId="77777777" w:rsidR="005E02C7" w:rsidRPr="005E02C7" w:rsidRDefault="005E02C7" w:rsidP="005E02C7">
            <w:pPr>
              <w:rPr>
                <w:lang w:val="en-US"/>
              </w:rPr>
            </w:pPr>
            <w:r w:rsidRPr="005E02C7">
              <w:rPr>
                <w:lang w:val="en-US"/>
              </w:rPr>
              <w:t>scan_mode</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B8F609"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E2F30F" w14:textId="77777777" w:rsidR="005E02C7" w:rsidRPr="005E02C7" w:rsidRDefault="005E02C7" w:rsidP="005E02C7">
            <w:pPr>
              <w:rPr>
                <w:lang w:val="en-US"/>
              </w:rPr>
            </w:pPr>
            <w:r w:rsidRPr="005E02C7">
              <w:rPr>
                <w:lang w:val="en-US"/>
              </w:rPr>
              <w:t>Scan mode</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2A9A3A0" w14:textId="77777777" w:rsidR="002E0E2E" w:rsidRPr="002E0E2E" w:rsidRDefault="002E0E2E" w:rsidP="002E0E2E">
            <w:pPr>
              <w:rPr>
                <w:lang w:val="en-US"/>
              </w:rPr>
            </w:pPr>
            <w:r w:rsidRPr="002E0E2E">
              <w:rPr>
                <w:lang w:val="en-US"/>
              </w:rPr>
              <w:t>u_pad_mux_scan_mode_sig</w:t>
            </w:r>
          </w:p>
          <w:p w14:paraId="2492F5CF" w14:textId="77777777" w:rsidR="005E02C7" w:rsidRPr="005E02C7" w:rsidRDefault="005E02C7" w:rsidP="005E02C7">
            <w:pPr>
              <w:rPr>
                <w:lang w:val="en-US"/>
              </w:rPr>
            </w:pPr>
          </w:p>
        </w:tc>
      </w:tr>
      <w:tr w:rsidR="00DD19E9" w:rsidRPr="005E02C7" w14:paraId="2E3565E3" w14:textId="371501E2"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D64913" w14:textId="77777777" w:rsidR="005E02C7" w:rsidRPr="005E02C7" w:rsidRDefault="005E02C7" w:rsidP="005E02C7">
            <w:pPr>
              <w:rPr>
                <w:lang w:val="en-US"/>
              </w:rPr>
            </w:pPr>
            <w:r w:rsidRPr="005E02C7">
              <w:rPr>
                <w:lang w:val="en-US"/>
              </w:rPr>
              <w:t>scan_enable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BE216A"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2053A2" w14:textId="77777777" w:rsidR="005E02C7" w:rsidRPr="005E02C7" w:rsidRDefault="005E02C7" w:rsidP="005E02C7">
            <w:pPr>
              <w:rPr>
                <w:lang w:val="en-US"/>
              </w:rPr>
            </w:pPr>
            <w:r w:rsidRPr="005E02C7">
              <w:rPr>
                <w:lang w:val="en-US"/>
              </w:rPr>
              <w:t>Scan enable</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6541221B" w14:textId="77777777" w:rsidR="00DD19E9" w:rsidRPr="00DD19E9" w:rsidRDefault="00DD19E9" w:rsidP="00DD19E9">
            <w:pPr>
              <w:rPr>
                <w:lang w:val="en-US"/>
              </w:rPr>
            </w:pPr>
            <w:r w:rsidRPr="00DD19E9">
              <w:rPr>
                <w:lang w:val="en-US"/>
              </w:rPr>
              <w:t>u_pad_mux_scan_enable_sig</w:t>
            </w:r>
          </w:p>
          <w:p w14:paraId="3BF6080E" w14:textId="77777777" w:rsidR="005E02C7" w:rsidRPr="005E02C7" w:rsidRDefault="005E02C7" w:rsidP="005E02C7">
            <w:pPr>
              <w:rPr>
                <w:lang w:val="en-US"/>
              </w:rPr>
            </w:pPr>
          </w:p>
        </w:tc>
      </w:tr>
      <w:tr w:rsidR="00DD19E9" w:rsidRPr="005E02C7" w14:paraId="76E331C5" w14:textId="19B5096F"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928F01" w14:textId="77777777" w:rsidR="005E02C7" w:rsidRPr="005E02C7" w:rsidRDefault="005E02C7" w:rsidP="005E02C7">
            <w:pPr>
              <w:rPr>
                <w:lang w:val="en-US"/>
              </w:rPr>
            </w:pPr>
            <w:r w:rsidRPr="005E02C7">
              <w:rPr>
                <w:lang w:val="en-US"/>
              </w:rPr>
              <w:t>test_rst_n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84F586"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17B764" w14:textId="77777777" w:rsidR="005E02C7" w:rsidRPr="005E02C7" w:rsidRDefault="005E02C7" w:rsidP="005E02C7">
            <w:pPr>
              <w:rPr>
                <w:lang w:val="en-US"/>
              </w:rPr>
            </w:pPr>
            <w:r w:rsidRPr="005E02C7">
              <w:rPr>
                <w:lang w:val="en-US"/>
              </w:rPr>
              <w:t>Scan reset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0DD3C553" w14:textId="7F056515" w:rsidR="00DD19E9" w:rsidRPr="00DD19E9" w:rsidRDefault="00DD19E9" w:rsidP="00DD19E9">
            <w:pPr>
              <w:tabs>
                <w:tab w:val="left" w:pos="1150"/>
              </w:tabs>
              <w:rPr>
                <w:lang w:val="en-US"/>
              </w:rPr>
            </w:pPr>
            <w:r w:rsidRPr="00DD19E9">
              <w:rPr>
                <w:lang w:val="en-US"/>
              </w:rPr>
              <w:t>u_pad_mux_scan_rstn_sig</w:t>
            </w:r>
          </w:p>
          <w:p w14:paraId="5137AAFC" w14:textId="1045CC29" w:rsidR="005E02C7" w:rsidRPr="005E02C7" w:rsidRDefault="005E02C7" w:rsidP="00DD19E9">
            <w:pPr>
              <w:tabs>
                <w:tab w:val="left" w:pos="1150"/>
              </w:tabs>
              <w:rPr>
                <w:lang w:val="en-US"/>
              </w:rPr>
            </w:pPr>
          </w:p>
        </w:tc>
      </w:tr>
      <w:tr w:rsidR="00DD19E9" w:rsidRPr="005E02C7" w14:paraId="77907C37" w14:textId="588E1567"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F9467C" w14:textId="77777777" w:rsidR="005E02C7" w:rsidRPr="005E02C7" w:rsidRDefault="005E02C7" w:rsidP="005E02C7">
            <w:pPr>
              <w:rPr>
                <w:lang w:val="en-US"/>
              </w:rPr>
            </w:pPr>
            <w:r w:rsidRPr="005E02C7">
              <w:rPr>
                <w:lang w:val="en-US"/>
              </w:rPr>
              <w:t>bist_mode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11B685"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77CA15" w14:textId="77777777" w:rsidR="005E02C7" w:rsidRPr="005E02C7" w:rsidRDefault="005E02C7" w:rsidP="005E02C7">
            <w:pPr>
              <w:rPr>
                <w:lang w:val="en-US"/>
              </w:rPr>
            </w:pPr>
            <w:r w:rsidRPr="005E02C7">
              <w:rPr>
                <w:lang w:val="en-US"/>
              </w:rPr>
              <w:t>Bist mode enable</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39BD510D" w14:textId="77777777" w:rsidR="00DD19E9" w:rsidRPr="00DD19E9" w:rsidRDefault="00DD19E9" w:rsidP="00DD19E9">
            <w:pPr>
              <w:rPr>
                <w:lang w:val="en-US"/>
              </w:rPr>
            </w:pPr>
            <w:r w:rsidRPr="00DD19E9">
              <w:rPr>
                <w:lang w:val="en-US"/>
              </w:rPr>
              <w:t>u_pad_mux_bist_mode_sig</w:t>
            </w:r>
          </w:p>
          <w:p w14:paraId="5DD7E2C3" w14:textId="77777777" w:rsidR="005E02C7" w:rsidRPr="005E02C7" w:rsidRDefault="005E02C7" w:rsidP="005E02C7">
            <w:pPr>
              <w:rPr>
                <w:lang w:val="en-US"/>
              </w:rPr>
            </w:pPr>
          </w:p>
        </w:tc>
      </w:tr>
      <w:tr w:rsidR="00DD19E9" w:rsidRPr="005E02C7" w14:paraId="355858CB" w14:textId="3CFF0A9D"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FA3C18" w14:textId="77777777" w:rsidR="005E02C7" w:rsidRPr="005E02C7" w:rsidRDefault="005E02C7" w:rsidP="005E02C7">
            <w:pPr>
              <w:rPr>
                <w:lang w:val="en-US"/>
              </w:rPr>
            </w:pPr>
            <w:r w:rsidRPr="005E02C7">
              <w:rPr>
                <w:lang w:val="en-US"/>
              </w:rPr>
              <w:t>interrupt</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E05723"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00CA29" w14:textId="77777777" w:rsidR="005E02C7" w:rsidRPr="005E02C7" w:rsidRDefault="005E02C7" w:rsidP="005E02C7">
            <w:pPr>
              <w:rPr>
                <w:lang w:val="en-US"/>
              </w:rPr>
            </w:pPr>
            <w:r w:rsidRPr="005E02C7">
              <w:rPr>
                <w:lang w:val="en-US"/>
              </w:rPr>
              <w:t>Interrupt lines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827BCB5" w14:textId="77777777" w:rsidR="005E02C7" w:rsidRDefault="005E02C7" w:rsidP="00DD19E9">
            <w:pPr>
              <w:rPr>
                <w:lang w:val="en-US"/>
              </w:rPr>
            </w:pPr>
          </w:p>
          <w:p w14:paraId="175C5696" w14:textId="1041CE14" w:rsidR="00DD19E9" w:rsidRPr="00DD19E9" w:rsidRDefault="00DD19E9" w:rsidP="00DD19E9">
            <w:pPr>
              <w:tabs>
                <w:tab w:val="left" w:pos="935"/>
              </w:tabs>
              <w:rPr>
                <w:lang w:val="en-US"/>
              </w:rPr>
            </w:pPr>
            <w:r w:rsidRPr="00DD19E9">
              <w:rPr>
                <w:lang w:val="en-US"/>
              </w:rPr>
              <w:t>u_ca_fifo_bist_c_oen_1,</w:t>
            </w:r>
          </w:p>
          <w:p w14:paraId="4C72872B" w14:textId="1C5489B1" w:rsidR="00DD19E9" w:rsidRPr="00DD19E9" w:rsidRDefault="00DD19E9" w:rsidP="00DD19E9">
            <w:pPr>
              <w:tabs>
                <w:tab w:val="left" w:pos="935"/>
              </w:tabs>
              <w:rPr>
                <w:lang w:val="en-US"/>
              </w:rPr>
            </w:pPr>
            <w:r w:rsidRPr="00DD19E9">
              <w:rPr>
                <w:lang w:val="en-US"/>
              </w:rPr>
              <w:t>u_fifo_irq_FIFO_U_M_IRQ_STATUS_sig,</w:t>
            </w:r>
          </w:p>
          <w:p w14:paraId="60B84BD2" w14:textId="29545197" w:rsidR="00DD19E9" w:rsidRPr="00DD19E9" w:rsidRDefault="00DD19E9" w:rsidP="00DD19E9">
            <w:pPr>
              <w:tabs>
                <w:tab w:val="left" w:pos="935"/>
              </w:tabs>
              <w:rPr>
                <w:lang w:val="en-US"/>
              </w:rPr>
            </w:pPr>
            <w:r w:rsidRPr="00DD19E9">
              <w:rPr>
                <w:lang w:val="en-US"/>
              </w:rPr>
              <w:t>u_regmap_otp_irq_SENSHUB_STS_sig,</w:t>
            </w:r>
          </w:p>
          <w:p w14:paraId="4248195A" w14:textId="2DF7D964" w:rsidR="00DD19E9" w:rsidRPr="00DD19E9" w:rsidRDefault="00DD19E9" w:rsidP="00DD19E9">
            <w:pPr>
              <w:tabs>
                <w:tab w:val="left" w:pos="935"/>
              </w:tabs>
              <w:rPr>
                <w:lang w:val="en-US"/>
              </w:rPr>
            </w:pPr>
            <w:r w:rsidRPr="00DD19E9">
              <w:rPr>
                <w:lang w:val="en-US"/>
              </w:rPr>
              <w:t xml:space="preserve">u_regmap_otp_irq_ISPU_MC_INTR_STS_sig, u_regmap_otp_sw_interrupt_sig, u_ca_fifo_bist_c_oen_1, u_ca_fifo_bist_c_oen_1, u_ca_fifo_bist_c_oen_1, u_ca_fifo_bist_c_oen_1, </w:t>
            </w:r>
            <w:r w:rsidRPr="00DD19E9">
              <w:rPr>
                <w:lang w:val="en-US"/>
              </w:rPr>
              <w:lastRenderedPageBreak/>
              <w:t>u_ca_fifo_bist_c_oen_1, u_ca_fifo_bist_c_oen_1, u_ca_fifo_bist_c_oen_1, u_ca_fifo_bist_c_oen_1, u_ca_fifo_bist_c_oen_1</w:t>
            </w:r>
          </w:p>
          <w:p w14:paraId="1F46FBAF" w14:textId="63017C51" w:rsidR="00DD19E9" w:rsidRPr="00DD19E9" w:rsidRDefault="00DD19E9" w:rsidP="00DD19E9">
            <w:pPr>
              <w:tabs>
                <w:tab w:val="left" w:pos="935"/>
              </w:tabs>
              <w:rPr>
                <w:lang w:val="en-US"/>
              </w:rPr>
            </w:pPr>
          </w:p>
        </w:tc>
      </w:tr>
      <w:tr w:rsidR="00DD19E9" w:rsidRPr="005E02C7" w14:paraId="28A7DEF8" w14:textId="0ED13684"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532BAE" w14:textId="77777777" w:rsidR="005E02C7" w:rsidRPr="005E02C7" w:rsidRDefault="005E02C7" w:rsidP="005E02C7">
            <w:pPr>
              <w:rPr>
                <w:lang w:val="en-US"/>
              </w:rPr>
            </w:pPr>
            <w:r w:rsidRPr="005E02C7">
              <w:rPr>
                <w:lang w:val="en-US"/>
              </w:rPr>
              <w:lastRenderedPageBreak/>
              <w:t>clk_en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BF7413"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4DBF12" w14:textId="77777777" w:rsidR="005E02C7" w:rsidRPr="005E02C7" w:rsidRDefault="005E02C7" w:rsidP="005E02C7">
            <w:pPr>
              <w:rPr>
                <w:lang w:val="en-US"/>
              </w:rPr>
            </w:pPr>
            <w:r w:rsidRPr="005E02C7">
              <w:rPr>
                <w:lang w:val="en-US"/>
              </w:rPr>
              <w:t>Enable clock at ISPU core</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575B825A" w14:textId="77777777" w:rsidR="005E1CD1" w:rsidRPr="005E1CD1" w:rsidRDefault="005E1CD1" w:rsidP="005E1CD1">
            <w:pPr>
              <w:rPr>
                <w:lang w:val="en-US"/>
              </w:rPr>
            </w:pPr>
            <w:r w:rsidRPr="005E1CD1">
              <w:rPr>
                <w:lang w:val="en-US"/>
              </w:rPr>
              <w:t>u_ispu_clk_en_sig</w:t>
            </w:r>
          </w:p>
          <w:p w14:paraId="0B250FB1" w14:textId="77777777" w:rsidR="005E02C7" w:rsidRPr="005E02C7" w:rsidRDefault="005E02C7" w:rsidP="005E02C7">
            <w:pPr>
              <w:rPr>
                <w:lang w:val="en-US"/>
              </w:rPr>
            </w:pPr>
          </w:p>
        </w:tc>
      </w:tr>
      <w:tr w:rsidR="00DD19E9" w:rsidRPr="005E02C7" w14:paraId="3A12914C" w14:textId="7AADF063"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21AA3B" w14:textId="77777777" w:rsidR="005E02C7" w:rsidRPr="005E02C7" w:rsidRDefault="005E02C7" w:rsidP="005E02C7">
            <w:pPr>
              <w:rPr>
                <w:lang w:val="en-US"/>
              </w:rPr>
            </w:pPr>
            <w:r w:rsidRPr="005E02C7">
              <w:rPr>
                <w:lang w:val="en-US"/>
              </w:rPr>
              <w:t>S_HSEL</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8C86FA"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C68614" w14:textId="77777777" w:rsidR="005E02C7" w:rsidRPr="005E02C7" w:rsidRDefault="005E02C7" w:rsidP="005E02C7">
            <w:pPr>
              <w:rPr>
                <w:lang w:val="en-US"/>
              </w:rPr>
            </w:pPr>
            <w:r w:rsidRPr="005E02C7">
              <w:rPr>
                <w:lang w:val="en-US"/>
              </w:rPr>
              <w:t>AHB HSEL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44769885" w14:textId="77777777" w:rsidR="005E1CD1" w:rsidRPr="005E1CD1" w:rsidRDefault="005E1CD1" w:rsidP="005E1CD1">
            <w:pPr>
              <w:rPr>
                <w:lang w:val="en-US"/>
              </w:rPr>
            </w:pPr>
            <w:r w:rsidRPr="005E1CD1">
              <w:rPr>
                <w:lang w:val="en-US"/>
              </w:rPr>
              <w:t>u_xbar_afe_hsel_M0_sig</w:t>
            </w:r>
          </w:p>
          <w:p w14:paraId="7DEBF588" w14:textId="77777777" w:rsidR="005E02C7" w:rsidRPr="005E02C7" w:rsidRDefault="005E02C7" w:rsidP="005E1CD1">
            <w:pPr>
              <w:ind w:firstLine="708"/>
              <w:rPr>
                <w:lang w:val="en-US"/>
              </w:rPr>
            </w:pPr>
          </w:p>
        </w:tc>
      </w:tr>
      <w:tr w:rsidR="00DD19E9" w:rsidRPr="005E02C7" w14:paraId="4496136D" w14:textId="5C27AF30"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5CD6F7" w14:textId="77777777" w:rsidR="005E02C7" w:rsidRPr="005E02C7" w:rsidRDefault="005E02C7" w:rsidP="005E02C7">
            <w:pPr>
              <w:rPr>
                <w:lang w:val="en-US"/>
              </w:rPr>
            </w:pPr>
            <w:r w:rsidRPr="005E02C7">
              <w:rPr>
                <w:lang w:val="en-US"/>
              </w:rPr>
              <w:t>S_HREADY</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AFB114"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74F2DD" w14:textId="77777777" w:rsidR="005E02C7" w:rsidRPr="005E02C7" w:rsidRDefault="005E02C7" w:rsidP="005E02C7">
            <w:pPr>
              <w:rPr>
                <w:lang w:val="en-US"/>
              </w:rPr>
            </w:pPr>
            <w:r w:rsidRPr="005E02C7">
              <w:rPr>
                <w:lang w:val="en-US"/>
              </w:rPr>
              <w:t>AHB HREADY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5D260C82" w14:textId="77777777" w:rsidR="005E1CD1" w:rsidRPr="005E1CD1" w:rsidRDefault="005E1CD1" w:rsidP="005E1CD1">
            <w:pPr>
              <w:rPr>
                <w:lang w:val="en-US"/>
              </w:rPr>
            </w:pPr>
            <w:r w:rsidRPr="005E1CD1">
              <w:rPr>
                <w:lang w:val="en-US"/>
              </w:rPr>
              <w:t>u_xbar_afe_hreadymux_M0_sig</w:t>
            </w:r>
          </w:p>
          <w:p w14:paraId="79789AFA" w14:textId="77777777" w:rsidR="005E02C7" w:rsidRPr="005E02C7" w:rsidRDefault="005E02C7" w:rsidP="005E02C7">
            <w:pPr>
              <w:rPr>
                <w:lang w:val="en-US"/>
              </w:rPr>
            </w:pPr>
          </w:p>
        </w:tc>
      </w:tr>
      <w:tr w:rsidR="00DD19E9" w:rsidRPr="005E02C7" w14:paraId="5D669C6F" w14:textId="289CC1CF"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742246" w14:textId="77777777" w:rsidR="005E02C7" w:rsidRPr="005E02C7" w:rsidRDefault="005E02C7" w:rsidP="005E02C7">
            <w:pPr>
              <w:rPr>
                <w:lang w:val="en-US"/>
              </w:rPr>
            </w:pPr>
            <w:r w:rsidRPr="005E02C7">
              <w:rPr>
                <w:lang w:val="en-US"/>
              </w:rPr>
              <w:t>S_HREADYOUT</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53C3EE"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62ABD3" w14:textId="77777777" w:rsidR="005E02C7" w:rsidRPr="005E02C7" w:rsidRDefault="005E02C7" w:rsidP="005E02C7">
            <w:pPr>
              <w:rPr>
                <w:lang w:val="en-US"/>
              </w:rPr>
            </w:pPr>
            <w:r w:rsidRPr="005E02C7">
              <w:rPr>
                <w:lang w:val="en-US"/>
              </w:rPr>
              <w:t>AHB HREADYOUT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51AF0EF" w14:textId="77777777" w:rsidR="005E1CD1" w:rsidRPr="005E1CD1" w:rsidRDefault="005E1CD1" w:rsidP="005E1CD1">
            <w:pPr>
              <w:rPr>
                <w:lang w:val="en-US"/>
              </w:rPr>
            </w:pPr>
            <w:r w:rsidRPr="005E1CD1">
              <w:rPr>
                <w:lang w:val="en-US"/>
              </w:rPr>
              <w:t>u_ispu_S_HREADYOUT_sig</w:t>
            </w:r>
          </w:p>
          <w:p w14:paraId="20C3E736" w14:textId="77777777" w:rsidR="005E02C7" w:rsidRPr="005E02C7" w:rsidRDefault="005E02C7" w:rsidP="005E02C7">
            <w:pPr>
              <w:rPr>
                <w:lang w:val="en-US"/>
              </w:rPr>
            </w:pPr>
          </w:p>
        </w:tc>
      </w:tr>
      <w:tr w:rsidR="00DD19E9" w:rsidRPr="005E02C7" w14:paraId="4C97FC8D" w14:textId="3647DF6D"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8C45E9" w14:textId="77777777" w:rsidR="005E02C7" w:rsidRPr="005E02C7" w:rsidRDefault="005E02C7" w:rsidP="005E02C7">
            <w:pPr>
              <w:rPr>
                <w:lang w:val="en-US"/>
              </w:rPr>
            </w:pPr>
            <w:r w:rsidRPr="005E02C7">
              <w:rPr>
                <w:lang w:val="en-US"/>
              </w:rPr>
              <w:t>S_HTRANS</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62D196"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4134EB" w14:textId="77777777" w:rsidR="005E02C7" w:rsidRPr="005E02C7" w:rsidRDefault="005E02C7" w:rsidP="005E02C7">
            <w:pPr>
              <w:rPr>
                <w:lang w:val="en-US"/>
              </w:rPr>
            </w:pPr>
            <w:r w:rsidRPr="005E02C7">
              <w:rPr>
                <w:lang w:val="en-US"/>
              </w:rPr>
              <w:t>AHB HTRANS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4DE244B" w14:textId="77777777" w:rsidR="005E1CD1" w:rsidRPr="005E1CD1" w:rsidRDefault="005E1CD1" w:rsidP="005E1CD1">
            <w:pPr>
              <w:rPr>
                <w:lang w:val="en-US"/>
              </w:rPr>
            </w:pPr>
            <w:r w:rsidRPr="005E1CD1">
              <w:rPr>
                <w:lang w:val="en-US"/>
              </w:rPr>
              <w:t>u_xbar_afe_htrans_M0_sig</w:t>
            </w:r>
          </w:p>
          <w:p w14:paraId="7E533847" w14:textId="77777777" w:rsidR="005E02C7" w:rsidRPr="005E02C7" w:rsidRDefault="005E02C7" w:rsidP="005E02C7">
            <w:pPr>
              <w:rPr>
                <w:lang w:val="en-US"/>
              </w:rPr>
            </w:pPr>
          </w:p>
        </w:tc>
      </w:tr>
      <w:tr w:rsidR="00DD19E9" w:rsidRPr="005E02C7" w14:paraId="643DA6DE" w14:textId="20C5279B"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C09D9D" w14:textId="77777777" w:rsidR="005E02C7" w:rsidRPr="005E02C7" w:rsidRDefault="005E02C7" w:rsidP="005E02C7">
            <w:pPr>
              <w:rPr>
                <w:lang w:val="en-US"/>
              </w:rPr>
            </w:pPr>
            <w:r w:rsidRPr="005E02C7">
              <w:rPr>
                <w:lang w:val="en-US"/>
              </w:rPr>
              <w:t>S_HADDR</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6B7B8E"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618BD1" w14:textId="77777777" w:rsidR="005E02C7" w:rsidRPr="005E02C7" w:rsidRDefault="005E02C7" w:rsidP="005E02C7">
            <w:pPr>
              <w:rPr>
                <w:lang w:val="en-US"/>
              </w:rPr>
            </w:pPr>
            <w:r w:rsidRPr="005E02C7">
              <w:rPr>
                <w:lang w:val="en-US"/>
              </w:rPr>
              <w:t>AHB HADRR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6150A6AA" w14:textId="77777777" w:rsidR="005E1CD1" w:rsidRPr="005E1CD1" w:rsidRDefault="005E1CD1" w:rsidP="005E1CD1">
            <w:pPr>
              <w:rPr>
                <w:lang w:val="en-US"/>
              </w:rPr>
            </w:pPr>
            <w:r w:rsidRPr="005E1CD1">
              <w:rPr>
                <w:lang w:val="en-US"/>
              </w:rPr>
              <w:t>u_xbar_afe_haddr_M0_sig</w:t>
            </w:r>
          </w:p>
          <w:p w14:paraId="468D2AEB" w14:textId="77777777" w:rsidR="005E02C7" w:rsidRPr="005E02C7" w:rsidRDefault="005E02C7" w:rsidP="005E1CD1">
            <w:pPr>
              <w:ind w:firstLine="708"/>
              <w:rPr>
                <w:lang w:val="en-US"/>
              </w:rPr>
            </w:pPr>
          </w:p>
        </w:tc>
      </w:tr>
      <w:tr w:rsidR="00DD19E9" w:rsidRPr="005E02C7" w14:paraId="144D6553" w14:textId="6A1A9098"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37799A" w14:textId="77777777" w:rsidR="005E02C7" w:rsidRPr="005E02C7" w:rsidRDefault="005E02C7" w:rsidP="005E02C7">
            <w:pPr>
              <w:rPr>
                <w:lang w:val="en-US"/>
              </w:rPr>
            </w:pPr>
            <w:r w:rsidRPr="005E02C7">
              <w:rPr>
                <w:lang w:val="en-US"/>
              </w:rPr>
              <w:t>S_HSIZE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40D273"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35D588" w14:textId="77777777" w:rsidR="005E02C7" w:rsidRPr="005E02C7" w:rsidRDefault="005E02C7" w:rsidP="005E02C7">
            <w:pPr>
              <w:rPr>
                <w:lang w:val="en-US"/>
              </w:rPr>
            </w:pPr>
            <w:r w:rsidRPr="005E02C7">
              <w:rPr>
                <w:lang w:val="en-US"/>
              </w:rPr>
              <w:t>AHB HSIZE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236525D" w14:textId="77777777" w:rsidR="00A533B8" w:rsidRPr="00A533B8" w:rsidRDefault="00A533B8" w:rsidP="00A533B8">
            <w:pPr>
              <w:rPr>
                <w:lang w:val="en-US"/>
              </w:rPr>
            </w:pPr>
            <w:r w:rsidRPr="00A533B8">
              <w:rPr>
                <w:lang w:val="en-US"/>
              </w:rPr>
              <w:t>u_xbar_afe_hsize_M0_sig[1:0]</w:t>
            </w:r>
          </w:p>
          <w:p w14:paraId="182A0118" w14:textId="77777777" w:rsidR="005E02C7" w:rsidRPr="005E02C7" w:rsidRDefault="005E02C7" w:rsidP="005E02C7">
            <w:pPr>
              <w:rPr>
                <w:lang w:val="en-US"/>
              </w:rPr>
            </w:pPr>
          </w:p>
        </w:tc>
      </w:tr>
      <w:tr w:rsidR="00DD19E9" w:rsidRPr="005E02C7" w14:paraId="0CF84CE9" w14:textId="387AB449"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34ED5A" w14:textId="77777777" w:rsidR="005E02C7" w:rsidRPr="005E02C7" w:rsidRDefault="005E02C7" w:rsidP="005E02C7">
            <w:pPr>
              <w:rPr>
                <w:lang w:val="en-US"/>
              </w:rPr>
            </w:pPr>
            <w:r w:rsidRPr="005E02C7">
              <w:rPr>
                <w:lang w:val="en-US"/>
              </w:rPr>
              <w:t>S_HWRITE</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828B7C"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658DA9" w14:textId="77777777" w:rsidR="005E02C7" w:rsidRPr="005E02C7" w:rsidRDefault="005E02C7" w:rsidP="005E02C7">
            <w:pPr>
              <w:rPr>
                <w:lang w:val="en-US"/>
              </w:rPr>
            </w:pPr>
            <w:r w:rsidRPr="005E02C7">
              <w:rPr>
                <w:lang w:val="en-US"/>
              </w:rPr>
              <w:t>AHB HWRITE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0435E7EC" w14:textId="77777777" w:rsidR="00A533B8" w:rsidRPr="00A533B8" w:rsidRDefault="00A533B8" w:rsidP="00A533B8">
            <w:pPr>
              <w:rPr>
                <w:lang w:val="en-US"/>
              </w:rPr>
            </w:pPr>
            <w:r w:rsidRPr="00A533B8">
              <w:rPr>
                <w:lang w:val="en-US"/>
              </w:rPr>
              <w:t>u_xbar_afe_hwrite_M0_sig</w:t>
            </w:r>
          </w:p>
          <w:p w14:paraId="56632DE8" w14:textId="77777777" w:rsidR="005E02C7" w:rsidRPr="005E02C7" w:rsidRDefault="005E02C7" w:rsidP="00A533B8">
            <w:pPr>
              <w:rPr>
                <w:lang w:val="en-US"/>
              </w:rPr>
            </w:pPr>
          </w:p>
        </w:tc>
      </w:tr>
      <w:tr w:rsidR="00DD19E9" w:rsidRPr="00A533B8" w14:paraId="1E0C55B4" w14:textId="745F222D"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AB492F" w14:textId="77777777" w:rsidR="005E02C7" w:rsidRPr="005E02C7" w:rsidRDefault="005E02C7" w:rsidP="005E02C7">
            <w:pPr>
              <w:rPr>
                <w:lang w:val="en-US"/>
              </w:rPr>
            </w:pPr>
            <w:r w:rsidRPr="005E02C7">
              <w:rPr>
                <w:lang w:val="en-US"/>
              </w:rPr>
              <w:t>S_HWDATA</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2365EF"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0E1A1C" w14:textId="77777777" w:rsidR="005E02C7" w:rsidRPr="005E02C7" w:rsidRDefault="005E02C7" w:rsidP="005E02C7">
            <w:pPr>
              <w:rPr>
                <w:lang w:val="en-US"/>
              </w:rPr>
            </w:pPr>
            <w:r w:rsidRPr="005E02C7">
              <w:rPr>
                <w:lang w:val="en-US"/>
              </w:rPr>
              <w:t>AHB HWDATA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2EE4B17E" w14:textId="77777777" w:rsidR="00A533B8" w:rsidRPr="00A533B8" w:rsidRDefault="00A533B8" w:rsidP="00A533B8">
            <w:pPr>
              <w:rPr>
                <w:lang w:val="it-IT"/>
              </w:rPr>
            </w:pPr>
            <w:r w:rsidRPr="00A533B8">
              <w:rPr>
                <w:lang w:val="it-IT"/>
              </w:rPr>
              <w:t>u_xbar_afe_hwdata_M0_sig</w:t>
            </w:r>
          </w:p>
          <w:p w14:paraId="00AF1F99" w14:textId="77777777" w:rsidR="005E02C7" w:rsidRPr="00A533B8" w:rsidRDefault="005E02C7" w:rsidP="005E02C7">
            <w:pPr>
              <w:rPr>
                <w:lang w:val="it-IT"/>
              </w:rPr>
            </w:pPr>
          </w:p>
        </w:tc>
      </w:tr>
      <w:tr w:rsidR="00DD19E9" w:rsidRPr="005E02C7" w14:paraId="1D9DF5DC" w14:textId="2149C6C5"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409056" w14:textId="77777777" w:rsidR="005E02C7" w:rsidRPr="005E02C7" w:rsidRDefault="005E02C7" w:rsidP="005E02C7">
            <w:pPr>
              <w:rPr>
                <w:lang w:val="en-US"/>
              </w:rPr>
            </w:pPr>
            <w:r w:rsidRPr="005E02C7">
              <w:rPr>
                <w:lang w:val="en-US"/>
              </w:rPr>
              <w:t>S_HRDATA</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EE2B0D"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15C7C7" w14:textId="77777777" w:rsidR="005E02C7" w:rsidRPr="005E02C7" w:rsidRDefault="005E02C7" w:rsidP="005E02C7">
            <w:pPr>
              <w:rPr>
                <w:lang w:val="en-US"/>
              </w:rPr>
            </w:pPr>
            <w:r w:rsidRPr="005E02C7">
              <w:rPr>
                <w:lang w:val="en-US"/>
              </w:rPr>
              <w:t>AHB HRDATA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0A982E78" w14:textId="77777777" w:rsidR="00A533B8" w:rsidRPr="00A533B8" w:rsidRDefault="00A533B8" w:rsidP="00A533B8">
            <w:pPr>
              <w:rPr>
                <w:lang w:val="en-US"/>
              </w:rPr>
            </w:pPr>
            <w:r w:rsidRPr="00A533B8">
              <w:rPr>
                <w:lang w:val="en-US"/>
              </w:rPr>
              <w:t>u_ispu_S_HRDATA_sig</w:t>
            </w:r>
          </w:p>
          <w:p w14:paraId="265B45EA" w14:textId="77777777" w:rsidR="005E02C7" w:rsidRPr="005E02C7" w:rsidRDefault="005E02C7" w:rsidP="005E02C7">
            <w:pPr>
              <w:rPr>
                <w:lang w:val="en-US"/>
              </w:rPr>
            </w:pPr>
          </w:p>
        </w:tc>
      </w:tr>
      <w:tr w:rsidR="00DD19E9" w:rsidRPr="005E02C7" w14:paraId="166B25F2" w14:textId="4D57AA5B"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EDC739" w14:textId="77777777" w:rsidR="005E02C7" w:rsidRPr="005E02C7" w:rsidRDefault="005E02C7" w:rsidP="005E02C7">
            <w:pPr>
              <w:rPr>
                <w:lang w:val="en-US"/>
              </w:rPr>
            </w:pPr>
            <w:r w:rsidRPr="005E02C7">
              <w:rPr>
                <w:lang w:val="en-US"/>
              </w:rPr>
              <w:t>S_HRESP</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00A86D"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4B7243" w14:textId="77777777" w:rsidR="005E02C7" w:rsidRPr="005E02C7" w:rsidRDefault="005E02C7" w:rsidP="005E02C7">
            <w:pPr>
              <w:rPr>
                <w:lang w:val="en-US"/>
              </w:rPr>
            </w:pPr>
            <w:r w:rsidRPr="005E02C7">
              <w:rPr>
                <w:lang w:val="en-US"/>
              </w:rPr>
              <w:t>AHB HRESP Slave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29BEA66" w14:textId="77777777" w:rsidR="00A533B8" w:rsidRPr="00A533B8" w:rsidRDefault="00A533B8" w:rsidP="00A533B8">
            <w:pPr>
              <w:rPr>
                <w:lang w:val="en-US"/>
              </w:rPr>
            </w:pPr>
            <w:r w:rsidRPr="00A533B8">
              <w:rPr>
                <w:lang w:val="en-US"/>
              </w:rPr>
              <w:t>u_ispu_S_HRESP_sig</w:t>
            </w:r>
          </w:p>
          <w:p w14:paraId="372F37B5" w14:textId="77777777" w:rsidR="005E02C7" w:rsidRPr="005E02C7" w:rsidRDefault="005E02C7" w:rsidP="005E02C7">
            <w:pPr>
              <w:rPr>
                <w:lang w:val="en-US"/>
              </w:rPr>
            </w:pPr>
          </w:p>
        </w:tc>
      </w:tr>
      <w:tr w:rsidR="00DD19E9" w:rsidRPr="005E02C7" w14:paraId="5EDEC4D5" w14:textId="363112A1"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9B71D5" w14:textId="77777777" w:rsidR="005E02C7" w:rsidRPr="005E02C7" w:rsidRDefault="005E02C7" w:rsidP="005E02C7">
            <w:pPr>
              <w:rPr>
                <w:lang w:val="en-US"/>
              </w:rPr>
            </w:pPr>
            <w:r w:rsidRPr="005E02C7">
              <w:rPr>
                <w:lang w:val="en-US"/>
              </w:rPr>
              <w:lastRenderedPageBreak/>
              <w:t>M_HSEL</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6AC5B5"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BFDF1A" w14:textId="77777777" w:rsidR="005E02C7" w:rsidRPr="005E02C7" w:rsidRDefault="005E02C7" w:rsidP="005E02C7">
            <w:pPr>
              <w:rPr>
                <w:lang w:val="en-US"/>
              </w:rPr>
            </w:pPr>
            <w:r w:rsidRPr="005E02C7">
              <w:rPr>
                <w:lang w:val="en-US"/>
              </w:rPr>
              <w:t>AHB HSEL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972136A" w14:textId="77777777" w:rsidR="00A533B8" w:rsidRPr="00A533B8" w:rsidRDefault="00A533B8" w:rsidP="00A533B8">
            <w:pPr>
              <w:rPr>
                <w:lang w:val="en-US"/>
              </w:rPr>
            </w:pPr>
            <w:r w:rsidRPr="00A533B8">
              <w:rPr>
                <w:lang w:val="en-US"/>
              </w:rPr>
              <w:t>u_ispu_M_HSEL_sig</w:t>
            </w:r>
          </w:p>
          <w:p w14:paraId="13A46F0D" w14:textId="77777777" w:rsidR="005E02C7" w:rsidRPr="005E02C7" w:rsidRDefault="005E02C7" w:rsidP="005E02C7">
            <w:pPr>
              <w:rPr>
                <w:lang w:val="en-US"/>
              </w:rPr>
            </w:pPr>
          </w:p>
        </w:tc>
      </w:tr>
      <w:tr w:rsidR="00DD19E9" w:rsidRPr="005E02C7" w14:paraId="7C765167" w14:textId="185877A8"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31F7CC" w14:textId="77777777" w:rsidR="005E02C7" w:rsidRPr="005E02C7" w:rsidRDefault="005E02C7" w:rsidP="005E02C7">
            <w:pPr>
              <w:rPr>
                <w:lang w:val="en-US"/>
              </w:rPr>
            </w:pPr>
            <w:r w:rsidRPr="005E02C7">
              <w:rPr>
                <w:lang w:val="en-US"/>
              </w:rPr>
              <w:t>M_HREADY</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FC0D79"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58E5D7" w14:textId="77777777" w:rsidR="005E02C7" w:rsidRPr="005E02C7" w:rsidRDefault="005E02C7" w:rsidP="005E02C7">
            <w:pPr>
              <w:rPr>
                <w:lang w:val="en-US"/>
              </w:rPr>
            </w:pPr>
            <w:r w:rsidRPr="005E02C7">
              <w:rPr>
                <w:lang w:val="en-US"/>
              </w:rPr>
              <w:t>AHB HREADY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238DD524" w14:textId="77777777" w:rsidR="005975E9" w:rsidRPr="005975E9" w:rsidRDefault="005975E9" w:rsidP="005975E9">
            <w:pPr>
              <w:rPr>
                <w:lang w:val="en-US"/>
              </w:rPr>
            </w:pPr>
            <w:r w:rsidRPr="005975E9">
              <w:rPr>
                <w:lang w:val="en-US"/>
              </w:rPr>
              <w:t>u_xbar_afe_hready_S0_sig</w:t>
            </w:r>
          </w:p>
          <w:p w14:paraId="14F3367C" w14:textId="77777777" w:rsidR="005E02C7" w:rsidRPr="005E02C7" w:rsidRDefault="005E02C7" w:rsidP="005E02C7">
            <w:pPr>
              <w:rPr>
                <w:lang w:val="en-US"/>
              </w:rPr>
            </w:pPr>
          </w:p>
        </w:tc>
      </w:tr>
      <w:tr w:rsidR="00DD19E9" w:rsidRPr="005E02C7" w14:paraId="7AE26830" w14:textId="13E11E23"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1DD6A0" w14:textId="77777777" w:rsidR="005E02C7" w:rsidRPr="005E02C7" w:rsidRDefault="005E02C7" w:rsidP="005E02C7">
            <w:pPr>
              <w:rPr>
                <w:lang w:val="en-US"/>
              </w:rPr>
            </w:pPr>
            <w:r w:rsidRPr="005E02C7">
              <w:rPr>
                <w:lang w:val="en-US"/>
              </w:rPr>
              <w:t>M_HTRANS</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BF9BDB"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991C60" w14:textId="77777777" w:rsidR="005E02C7" w:rsidRPr="005E02C7" w:rsidRDefault="005E02C7" w:rsidP="005E02C7">
            <w:pPr>
              <w:rPr>
                <w:lang w:val="en-US"/>
              </w:rPr>
            </w:pPr>
            <w:r w:rsidRPr="005E02C7">
              <w:rPr>
                <w:lang w:val="en-US"/>
              </w:rPr>
              <w:t>AHB HTRANS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73F87EC6" w14:textId="77777777" w:rsidR="005975E9" w:rsidRPr="005975E9" w:rsidRDefault="005975E9" w:rsidP="005975E9">
            <w:pPr>
              <w:rPr>
                <w:lang w:val="en-US"/>
              </w:rPr>
            </w:pPr>
            <w:r w:rsidRPr="005975E9">
              <w:rPr>
                <w:lang w:val="en-US"/>
              </w:rPr>
              <w:t>u_ispu_M_HTRANS_sig</w:t>
            </w:r>
          </w:p>
          <w:p w14:paraId="3E4DEEAB" w14:textId="77777777" w:rsidR="005E02C7" w:rsidRPr="005E02C7" w:rsidRDefault="005E02C7" w:rsidP="005E02C7">
            <w:pPr>
              <w:rPr>
                <w:lang w:val="en-US"/>
              </w:rPr>
            </w:pPr>
          </w:p>
        </w:tc>
      </w:tr>
      <w:tr w:rsidR="00DD19E9" w:rsidRPr="005E02C7" w14:paraId="11BFC649" w14:textId="3869B963"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C3E70E" w14:textId="77777777" w:rsidR="005E02C7" w:rsidRPr="005E02C7" w:rsidRDefault="005E02C7" w:rsidP="005E02C7">
            <w:pPr>
              <w:rPr>
                <w:lang w:val="en-US"/>
              </w:rPr>
            </w:pPr>
            <w:r w:rsidRPr="005E02C7">
              <w:rPr>
                <w:lang w:val="en-US"/>
              </w:rPr>
              <w:t>M_HADDR</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83FA66"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8DF368" w14:textId="77777777" w:rsidR="005E02C7" w:rsidRPr="005E02C7" w:rsidRDefault="005E02C7" w:rsidP="005E02C7">
            <w:pPr>
              <w:rPr>
                <w:lang w:val="en-US"/>
              </w:rPr>
            </w:pPr>
            <w:r w:rsidRPr="005E02C7">
              <w:rPr>
                <w:lang w:val="en-US"/>
              </w:rPr>
              <w:t>AHB HADDR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39759B96" w14:textId="77777777" w:rsidR="005975E9" w:rsidRPr="005975E9" w:rsidRDefault="005975E9" w:rsidP="005975E9">
            <w:pPr>
              <w:rPr>
                <w:lang w:val="en-US"/>
              </w:rPr>
            </w:pPr>
            <w:r w:rsidRPr="005975E9">
              <w:rPr>
                <w:lang w:val="en-US"/>
              </w:rPr>
              <w:t>u_ispu_M_HADDR_sig</w:t>
            </w:r>
          </w:p>
          <w:p w14:paraId="4AF9E866" w14:textId="77777777" w:rsidR="005E02C7" w:rsidRPr="005E02C7" w:rsidRDefault="005E02C7" w:rsidP="005E02C7">
            <w:pPr>
              <w:rPr>
                <w:lang w:val="en-US"/>
              </w:rPr>
            </w:pPr>
          </w:p>
        </w:tc>
      </w:tr>
      <w:tr w:rsidR="00DD19E9" w:rsidRPr="005E02C7" w14:paraId="308369A7" w14:textId="63E8AD6E"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268869" w14:textId="77777777" w:rsidR="005E02C7" w:rsidRPr="005E02C7" w:rsidRDefault="005E02C7" w:rsidP="005E02C7">
            <w:pPr>
              <w:rPr>
                <w:lang w:val="en-US"/>
              </w:rPr>
            </w:pPr>
            <w:r w:rsidRPr="005E02C7">
              <w:rPr>
                <w:lang w:val="en-US"/>
              </w:rPr>
              <w:t>M_HSIZE</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4BC5DD"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0233A1" w14:textId="77777777" w:rsidR="005E02C7" w:rsidRPr="005E02C7" w:rsidRDefault="005E02C7" w:rsidP="005E02C7">
            <w:pPr>
              <w:rPr>
                <w:lang w:val="en-US"/>
              </w:rPr>
            </w:pPr>
            <w:r w:rsidRPr="005E02C7">
              <w:rPr>
                <w:lang w:val="en-US"/>
              </w:rPr>
              <w:t>AHB HSIZE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4657929D" w14:textId="77777777" w:rsidR="005975E9" w:rsidRPr="005975E9" w:rsidRDefault="005975E9" w:rsidP="005975E9">
            <w:pPr>
              <w:rPr>
                <w:lang w:val="en-US"/>
              </w:rPr>
            </w:pPr>
            <w:r w:rsidRPr="005975E9">
              <w:rPr>
                <w:lang w:val="en-US"/>
              </w:rPr>
              <w:t>u_ispu_M_HSIZE_sig</w:t>
            </w:r>
          </w:p>
          <w:p w14:paraId="70523E75" w14:textId="77777777" w:rsidR="005E02C7" w:rsidRPr="005E02C7" w:rsidRDefault="005E02C7" w:rsidP="005E02C7">
            <w:pPr>
              <w:rPr>
                <w:lang w:val="en-US"/>
              </w:rPr>
            </w:pPr>
          </w:p>
        </w:tc>
      </w:tr>
      <w:tr w:rsidR="00DD19E9" w:rsidRPr="005E02C7" w14:paraId="36F1C969" w14:textId="1C9FA7DB"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78EE0E" w14:textId="77777777" w:rsidR="005E02C7" w:rsidRPr="005E02C7" w:rsidRDefault="005E02C7" w:rsidP="005E02C7">
            <w:pPr>
              <w:rPr>
                <w:lang w:val="en-US"/>
              </w:rPr>
            </w:pPr>
            <w:r w:rsidRPr="005E02C7">
              <w:rPr>
                <w:lang w:val="en-US"/>
              </w:rPr>
              <w:t>M_HWRITE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516662"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AFD7AD" w14:textId="77777777" w:rsidR="005E02C7" w:rsidRPr="005E02C7" w:rsidRDefault="005E02C7" w:rsidP="005E02C7">
            <w:pPr>
              <w:rPr>
                <w:lang w:val="en-US"/>
              </w:rPr>
            </w:pPr>
            <w:r w:rsidRPr="005E02C7">
              <w:rPr>
                <w:lang w:val="en-US"/>
              </w:rPr>
              <w:t>AHB HWRITE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2BB3664F" w14:textId="77777777" w:rsidR="005975E9" w:rsidRPr="005975E9" w:rsidRDefault="005975E9" w:rsidP="005975E9">
            <w:pPr>
              <w:rPr>
                <w:lang w:val="en-US"/>
              </w:rPr>
            </w:pPr>
            <w:r w:rsidRPr="005975E9">
              <w:rPr>
                <w:lang w:val="en-US"/>
              </w:rPr>
              <w:t>u_ispu_M_HWRITE_sig</w:t>
            </w:r>
          </w:p>
          <w:p w14:paraId="33F73D13" w14:textId="77777777" w:rsidR="005E02C7" w:rsidRPr="005E02C7" w:rsidRDefault="005E02C7" w:rsidP="005E02C7">
            <w:pPr>
              <w:rPr>
                <w:lang w:val="en-US"/>
              </w:rPr>
            </w:pPr>
          </w:p>
        </w:tc>
      </w:tr>
      <w:tr w:rsidR="00DD19E9" w:rsidRPr="005E02C7" w14:paraId="3F80E125" w14:textId="38D1B70F"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C89882" w14:textId="77777777" w:rsidR="005E02C7" w:rsidRPr="005E02C7" w:rsidRDefault="005E02C7" w:rsidP="005E02C7">
            <w:pPr>
              <w:rPr>
                <w:lang w:val="en-US"/>
              </w:rPr>
            </w:pPr>
            <w:r w:rsidRPr="005E02C7">
              <w:rPr>
                <w:lang w:val="en-US"/>
              </w:rPr>
              <w:t>M_HWDATA</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8FAB7C"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0DABB3" w14:textId="77777777" w:rsidR="005E02C7" w:rsidRPr="005E02C7" w:rsidRDefault="005E02C7" w:rsidP="005E02C7">
            <w:pPr>
              <w:rPr>
                <w:lang w:val="en-US"/>
              </w:rPr>
            </w:pPr>
            <w:r w:rsidRPr="005E02C7">
              <w:rPr>
                <w:lang w:val="en-US"/>
              </w:rPr>
              <w:t>AHB HWDATA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3EEEBEA4" w14:textId="77777777" w:rsidR="005975E9" w:rsidRPr="005975E9" w:rsidRDefault="005975E9" w:rsidP="005975E9">
            <w:pPr>
              <w:tabs>
                <w:tab w:val="left" w:pos="505"/>
              </w:tabs>
              <w:rPr>
                <w:lang w:val="en-US"/>
              </w:rPr>
            </w:pPr>
            <w:r w:rsidRPr="005975E9">
              <w:rPr>
                <w:lang w:val="en-US"/>
              </w:rPr>
              <w:t>u_ispu_M_HWDATA_sig</w:t>
            </w:r>
          </w:p>
          <w:p w14:paraId="60688740" w14:textId="4C44CFD0" w:rsidR="005E02C7" w:rsidRPr="005E02C7" w:rsidRDefault="005E02C7" w:rsidP="005975E9">
            <w:pPr>
              <w:tabs>
                <w:tab w:val="left" w:pos="505"/>
              </w:tabs>
              <w:rPr>
                <w:lang w:val="en-US"/>
              </w:rPr>
            </w:pPr>
          </w:p>
        </w:tc>
      </w:tr>
      <w:tr w:rsidR="00DD19E9" w:rsidRPr="005E02C7" w14:paraId="0446CA55" w14:textId="5F316DC3"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4A30AB" w14:textId="77777777" w:rsidR="005E02C7" w:rsidRPr="005E02C7" w:rsidRDefault="005E02C7" w:rsidP="005E02C7">
            <w:pPr>
              <w:rPr>
                <w:lang w:val="en-US"/>
              </w:rPr>
            </w:pPr>
            <w:r w:rsidRPr="005E02C7">
              <w:rPr>
                <w:lang w:val="en-US"/>
              </w:rPr>
              <w:t>M_HRDATA</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39DD00"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FC4DF0" w14:textId="77777777" w:rsidR="005E02C7" w:rsidRPr="005E02C7" w:rsidRDefault="005E02C7" w:rsidP="005E02C7">
            <w:pPr>
              <w:rPr>
                <w:lang w:val="en-US"/>
              </w:rPr>
            </w:pPr>
            <w:r w:rsidRPr="005E02C7">
              <w:rPr>
                <w:lang w:val="en-US"/>
              </w:rPr>
              <w:t>AHB HRDATA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6E13833" w14:textId="77777777" w:rsidR="00D452C7" w:rsidRPr="00D452C7" w:rsidRDefault="00D452C7" w:rsidP="00D452C7">
            <w:pPr>
              <w:rPr>
                <w:lang w:val="en-US"/>
              </w:rPr>
            </w:pPr>
            <w:r w:rsidRPr="00D452C7">
              <w:rPr>
                <w:lang w:val="en-US"/>
              </w:rPr>
              <w:t>u_xbar_afe_hrdata_S0_sig</w:t>
            </w:r>
          </w:p>
          <w:p w14:paraId="064CC2E9" w14:textId="77777777" w:rsidR="005E02C7" w:rsidRPr="005E02C7" w:rsidRDefault="005E02C7" w:rsidP="005E02C7">
            <w:pPr>
              <w:rPr>
                <w:lang w:val="en-US"/>
              </w:rPr>
            </w:pPr>
          </w:p>
        </w:tc>
      </w:tr>
      <w:tr w:rsidR="00DD19E9" w:rsidRPr="005E02C7" w14:paraId="089D2D1D" w14:textId="029FA4DC"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CCBFB3" w14:textId="77777777" w:rsidR="005E02C7" w:rsidRPr="005E02C7" w:rsidRDefault="005E02C7" w:rsidP="005E02C7">
            <w:pPr>
              <w:rPr>
                <w:lang w:val="en-US"/>
              </w:rPr>
            </w:pPr>
            <w:r w:rsidRPr="005E02C7">
              <w:rPr>
                <w:lang w:val="en-US"/>
              </w:rPr>
              <w:t>M_HRESP</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E2FEF0"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4B6CE4" w14:textId="77777777" w:rsidR="005E02C7" w:rsidRPr="005E02C7" w:rsidRDefault="005E02C7" w:rsidP="005E02C7">
            <w:pPr>
              <w:rPr>
                <w:lang w:val="en-US"/>
              </w:rPr>
            </w:pPr>
            <w:r w:rsidRPr="005E02C7">
              <w:rPr>
                <w:lang w:val="en-US"/>
              </w:rPr>
              <w:t>AHB HRESP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3D35F4D1" w14:textId="77777777" w:rsidR="00D452C7" w:rsidRPr="00D452C7" w:rsidRDefault="00D452C7" w:rsidP="00D452C7">
            <w:pPr>
              <w:tabs>
                <w:tab w:val="left" w:pos="449"/>
              </w:tabs>
              <w:rPr>
                <w:lang w:val="en-US"/>
              </w:rPr>
            </w:pPr>
            <w:r w:rsidRPr="00D452C7">
              <w:rPr>
                <w:lang w:val="en-US"/>
              </w:rPr>
              <w:t>u_xbar_afe_hresp_S0_sig</w:t>
            </w:r>
          </w:p>
          <w:p w14:paraId="41844624" w14:textId="3DBEAD0B" w:rsidR="005E02C7" w:rsidRPr="005E02C7" w:rsidRDefault="005E02C7" w:rsidP="00D452C7">
            <w:pPr>
              <w:tabs>
                <w:tab w:val="left" w:pos="449"/>
              </w:tabs>
              <w:rPr>
                <w:lang w:val="en-US"/>
              </w:rPr>
            </w:pPr>
          </w:p>
        </w:tc>
      </w:tr>
      <w:tr w:rsidR="00DD19E9" w:rsidRPr="005E02C7" w14:paraId="616630BB" w14:textId="24A2D324"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D8738D" w14:textId="77777777" w:rsidR="005E02C7" w:rsidRPr="005E02C7" w:rsidRDefault="005E02C7" w:rsidP="005E02C7">
            <w:pPr>
              <w:rPr>
                <w:lang w:val="en-US"/>
              </w:rPr>
            </w:pPr>
            <w:r w:rsidRPr="005E02C7">
              <w:rPr>
                <w:lang w:val="en-US"/>
              </w:rPr>
              <w:t>DBG_HREADY</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D59CAC"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9F53FF" w14:textId="77777777" w:rsidR="005E02C7" w:rsidRPr="005E02C7" w:rsidRDefault="005E02C7" w:rsidP="005E02C7">
            <w:pPr>
              <w:rPr>
                <w:lang w:val="en-US"/>
              </w:rPr>
            </w:pPr>
            <w:r w:rsidRPr="005E02C7">
              <w:rPr>
                <w:lang w:val="en-US"/>
              </w:rPr>
              <w:t>AHB HREADY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5FD7996F" w14:textId="77777777" w:rsidR="00D452C7" w:rsidRPr="00D452C7" w:rsidRDefault="00D452C7" w:rsidP="00D452C7">
            <w:pPr>
              <w:rPr>
                <w:lang w:val="en-US"/>
              </w:rPr>
            </w:pPr>
            <w:r w:rsidRPr="00D452C7">
              <w:rPr>
                <w:lang w:val="en-US"/>
              </w:rPr>
              <w:t>u_xbar_afe_hready_S4_sig</w:t>
            </w:r>
          </w:p>
          <w:p w14:paraId="158ACEB1" w14:textId="77777777" w:rsidR="005E02C7" w:rsidRPr="005E02C7" w:rsidRDefault="005E02C7" w:rsidP="005E02C7">
            <w:pPr>
              <w:rPr>
                <w:lang w:val="en-US"/>
              </w:rPr>
            </w:pPr>
          </w:p>
        </w:tc>
      </w:tr>
      <w:tr w:rsidR="00DD19E9" w:rsidRPr="005E02C7" w14:paraId="54B3635F" w14:textId="4BCB3255"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6860A2" w14:textId="77777777" w:rsidR="005E02C7" w:rsidRPr="005E02C7" w:rsidRDefault="005E02C7" w:rsidP="005E02C7">
            <w:pPr>
              <w:rPr>
                <w:lang w:val="en-US"/>
              </w:rPr>
            </w:pPr>
            <w:r w:rsidRPr="005E02C7">
              <w:rPr>
                <w:lang w:val="en-US"/>
              </w:rPr>
              <w:t>DBG_HTRANS</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4FF381"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CDF818" w14:textId="77777777" w:rsidR="005E02C7" w:rsidRPr="005E02C7" w:rsidRDefault="005E02C7" w:rsidP="005E02C7">
            <w:pPr>
              <w:rPr>
                <w:lang w:val="en-US"/>
              </w:rPr>
            </w:pPr>
            <w:r w:rsidRPr="005E02C7">
              <w:rPr>
                <w:lang w:val="en-US"/>
              </w:rPr>
              <w:t>AHB HTRANS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08EF4F15" w14:textId="77777777" w:rsidR="00D452C7" w:rsidRPr="00D452C7" w:rsidRDefault="00D452C7" w:rsidP="00D452C7">
            <w:pPr>
              <w:rPr>
                <w:lang w:val="en-US"/>
              </w:rPr>
            </w:pPr>
            <w:r w:rsidRPr="00D452C7">
              <w:rPr>
                <w:lang w:val="en-US"/>
              </w:rPr>
              <w:t>u_ispu_DBG_HTRANS_sig</w:t>
            </w:r>
          </w:p>
          <w:p w14:paraId="4D56C42A" w14:textId="77777777" w:rsidR="005E02C7" w:rsidRPr="005E02C7" w:rsidRDefault="005E02C7" w:rsidP="005E02C7">
            <w:pPr>
              <w:rPr>
                <w:lang w:val="en-US"/>
              </w:rPr>
            </w:pPr>
          </w:p>
        </w:tc>
      </w:tr>
      <w:tr w:rsidR="00DD19E9" w:rsidRPr="005E02C7" w14:paraId="36535B9D" w14:textId="2ECD2886"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F80543" w14:textId="77777777" w:rsidR="005E02C7" w:rsidRPr="005E02C7" w:rsidRDefault="005E02C7" w:rsidP="005E02C7">
            <w:pPr>
              <w:rPr>
                <w:lang w:val="en-US"/>
              </w:rPr>
            </w:pPr>
            <w:r w:rsidRPr="005E02C7">
              <w:rPr>
                <w:lang w:val="en-US"/>
              </w:rPr>
              <w:t>DBG_HADDR</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EE9556"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7003EC" w14:textId="77777777" w:rsidR="005E02C7" w:rsidRPr="005E02C7" w:rsidRDefault="005E02C7" w:rsidP="005E02C7">
            <w:pPr>
              <w:rPr>
                <w:lang w:val="en-US"/>
              </w:rPr>
            </w:pPr>
            <w:r w:rsidRPr="005E02C7">
              <w:rPr>
                <w:lang w:val="en-US"/>
              </w:rPr>
              <w:t>AHB HADDR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6A01ADD8" w14:textId="77777777" w:rsidR="00D452C7" w:rsidRPr="00D452C7" w:rsidRDefault="00D452C7" w:rsidP="00D452C7">
            <w:pPr>
              <w:rPr>
                <w:lang w:val="en-US"/>
              </w:rPr>
            </w:pPr>
            <w:r w:rsidRPr="00D452C7">
              <w:rPr>
                <w:lang w:val="en-US"/>
              </w:rPr>
              <w:t>u_ispu_DBG_HADDR_sig</w:t>
            </w:r>
          </w:p>
          <w:p w14:paraId="0F985FE5" w14:textId="77777777" w:rsidR="005E02C7" w:rsidRPr="005E02C7" w:rsidRDefault="005E02C7" w:rsidP="005E02C7">
            <w:pPr>
              <w:rPr>
                <w:lang w:val="en-US"/>
              </w:rPr>
            </w:pPr>
          </w:p>
        </w:tc>
      </w:tr>
      <w:tr w:rsidR="00DD19E9" w:rsidRPr="005E02C7" w14:paraId="4D3ED80E" w14:textId="4857D6F6"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EE58A6" w14:textId="77777777" w:rsidR="005E02C7" w:rsidRPr="005E02C7" w:rsidRDefault="005E02C7" w:rsidP="005E02C7">
            <w:pPr>
              <w:rPr>
                <w:lang w:val="en-US"/>
              </w:rPr>
            </w:pPr>
            <w:r w:rsidRPr="005E02C7">
              <w:rPr>
                <w:lang w:val="en-US"/>
              </w:rPr>
              <w:lastRenderedPageBreak/>
              <w:t>DBG_HSIZE</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CB9E23"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734C31" w14:textId="77777777" w:rsidR="005E02C7" w:rsidRPr="005E02C7" w:rsidRDefault="005E02C7" w:rsidP="005E02C7">
            <w:pPr>
              <w:rPr>
                <w:lang w:val="en-US"/>
              </w:rPr>
            </w:pPr>
            <w:r w:rsidRPr="005E02C7">
              <w:rPr>
                <w:lang w:val="en-US"/>
              </w:rPr>
              <w:t>AHB HSIZE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6115F571" w14:textId="77777777" w:rsidR="00D452C7" w:rsidRPr="00D452C7" w:rsidRDefault="00D452C7" w:rsidP="00D452C7">
            <w:pPr>
              <w:rPr>
                <w:lang w:val="en-US"/>
              </w:rPr>
            </w:pPr>
            <w:r w:rsidRPr="00D452C7">
              <w:rPr>
                <w:lang w:val="en-US"/>
              </w:rPr>
              <w:t>u_ispu_DBG_HSIZE_sig</w:t>
            </w:r>
          </w:p>
          <w:p w14:paraId="6CDE82D7" w14:textId="77777777" w:rsidR="005E02C7" w:rsidRPr="005E02C7" w:rsidRDefault="005E02C7" w:rsidP="005E02C7">
            <w:pPr>
              <w:rPr>
                <w:lang w:val="en-US"/>
              </w:rPr>
            </w:pPr>
          </w:p>
        </w:tc>
      </w:tr>
      <w:tr w:rsidR="00DD19E9" w:rsidRPr="005E02C7" w14:paraId="388319D4" w14:textId="3106F28A"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F36C45" w14:textId="77777777" w:rsidR="005E02C7" w:rsidRPr="005E02C7" w:rsidRDefault="005E02C7" w:rsidP="005E02C7">
            <w:pPr>
              <w:rPr>
                <w:lang w:val="en-US"/>
              </w:rPr>
            </w:pPr>
            <w:r w:rsidRPr="005E02C7">
              <w:rPr>
                <w:lang w:val="en-US"/>
              </w:rPr>
              <w:t>DBG_HWRITE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8D9571"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2C1DE0" w14:textId="77777777" w:rsidR="005E02C7" w:rsidRPr="005E02C7" w:rsidRDefault="005E02C7" w:rsidP="005E02C7">
            <w:pPr>
              <w:rPr>
                <w:lang w:val="en-US"/>
              </w:rPr>
            </w:pPr>
            <w:r w:rsidRPr="005E02C7">
              <w:rPr>
                <w:lang w:val="en-US"/>
              </w:rPr>
              <w:t>AHB HWRITE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8EDCC90" w14:textId="77777777" w:rsidR="00D452C7" w:rsidRPr="00D452C7" w:rsidRDefault="00D452C7" w:rsidP="00D452C7">
            <w:pPr>
              <w:rPr>
                <w:lang w:val="en-US"/>
              </w:rPr>
            </w:pPr>
            <w:r w:rsidRPr="00D452C7">
              <w:rPr>
                <w:lang w:val="en-US"/>
              </w:rPr>
              <w:t>u_ispu_DBG_HWRITE_sig</w:t>
            </w:r>
          </w:p>
          <w:p w14:paraId="72936F46" w14:textId="77777777" w:rsidR="005E02C7" w:rsidRPr="005E02C7" w:rsidRDefault="005E02C7" w:rsidP="005E02C7">
            <w:pPr>
              <w:rPr>
                <w:lang w:val="en-US"/>
              </w:rPr>
            </w:pPr>
          </w:p>
        </w:tc>
      </w:tr>
      <w:tr w:rsidR="00DD19E9" w:rsidRPr="005E02C7" w14:paraId="4D7A7A54" w14:textId="699E75E7"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82B2CF" w14:textId="77777777" w:rsidR="005E02C7" w:rsidRPr="005E02C7" w:rsidRDefault="005E02C7" w:rsidP="005E02C7">
            <w:pPr>
              <w:rPr>
                <w:lang w:val="en-US"/>
              </w:rPr>
            </w:pPr>
            <w:r w:rsidRPr="005E02C7">
              <w:rPr>
                <w:lang w:val="en-US"/>
              </w:rPr>
              <w:t>DBG_HBURST</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126C0A"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92740A" w14:textId="77777777" w:rsidR="005E02C7" w:rsidRPr="005E02C7" w:rsidRDefault="005E02C7" w:rsidP="005E02C7">
            <w:pPr>
              <w:rPr>
                <w:lang w:val="en-US"/>
              </w:rPr>
            </w:pPr>
            <w:r w:rsidRPr="005E02C7">
              <w:rPr>
                <w:lang w:val="en-US"/>
              </w:rPr>
              <w:t>AHB DHBURST 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7F1E147A" w14:textId="17497D62" w:rsidR="005E02C7" w:rsidRPr="005E02C7" w:rsidRDefault="00D452C7" w:rsidP="005E02C7">
            <w:pPr>
              <w:rPr>
                <w:lang w:val="en-US"/>
              </w:rPr>
            </w:pPr>
            <w:r>
              <w:rPr>
                <w:lang w:val="en-US"/>
              </w:rPr>
              <w:t>NO CONN</w:t>
            </w:r>
          </w:p>
        </w:tc>
      </w:tr>
      <w:tr w:rsidR="00DD19E9" w:rsidRPr="005E02C7" w14:paraId="7BCFF9E2" w14:textId="204C926A"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B3B910" w14:textId="77777777" w:rsidR="005E02C7" w:rsidRPr="005E02C7" w:rsidRDefault="005E02C7" w:rsidP="005E02C7">
            <w:pPr>
              <w:rPr>
                <w:lang w:val="en-US"/>
              </w:rPr>
            </w:pPr>
            <w:r w:rsidRPr="005E02C7">
              <w:rPr>
                <w:lang w:val="en-US"/>
              </w:rPr>
              <w:t>DBG_HWDATA</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CF7EC3"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97060D" w14:textId="77777777" w:rsidR="005E02C7" w:rsidRPr="005E02C7" w:rsidRDefault="005E02C7" w:rsidP="005E02C7">
            <w:pPr>
              <w:rPr>
                <w:lang w:val="en-US"/>
              </w:rPr>
            </w:pPr>
            <w:r w:rsidRPr="005E02C7">
              <w:rPr>
                <w:lang w:val="en-US"/>
              </w:rPr>
              <w:t>AHB HWDATA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2400E028" w14:textId="77777777" w:rsidR="00D452C7" w:rsidRPr="00D452C7" w:rsidRDefault="00D452C7" w:rsidP="00D452C7">
            <w:pPr>
              <w:rPr>
                <w:lang w:val="en-US"/>
              </w:rPr>
            </w:pPr>
            <w:r w:rsidRPr="00D452C7">
              <w:rPr>
                <w:lang w:val="en-US"/>
              </w:rPr>
              <w:t>u_ispu_DBG_HWDATA_sig</w:t>
            </w:r>
          </w:p>
          <w:p w14:paraId="3499B99C" w14:textId="77777777" w:rsidR="005E02C7" w:rsidRPr="005E02C7" w:rsidRDefault="005E02C7" w:rsidP="005E02C7">
            <w:pPr>
              <w:rPr>
                <w:lang w:val="en-US"/>
              </w:rPr>
            </w:pPr>
          </w:p>
        </w:tc>
      </w:tr>
      <w:tr w:rsidR="00DD19E9" w:rsidRPr="005E02C7" w14:paraId="7CC5EC1F" w14:textId="76D160DD"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B25925" w14:textId="77777777" w:rsidR="005E02C7" w:rsidRPr="005E02C7" w:rsidRDefault="005E02C7" w:rsidP="005E02C7">
            <w:pPr>
              <w:rPr>
                <w:lang w:val="en-US"/>
              </w:rPr>
            </w:pPr>
            <w:r w:rsidRPr="005E02C7">
              <w:rPr>
                <w:lang w:val="en-US"/>
              </w:rPr>
              <w:t>DBG_HRDATA</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12DEFE"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9185C7" w14:textId="77777777" w:rsidR="005E02C7" w:rsidRPr="005E02C7" w:rsidRDefault="005E02C7" w:rsidP="005E02C7">
            <w:pPr>
              <w:rPr>
                <w:lang w:val="en-US"/>
              </w:rPr>
            </w:pPr>
            <w:r w:rsidRPr="005E02C7">
              <w:rPr>
                <w:lang w:val="en-US"/>
              </w:rPr>
              <w:t>AHB HRDATA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D153509" w14:textId="336E90BE" w:rsidR="00AE3B9F" w:rsidRPr="00AE3B9F" w:rsidRDefault="00AE3B9F" w:rsidP="00AE3B9F">
            <w:pPr>
              <w:tabs>
                <w:tab w:val="left" w:pos="916"/>
              </w:tabs>
              <w:rPr>
                <w:lang w:val="en-US"/>
              </w:rPr>
            </w:pPr>
            <w:r w:rsidRPr="00AE3B9F">
              <w:rPr>
                <w:lang w:val="en-US"/>
              </w:rPr>
              <w:t>u_xbar_afe_hrdata_S4_sig</w:t>
            </w:r>
          </w:p>
          <w:p w14:paraId="597E07A1" w14:textId="11A07F80" w:rsidR="005E02C7" w:rsidRPr="005E02C7" w:rsidRDefault="005E02C7" w:rsidP="00AE3B9F">
            <w:pPr>
              <w:tabs>
                <w:tab w:val="left" w:pos="916"/>
              </w:tabs>
              <w:rPr>
                <w:lang w:val="en-US"/>
              </w:rPr>
            </w:pPr>
          </w:p>
        </w:tc>
      </w:tr>
      <w:tr w:rsidR="00DD19E9" w:rsidRPr="005E02C7" w14:paraId="464741EC" w14:textId="22207EAC"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005061" w14:textId="77777777" w:rsidR="005E02C7" w:rsidRPr="005E02C7" w:rsidRDefault="005E02C7" w:rsidP="005E02C7">
            <w:pPr>
              <w:rPr>
                <w:lang w:val="en-US"/>
              </w:rPr>
            </w:pPr>
            <w:r w:rsidRPr="005E02C7">
              <w:rPr>
                <w:lang w:val="en-US"/>
              </w:rPr>
              <w:t>DBG_HRESP</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188177"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B81696" w14:textId="77777777" w:rsidR="005E02C7" w:rsidRPr="005E02C7" w:rsidRDefault="005E02C7" w:rsidP="005E02C7">
            <w:pPr>
              <w:rPr>
                <w:lang w:val="en-US"/>
              </w:rPr>
            </w:pPr>
            <w:r w:rsidRPr="005E02C7">
              <w:rPr>
                <w:lang w:val="en-US"/>
              </w:rPr>
              <w:t>AHB HRESP Debug Master Port</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34BC5004" w14:textId="77777777" w:rsidR="00AE3B9F" w:rsidRPr="00AE3B9F" w:rsidRDefault="00AE3B9F" w:rsidP="00AE3B9F">
            <w:pPr>
              <w:rPr>
                <w:lang w:val="en-US"/>
              </w:rPr>
            </w:pPr>
            <w:r w:rsidRPr="00AE3B9F">
              <w:rPr>
                <w:lang w:val="en-US"/>
              </w:rPr>
              <w:t>u_xbar_afe_hresp_S4_sig</w:t>
            </w:r>
          </w:p>
          <w:p w14:paraId="53A8510B" w14:textId="77777777" w:rsidR="005E02C7" w:rsidRPr="005E02C7" w:rsidRDefault="005E02C7" w:rsidP="005E02C7">
            <w:pPr>
              <w:rPr>
                <w:lang w:val="en-US"/>
              </w:rPr>
            </w:pPr>
          </w:p>
        </w:tc>
      </w:tr>
      <w:tr w:rsidR="00DD19E9" w:rsidRPr="005E02C7" w14:paraId="69273D21" w14:textId="1A2819B7"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B8D4E0" w14:textId="77777777" w:rsidR="005E02C7" w:rsidRPr="005E02C7" w:rsidRDefault="005E02C7" w:rsidP="005E02C7">
            <w:pPr>
              <w:rPr>
                <w:lang w:val="en-US"/>
              </w:rPr>
            </w:pPr>
            <w:r w:rsidRPr="005E02C7">
              <w:rPr>
                <w:lang w:val="en-US"/>
              </w:rPr>
              <w:t>trst_n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CB5C8E"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367B5B" w14:textId="77777777" w:rsidR="005E02C7" w:rsidRPr="005E02C7" w:rsidRDefault="005E02C7" w:rsidP="005E02C7">
            <w:pPr>
              <w:rPr>
                <w:lang w:val="en-US"/>
              </w:rPr>
            </w:pPr>
            <w:r w:rsidRPr="005E02C7">
              <w:rPr>
                <w:lang w:val="en-US"/>
              </w:rPr>
              <w:t>JTAG Test Reset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2D740C82" w14:textId="77777777" w:rsidR="00AE3B9F" w:rsidRPr="00AE3B9F" w:rsidRDefault="00AE3B9F" w:rsidP="00AE3B9F">
            <w:pPr>
              <w:rPr>
                <w:lang w:val="en-US"/>
              </w:rPr>
            </w:pPr>
            <w:r w:rsidRPr="00AE3B9F">
              <w:rPr>
                <w:lang w:val="en-US"/>
              </w:rPr>
              <w:t>u_pad_mux_ispu_trst_n_sig</w:t>
            </w:r>
          </w:p>
          <w:p w14:paraId="0F6F309D" w14:textId="77777777" w:rsidR="005E02C7" w:rsidRPr="005E02C7" w:rsidRDefault="005E02C7" w:rsidP="00AE3B9F">
            <w:pPr>
              <w:ind w:firstLine="708"/>
              <w:rPr>
                <w:lang w:val="en-US"/>
              </w:rPr>
            </w:pPr>
          </w:p>
        </w:tc>
      </w:tr>
      <w:tr w:rsidR="00DD19E9" w:rsidRPr="005E02C7" w14:paraId="49B174C9" w14:textId="675D809F"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610A8F" w14:textId="77777777" w:rsidR="005E02C7" w:rsidRPr="005E02C7" w:rsidRDefault="005E02C7" w:rsidP="005E02C7">
            <w:pPr>
              <w:rPr>
                <w:lang w:val="en-US"/>
              </w:rPr>
            </w:pPr>
            <w:r w:rsidRPr="005E02C7">
              <w:rPr>
                <w:lang w:val="en-US"/>
              </w:rPr>
              <w:t>tck</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DED52F"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867E8B" w14:textId="77777777" w:rsidR="005E02C7" w:rsidRPr="005E02C7" w:rsidRDefault="005E02C7" w:rsidP="005E02C7">
            <w:pPr>
              <w:rPr>
                <w:lang w:val="en-US"/>
              </w:rPr>
            </w:pPr>
            <w:r w:rsidRPr="005E02C7">
              <w:rPr>
                <w:lang w:val="en-US"/>
              </w:rPr>
              <w:t>JTAG Test Clock</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7D3ABF22" w14:textId="77777777" w:rsidR="003C37FB" w:rsidRPr="003C37FB" w:rsidRDefault="003C37FB" w:rsidP="003C37FB">
            <w:pPr>
              <w:rPr>
                <w:lang w:val="en-US"/>
              </w:rPr>
            </w:pPr>
            <w:r w:rsidRPr="003C37FB">
              <w:rPr>
                <w:lang w:val="en-US"/>
              </w:rPr>
              <w:t>u_pad_mux_ispu_tck_sig</w:t>
            </w:r>
          </w:p>
          <w:p w14:paraId="091C5252" w14:textId="77777777" w:rsidR="005E02C7" w:rsidRPr="005E02C7" w:rsidRDefault="005E02C7" w:rsidP="005E02C7">
            <w:pPr>
              <w:rPr>
                <w:lang w:val="en-US"/>
              </w:rPr>
            </w:pPr>
          </w:p>
        </w:tc>
      </w:tr>
      <w:tr w:rsidR="00DD19E9" w:rsidRPr="005E02C7" w14:paraId="02ED6211" w14:textId="2559F2F7"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DA1824" w14:textId="77777777" w:rsidR="005E02C7" w:rsidRPr="005E02C7" w:rsidRDefault="005E02C7" w:rsidP="005E02C7">
            <w:pPr>
              <w:rPr>
                <w:lang w:val="en-US"/>
              </w:rPr>
            </w:pPr>
            <w:r w:rsidRPr="005E02C7">
              <w:rPr>
                <w:lang w:val="en-US"/>
              </w:rPr>
              <w:t>tms</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DCDDBE"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87EF20" w14:textId="77777777" w:rsidR="005E02C7" w:rsidRPr="005E02C7" w:rsidRDefault="005E02C7" w:rsidP="005E02C7">
            <w:pPr>
              <w:rPr>
                <w:lang w:val="en-US"/>
              </w:rPr>
            </w:pPr>
            <w:r w:rsidRPr="005E02C7">
              <w:rPr>
                <w:lang w:val="en-US"/>
              </w:rPr>
              <w:t>JTAG Test Mode Select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3F6C7DAB" w14:textId="77777777" w:rsidR="003C37FB" w:rsidRPr="003C37FB" w:rsidRDefault="003C37FB" w:rsidP="003C37FB">
            <w:pPr>
              <w:rPr>
                <w:lang w:val="en-US"/>
              </w:rPr>
            </w:pPr>
            <w:r w:rsidRPr="003C37FB">
              <w:rPr>
                <w:lang w:val="en-US"/>
              </w:rPr>
              <w:t>u_pad_mux_ispu_tms_sig</w:t>
            </w:r>
          </w:p>
          <w:p w14:paraId="06CABA3C" w14:textId="77777777" w:rsidR="005E02C7" w:rsidRPr="005E02C7" w:rsidRDefault="005E02C7" w:rsidP="005E02C7">
            <w:pPr>
              <w:rPr>
                <w:lang w:val="en-US"/>
              </w:rPr>
            </w:pPr>
          </w:p>
        </w:tc>
      </w:tr>
      <w:tr w:rsidR="00DD19E9" w:rsidRPr="003C37FB" w14:paraId="3E8EB6A8" w14:textId="6E536D5B"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D7C592" w14:textId="77777777" w:rsidR="005E02C7" w:rsidRPr="005E02C7" w:rsidRDefault="005E02C7" w:rsidP="005E02C7">
            <w:pPr>
              <w:rPr>
                <w:lang w:val="en-US"/>
              </w:rPr>
            </w:pPr>
            <w:r w:rsidRPr="005E02C7">
              <w:rPr>
                <w:lang w:val="en-US"/>
              </w:rPr>
              <w:t>tdi</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C35000"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A275D1" w14:textId="77777777" w:rsidR="005E02C7" w:rsidRPr="005E02C7" w:rsidRDefault="005E02C7" w:rsidP="005E02C7">
            <w:pPr>
              <w:rPr>
                <w:lang w:val="en-US"/>
              </w:rPr>
            </w:pPr>
            <w:r w:rsidRPr="005E02C7">
              <w:rPr>
                <w:lang w:val="en-US"/>
              </w:rPr>
              <w:t>JTAG Test Data In</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B3CA87B" w14:textId="77777777" w:rsidR="003C37FB" w:rsidRPr="003C37FB" w:rsidRDefault="003C37FB" w:rsidP="003C37FB">
            <w:pPr>
              <w:rPr>
                <w:lang w:val="it-IT"/>
              </w:rPr>
            </w:pPr>
            <w:r w:rsidRPr="003C37FB">
              <w:rPr>
                <w:lang w:val="it-IT"/>
              </w:rPr>
              <w:t>u_pad_mux_ispu_tdi_sig</w:t>
            </w:r>
          </w:p>
          <w:p w14:paraId="11973B5D" w14:textId="77777777" w:rsidR="005E02C7" w:rsidRPr="003C37FB" w:rsidRDefault="005E02C7" w:rsidP="005E02C7">
            <w:pPr>
              <w:rPr>
                <w:lang w:val="it-IT"/>
              </w:rPr>
            </w:pPr>
          </w:p>
        </w:tc>
      </w:tr>
      <w:tr w:rsidR="00DD19E9" w:rsidRPr="005E02C7" w14:paraId="1444561C" w14:textId="6B216884"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021BCF" w14:textId="77777777" w:rsidR="005E02C7" w:rsidRPr="005E02C7" w:rsidRDefault="005E02C7" w:rsidP="005E02C7">
            <w:pPr>
              <w:rPr>
                <w:lang w:val="en-US"/>
              </w:rPr>
            </w:pPr>
            <w:r w:rsidRPr="005E02C7">
              <w:rPr>
                <w:lang w:val="en-US"/>
              </w:rPr>
              <w:t>tdo</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F18055"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C1436B" w14:textId="77777777" w:rsidR="005E02C7" w:rsidRPr="005E02C7" w:rsidRDefault="005E02C7" w:rsidP="005E02C7">
            <w:pPr>
              <w:rPr>
                <w:lang w:val="en-US"/>
              </w:rPr>
            </w:pPr>
            <w:r w:rsidRPr="005E02C7">
              <w:rPr>
                <w:lang w:val="en-US"/>
              </w:rPr>
              <w:t>JTAG Test Data Out</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454F6893" w14:textId="77777777" w:rsidR="003C37FB" w:rsidRPr="003C37FB" w:rsidRDefault="003C37FB" w:rsidP="003C37FB">
            <w:pPr>
              <w:rPr>
                <w:lang w:val="en-US"/>
              </w:rPr>
            </w:pPr>
            <w:r w:rsidRPr="003C37FB">
              <w:rPr>
                <w:lang w:val="en-US"/>
              </w:rPr>
              <w:t>u_ispu_tdo_sig</w:t>
            </w:r>
          </w:p>
          <w:p w14:paraId="7BB36DE9" w14:textId="77777777" w:rsidR="005E02C7" w:rsidRPr="005E02C7" w:rsidRDefault="005E02C7" w:rsidP="005E02C7">
            <w:pPr>
              <w:rPr>
                <w:lang w:val="en-US"/>
              </w:rPr>
            </w:pPr>
          </w:p>
        </w:tc>
      </w:tr>
      <w:tr w:rsidR="00DD19E9" w:rsidRPr="005E02C7" w14:paraId="5A02F7E8" w14:textId="339AD35F"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A83BC7" w14:textId="77777777" w:rsidR="005E02C7" w:rsidRPr="005E02C7" w:rsidRDefault="005E02C7" w:rsidP="005E02C7">
            <w:pPr>
              <w:rPr>
                <w:lang w:val="en-US"/>
              </w:rPr>
            </w:pPr>
            <w:r w:rsidRPr="005E02C7">
              <w:rPr>
                <w:lang w:val="en-US"/>
              </w:rPr>
              <w:t>tdo_en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09FF55"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1E7F36" w14:textId="77777777" w:rsidR="005E02C7" w:rsidRPr="005E02C7" w:rsidRDefault="005E02C7" w:rsidP="005E02C7">
            <w:pPr>
              <w:rPr>
                <w:lang w:val="en-US"/>
              </w:rPr>
            </w:pPr>
            <w:r w:rsidRPr="005E02C7">
              <w:rPr>
                <w:lang w:val="en-US"/>
              </w:rPr>
              <w:t>JTAG Test Data Out Enable</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23E9F40" w14:textId="77777777" w:rsidR="003C37FB" w:rsidRPr="003C37FB" w:rsidRDefault="003C37FB" w:rsidP="003C37FB">
            <w:pPr>
              <w:rPr>
                <w:lang w:val="en-US"/>
              </w:rPr>
            </w:pPr>
            <w:r w:rsidRPr="003C37FB">
              <w:rPr>
                <w:lang w:val="en-US"/>
              </w:rPr>
              <w:t>u_ispu_tdo_en_sig</w:t>
            </w:r>
          </w:p>
          <w:p w14:paraId="55ABAA05" w14:textId="77777777" w:rsidR="005E02C7" w:rsidRPr="005E02C7" w:rsidRDefault="005E02C7" w:rsidP="005E02C7">
            <w:pPr>
              <w:rPr>
                <w:lang w:val="en-US"/>
              </w:rPr>
            </w:pPr>
          </w:p>
        </w:tc>
      </w:tr>
      <w:tr w:rsidR="00DD19E9" w:rsidRPr="005E02C7" w14:paraId="51903E1E" w14:textId="43F27853"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ED6F73" w14:textId="77777777" w:rsidR="005E02C7" w:rsidRPr="005E02C7" w:rsidRDefault="005E02C7" w:rsidP="005E02C7">
            <w:pPr>
              <w:rPr>
                <w:lang w:val="en-US"/>
              </w:rPr>
            </w:pPr>
            <w:r w:rsidRPr="005E02C7">
              <w:rPr>
                <w:lang w:val="en-US"/>
              </w:rPr>
              <w:lastRenderedPageBreak/>
              <w:t>ca_stredl_bist_c_rst_bistctlr_n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D96565"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D28DA1" w14:textId="77777777" w:rsidR="005E02C7" w:rsidRPr="005E02C7" w:rsidRDefault="005E02C7" w:rsidP="005E02C7">
            <w:pPr>
              <w:rPr>
                <w:lang w:val="en-US"/>
              </w:rPr>
            </w:pPr>
            <w:r w:rsidRPr="005E02C7">
              <w:rPr>
                <w:lang w:val="en-US"/>
              </w:rPr>
              <w:t>BIST Asynchronous Reset Pin for collar Serial Interface and Controller</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0745C176" w14:textId="77777777" w:rsidR="00724944" w:rsidRPr="00724944" w:rsidRDefault="00724944" w:rsidP="00724944">
            <w:pPr>
              <w:rPr>
                <w:lang w:val="en-US"/>
              </w:rPr>
            </w:pPr>
            <w:r w:rsidRPr="00724944">
              <w:rPr>
                <w:lang w:val="en-US"/>
              </w:rPr>
              <w:t>u_pmu_tst_rst_bistctlr_n_sig</w:t>
            </w:r>
          </w:p>
          <w:p w14:paraId="47FEF027" w14:textId="77777777" w:rsidR="005E02C7" w:rsidRPr="005E02C7" w:rsidRDefault="005E02C7" w:rsidP="005E02C7">
            <w:pPr>
              <w:rPr>
                <w:lang w:val="en-US"/>
              </w:rPr>
            </w:pPr>
          </w:p>
        </w:tc>
      </w:tr>
      <w:tr w:rsidR="00DD19E9" w:rsidRPr="005E02C7" w14:paraId="362ACC4C" w14:textId="7A674BE1"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ABDC91" w14:textId="77777777" w:rsidR="005E02C7" w:rsidRPr="005E02C7" w:rsidRDefault="005E02C7" w:rsidP="005E02C7">
            <w:pPr>
              <w:rPr>
                <w:lang w:val="en-US"/>
              </w:rPr>
            </w:pPr>
            <w:r w:rsidRPr="005E02C7">
              <w:rPr>
                <w:lang w:val="en-US"/>
              </w:rPr>
              <w:t>ca_stredl_bist_c_clk_bistctlr</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396E15"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AE2769" w14:textId="77777777" w:rsidR="005E02C7" w:rsidRPr="005E02C7" w:rsidRDefault="005E02C7" w:rsidP="005E02C7">
            <w:pPr>
              <w:rPr>
                <w:lang w:val="en-US"/>
              </w:rPr>
            </w:pPr>
            <w:r w:rsidRPr="005E02C7">
              <w:rPr>
                <w:lang w:val="en-US"/>
              </w:rPr>
              <w:t>BIST Low Frequency Serial Shift Clock for the controller</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7DBC0084" w14:textId="77777777" w:rsidR="00724944" w:rsidRPr="00724944" w:rsidRDefault="00724944" w:rsidP="00724944">
            <w:pPr>
              <w:rPr>
                <w:lang w:val="en-US"/>
              </w:rPr>
            </w:pPr>
            <w:r w:rsidRPr="00724944">
              <w:rPr>
                <w:lang w:val="en-US"/>
              </w:rPr>
              <w:t>u_pmu_tst_clk_bistctlr_sig</w:t>
            </w:r>
          </w:p>
          <w:p w14:paraId="67D701CE" w14:textId="77777777" w:rsidR="005E02C7" w:rsidRPr="005E02C7" w:rsidRDefault="005E02C7" w:rsidP="005E02C7">
            <w:pPr>
              <w:rPr>
                <w:lang w:val="en-US"/>
              </w:rPr>
            </w:pPr>
          </w:p>
        </w:tc>
      </w:tr>
      <w:tr w:rsidR="00DD19E9" w:rsidRPr="005E02C7" w14:paraId="4443252D" w14:textId="0128C3B6"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EC61B1" w14:textId="77777777" w:rsidR="005E02C7" w:rsidRPr="005E02C7" w:rsidRDefault="005E02C7" w:rsidP="005E02C7">
            <w:pPr>
              <w:rPr>
                <w:lang w:val="en-US"/>
              </w:rPr>
            </w:pPr>
            <w:r w:rsidRPr="005E02C7">
              <w:rPr>
                <w:lang w:val="en-US"/>
              </w:rPr>
              <w:t>ca_stredl_bist_c_bist_mode</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6C9439"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404927" w14:textId="77777777" w:rsidR="005E02C7" w:rsidRPr="005E02C7" w:rsidRDefault="005E02C7" w:rsidP="005E02C7">
            <w:pPr>
              <w:rPr>
                <w:lang w:val="en-US"/>
              </w:rPr>
            </w:pPr>
            <w:r w:rsidRPr="005E02C7">
              <w:rPr>
                <w:lang w:val="en-US"/>
              </w:rPr>
              <w:t>BIST Global BIST Mode Selection Bus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1405BC1C" w14:textId="77777777" w:rsidR="00724944" w:rsidRPr="00724944" w:rsidRDefault="00724944" w:rsidP="00724944">
            <w:pPr>
              <w:rPr>
                <w:lang w:val="en-US"/>
              </w:rPr>
            </w:pPr>
            <w:r w:rsidRPr="00724944">
              <w:rPr>
                <w:lang w:val="en-US"/>
              </w:rPr>
              <w:t>u_ta_afe_bist_crtl_bist_mode_ctlr_sig</w:t>
            </w:r>
          </w:p>
          <w:p w14:paraId="13E8DD09" w14:textId="77777777" w:rsidR="005E02C7" w:rsidRPr="005E02C7" w:rsidRDefault="005E02C7" w:rsidP="005E02C7">
            <w:pPr>
              <w:rPr>
                <w:lang w:val="en-US"/>
              </w:rPr>
            </w:pPr>
          </w:p>
        </w:tc>
      </w:tr>
      <w:tr w:rsidR="00DD19E9" w:rsidRPr="005E02C7" w14:paraId="02452621" w14:textId="4F2D4C6A"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F5F82D" w14:textId="77777777" w:rsidR="005E02C7" w:rsidRPr="005E02C7" w:rsidRDefault="005E02C7" w:rsidP="005E02C7">
            <w:pPr>
              <w:rPr>
                <w:lang w:val="en-US"/>
              </w:rPr>
            </w:pPr>
            <w:r w:rsidRPr="005E02C7">
              <w:rPr>
                <w:lang w:val="en-US"/>
              </w:rPr>
              <w:t>ca_stredl_bist_c_march_shift</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3EC578"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0DCB82" w14:textId="77777777" w:rsidR="005E02C7" w:rsidRPr="005E02C7" w:rsidRDefault="005E02C7" w:rsidP="005E02C7">
            <w:pPr>
              <w:rPr>
                <w:lang w:val="en-US"/>
              </w:rPr>
            </w:pPr>
            <w:r w:rsidRPr="005E02C7">
              <w:rPr>
                <w:lang w:val="en-US"/>
              </w:rPr>
              <w:t>BIST March element serial data out enable to SP/ROM/RF/DP collars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3BAB4BE8" w14:textId="77777777" w:rsidR="00724944" w:rsidRPr="00724944" w:rsidRDefault="00724944" w:rsidP="00724944">
            <w:pPr>
              <w:rPr>
                <w:lang w:val="en-US"/>
              </w:rPr>
            </w:pPr>
            <w:r w:rsidRPr="00724944">
              <w:rPr>
                <w:lang w:val="en-US"/>
              </w:rPr>
              <w:t>u_ta_afe_bist_crtl_march_shiftSP_sig</w:t>
            </w:r>
          </w:p>
          <w:p w14:paraId="17D9585A" w14:textId="77777777" w:rsidR="005E02C7" w:rsidRPr="005E02C7" w:rsidRDefault="005E02C7" w:rsidP="005E02C7">
            <w:pPr>
              <w:rPr>
                <w:lang w:val="en-US"/>
              </w:rPr>
            </w:pPr>
          </w:p>
        </w:tc>
      </w:tr>
      <w:tr w:rsidR="00DD19E9" w:rsidRPr="005E02C7" w14:paraId="0D4FFDA2" w14:textId="17CC7D57"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D462AE" w14:textId="77777777" w:rsidR="005E02C7" w:rsidRPr="005E02C7" w:rsidRDefault="005E02C7" w:rsidP="005E02C7">
            <w:pPr>
              <w:rPr>
                <w:lang w:val="en-US"/>
              </w:rPr>
            </w:pPr>
            <w:r w:rsidRPr="005E02C7">
              <w:rPr>
                <w:lang w:val="en-US"/>
              </w:rPr>
              <w:t>ca_stredl_bist_c_collar_config</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DA8AE0"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49BFCE" w14:textId="77777777" w:rsidR="005E02C7" w:rsidRPr="005E02C7" w:rsidRDefault="005E02C7" w:rsidP="005E02C7">
            <w:pPr>
              <w:rPr>
                <w:lang w:val="en-US"/>
              </w:rPr>
            </w:pPr>
            <w:r w:rsidRPr="005E02C7">
              <w:rPr>
                <w:lang w:val="en-US"/>
              </w:rPr>
              <w:t>BIST Mode selection pins for SP/ROM/RF/DP memory collars (modefunc, modestab, modecoll)</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1AF982F6" w14:textId="77777777" w:rsidR="00724944" w:rsidRPr="00724944" w:rsidRDefault="00724944" w:rsidP="00724944">
            <w:pPr>
              <w:rPr>
                <w:lang w:val="en-US"/>
              </w:rPr>
            </w:pPr>
            <w:r w:rsidRPr="00724944">
              <w:rPr>
                <w:lang w:val="en-US"/>
              </w:rPr>
              <w:t>u_ta_afe_bist_crtl_collar_configSP_sig</w:t>
            </w:r>
          </w:p>
          <w:p w14:paraId="1AF13E5C" w14:textId="77777777" w:rsidR="005E02C7" w:rsidRPr="005E02C7" w:rsidRDefault="005E02C7" w:rsidP="005E02C7">
            <w:pPr>
              <w:rPr>
                <w:lang w:val="en-US"/>
              </w:rPr>
            </w:pPr>
          </w:p>
        </w:tc>
      </w:tr>
      <w:tr w:rsidR="00DD19E9" w:rsidRPr="005E02C7" w14:paraId="593FD2D5" w14:textId="4E87E3B5"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C1E161" w14:textId="77777777" w:rsidR="005E02C7" w:rsidRPr="005E02C7" w:rsidRDefault="005E02C7" w:rsidP="005E02C7">
            <w:pPr>
              <w:rPr>
                <w:lang w:val="en-US"/>
              </w:rPr>
            </w:pPr>
            <w:r w:rsidRPr="005E02C7">
              <w:rPr>
                <w:lang w:val="en-US"/>
              </w:rPr>
              <w:t>ca_stredl_bist_c_march_in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F0228D"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0C26F8" w14:textId="77777777" w:rsidR="005E02C7" w:rsidRPr="005E02C7" w:rsidRDefault="005E02C7" w:rsidP="005E02C7">
            <w:pPr>
              <w:rPr>
                <w:lang w:val="en-US"/>
              </w:rPr>
            </w:pPr>
            <w:r w:rsidRPr="005E02C7">
              <w:rPr>
                <w:lang w:val="en-US"/>
              </w:rPr>
              <w:t>BIST March element serial data in</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5A121EE" w14:textId="77777777" w:rsidR="00724944" w:rsidRPr="00724944" w:rsidRDefault="00724944" w:rsidP="00724944">
            <w:pPr>
              <w:rPr>
                <w:lang w:val="en-US"/>
              </w:rPr>
            </w:pPr>
            <w:r w:rsidRPr="00724944">
              <w:rPr>
                <w:lang w:val="en-US"/>
              </w:rPr>
              <w:t>u_ta_afe_bist_crtl_march_outSP_sig</w:t>
            </w:r>
          </w:p>
          <w:p w14:paraId="4E376C65" w14:textId="77777777" w:rsidR="005E02C7" w:rsidRPr="005E02C7" w:rsidRDefault="005E02C7" w:rsidP="005E02C7">
            <w:pPr>
              <w:rPr>
                <w:lang w:val="en-US"/>
              </w:rPr>
            </w:pPr>
          </w:p>
        </w:tc>
      </w:tr>
      <w:tr w:rsidR="00DD19E9" w:rsidRPr="005E02C7" w14:paraId="2194A23B" w14:textId="61CFA336"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880DF3" w14:textId="77777777" w:rsidR="005E02C7" w:rsidRPr="005E02C7" w:rsidRDefault="005E02C7" w:rsidP="005E02C7">
            <w:pPr>
              <w:rPr>
                <w:lang w:val="en-US"/>
              </w:rPr>
            </w:pPr>
            <w:r w:rsidRPr="005E02C7">
              <w:rPr>
                <w:lang w:val="en-US"/>
              </w:rPr>
              <w:t>ca_stredl_bist_c_march_run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8BCB36"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CFFFCA" w14:textId="77777777" w:rsidR="005E02C7" w:rsidRPr="005E02C7" w:rsidRDefault="005E02C7" w:rsidP="005E02C7">
            <w:pPr>
              <w:rPr>
                <w:lang w:val="en-US"/>
              </w:rPr>
            </w:pPr>
            <w:r w:rsidRPr="005E02C7">
              <w:rPr>
                <w:lang w:val="en-US"/>
              </w:rPr>
              <w:t>BIST March run to SP/ROM/RF/DP collars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754D9145" w14:textId="77777777" w:rsidR="00920F80" w:rsidRPr="00920F80" w:rsidRDefault="00920F80" w:rsidP="00920F80">
            <w:pPr>
              <w:rPr>
                <w:lang w:val="en-US"/>
              </w:rPr>
            </w:pPr>
            <w:r w:rsidRPr="00920F80">
              <w:rPr>
                <w:lang w:val="en-US"/>
              </w:rPr>
              <w:t>u_ta_afe_bist_crtl_march_runSP_sig</w:t>
            </w:r>
          </w:p>
          <w:p w14:paraId="75B54620" w14:textId="77777777" w:rsidR="005E02C7" w:rsidRPr="005E02C7" w:rsidRDefault="005E02C7" w:rsidP="005E02C7">
            <w:pPr>
              <w:rPr>
                <w:lang w:val="en-US"/>
              </w:rPr>
            </w:pPr>
          </w:p>
        </w:tc>
      </w:tr>
      <w:tr w:rsidR="00DD19E9" w:rsidRPr="005E02C7" w14:paraId="6BE206B9" w14:textId="18D33DED"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206D99" w14:textId="77777777" w:rsidR="005E02C7" w:rsidRPr="005E02C7" w:rsidRDefault="005E02C7" w:rsidP="005E02C7">
            <w:pPr>
              <w:rPr>
                <w:lang w:val="en-US"/>
              </w:rPr>
            </w:pPr>
            <w:r w:rsidRPr="005E02C7">
              <w:rPr>
                <w:lang w:val="en-US"/>
              </w:rPr>
              <w:lastRenderedPageBreak/>
              <w:t>ca_stredl_bist_c_memsafe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198151"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4493AD" w14:textId="77777777" w:rsidR="005E02C7" w:rsidRPr="005E02C7" w:rsidRDefault="005E02C7" w:rsidP="005E02C7">
            <w:pPr>
              <w:rPr>
                <w:lang w:val="en-US"/>
              </w:rPr>
            </w:pPr>
            <w:r w:rsidRPr="005E02C7">
              <w:rPr>
                <w:lang w:val="en-US"/>
              </w:rPr>
              <w:t>BIST Pin to globally deactivate the selected memories by making CSN high internally</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DAA947F" w14:textId="77777777" w:rsidR="00920F80" w:rsidRPr="00920F80" w:rsidRDefault="00920F80" w:rsidP="00920F80">
            <w:pPr>
              <w:rPr>
                <w:lang w:val="en-US"/>
              </w:rPr>
            </w:pPr>
            <w:r w:rsidRPr="00920F80">
              <w:rPr>
                <w:lang w:val="en-US"/>
              </w:rPr>
              <w:t>u_ta_afe_bist_crtl_memsafe_ctlr_sig</w:t>
            </w:r>
          </w:p>
          <w:p w14:paraId="7AFB631E" w14:textId="77777777" w:rsidR="005E02C7" w:rsidRPr="005E02C7" w:rsidRDefault="005E02C7" w:rsidP="005E02C7">
            <w:pPr>
              <w:rPr>
                <w:lang w:val="en-US"/>
              </w:rPr>
            </w:pPr>
          </w:p>
        </w:tc>
      </w:tr>
      <w:tr w:rsidR="00DD19E9" w:rsidRPr="005E02C7" w14:paraId="0BCE3A01" w14:textId="0DD49D5E"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28CDDC" w14:textId="77777777" w:rsidR="005E02C7" w:rsidRPr="005E02C7" w:rsidRDefault="005E02C7" w:rsidP="005E02C7">
            <w:pPr>
              <w:rPr>
                <w:lang w:val="en-US"/>
              </w:rPr>
            </w:pPr>
            <w:r w:rsidRPr="005E02C7">
              <w:rPr>
                <w:lang w:val="en-US"/>
              </w:rPr>
              <w:t>ca_stredl_bist_c_sif_reg_en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6E4512"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34C74A" w14:textId="77777777" w:rsidR="005E02C7" w:rsidRPr="005E02C7" w:rsidRDefault="005E02C7" w:rsidP="005E02C7">
            <w:pPr>
              <w:rPr>
                <w:lang w:val="en-US"/>
              </w:rPr>
            </w:pPr>
            <w:r w:rsidRPr="005E02C7">
              <w:rPr>
                <w:lang w:val="en-US"/>
              </w:rPr>
              <w:t>BIST Enable for various types of data transfer (Bitmap, memory selection, programmable algorithms) through serial interface.</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E93AECB" w14:textId="77777777" w:rsidR="00920F80" w:rsidRPr="00920F80" w:rsidRDefault="00920F80" w:rsidP="00920F80">
            <w:pPr>
              <w:rPr>
                <w:lang w:val="en-US"/>
              </w:rPr>
            </w:pPr>
            <w:r w:rsidRPr="00920F80">
              <w:rPr>
                <w:lang w:val="en-US"/>
              </w:rPr>
              <w:t>u_ta_afe_bist_crtl_sif_reg_en_ctlr_sig</w:t>
            </w:r>
          </w:p>
          <w:p w14:paraId="30A5E642" w14:textId="77777777" w:rsidR="005E02C7" w:rsidRPr="005E02C7" w:rsidRDefault="005E02C7" w:rsidP="005E02C7">
            <w:pPr>
              <w:rPr>
                <w:lang w:val="en-US"/>
              </w:rPr>
            </w:pPr>
          </w:p>
        </w:tc>
      </w:tr>
      <w:tr w:rsidR="00DD19E9" w:rsidRPr="005E02C7" w14:paraId="506C5489" w14:textId="4FF16DD9"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93DCDC" w14:textId="77777777" w:rsidR="005E02C7" w:rsidRPr="005E02C7" w:rsidRDefault="005E02C7" w:rsidP="005E02C7">
            <w:pPr>
              <w:rPr>
                <w:lang w:val="en-US"/>
              </w:rPr>
            </w:pPr>
            <w:r w:rsidRPr="005E02C7">
              <w:rPr>
                <w:lang w:val="en-US"/>
              </w:rPr>
              <w:t>ca_stredl_bist_c_sif_load_en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8C82A5"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E731BF" w14:textId="77777777" w:rsidR="005E02C7" w:rsidRPr="005E02C7" w:rsidRDefault="005E02C7" w:rsidP="005E02C7">
            <w:pPr>
              <w:rPr>
                <w:lang w:val="en-US"/>
              </w:rPr>
            </w:pPr>
            <w:r w:rsidRPr="005E02C7">
              <w:rPr>
                <w:lang w:val="en-US"/>
              </w:rPr>
              <w:t>BIST Allows to control the data loading from collar registers to serial interface registers of the collar</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573132BF" w14:textId="77777777" w:rsidR="00920F80" w:rsidRPr="00920F80" w:rsidRDefault="00920F80" w:rsidP="00920F80">
            <w:pPr>
              <w:rPr>
                <w:lang w:val="en-US"/>
              </w:rPr>
            </w:pPr>
            <w:r w:rsidRPr="00920F80">
              <w:rPr>
                <w:lang w:val="en-US"/>
              </w:rPr>
              <w:t>u_ta_afe_bist_crtl_sif_load_en_ctlr_sig</w:t>
            </w:r>
          </w:p>
          <w:p w14:paraId="7C100DFF" w14:textId="77777777" w:rsidR="005E02C7" w:rsidRPr="005E02C7" w:rsidRDefault="005E02C7" w:rsidP="005E02C7">
            <w:pPr>
              <w:rPr>
                <w:lang w:val="en-US"/>
              </w:rPr>
            </w:pPr>
          </w:p>
        </w:tc>
      </w:tr>
      <w:tr w:rsidR="00DD19E9" w:rsidRPr="005E02C7" w14:paraId="4EE37BD4" w14:textId="4594CE62"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F3F80A" w14:textId="77777777" w:rsidR="005E02C7" w:rsidRPr="005E02C7" w:rsidRDefault="005E02C7" w:rsidP="005E02C7">
            <w:pPr>
              <w:rPr>
                <w:lang w:val="en-US"/>
              </w:rPr>
            </w:pPr>
            <w:r w:rsidRPr="005E02C7">
              <w:rPr>
                <w:lang w:val="en-US"/>
              </w:rPr>
              <w:t>ca_stredl_bist_c_shift_en</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7F8388"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3BA988" w14:textId="77777777" w:rsidR="005E02C7" w:rsidRPr="005E02C7" w:rsidRDefault="005E02C7" w:rsidP="005E02C7">
            <w:pPr>
              <w:rPr>
                <w:lang w:val="en-US"/>
              </w:rPr>
            </w:pPr>
            <w:r w:rsidRPr="005E02C7">
              <w:rPr>
                <w:lang w:val="en-US"/>
              </w:rPr>
              <w:t>BIST Enable for Serial Input Data from Tester/External World</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75475755" w14:textId="77777777" w:rsidR="00920F80" w:rsidRPr="00920F80" w:rsidRDefault="00920F80" w:rsidP="00920F80">
            <w:pPr>
              <w:rPr>
                <w:lang w:val="en-US"/>
              </w:rPr>
            </w:pPr>
            <w:r w:rsidRPr="00920F80">
              <w:rPr>
                <w:lang w:val="en-US"/>
              </w:rPr>
              <w:t>u_ta_afe_bist_crtl_shift_en_ctlr_sig</w:t>
            </w:r>
          </w:p>
          <w:p w14:paraId="78BE6A14" w14:textId="77777777" w:rsidR="005E02C7" w:rsidRPr="005E02C7" w:rsidRDefault="005E02C7" w:rsidP="005E02C7">
            <w:pPr>
              <w:rPr>
                <w:lang w:val="en-US"/>
              </w:rPr>
            </w:pPr>
          </w:p>
        </w:tc>
      </w:tr>
      <w:tr w:rsidR="00DD19E9" w:rsidRPr="005E02C7" w14:paraId="07748EE1" w14:textId="36ECDD9A"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12616A" w14:textId="77777777" w:rsidR="005E02C7" w:rsidRPr="005E02C7" w:rsidRDefault="005E02C7" w:rsidP="005E02C7">
            <w:pPr>
              <w:rPr>
                <w:lang w:val="en-US"/>
              </w:rPr>
            </w:pPr>
            <w:r w:rsidRPr="005E02C7">
              <w:rPr>
                <w:lang w:val="en-US"/>
              </w:rPr>
              <w:t>ca_stredl_bist_c_sif_update_en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2FDA7A"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AA9DCD" w14:textId="77777777" w:rsidR="005E02C7" w:rsidRPr="005E02C7" w:rsidRDefault="005E02C7" w:rsidP="005E02C7">
            <w:pPr>
              <w:rPr>
                <w:lang w:val="en-US"/>
              </w:rPr>
            </w:pPr>
            <w:r w:rsidRPr="005E02C7">
              <w:rPr>
                <w:lang w:val="en-US"/>
              </w:rPr>
              <w:t xml:space="preserve">BIST Allows to control the data loading from collar </w:t>
            </w:r>
            <w:r w:rsidRPr="005E02C7">
              <w:rPr>
                <w:lang w:val="en-US"/>
              </w:rPr>
              <w:lastRenderedPageBreak/>
              <w:t>registers to serial interface registers of the collar</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F7CBBBA" w14:textId="77777777" w:rsidR="00920F80" w:rsidRPr="00920F80" w:rsidRDefault="00920F80" w:rsidP="00920F80">
            <w:pPr>
              <w:rPr>
                <w:lang w:val="en-US"/>
              </w:rPr>
            </w:pPr>
            <w:r w:rsidRPr="00920F80">
              <w:rPr>
                <w:lang w:val="en-US"/>
              </w:rPr>
              <w:lastRenderedPageBreak/>
              <w:t>u_ta_afe_bist_crtl_sif_update_en_ctlr_sig</w:t>
            </w:r>
          </w:p>
          <w:p w14:paraId="37FE275A" w14:textId="77777777" w:rsidR="005E02C7" w:rsidRPr="005E02C7" w:rsidRDefault="005E02C7" w:rsidP="005E02C7">
            <w:pPr>
              <w:rPr>
                <w:lang w:val="en-US"/>
              </w:rPr>
            </w:pPr>
          </w:p>
        </w:tc>
      </w:tr>
      <w:tr w:rsidR="00DD19E9" w:rsidRPr="005E02C7" w14:paraId="546F1B99" w14:textId="7533CBC1"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99F334" w14:textId="77777777" w:rsidR="005E02C7" w:rsidRPr="005E02C7" w:rsidRDefault="005E02C7" w:rsidP="005E02C7">
            <w:pPr>
              <w:rPr>
                <w:lang w:val="en-US"/>
              </w:rPr>
            </w:pPr>
            <w:r w:rsidRPr="005E02C7">
              <w:rPr>
                <w:lang w:val="en-US"/>
              </w:rPr>
              <w:t>ca_stredl_bist_c_march_end</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13E4D6"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B8A3C1" w14:textId="77777777" w:rsidR="005E02C7" w:rsidRPr="005E02C7" w:rsidRDefault="005E02C7" w:rsidP="005E02C7">
            <w:pPr>
              <w:rPr>
                <w:lang w:val="en-US"/>
              </w:rPr>
            </w:pPr>
            <w:r w:rsidRPr="005E02C7">
              <w:rPr>
                <w:lang w:val="en-US"/>
              </w:rPr>
              <w:t>BIST March end signal from each SP / ROM / RF / DP collar type</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2D2A4CB" w14:textId="77777777" w:rsidR="00D04115" w:rsidRPr="00D04115" w:rsidRDefault="00D04115" w:rsidP="00D04115">
            <w:pPr>
              <w:rPr>
                <w:lang w:val="en-US"/>
              </w:rPr>
            </w:pPr>
            <w:r w:rsidRPr="00D04115">
              <w:rPr>
                <w:lang w:val="en-US"/>
              </w:rPr>
              <w:t>u_ispu_ca_stredl_bist_c_march_end_sig</w:t>
            </w:r>
          </w:p>
          <w:p w14:paraId="5F1C99C8" w14:textId="77777777" w:rsidR="005E02C7" w:rsidRPr="005E02C7" w:rsidRDefault="005E02C7" w:rsidP="005E02C7">
            <w:pPr>
              <w:rPr>
                <w:lang w:val="en-US"/>
              </w:rPr>
            </w:pPr>
          </w:p>
        </w:tc>
      </w:tr>
      <w:tr w:rsidR="00DD19E9" w:rsidRPr="005E02C7" w14:paraId="171837A2" w14:textId="01DBF6A1"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82996B" w14:textId="77777777" w:rsidR="005E02C7" w:rsidRPr="005E02C7" w:rsidRDefault="005E02C7" w:rsidP="005E02C7">
            <w:pPr>
              <w:rPr>
                <w:lang w:val="en-US"/>
              </w:rPr>
            </w:pPr>
            <w:r w:rsidRPr="005E02C7">
              <w:rPr>
                <w:lang w:val="en-US"/>
              </w:rPr>
              <w:t>ca_stredl_bist_c_bbad_1</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4479BC"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2F13D2" w14:textId="77777777" w:rsidR="005E02C7" w:rsidRPr="005E02C7" w:rsidRDefault="005E02C7" w:rsidP="005E02C7">
            <w:pPr>
              <w:rPr>
                <w:lang w:val="en-US"/>
              </w:rPr>
            </w:pPr>
            <w:r w:rsidRPr="005E02C7">
              <w:rPr>
                <w:lang w:val="en-US"/>
              </w:rPr>
              <w:t>BIST Indicates bbad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6E9136AF" w14:textId="2FABF354" w:rsidR="005E02C7" w:rsidRPr="005E02C7" w:rsidRDefault="00D04115" w:rsidP="005E02C7">
            <w:pPr>
              <w:rPr>
                <w:lang w:val="en-US"/>
              </w:rPr>
            </w:pPr>
            <w:r>
              <w:rPr>
                <w:lang w:val="en-US"/>
              </w:rPr>
              <w:t>NO CONN</w:t>
            </w:r>
          </w:p>
        </w:tc>
      </w:tr>
      <w:tr w:rsidR="00DD19E9" w:rsidRPr="005E02C7" w14:paraId="162DE5EE" w14:textId="03DB6280"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1AFB40" w14:textId="77777777" w:rsidR="005E02C7" w:rsidRPr="005E02C7" w:rsidRDefault="005E02C7" w:rsidP="005E02C7">
            <w:pPr>
              <w:rPr>
                <w:lang w:val="en-US"/>
              </w:rPr>
            </w:pPr>
            <w:r w:rsidRPr="005E02C7">
              <w:rPr>
                <w:lang w:val="en-US"/>
              </w:rPr>
              <w:t>ca_stredl_bist_c_bfail_1</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257EFA"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266644" w14:textId="77777777" w:rsidR="005E02C7" w:rsidRPr="005E02C7" w:rsidRDefault="005E02C7" w:rsidP="005E02C7">
            <w:pPr>
              <w:rPr>
                <w:lang w:val="en-US"/>
              </w:rPr>
            </w:pPr>
            <w:r w:rsidRPr="005E02C7">
              <w:rPr>
                <w:lang w:val="en-US"/>
              </w:rPr>
              <w:t>BIST Indicates bfail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3F513EF9" w14:textId="77777777" w:rsidR="00D04115" w:rsidRPr="00D04115" w:rsidRDefault="00D04115" w:rsidP="00D04115">
            <w:pPr>
              <w:rPr>
                <w:lang w:val="en-US"/>
              </w:rPr>
            </w:pPr>
            <w:r w:rsidRPr="00D04115">
              <w:rPr>
                <w:lang w:val="en-US"/>
              </w:rPr>
              <w:t>u_ispu_ca_stredl_bist_c_bfail_1_sig</w:t>
            </w:r>
          </w:p>
          <w:p w14:paraId="125E7709" w14:textId="77777777" w:rsidR="005E02C7" w:rsidRPr="005E02C7" w:rsidRDefault="005E02C7" w:rsidP="005E02C7">
            <w:pPr>
              <w:rPr>
                <w:lang w:val="en-US"/>
              </w:rPr>
            </w:pPr>
          </w:p>
        </w:tc>
      </w:tr>
      <w:tr w:rsidR="00DD19E9" w:rsidRPr="005E02C7" w14:paraId="49A10379" w14:textId="10424A1B"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DAA587" w14:textId="77777777" w:rsidR="005E02C7" w:rsidRPr="005E02C7" w:rsidRDefault="005E02C7" w:rsidP="005E02C7">
            <w:pPr>
              <w:rPr>
                <w:lang w:val="en-US"/>
              </w:rPr>
            </w:pPr>
            <w:r w:rsidRPr="005E02C7">
              <w:rPr>
                <w:lang w:val="en-US"/>
              </w:rPr>
              <w:t>ca_stredl_bist_c_repairable_1</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0D1EDF"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C347A9" w14:textId="77777777" w:rsidR="005E02C7" w:rsidRPr="005E02C7" w:rsidRDefault="005E02C7" w:rsidP="005E02C7">
            <w:pPr>
              <w:rPr>
                <w:lang w:val="en-US"/>
              </w:rPr>
            </w:pPr>
            <w:r w:rsidRPr="005E02C7">
              <w:rPr>
                <w:lang w:val="en-US"/>
              </w:rPr>
              <w:t xml:space="preserve">BIST Indicates repairable for a specific memory.There are as many repairable signals as </w:t>
            </w:r>
            <w:r w:rsidRPr="005E02C7">
              <w:rPr>
                <w:lang w:val="en-US"/>
              </w:rPr>
              <w:lastRenderedPageBreak/>
              <w:t>the number of memories. For a shared collar there would be as many repairable outputs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5A219598" w14:textId="3E9359AE" w:rsidR="005E02C7" w:rsidRPr="005E02C7" w:rsidRDefault="00C802A0" w:rsidP="005E02C7">
            <w:pPr>
              <w:rPr>
                <w:lang w:val="en-US"/>
              </w:rPr>
            </w:pPr>
            <w:r>
              <w:rPr>
                <w:lang w:val="en-US"/>
              </w:rPr>
              <w:lastRenderedPageBreak/>
              <w:t>NO CONN</w:t>
            </w:r>
          </w:p>
        </w:tc>
      </w:tr>
      <w:tr w:rsidR="00DD19E9" w:rsidRPr="005E02C7" w14:paraId="1E66C843" w14:textId="37808A65"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0F1412" w14:textId="77777777" w:rsidR="005E02C7" w:rsidRPr="005E02C7" w:rsidRDefault="005E02C7" w:rsidP="005E02C7">
            <w:pPr>
              <w:rPr>
                <w:lang w:val="en-US"/>
              </w:rPr>
            </w:pPr>
            <w:r w:rsidRPr="005E02C7">
              <w:rPr>
                <w:lang w:val="en-US"/>
              </w:rPr>
              <w:t>ca_stredl_bist_c_bbad_2</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81CB94"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5D4D2F" w14:textId="77777777" w:rsidR="005E02C7" w:rsidRPr="005E02C7" w:rsidRDefault="005E02C7" w:rsidP="005E02C7">
            <w:pPr>
              <w:rPr>
                <w:lang w:val="en-US"/>
              </w:rPr>
            </w:pPr>
            <w:r w:rsidRPr="005E02C7">
              <w:rPr>
                <w:lang w:val="en-US"/>
              </w:rPr>
              <w:t>BIST Indicates bbad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94A1CBB" w14:textId="62C36D99" w:rsidR="005E02C7" w:rsidRPr="005E02C7" w:rsidRDefault="00555E10" w:rsidP="005E02C7">
            <w:pPr>
              <w:rPr>
                <w:lang w:val="en-US"/>
              </w:rPr>
            </w:pPr>
            <w:r>
              <w:rPr>
                <w:lang w:val="en-US"/>
              </w:rPr>
              <w:t>NO CONN</w:t>
            </w:r>
          </w:p>
        </w:tc>
      </w:tr>
      <w:tr w:rsidR="00DD19E9" w:rsidRPr="005E02C7" w14:paraId="1129B6D4" w14:textId="376A8F64"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1D710D" w14:textId="77777777" w:rsidR="005E02C7" w:rsidRPr="005E02C7" w:rsidRDefault="005E02C7" w:rsidP="005E02C7">
            <w:pPr>
              <w:rPr>
                <w:lang w:val="en-US"/>
              </w:rPr>
            </w:pPr>
            <w:r w:rsidRPr="005E02C7">
              <w:rPr>
                <w:lang w:val="en-US"/>
              </w:rPr>
              <w:t>ca_stredl_bist_c_bfail_2</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870133"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457F18" w14:textId="77777777" w:rsidR="005E02C7" w:rsidRPr="005E02C7" w:rsidRDefault="005E02C7" w:rsidP="005E02C7">
            <w:pPr>
              <w:rPr>
                <w:lang w:val="en-US"/>
              </w:rPr>
            </w:pPr>
            <w:r w:rsidRPr="005E02C7">
              <w:rPr>
                <w:lang w:val="en-US"/>
              </w:rPr>
              <w:t>BIST Indicates bfail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6DCC12AE" w14:textId="77777777" w:rsidR="00555E10" w:rsidRPr="00C802A0" w:rsidRDefault="00555E10" w:rsidP="00555E10">
            <w:pPr>
              <w:rPr>
                <w:lang w:val="en-US"/>
              </w:rPr>
            </w:pPr>
            <w:r w:rsidRPr="00C802A0">
              <w:rPr>
                <w:lang w:val="en-US"/>
              </w:rPr>
              <w:t>u_ispu_ca_stredl_bist_c_bfail_2_sig</w:t>
            </w:r>
          </w:p>
          <w:p w14:paraId="0E0BC2E0" w14:textId="7E5068A9" w:rsidR="005E02C7" w:rsidRPr="005E02C7" w:rsidRDefault="005E02C7" w:rsidP="005E02C7">
            <w:pPr>
              <w:rPr>
                <w:lang w:val="en-US"/>
              </w:rPr>
            </w:pPr>
          </w:p>
        </w:tc>
      </w:tr>
      <w:tr w:rsidR="00DD19E9" w:rsidRPr="005E02C7" w14:paraId="58DF5038" w14:textId="0EF8707C"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57A747" w14:textId="77777777" w:rsidR="005E02C7" w:rsidRPr="005E02C7" w:rsidRDefault="005E02C7" w:rsidP="005E02C7">
            <w:pPr>
              <w:rPr>
                <w:lang w:val="en-US"/>
              </w:rPr>
            </w:pPr>
            <w:r w:rsidRPr="005E02C7">
              <w:rPr>
                <w:lang w:val="en-US"/>
              </w:rPr>
              <w:t>ca_stredl_bist_c_repairable_2</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B9147A"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15C97B" w14:textId="77777777" w:rsidR="005E02C7" w:rsidRPr="005E02C7" w:rsidRDefault="005E02C7" w:rsidP="005E02C7">
            <w:pPr>
              <w:rPr>
                <w:lang w:val="en-US"/>
              </w:rPr>
            </w:pPr>
            <w:r w:rsidRPr="005E02C7">
              <w:rPr>
                <w:lang w:val="en-US"/>
              </w:rPr>
              <w:t xml:space="preserve">BIST Indicates repairable for a specific memory.There are as many repairable signals as </w:t>
            </w:r>
            <w:r w:rsidRPr="005E02C7">
              <w:rPr>
                <w:lang w:val="en-US"/>
              </w:rPr>
              <w:lastRenderedPageBreak/>
              <w:t>the number of memories. For a shared collar there would be as many repairable outputs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6C000CAD" w14:textId="79C825DB" w:rsidR="005E02C7" w:rsidRPr="005E02C7" w:rsidRDefault="00555E10" w:rsidP="005E02C7">
            <w:pPr>
              <w:rPr>
                <w:lang w:val="en-US"/>
              </w:rPr>
            </w:pPr>
            <w:r>
              <w:rPr>
                <w:lang w:val="en-US"/>
              </w:rPr>
              <w:lastRenderedPageBreak/>
              <w:t>NO CONN</w:t>
            </w:r>
          </w:p>
        </w:tc>
      </w:tr>
      <w:tr w:rsidR="00DD19E9" w:rsidRPr="005E02C7" w14:paraId="067A8AB2" w14:textId="01FAECA3"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155AB3" w14:textId="77777777" w:rsidR="005E02C7" w:rsidRPr="005E02C7" w:rsidRDefault="005E02C7" w:rsidP="005E02C7">
            <w:pPr>
              <w:rPr>
                <w:lang w:val="en-US"/>
              </w:rPr>
            </w:pPr>
            <w:r w:rsidRPr="005E02C7">
              <w:rPr>
                <w:lang w:val="en-US"/>
              </w:rPr>
              <w:t>ca_stredl_bist_c_bbad_3</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453D25"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31CC60" w14:textId="77777777" w:rsidR="005E02C7" w:rsidRPr="005E02C7" w:rsidRDefault="005E02C7" w:rsidP="005E02C7">
            <w:pPr>
              <w:rPr>
                <w:lang w:val="en-US"/>
              </w:rPr>
            </w:pPr>
            <w:r w:rsidRPr="005E02C7">
              <w:rPr>
                <w:lang w:val="en-US"/>
              </w:rPr>
              <w:t>BIST Indicates bbad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1254D640" w14:textId="282BC57A" w:rsidR="005E02C7" w:rsidRPr="005E02C7" w:rsidRDefault="00555E10" w:rsidP="005E02C7">
            <w:pPr>
              <w:rPr>
                <w:lang w:val="en-US"/>
              </w:rPr>
            </w:pPr>
            <w:r>
              <w:rPr>
                <w:lang w:val="en-US"/>
              </w:rPr>
              <w:t>NO CONN</w:t>
            </w:r>
          </w:p>
        </w:tc>
      </w:tr>
      <w:tr w:rsidR="00DD19E9" w:rsidRPr="005E02C7" w14:paraId="28DA7BC2" w14:textId="17F259EB"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27800B" w14:textId="77777777" w:rsidR="005E02C7" w:rsidRPr="005E02C7" w:rsidRDefault="005E02C7" w:rsidP="005E02C7">
            <w:pPr>
              <w:rPr>
                <w:lang w:val="en-US"/>
              </w:rPr>
            </w:pPr>
            <w:r w:rsidRPr="005E02C7">
              <w:rPr>
                <w:lang w:val="en-US"/>
              </w:rPr>
              <w:t>ca_stredl_bist_c_bfail_3</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67F45F"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F220A1" w14:textId="77777777" w:rsidR="005E02C7" w:rsidRPr="005E02C7" w:rsidRDefault="005E02C7" w:rsidP="005E02C7">
            <w:pPr>
              <w:rPr>
                <w:lang w:val="en-US"/>
              </w:rPr>
            </w:pPr>
            <w:r w:rsidRPr="005E02C7">
              <w:rPr>
                <w:lang w:val="en-US"/>
              </w:rPr>
              <w:t>BIST Indicates bfail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7A426134" w14:textId="77777777" w:rsidR="00F857B3" w:rsidRPr="00F857B3" w:rsidRDefault="00F857B3" w:rsidP="00F857B3">
            <w:pPr>
              <w:rPr>
                <w:lang w:val="en-US"/>
              </w:rPr>
            </w:pPr>
            <w:r w:rsidRPr="00F857B3">
              <w:rPr>
                <w:lang w:val="en-US"/>
              </w:rPr>
              <w:t>u_ispu_ca_stredl_bist_c_bfail_3_sig</w:t>
            </w:r>
          </w:p>
          <w:p w14:paraId="477054FA" w14:textId="77777777" w:rsidR="005E02C7" w:rsidRPr="005E02C7" w:rsidRDefault="005E02C7" w:rsidP="005E02C7">
            <w:pPr>
              <w:rPr>
                <w:lang w:val="en-US"/>
              </w:rPr>
            </w:pPr>
          </w:p>
        </w:tc>
      </w:tr>
      <w:tr w:rsidR="00DD19E9" w:rsidRPr="005E02C7" w14:paraId="0F2FE2F2" w14:textId="5B2B5C04"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CA8EF3" w14:textId="77777777" w:rsidR="005E02C7" w:rsidRPr="005E02C7" w:rsidRDefault="005E02C7" w:rsidP="005E02C7">
            <w:pPr>
              <w:rPr>
                <w:lang w:val="en-US"/>
              </w:rPr>
            </w:pPr>
            <w:r w:rsidRPr="005E02C7">
              <w:rPr>
                <w:lang w:val="en-US"/>
              </w:rPr>
              <w:t>ca_stredl_bist_c_repairable_3</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DAF96F"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0CDABA" w14:textId="77777777" w:rsidR="005E02C7" w:rsidRPr="005E02C7" w:rsidRDefault="005E02C7" w:rsidP="005E02C7">
            <w:pPr>
              <w:rPr>
                <w:lang w:val="en-US"/>
              </w:rPr>
            </w:pPr>
            <w:r w:rsidRPr="005E02C7">
              <w:rPr>
                <w:lang w:val="en-US"/>
              </w:rPr>
              <w:t xml:space="preserve">BIST Indicates repairable for a specific memory.There are as many repairable signals as </w:t>
            </w:r>
            <w:r w:rsidRPr="005E02C7">
              <w:rPr>
                <w:lang w:val="en-US"/>
              </w:rPr>
              <w:lastRenderedPageBreak/>
              <w:t>the number of memories. For a shared collar there would be as many repairable outputs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2975FBEB" w14:textId="1C72E6A7" w:rsidR="005E02C7" w:rsidRPr="005E02C7" w:rsidRDefault="00F857B3" w:rsidP="005E02C7">
            <w:pPr>
              <w:rPr>
                <w:lang w:val="en-US"/>
              </w:rPr>
            </w:pPr>
            <w:r>
              <w:rPr>
                <w:lang w:val="en-US"/>
              </w:rPr>
              <w:lastRenderedPageBreak/>
              <w:t>NO CONN</w:t>
            </w:r>
          </w:p>
        </w:tc>
      </w:tr>
      <w:tr w:rsidR="00DD19E9" w:rsidRPr="005E02C7" w14:paraId="52D478C8" w14:textId="369DDD86"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221B6E" w14:textId="77777777" w:rsidR="005E02C7" w:rsidRPr="005E02C7" w:rsidRDefault="005E02C7" w:rsidP="005E02C7">
            <w:pPr>
              <w:rPr>
                <w:lang w:val="en-US"/>
              </w:rPr>
            </w:pPr>
            <w:r w:rsidRPr="005E02C7">
              <w:rPr>
                <w:lang w:val="en-US"/>
              </w:rPr>
              <w:t>ca_stredl_bist_c_bbad_4</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8329AC"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CBADB9" w14:textId="77777777" w:rsidR="005E02C7" w:rsidRPr="005E02C7" w:rsidRDefault="005E02C7" w:rsidP="005E02C7">
            <w:pPr>
              <w:rPr>
                <w:lang w:val="en-US"/>
              </w:rPr>
            </w:pPr>
            <w:r w:rsidRPr="005E02C7">
              <w:rPr>
                <w:lang w:val="en-US"/>
              </w:rPr>
              <w:t>BIST Indicates bbad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614826E2" w14:textId="6EDBF7ED" w:rsidR="005E02C7" w:rsidRPr="005E02C7" w:rsidRDefault="00F857B3" w:rsidP="005E02C7">
            <w:pPr>
              <w:rPr>
                <w:lang w:val="en-US"/>
              </w:rPr>
            </w:pPr>
            <w:r>
              <w:rPr>
                <w:lang w:val="en-US"/>
              </w:rPr>
              <w:t>NO CONN</w:t>
            </w:r>
          </w:p>
        </w:tc>
      </w:tr>
      <w:tr w:rsidR="00DD19E9" w:rsidRPr="005E02C7" w14:paraId="1B6D3A36" w14:textId="4A67AC2F"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2A840C" w14:textId="77777777" w:rsidR="005E02C7" w:rsidRPr="005E02C7" w:rsidRDefault="005E02C7" w:rsidP="005E02C7">
            <w:pPr>
              <w:rPr>
                <w:lang w:val="en-US"/>
              </w:rPr>
            </w:pPr>
            <w:r w:rsidRPr="005E02C7">
              <w:rPr>
                <w:lang w:val="en-US"/>
              </w:rPr>
              <w:t>ca_stredl_bist_c_bfail_4</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188FB5"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885D39" w14:textId="77777777" w:rsidR="005E02C7" w:rsidRPr="005E02C7" w:rsidRDefault="005E02C7" w:rsidP="005E02C7">
            <w:pPr>
              <w:rPr>
                <w:lang w:val="en-US"/>
              </w:rPr>
            </w:pPr>
            <w:r w:rsidRPr="005E02C7">
              <w:rPr>
                <w:lang w:val="en-US"/>
              </w:rPr>
              <w:t>BIST Indicates bfail for a specific memory. There are as many bbad signals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88545D8" w14:textId="77777777" w:rsidR="00F857B3" w:rsidRPr="00F857B3" w:rsidRDefault="00F857B3" w:rsidP="00F857B3">
            <w:pPr>
              <w:rPr>
                <w:lang w:val="en-US"/>
              </w:rPr>
            </w:pPr>
            <w:r w:rsidRPr="00F857B3">
              <w:rPr>
                <w:lang w:val="en-US"/>
              </w:rPr>
              <w:t>u_ispu_ca_stredl_bist_c_bfail_4_sig</w:t>
            </w:r>
          </w:p>
          <w:p w14:paraId="06456184" w14:textId="77777777" w:rsidR="005E02C7" w:rsidRPr="005E02C7" w:rsidRDefault="005E02C7" w:rsidP="005E02C7">
            <w:pPr>
              <w:rPr>
                <w:lang w:val="en-US"/>
              </w:rPr>
            </w:pPr>
          </w:p>
        </w:tc>
      </w:tr>
      <w:tr w:rsidR="00DD19E9" w:rsidRPr="005E02C7" w14:paraId="3B8EFAC0" w14:textId="1C7F71CC"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5EEFAD" w14:textId="77777777" w:rsidR="005E02C7" w:rsidRPr="005E02C7" w:rsidRDefault="005E02C7" w:rsidP="005E02C7">
            <w:pPr>
              <w:rPr>
                <w:lang w:val="en-US"/>
              </w:rPr>
            </w:pPr>
            <w:r w:rsidRPr="005E02C7">
              <w:rPr>
                <w:lang w:val="en-US"/>
              </w:rPr>
              <w:t>ca_stredl_bist_c_repairable_4</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1D9350"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77FF6D" w14:textId="77777777" w:rsidR="005E02C7" w:rsidRPr="005E02C7" w:rsidRDefault="005E02C7" w:rsidP="005E02C7">
            <w:pPr>
              <w:rPr>
                <w:lang w:val="en-US"/>
              </w:rPr>
            </w:pPr>
            <w:r w:rsidRPr="005E02C7">
              <w:rPr>
                <w:lang w:val="en-US"/>
              </w:rPr>
              <w:t xml:space="preserve">BIST Indicates repairable for a specific memory.There are as many repairable signals as </w:t>
            </w:r>
            <w:r w:rsidRPr="005E02C7">
              <w:rPr>
                <w:lang w:val="en-US"/>
              </w:rPr>
              <w:lastRenderedPageBreak/>
              <w:t>the number of memories. For a shared collar there would be as many repairable outputs as the number of memories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603D4EB0" w14:textId="022DD20C" w:rsidR="005E02C7" w:rsidRPr="005E02C7" w:rsidRDefault="00F857B3" w:rsidP="005E02C7">
            <w:pPr>
              <w:rPr>
                <w:lang w:val="en-US"/>
              </w:rPr>
            </w:pPr>
            <w:r>
              <w:rPr>
                <w:lang w:val="en-US"/>
              </w:rPr>
              <w:lastRenderedPageBreak/>
              <w:t>NO CONN</w:t>
            </w:r>
          </w:p>
        </w:tc>
      </w:tr>
      <w:tr w:rsidR="00DD19E9" w:rsidRPr="005E02C7" w14:paraId="7070EC1E" w14:textId="014D9C58"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365EC7" w14:textId="77777777" w:rsidR="005E02C7" w:rsidRPr="005E02C7" w:rsidRDefault="005E02C7" w:rsidP="005E02C7">
            <w:pPr>
              <w:rPr>
                <w:lang w:val="en-US"/>
              </w:rPr>
            </w:pPr>
            <w:r w:rsidRPr="005E02C7">
              <w:rPr>
                <w:lang w:val="en-US"/>
              </w:rPr>
              <w:t>ca_stredl_bist_c_serial_out</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DEFFFC" w14:textId="77777777" w:rsidR="005E02C7" w:rsidRPr="005E02C7" w:rsidRDefault="005E02C7" w:rsidP="005E02C7">
            <w:pPr>
              <w:rPr>
                <w:lang w:val="en-US"/>
              </w:rPr>
            </w:pPr>
            <w:r w:rsidRPr="005E02C7">
              <w:rPr>
                <w:lang w:val="en-US"/>
              </w:rPr>
              <w:t>output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A0A89A" w14:textId="77777777" w:rsidR="005E02C7" w:rsidRPr="005E02C7" w:rsidRDefault="005E02C7" w:rsidP="005E02C7">
            <w:pPr>
              <w:rPr>
                <w:lang w:val="en-US"/>
              </w:rPr>
            </w:pPr>
            <w:r w:rsidRPr="005E02C7">
              <w:rPr>
                <w:lang w:val="en-US"/>
              </w:rPr>
              <w:t>BIST Serial Output Data from Tester / External World</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75BC75B7" w14:textId="77777777" w:rsidR="003A1109" w:rsidRPr="003A1109" w:rsidRDefault="003A1109" w:rsidP="003A1109">
            <w:pPr>
              <w:rPr>
                <w:lang w:val="en-US"/>
              </w:rPr>
            </w:pPr>
            <w:r w:rsidRPr="003A1109">
              <w:rPr>
                <w:lang w:val="en-US"/>
              </w:rPr>
              <w:t>u_ispu_ca_stredl_bist_c_serial_out_sig</w:t>
            </w:r>
          </w:p>
          <w:p w14:paraId="197395BE" w14:textId="77777777" w:rsidR="005E02C7" w:rsidRPr="005E02C7" w:rsidRDefault="005E02C7" w:rsidP="005E02C7">
            <w:pPr>
              <w:rPr>
                <w:lang w:val="en-US"/>
              </w:rPr>
            </w:pPr>
          </w:p>
        </w:tc>
      </w:tr>
      <w:tr w:rsidR="00DD19E9" w:rsidRPr="005E02C7" w14:paraId="09D1B55D" w14:textId="4739A603"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1F2260" w14:textId="77777777" w:rsidR="005E02C7" w:rsidRPr="005E02C7" w:rsidRDefault="005E02C7" w:rsidP="005E02C7">
            <w:pPr>
              <w:rPr>
                <w:lang w:val="en-US"/>
              </w:rPr>
            </w:pPr>
            <w:r w:rsidRPr="005E02C7">
              <w:rPr>
                <w:lang w:val="en-US"/>
              </w:rPr>
              <w:t>ca_stredl_bist_c_bypass</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7690DF"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4ABA15" w14:textId="77777777" w:rsidR="005E02C7" w:rsidRPr="005E02C7" w:rsidRDefault="005E02C7" w:rsidP="005E02C7">
            <w:pPr>
              <w:rPr>
                <w:lang w:val="en-US"/>
              </w:rPr>
            </w:pPr>
            <w:r w:rsidRPr="005E02C7">
              <w:rPr>
                <w:lang w:val="en-US"/>
              </w:rPr>
              <w:t>BIST Memory Bypass Pin for RAM type memories. One top level port per collar.</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F27792E" w14:textId="77777777" w:rsidR="003A1109" w:rsidRPr="003A1109" w:rsidRDefault="003A1109" w:rsidP="003A1109">
            <w:pPr>
              <w:rPr>
                <w:lang w:val="en-US"/>
              </w:rPr>
            </w:pPr>
            <w:r w:rsidRPr="003A1109">
              <w:rPr>
                <w:lang w:val="en-US"/>
              </w:rPr>
              <w:t>u_pad_mux_scan_mode_sig</w:t>
            </w:r>
          </w:p>
          <w:p w14:paraId="09A288FD" w14:textId="77777777" w:rsidR="005E02C7" w:rsidRPr="005E02C7" w:rsidRDefault="005E02C7" w:rsidP="005E02C7">
            <w:pPr>
              <w:rPr>
                <w:lang w:val="en-US"/>
              </w:rPr>
            </w:pPr>
          </w:p>
        </w:tc>
      </w:tr>
      <w:tr w:rsidR="00DD19E9" w:rsidRPr="005E02C7" w14:paraId="375F7FE5" w14:textId="5C85F4BD"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275C78" w14:textId="77777777" w:rsidR="005E02C7" w:rsidRPr="005E02C7" w:rsidRDefault="005E02C7" w:rsidP="005E02C7">
            <w:pPr>
              <w:rPr>
                <w:lang w:val="en-US"/>
              </w:rPr>
            </w:pPr>
            <w:r w:rsidRPr="005E02C7">
              <w:rPr>
                <w:lang w:val="en-US"/>
              </w:rPr>
              <w:t>ca_stredl_bist_c_serial_in</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133D75"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7EF3E6" w14:textId="77777777" w:rsidR="005E02C7" w:rsidRPr="005E02C7" w:rsidRDefault="005E02C7" w:rsidP="005E02C7">
            <w:pPr>
              <w:rPr>
                <w:lang w:val="en-US"/>
              </w:rPr>
            </w:pPr>
            <w:r w:rsidRPr="005E02C7">
              <w:rPr>
                <w:lang w:val="en-US"/>
              </w:rPr>
              <w:t>BIST Serial Input Data from Tester / External World</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4F7A3B9A" w14:textId="77777777" w:rsidR="003A1109" w:rsidRPr="003A1109" w:rsidRDefault="003A1109" w:rsidP="003A1109">
            <w:pPr>
              <w:rPr>
                <w:lang w:val="en-US"/>
              </w:rPr>
            </w:pPr>
            <w:r w:rsidRPr="003A1109">
              <w:rPr>
                <w:lang w:val="en-US"/>
              </w:rPr>
              <w:t>u_ta_afe_bist_crtl_serial_out_ctlr_sig</w:t>
            </w:r>
          </w:p>
          <w:p w14:paraId="57F1E9D6" w14:textId="77777777" w:rsidR="005E02C7" w:rsidRDefault="005E02C7" w:rsidP="005E02C7">
            <w:pPr>
              <w:rPr>
                <w:lang w:val="en-US"/>
              </w:rPr>
            </w:pPr>
          </w:p>
          <w:p w14:paraId="1A0AE808" w14:textId="77777777" w:rsidR="003A1109" w:rsidRPr="003A1109" w:rsidRDefault="003A1109" w:rsidP="003A1109">
            <w:pPr>
              <w:ind w:firstLine="708"/>
              <w:rPr>
                <w:lang w:val="en-US"/>
              </w:rPr>
            </w:pPr>
          </w:p>
        </w:tc>
      </w:tr>
      <w:tr w:rsidR="00DD19E9" w:rsidRPr="005E02C7" w14:paraId="13CCC01B" w14:textId="3061ADC5"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BA36A7" w14:textId="77777777" w:rsidR="005E02C7" w:rsidRPr="005E02C7" w:rsidRDefault="005E02C7" w:rsidP="005E02C7">
            <w:pPr>
              <w:rPr>
                <w:lang w:val="en-US"/>
              </w:rPr>
            </w:pPr>
            <w:r w:rsidRPr="005E02C7">
              <w:rPr>
                <w:lang w:val="en-US"/>
              </w:rPr>
              <w:t>ca_stredl_bist_c_test_se</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CF82EE"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5D427F" w14:textId="77777777" w:rsidR="005E02C7" w:rsidRPr="005E02C7" w:rsidRDefault="005E02C7" w:rsidP="005E02C7">
            <w:pPr>
              <w:rPr>
                <w:lang w:val="en-US"/>
              </w:rPr>
            </w:pPr>
            <w:r w:rsidRPr="005E02C7">
              <w:rPr>
                <w:lang w:val="en-US"/>
              </w:rPr>
              <w:t xml:space="preserve">BIST Scan Enable Signal Used internally by the BIST to prevent memory operation during scan shifting (a dedicated </w:t>
            </w:r>
            <w:r w:rsidRPr="005E02C7">
              <w:rPr>
                <w:lang w:val="en-US"/>
              </w:rPr>
              <w:lastRenderedPageBreak/>
              <w:t>test_se (one test_se per collar) is provided at the top level</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1C57542" w14:textId="77777777" w:rsidR="003A1109" w:rsidRPr="003A1109" w:rsidRDefault="003A1109" w:rsidP="003A1109">
            <w:pPr>
              <w:rPr>
                <w:lang w:val="en-US"/>
              </w:rPr>
            </w:pPr>
            <w:r w:rsidRPr="003A1109">
              <w:rPr>
                <w:lang w:val="en-US"/>
              </w:rPr>
              <w:lastRenderedPageBreak/>
              <w:t>u_pad_mux_scan_enable_sig</w:t>
            </w:r>
          </w:p>
          <w:p w14:paraId="2E543110" w14:textId="77777777" w:rsidR="005E02C7" w:rsidRPr="005E02C7" w:rsidRDefault="005E02C7" w:rsidP="005E02C7">
            <w:pPr>
              <w:rPr>
                <w:lang w:val="en-US"/>
              </w:rPr>
            </w:pPr>
          </w:p>
        </w:tc>
      </w:tr>
      <w:tr w:rsidR="00DD19E9" w:rsidRPr="005E02C7" w14:paraId="6CE1FA41" w14:textId="2464E1D6"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F2879A" w14:textId="77777777" w:rsidR="005E02C7" w:rsidRPr="005E02C7" w:rsidRDefault="005E02C7" w:rsidP="005E02C7">
            <w:pPr>
              <w:rPr>
                <w:lang w:val="en-US"/>
              </w:rPr>
            </w:pPr>
            <w:r w:rsidRPr="005E02C7">
              <w:rPr>
                <w:lang w:val="en-US"/>
              </w:rPr>
              <w:t>ca_stredl_bist_c_tst_gatedclock</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48F6D6"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9C868A" w14:textId="77777777" w:rsidR="005E02C7" w:rsidRPr="005E02C7" w:rsidRDefault="005E02C7" w:rsidP="005E02C7">
            <w:pPr>
              <w:rPr>
                <w:lang w:val="en-US"/>
              </w:rPr>
            </w:pPr>
            <w:r w:rsidRPr="005E02C7">
              <w:rPr>
                <w:lang w:val="en-US"/>
              </w:rPr>
              <w:t>BIST Clock Gating Signal for the entire BIST. Used to force clock gating cell transparency in ATPG mode .</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67C0A1D1" w14:textId="77777777" w:rsidR="003A1109" w:rsidRPr="003A1109" w:rsidRDefault="003A1109" w:rsidP="003A1109">
            <w:pPr>
              <w:rPr>
                <w:lang w:val="en-US"/>
              </w:rPr>
            </w:pPr>
            <w:r w:rsidRPr="003A1109">
              <w:rPr>
                <w:lang w:val="en-US"/>
              </w:rPr>
              <w:t>u_pad_mux_scan_enable_sig</w:t>
            </w:r>
          </w:p>
          <w:p w14:paraId="4D38A150" w14:textId="77777777" w:rsidR="005E02C7" w:rsidRPr="005E02C7" w:rsidRDefault="005E02C7" w:rsidP="005E02C7">
            <w:pPr>
              <w:rPr>
                <w:lang w:val="en-US"/>
              </w:rPr>
            </w:pPr>
          </w:p>
        </w:tc>
      </w:tr>
      <w:tr w:rsidR="00DD19E9" w:rsidRPr="005E02C7" w14:paraId="12DD9916" w14:textId="4AE18AD7"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4A75B4" w14:textId="77777777" w:rsidR="005E02C7" w:rsidRPr="005E02C7" w:rsidRDefault="005E02C7" w:rsidP="005E02C7">
            <w:pPr>
              <w:rPr>
                <w:lang w:val="en-US"/>
              </w:rPr>
            </w:pPr>
            <w:r w:rsidRPr="005E02C7">
              <w:rPr>
                <w:lang w:val="en-US"/>
              </w:rPr>
              <w:t>ca_stredl_bist_c_tst_reset_mux</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923CB4"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8F5C88" w14:textId="77777777" w:rsidR="005E02C7" w:rsidRPr="005E02C7" w:rsidRDefault="005E02C7" w:rsidP="005E02C7">
            <w:pPr>
              <w:rPr>
                <w:lang w:val="en-US"/>
              </w:rPr>
            </w:pPr>
            <w:r w:rsidRPr="005E02C7">
              <w:rPr>
                <w:lang w:val="en-US"/>
              </w:rPr>
              <w:t>BIST Bypass for reset synchronizer. allows to force reset synchronizing circuit transparency in ATPG mode.</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184E2301" w14:textId="77777777" w:rsidR="003A1109" w:rsidRPr="003A1109" w:rsidRDefault="003A1109" w:rsidP="003A1109">
            <w:pPr>
              <w:rPr>
                <w:lang w:val="en-US"/>
              </w:rPr>
            </w:pPr>
            <w:r w:rsidRPr="003A1109">
              <w:rPr>
                <w:lang w:val="en-US"/>
              </w:rPr>
              <w:t>u_pad_mux_scan_mode_sig</w:t>
            </w:r>
          </w:p>
          <w:p w14:paraId="4998488D" w14:textId="77777777" w:rsidR="005E02C7" w:rsidRPr="005E02C7" w:rsidRDefault="005E02C7" w:rsidP="005E02C7">
            <w:pPr>
              <w:rPr>
                <w:lang w:val="en-US"/>
              </w:rPr>
            </w:pPr>
          </w:p>
        </w:tc>
      </w:tr>
      <w:tr w:rsidR="00DD19E9" w:rsidRPr="005E02C7" w14:paraId="53B4A903" w14:textId="622B7716"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46A600" w14:textId="77777777" w:rsidR="005E02C7" w:rsidRPr="005E02C7" w:rsidRDefault="005E02C7" w:rsidP="005E02C7">
            <w:pPr>
              <w:rPr>
                <w:lang w:val="en-US"/>
              </w:rPr>
            </w:pPr>
            <w:r w:rsidRPr="005E02C7">
              <w:rPr>
                <w:lang w:val="en-US"/>
              </w:rPr>
              <w:t>ca_stredl_bist_c_oen_1</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5B3300"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353164" w14:textId="77777777" w:rsidR="005E02C7" w:rsidRPr="005E02C7" w:rsidRDefault="005E02C7" w:rsidP="005E02C7">
            <w:pPr>
              <w:rPr>
                <w:lang w:val="en-US"/>
              </w:rPr>
            </w:pPr>
            <w:r w:rsidRPr="005E02C7">
              <w:rPr>
                <w:lang w:val="en-US"/>
              </w:rPr>
              <w:t>BIST Memory Output Enable 1</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322FC6B2" w14:textId="77777777" w:rsidR="00A92BC1" w:rsidRPr="00A92BC1" w:rsidRDefault="00A92BC1" w:rsidP="00A92BC1">
            <w:pPr>
              <w:rPr>
                <w:lang w:val="en-US"/>
              </w:rPr>
            </w:pPr>
            <w:r w:rsidRPr="00A92BC1">
              <w:rPr>
                <w:lang w:val="en-US"/>
              </w:rPr>
              <w:t>u_ca_fifo_bist_c_oen_1</w:t>
            </w:r>
          </w:p>
          <w:p w14:paraId="38846FD1" w14:textId="77777777" w:rsidR="005E02C7" w:rsidRPr="005E02C7" w:rsidRDefault="005E02C7" w:rsidP="005E02C7">
            <w:pPr>
              <w:rPr>
                <w:lang w:val="en-US"/>
              </w:rPr>
            </w:pPr>
          </w:p>
        </w:tc>
      </w:tr>
      <w:tr w:rsidR="00DD19E9" w:rsidRPr="005E02C7" w14:paraId="64CCFA84" w14:textId="3B973050"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C4B034" w14:textId="77777777" w:rsidR="005E02C7" w:rsidRPr="005E02C7" w:rsidRDefault="005E02C7" w:rsidP="005E02C7">
            <w:pPr>
              <w:rPr>
                <w:lang w:val="en-US"/>
              </w:rPr>
            </w:pPr>
            <w:r w:rsidRPr="005E02C7">
              <w:rPr>
                <w:lang w:val="en-US"/>
              </w:rPr>
              <w:t>ca_stredl_bist_c_oen_2</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A8AC1C"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557096" w14:textId="77777777" w:rsidR="005E02C7" w:rsidRPr="005E02C7" w:rsidRDefault="005E02C7" w:rsidP="005E02C7">
            <w:pPr>
              <w:rPr>
                <w:lang w:val="en-US"/>
              </w:rPr>
            </w:pPr>
            <w:r w:rsidRPr="005E02C7">
              <w:rPr>
                <w:lang w:val="en-US"/>
              </w:rPr>
              <w:t>BIST Memory Output Enable 2</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35571BC0" w14:textId="77777777" w:rsidR="00A92BC1" w:rsidRPr="00A92BC1" w:rsidRDefault="00A92BC1" w:rsidP="00A92BC1">
            <w:pPr>
              <w:rPr>
                <w:lang w:val="en-US"/>
              </w:rPr>
            </w:pPr>
            <w:r w:rsidRPr="00A92BC1">
              <w:rPr>
                <w:lang w:val="en-US"/>
              </w:rPr>
              <w:t>u_ca_fifo_bist_c_oen_1</w:t>
            </w:r>
          </w:p>
          <w:p w14:paraId="32255165" w14:textId="77777777" w:rsidR="005E02C7" w:rsidRPr="005E02C7" w:rsidRDefault="005E02C7" w:rsidP="005E02C7">
            <w:pPr>
              <w:rPr>
                <w:lang w:val="en-US"/>
              </w:rPr>
            </w:pPr>
          </w:p>
        </w:tc>
      </w:tr>
      <w:tr w:rsidR="00DD19E9" w:rsidRPr="005E02C7" w14:paraId="38C926F4" w14:textId="373C5D82"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B3737F" w14:textId="77777777" w:rsidR="005E02C7" w:rsidRPr="005E02C7" w:rsidRDefault="005E02C7" w:rsidP="005E02C7">
            <w:pPr>
              <w:rPr>
                <w:lang w:val="en-US"/>
              </w:rPr>
            </w:pPr>
            <w:r w:rsidRPr="005E02C7">
              <w:rPr>
                <w:lang w:val="en-US"/>
              </w:rPr>
              <w:t>ca_stredl_bist_c_oen_3</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6284EF"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44D5C1" w14:textId="77777777" w:rsidR="005E02C7" w:rsidRPr="005E02C7" w:rsidRDefault="005E02C7" w:rsidP="005E02C7">
            <w:pPr>
              <w:rPr>
                <w:lang w:val="en-US"/>
              </w:rPr>
            </w:pPr>
            <w:r w:rsidRPr="005E02C7">
              <w:rPr>
                <w:lang w:val="en-US"/>
              </w:rPr>
              <w:t>BIST Memory Output Enable 3</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7F426A2D" w14:textId="77777777" w:rsidR="00A92BC1" w:rsidRPr="00A92BC1" w:rsidRDefault="00A92BC1" w:rsidP="00A92BC1">
            <w:pPr>
              <w:rPr>
                <w:lang w:val="en-US"/>
              </w:rPr>
            </w:pPr>
            <w:r w:rsidRPr="00A92BC1">
              <w:rPr>
                <w:lang w:val="en-US"/>
              </w:rPr>
              <w:t>u_ca_fifo_bist_c_oen_1</w:t>
            </w:r>
          </w:p>
          <w:p w14:paraId="21DC10E1" w14:textId="77777777" w:rsidR="005E02C7" w:rsidRPr="005E02C7" w:rsidRDefault="005E02C7" w:rsidP="005E02C7">
            <w:pPr>
              <w:rPr>
                <w:lang w:val="en-US"/>
              </w:rPr>
            </w:pPr>
          </w:p>
        </w:tc>
      </w:tr>
      <w:tr w:rsidR="00DD19E9" w:rsidRPr="005E02C7" w14:paraId="160834E6" w14:textId="4682F63F"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E83051" w14:textId="77777777" w:rsidR="005E02C7" w:rsidRPr="005E02C7" w:rsidRDefault="005E02C7" w:rsidP="005E02C7">
            <w:pPr>
              <w:rPr>
                <w:lang w:val="en-US"/>
              </w:rPr>
            </w:pPr>
            <w:r w:rsidRPr="005E02C7">
              <w:rPr>
                <w:lang w:val="en-US"/>
              </w:rPr>
              <w:t>ca_stredl_bist_c_oen_4</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924674"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B947E7" w14:textId="77777777" w:rsidR="005E02C7" w:rsidRPr="005E02C7" w:rsidRDefault="005E02C7" w:rsidP="005E02C7">
            <w:pPr>
              <w:rPr>
                <w:lang w:val="en-US"/>
              </w:rPr>
            </w:pPr>
            <w:r w:rsidRPr="005E02C7">
              <w:rPr>
                <w:lang w:val="en-US"/>
              </w:rPr>
              <w:t xml:space="preserve">BIST Memory </w:t>
            </w:r>
            <w:r w:rsidRPr="005E02C7">
              <w:rPr>
                <w:lang w:val="en-US"/>
              </w:rPr>
              <w:lastRenderedPageBreak/>
              <w:t>Output Enable 4</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09C91BC1" w14:textId="77777777" w:rsidR="00A92BC1" w:rsidRPr="00A92BC1" w:rsidRDefault="00A92BC1" w:rsidP="00A92BC1">
            <w:pPr>
              <w:rPr>
                <w:lang w:val="en-US"/>
              </w:rPr>
            </w:pPr>
            <w:r w:rsidRPr="00A92BC1">
              <w:rPr>
                <w:lang w:val="en-US"/>
              </w:rPr>
              <w:lastRenderedPageBreak/>
              <w:t>u_ca_fifo_bist_c_oen_1</w:t>
            </w:r>
          </w:p>
          <w:p w14:paraId="292DA0A3" w14:textId="77777777" w:rsidR="005E02C7" w:rsidRPr="005E02C7" w:rsidRDefault="005E02C7" w:rsidP="005E02C7">
            <w:pPr>
              <w:rPr>
                <w:lang w:val="en-US"/>
              </w:rPr>
            </w:pPr>
          </w:p>
        </w:tc>
      </w:tr>
      <w:tr w:rsidR="00DD19E9" w:rsidRPr="005E02C7" w14:paraId="23FDE111" w14:textId="34FF0156"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E21613" w14:textId="77777777" w:rsidR="005E02C7" w:rsidRPr="005E02C7" w:rsidRDefault="005E02C7" w:rsidP="005E02C7">
            <w:pPr>
              <w:rPr>
                <w:lang w:val="en-US"/>
              </w:rPr>
            </w:pPr>
            <w:r w:rsidRPr="005E02C7">
              <w:rPr>
                <w:lang w:val="en-US"/>
              </w:rPr>
              <w:t>ca_stredl_bist_c_mem_atpg_mode</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75AB6C"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F339D2" w14:textId="77777777" w:rsidR="005E02C7" w:rsidRPr="005E02C7" w:rsidRDefault="005E02C7" w:rsidP="005E02C7">
            <w:pPr>
              <w:rPr>
                <w:lang w:val="en-US"/>
              </w:rPr>
            </w:pPr>
            <w:r w:rsidRPr="005E02C7">
              <w:rPr>
                <w:lang w:val="en-US"/>
              </w:rPr>
              <w:t>BIST For ATPG purpose: Used to constraint few memory inputs and improve controllability and observability.</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3B0ABE35" w14:textId="77777777" w:rsidR="00A92BC1" w:rsidRPr="00A92BC1" w:rsidRDefault="00A92BC1" w:rsidP="00A92BC1">
            <w:pPr>
              <w:rPr>
                <w:lang w:val="en-US"/>
              </w:rPr>
            </w:pPr>
            <w:r w:rsidRPr="00A92BC1">
              <w:rPr>
                <w:lang w:val="en-US"/>
              </w:rPr>
              <w:t>u_ca_fifo_bist_c_oen_1</w:t>
            </w:r>
          </w:p>
          <w:p w14:paraId="35E308B3" w14:textId="77777777" w:rsidR="005E02C7" w:rsidRPr="005E02C7" w:rsidRDefault="005E02C7" w:rsidP="005E02C7">
            <w:pPr>
              <w:rPr>
                <w:lang w:val="en-US"/>
              </w:rPr>
            </w:pPr>
          </w:p>
        </w:tc>
      </w:tr>
      <w:tr w:rsidR="00DD19E9" w:rsidRPr="005E02C7" w14:paraId="4B460615" w14:textId="4E2376F8"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B0105B" w14:textId="77777777" w:rsidR="005E02C7" w:rsidRPr="005E02C7" w:rsidRDefault="005E02C7" w:rsidP="005E02C7">
            <w:pPr>
              <w:rPr>
                <w:lang w:val="en-US"/>
              </w:rPr>
            </w:pPr>
            <w:r w:rsidRPr="005E02C7">
              <w:rPr>
                <w:lang w:val="en-US"/>
              </w:rPr>
              <w:t>ca_stredl_bist_c_tst_mem_selck_1</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706254"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0B0831" w14:textId="77777777" w:rsidR="005E02C7" w:rsidRPr="005E02C7" w:rsidRDefault="005E02C7" w:rsidP="005E02C7">
            <w:pPr>
              <w:rPr>
                <w:lang w:val="en-US"/>
              </w:rPr>
            </w:pPr>
            <w:r w:rsidRPr="005E02C7">
              <w:rPr>
                <w:lang w:val="en-US"/>
              </w:rPr>
              <w:t>BIST To select the clock and memory ports in ATPG mode 0: Functional Clock / Functional Ports 1: Test Clock/ Test Ports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6D4F1E14" w14:textId="77777777" w:rsidR="00A92BC1" w:rsidRPr="00A92BC1" w:rsidRDefault="00A92BC1" w:rsidP="00A92BC1">
            <w:pPr>
              <w:rPr>
                <w:lang w:val="en-US"/>
              </w:rPr>
            </w:pPr>
            <w:r w:rsidRPr="00A92BC1">
              <w:rPr>
                <w:lang w:val="en-US"/>
              </w:rPr>
              <w:t>u_ca_fifo_bist_c_oen_1</w:t>
            </w:r>
          </w:p>
          <w:p w14:paraId="4197DF3C" w14:textId="77777777" w:rsidR="005E02C7" w:rsidRPr="005E02C7" w:rsidRDefault="005E02C7" w:rsidP="005E02C7">
            <w:pPr>
              <w:rPr>
                <w:lang w:val="en-US"/>
              </w:rPr>
            </w:pPr>
          </w:p>
        </w:tc>
      </w:tr>
      <w:tr w:rsidR="00DD19E9" w:rsidRPr="005E02C7" w14:paraId="494BEB40" w14:textId="3BE9160B"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643C01" w14:textId="77777777" w:rsidR="005E02C7" w:rsidRPr="005E02C7" w:rsidRDefault="005E02C7" w:rsidP="005E02C7">
            <w:pPr>
              <w:rPr>
                <w:lang w:val="en-US"/>
              </w:rPr>
            </w:pPr>
            <w:r w:rsidRPr="005E02C7">
              <w:rPr>
                <w:lang w:val="en-US"/>
              </w:rPr>
              <w:t>ca_stredl_bist_c_tst_mem_selck_2</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5ECD2E"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64A647" w14:textId="77777777" w:rsidR="005E02C7" w:rsidRPr="005E02C7" w:rsidRDefault="005E02C7" w:rsidP="005E02C7">
            <w:pPr>
              <w:rPr>
                <w:lang w:val="en-US"/>
              </w:rPr>
            </w:pPr>
            <w:r w:rsidRPr="005E02C7">
              <w:rPr>
                <w:lang w:val="en-US"/>
              </w:rPr>
              <w:t>BIST To select the clock and memory ports in ATPG mode 0: Functional Clock / Functional Ports 1: Test Clock/ Test Ports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2BEE2DC4" w14:textId="77777777" w:rsidR="00A92BC1" w:rsidRPr="00A92BC1" w:rsidRDefault="00A92BC1" w:rsidP="00A92BC1">
            <w:pPr>
              <w:rPr>
                <w:lang w:val="en-US"/>
              </w:rPr>
            </w:pPr>
            <w:r w:rsidRPr="00A92BC1">
              <w:rPr>
                <w:lang w:val="en-US"/>
              </w:rPr>
              <w:t>u_ca_fifo_bist_c_oen_1</w:t>
            </w:r>
          </w:p>
          <w:p w14:paraId="77FF8267" w14:textId="77777777" w:rsidR="005E02C7" w:rsidRPr="005E02C7" w:rsidRDefault="005E02C7" w:rsidP="005E02C7">
            <w:pPr>
              <w:rPr>
                <w:lang w:val="en-US"/>
              </w:rPr>
            </w:pPr>
          </w:p>
        </w:tc>
      </w:tr>
      <w:tr w:rsidR="00DD19E9" w:rsidRPr="005E02C7" w14:paraId="4D196015" w14:textId="510DDD05"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8CE107" w14:textId="77777777" w:rsidR="005E02C7" w:rsidRPr="005E02C7" w:rsidRDefault="005E02C7" w:rsidP="005E02C7">
            <w:pPr>
              <w:rPr>
                <w:lang w:val="en-US"/>
              </w:rPr>
            </w:pPr>
            <w:r w:rsidRPr="005E02C7">
              <w:rPr>
                <w:lang w:val="en-US"/>
              </w:rPr>
              <w:t>ca_stredl_bist_c_tst_mem_selck_3</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A176CD"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D31D56" w14:textId="77777777" w:rsidR="005E02C7" w:rsidRPr="005E02C7" w:rsidRDefault="005E02C7" w:rsidP="005E02C7">
            <w:pPr>
              <w:rPr>
                <w:lang w:val="en-US"/>
              </w:rPr>
            </w:pPr>
            <w:r w:rsidRPr="005E02C7">
              <w:rPr>
                <w:lang w:val="en-US"/>
              </w:rPr>
              <w:t xml:space="preserve">BIST To select the </w:t>
            </w:r>
            <w:r w:rsidRPr="005E02C7">
              <w:rPr>
                <w:lang w:val="en-US"/>
              </w:rPr>
              <w:lastRenderedPageBreak/>
              <w:t>clock and memory ports in ATPG mode 0: Functional Clock / Functional Ports 1: Test Clock/ Test Ports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5C84698A" w14:textId="77777777" w:rsidR="00A92BC1" w:rsidRPr="00A92BC1" w:rsidRDefault="00A92BC1" w:rsidP="00A92BC1">
            <w:pPr>
              <w:rPr>
                <w:lang w:val="en-US"/>
              </w:rPr>
            </w:pPr>
            <w:r w:rsidRPr="00A92BC1">
              <w:rPr>
                <w:lang w:val="en-US"/>
              </w:rPr>
              <w:lastRenderedPageBreak/>
              <w:t>u_ca_fifo_bist_c_oen_1</w:t>
            </w:r>
          </w:p>
          <w:p w14:paraId="1BE4DFD0" w14:textId="77777777" w:rsidR="005E02C7" w:rsidRPr="005E02C7" w:rsidRDefault="005E02C7" w:rsidP="005E02C7">
            <w:pPr>
              <w:rPr>
                <w:lang w:val="en-US"/>
              </w:rPr>
            </w:pPr>
          </w:p>
        </w:tc>
      </w:tr>
      <w:tr w:rsidR="00DD19E9" w:rsidRPr="005E02C7" w14:paraId="671BF2FB" w14:textId="65DD012D" w:rsidTr="005E02C7">
        <w:tc>
          <w:tcPr>
            <w:tcW w:w="38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87D86C" w14:textId="77777777" w:rsidR="005E02C7" w:rsidRPr="005E02C7" w:rsidRDefault="005E02C7" w:rsidP="005E02C7">
            <w:pPr>
              <w:rPr>
                <w:lang w:val="en-US"/>
              </w:rPr>
            </w:pPr>
            <w:r w:rsidRPr="005E02C7">
              <w:rPr>
                <w:lang w:val="en-US"/>
              </w:rPr>
              <w:t>ca_stredl_bist_c_tst_mem_selck_4</w:t>
            </w:r>
          </w:p>
        </w:tc>
        <w:tc>
          <w:tcPr>
            <w:tcW w:w="19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869C6C"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4CE5E1" w14:textId="77777777" w:rsidR="005E02C7" w:rsidRPr="005E02C7" w:rsidRDefault="005E02C7" w:rsidP="005E02C7">
            <w:pPr>
              <w:rPr>
                <w:lang w:val="en-US"/>
              </w:rPr>
            </w:pPr>
            <w:r w:rsidRPr="005E02C7">
              <w:rPr>
                <w:lang w:val="en-US"/>
              </w:rPr>
              <w:t>BIST To select the clock and memory ports in ATPG mode 0: Functional Clock / Functional Ports 1: Test Clock/ Test Ports</w:t>
            </w:r>
          </w:p>
        </w:tc>
        <w:tc>
          <w:tcPr>
            <w:tcW w:w="1692" w:type="dxa"/>
            <w:tcBorders>
              <w:top w:val="single" w:sz="6" w:space="0" w:color="DFE2E5"/>
              <w:left w:val="single" w:sz="6" w:space="0" w:color="DFE2E5"/>
              <w:bottom w:val="single" w:sz="6" w:space="0" w:color="DFE2E5"/>
              <w:right w:val="single" w:sz="6" w:space="0" w:color="DFE2E5"/>
            </w:tcBorders>
            <w:shd w:val="clear" w:color="auto" w:fill="FFFFFF"/>
          </w:tcPr>
          <w:p w14:paraId="6E43CDF1" w14:textId="77777777" w:rsidR="00A92BC1" w:rsidRPr="00A92BC1" w:rsidRDefault="00A92BC1" w:rsidP="00A92BC1">
            <w:pPr>
              <w:rPr>
                <w:lang w:val="en-US"/>
              </w:rPr>
            </w:pPr>
            <w:r w:rsidRPr="00A92BC1">
              <w:rPr>
                <w:lang w:val="en-US"/>
              </w:rPr>
              <w:t>u_ca_fifo_bist_c_oen_1</w:t>
            </w:r>
          </w:p>
          <w:p w14:paraId="6A82F9D4" w14:textId="77777777" w:rsidR="005E02C7" w:rsidRPr="005E02C7" w:rsidRDefault="005E02C7" w:rsidP="005E02C7">
            <w:pPr>
              <w:rPr>
                <w:lang w:val="en-US"/>
              </w:rPr>
            </w:pPr>
          </w:p>
        </w:tc>
      </w:tr>
      <w:tr w:rsidR="00DD19E9" w:rsidRPr="005E02C7" w14:paraId="423974F3" w14:textId="5D54F21C" w:rsidTr="005E02C7">
        <w:tc>
          <w:tcPr>
            <w:tcW w:w="38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4565F8" w14:textId="77777777" w:rsidR="005E02C7" w:rsidRPr="005E02C7" w:rsidRDefault="005E02C7" w:rsidP="005E02C7">
            <w:pPr>
              <w:rPr>
                <w:lang w:val="en-US"/>
              </w:rPr>
            </w:pPr>
            <w:r w:rsidRPr="005E02C7">
              <w:rPr>
                <w:lang w:val="en-US"/>
              </w:rPr>
              <w:t>ca_stredl_bist_c_par_memsel</w:t>
            </w:r>
          </w:p>
        </w:tc>
        <w:tc>
          <w:tcPr>
            <w:tcW w:w="19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65AC51" w14:textId="77777777" w:rsidR="005E02C7" w:rsidRPr="005E02C7" w:rsidRDefault="005E02C7" w:rsidP="005E02C7">
            <w:pPr>
              <w:rPr>
                <w:lang w:val="en-US"/>
              </w:rPr>
            </w:pPr>
            <w:r w:rsidRPr="005E02C7">
              <w:rPr>
                <w:lang w:val="en-US"/>
              </w:rPr>
              <w:t>input</w:t>
            </w:r>
          </w:p>
        </w:tc>
        <w:tc>
          <w:tcPr>
            <w:tcW w:w="19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F37E1A" w14:textId="77777777" w:rsidR="005E02C7" w:rsidRPr="005E02C7" w:rsidRDefault="005E02C7" w:rsidP="005E02C7">
            <w:pPr>
              <w:rPr>
                <w:lang w:val="en-US"/>
              </w:rPr>
            </w:pPr>
            <w:r w:rsidRPr="005E02C7">
              <w:rPr>
                <w:lang w:val="en-US"/>
              </w:rPr>
              <w:t>BIST Parallel Memory Selection Bus</w:t>
            </w:r>
          </w:p>
        </w:tc>
        <w:tc>
          <w:tcPr>
            <w:tcW w:w="1692" w:type="dxa"/>
            <w:tcBorders>
              <w:top w:val="single" w:sz="6" w:space="0" w:color="DFE2E5"/>
              <w:left w:val="single" w:sz="6" w:space="0" w:color="DFE2E5"/>
              <w:bottom w:val="single" w:sz="6" w:space="0" w:color="DFE2E5"/>
              <w:right w:val="single" w:sz="6" w:space="0" w:color="DFE2E5"/>
            </w:tcBorders>
            <w:shd w:val="clear" w:color="auto" w:fill="F6F8FA"/>
          </w:tcPr>
          <w:p w14:paraId="214320A4" w14:textId="7DD84430" w:rsidR="001206C9" w:rsidRPr="001206C9" w:rsidRDefault="001206C9" w:rsidP="001206C9">
            <w:pPr>
              <w:rPr>
                <w:lang w:val="en-US"/>
              </w:rPr>
            </w:pPr>
            <w:r w:rsidRPr="001206C9">
              <w:rPr>
                <w:lang w:val="en-US"/>
              </w:rPr>
              <w:t>{ 1'b0, u_ca_fifo_bist_c_oen_1, u_ca_fifo_bist_c_oen_1, u_ca_fifo_bist_c_oen_1 }</w:t>
            </w:r>
          </w:p>
          <w:p w14:paraId="1ED8F3C4" w14:textId="77777777" w:rsidR="005E02C7" w:rsidRPr="005E02C7" w:rsidRDefault="005E02C7" w:rsidP="005E02C7">
            <w:pPr>
              <w:rPr>
                <w:lang w:val="en-US"/>
              </w:rPr>
            </w:pPr>
          </w:p>
        </w:tc>
      </w:tr>
    </w:tbl>
    <w:p w14:paraId="4F2EC02A" w14:textId="77777777" w:rsidR="0048702F" w:rsidRPr="0048702F" w:rsidRDefault="0048702F" w:rsidP="0048702F"/>
    <w:p w14:paraId="10C12D9B" w14:textId="04013AD5" w:rsidR="002C300B" w:rsidRPr="001F647C" w:rsidRDefault="00ED2D01" w:rsidP="00335938">
      <w:pPr>
        <w:pStyle w:val="Caption"/>
        <w:jc w:val="center"/>
        <w:rPr>
          <w:lang w:val="it-IT"/>
        </w:rPr>
      </w:pPr>
      <w:bookmarkStart w:id="146" w:name="_Toc210989366"/>
      <w:r>
        <w:rPr>
          <w:lang w:val="it-IT"/>
        </w:rPr>
        <w:t>Table</w:t>
      </w:r>
      <w:r w:rsidR="002C300B" w:rsidRPr="001F647C">
        <w:rPr>
          <w:lang w:val="it-IT"/>
        </w:rPr>
        <w:t xml:space="preserve"> </w:t>
      </w:r>
      <w:r w:rsidR="00B81FFD">
        <w:rPr>
          <w:lang w:val="it-IT"/>
        </w:rPr>
        <w:fldChar w:fldCharType="begin"/>
      </w:r>
      <w:r w:rsidR="00B81FFD">
        <w:rPr>
          <w:lang w:val="it-IT"/>
        </w:rPr>
        <w:instrText xml:space="preserve"> SEQ Tableau \* ARABIC </w:instrText>
      </w:r>
      <w:r w:rsidR="00B81FFD">
        <w:rPr>
          <w:lang w:val="it-IT"/>
        </w:rPr>
        <w:fldChar w:fldCharType="separate"/>
      </w:r>
      <w:r w:rsidR="00E27A95">
        <w:rPr>
          <w:noProof/>
          <w:lang w:val="it-IT"/>
        </w:rPr>
        <w:t>32</w:t>
      </w:r>
      <w:r w:rsidR="00B81FFD">
        <w:rPr>
          <w:lang w:val="it-IT"/>
        </w:rPr>
        <w:fldChar w:fldCharType="end"/>
      </w:r>
      <w:r w:rsidR="002C300B" w:rsidRPr="001F647C">
        <w:rPr>
          <w:lang w:val="it-IT"/>
        </w:rPr>
        <w:t>: ISPU I/O List</w:t>
      </w:r>
      <w:bookmarkEnd w:id="146"/>
    </w:p>
    <w:p w14:paraId="52FD31C1" w14:textId="4BB733BC" w:rsidR="0098124E" w:rsidRDefault="008874FF" w:rsidP="009C2915">
      <w:pPr>
        <w:pStyle w:val="Heading3"/>
      </w:pPr>
      <w:bookmarkStart w:id="147" w:name="_Requirements"/>
      <w:bookmarkEnd w:id="147"/>
      <w:r>
        <w:rPr>
          <w:lang w:val="it-IT"/>
        </w:rPr>
        <w:br w:type="page"/>
      </w:r>
      <w:bookmarkStart w:id="148" w:name="_Toc224827111"/>
      <w:r w:rsidR="0098124E" w:rsidRPr="00CA619A">
        <w:lastRenderedPageBreak/>
        <w:t>Requirements</w:t>
      </w:r>
      <w:bookmarkEnd w:id="148"/>
    </w:p>
    <w:p w14:paraId="03AF8CCB" w14:textId="21D0041C" w:rsidR="009C2915" w:rsidRPr="009C2915" w:rsidRDefault="009C2915" w:rsidP="00152C3C">
      <w:pPr>
        <w:pStyle w:val="NoSpacing"/>
      </w:pPr>
      <w:r w:rsidRPr="007F0187">
        <w:t>[DDS_STBIO1_</w:t>
      </w:r>
      <w:r>
        <w:t>0</w:t>
      </w:r>
      <w:r w:rsidR="00D01C5F">
        <w:t>500</w:t>
      </w:r>
      <w:r w:rsidRPr="007F0187">
        <w:t>] Requirement:</w:t>
      </w:r>
      <w:r w:rsidR="00EA3FDF" w:rsidRPr="00DF7C6F">
        <w:t> </w:t>
      </w:r>
      <w:r w:rsidRPr="00CA619A">
        <w:t xml:space="preserve">] </w:t>
      </w:r>
      <w:r>
        <w:t>Requirement</w:t>
      </w:r>
      <w:r w:rsidRPr="00CA619A">
        <w:t>:</w:t>
      </w:r>
    </w:p>
    <w:p w14:paraId="7388D17B" w14:textId="5B8D0934" w:rsidR="00453943" w:rsidRPr="00453943" w:rsidRDefault="00453943" w:rsidP="00453943">
      <w:pPr>
        <w:rPr>
          <w:lang w:val="en-US"/>
        </w:rPr>
      </w:pPr>
      <w:r>
        <w:rPr>
          <w:lang w:val="en-US"/>
        </w:rPr>
        <w:t>Interrupt lines list:</w:t>
      </w:r>
    </w:p>
    <w:tbl>
      <w:tblPr>
        <w:tblW w:w="10080" w:type="dxa"/>
        <w:tblCellMar>
          <w:left w:w="0" w:type="dxa"/>
          <w:right w:w="0" w:type="dxa"/>
        </w:tblCellMar>
        <w:tblLook w:val="0420" w:firstRow="1" w:lastRow="0" w:firstColumn="0" w:lastColumn="0" w:noHBand="0" w:noVBand="1"/>
      </w:tblPr>
      <w:tblGrid>
        <w:gridCol w:w="4120"/>
        <w:gridCol w:w="1200"/>
        <w:gridCol w:w="4760"/>
      </w:tblGrid>
      <w:tr w:rsidR="00052526" w:rsidRPr="00052526" w14:paraId="2926D5FE" w14:textId="77777777" w:rsidTr="00052526">
        <w:trPr>
          <w:trHeight w:val="584"/>
        </w:trPr>
        <w:tc>
          <w:tcPr>
            <w:tcW w:w="4120" w:type="dxa"/>
            <w:tcBorders>
              <w:top w:val="single" w:sz="8" w:space="0" w:color="FFFFFF"/>
              <w:left w:val="single" w:sz="8" w:space="0" w:color="FFFFFF"/>
              <w:bottom w:val="single" w:sz="24" w:space="0" w:color="FFFFFF"/>
              <w:right w:val="single" w:sz="8" w:space="0" w:color="FFFFFF"/>
            </w:tcBorders>
            <w:shd w:val="clear" w:color="auto" w:fill="03234B"/>
            <w:tcMar>
              <w:top w:w="72" w:type="dxa"/>
              <w:left w:w="144" w:type="dxa"/>
              <w:bottom w:w="72" w:type="dxa"/>
              <w:right w:w="144" w:type="dxa"/>
            </w:tcMar>
            <w:hideMark/>
          </w:tcPr>
          <w:p w14:paraId="53F927B7" w14:textId="77777777" w:rsidR="00052526" w:rsidRPr="00052526" w:rsidRDefault="00052526" w:rsidP="00052526">
            <w:pPr>
              <w:rPr>
                <w:color w:val="auto"/>
                <w:lang w:val="en-US"/>
              </w:rPr>
            </w:pPr>
            <w:r w:rsidRPr="00052526">
              <w:rPr>
                <w:b/>
                <w:bCs/>
                <w:color w:val="auto"/>
                <w:lang w:val="en-US"/>
              </w:rPr>
              <w:t>Interrupt</w:t>
            </w:r>
          </w:p>
        </w:tc>
        <w:tc>
          <w:tcPr>
            <w:tcW w:w="1200" w:type="dxa"/>
            <w:tcBorders>
              <w:top w:val="single" w:sz="8" w:space="0" w:color="FFFFFF"/>
              <w:left w:val="single" w:sz="8" w:space="0" w:color="FFFFFF"/>
              <w:bottom w:val="single" w:sz="24" w:space="0" w:color="FFFFFF"/>
              <w:right w:val="single" w:sz="8" w:space="0" w:color="FFFFFF"/>
            </w:tcBorders>
            <w:shd w:val="clear" w:color="auto" w:fill="03234B"/>
            <w:tcMar>
              <w:top w:w="72" w:type="dxa"/>
              <w:left w:w="144" w:type="dxa"/>
              <w:bottom w:w="72" w:type="dxa"/>
              <w:right w:w="144" w:type="dxa"/>
            </w:tcMar>
            <w:hideMark/>
          </w:tcPr>
          <w:p w14:paraId="18758B8C" w14:textId="746D9B6C" w:rsidR="00052526" w:rsidRPr="00052526" w:rsidRDefault="00052526" w:rsidP="00052526">
            <w:pPr>
              <w:rPr>
                <w:color w:val="auto"/>
                <w:lang w:val="en-US"/>
              </w:rPr>
            </w:pPr>
            <w:r w:rsidRPr="00052526">
              <w:rPr>
                <w:b/>
                <w:bCs/>
                <w:color w:val="auto"/>
                <w:lang w:val="en-US"/>
              </w:rPr>
              <w:t>bit</w:t>
            </w:r>
          </w:p>
        </w:tc>
        <w:tc>
          <w:tcPr>
            <w:tcW w:w="4760" w:type="dxa"/>
            <w:tcBorders>
              <w:top w:val="single" w:sz="8" w:space="0" w:color="FFFFFF"/>
              <w:left w:val="single" w:sz="8" w:space="0" w:color="FFFFFF"/>
              <w:bottom w:val="single" w:sz="24" w:space="0" w:color="FFFFFF"/>
              <w:right w:val="single" w:sz="8" w:space="0" w:color="FFFFFF"/>
            </w:tcBorders>
            <w:shd w:val="clear" w:color="auto" w:fill="03234B"/>
            <w:tcMar>
              <w:top w:w="72" w:type="dxa"/>
              <w:left w:w="144" w:type="dxa"/>
              <w:bottom w:w="72" w:type="dxa"/>
              <w:right w:w="144" w:type="dxa"/>
            </w:tcMar>
            <w:hideMark/>
          </w:tcPr>
          <w:p w14:paraId="70773B32" w14:textId="77777777" w:rsidR="00052526" w:rsidRPr="00052526" w:rsidRDefault="00052526" w:rsidP="00052526">
            <w:pPr>
              <w:rPr>
                <w:color w:val="auto"/>
                <w:lang w:val="en-US"/>
              </w:rPr>
            </w:pPr>
            <w:r w:rsidRPr="00052526">
              <w:rPr>
                <w:b/>
                <w:bCs/>
                <w:color w:val="auto"/>
                <w:lang w:val="en-US"/>
              </w:rPr>
              <w:t>Description</w:t>
            </w:r>
          </w:p>
        </w:tc>
      </w:tr>
      <w:tr w:rsidR="00052526" w:rsidRPr="00052526" w14:paraId="7CA2BF96" w14:textId="77777777" w:rsidTr="00052526">
        <w:trPr>
          <w:trHeight w:val="584"/>
        </w:trPr>
        <w:tc>
          <w:tcPr>
            <w:tcW w:w="4120" w:type="dxa"/>
            <w:tcBorders>
              <w:top w:val="single" w:sz="24"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51EC293E" w14:textId="77777777" w:rsidR="00052526" w:rsidRPr="00052526" w:rsidRDefault="00052526" w:rsidP="00052526">
            <w:pPr>
              <w:rPr>
                <w:lang w:val="en-US"/>
              </w:rPr>
            </w:pPr>
            <w:r w:rsidRPr="00052526">
              <w:rPr>
                <w:lang w:val="pl-PL"/>
              </w:rPr>
              <w:t>irq_FIFO_U_M_IRQ_ST</w:t>
            </w:r>
            <w:r w:rsidRPr="00052526">
              <w:rPr>
                <w:lang w:val="en-US"/>
              </w:rPr>
              <w:t>s</w:t>
            </w:r>
            <w:r w:rsidRPr="00052526">
              <w:rPr>
                <w:lang w:val="pl-PL"/>
              </w:rPr>
              <w:t>ATUS</w:t>
            </w:r>
          </w:p>
        </w:tc>
        <w:tc>
          <w:tcPr>
            <w:tcW w:w="1200" w:type="dxa"/>
            <w:tcBorders>
              <w:top w:val="single" w:sz="24"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6BF723A9" w14:textId="00AAAA8E" w:rsidR="00052526" w:rsidRPr="00052526" w:rsidRDefault="00052526" w:rsidP="00052526">
            <w:pPr>
              <w:rPr>
                <w:lang w:val="en-US"/>
              </w:rPr>
            </w:pPr>
            <w:r w:rsidRPr="00052526">
              <w:rPr>
                <w:lang w:val="en-US"/>
              </w:rPr>
              <w:t>29</w:t>
            </w:r>
          </w:p>
        </w:tc>
        <w:tc>
          <w:tcPr>
            <w:tcW w:w="4760" w:type="dxa"/>
            <w:tcBorders>
              <w:top w:val="single" w:sz="24"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031FF911" w14:textId="17861E6A" w:rsidR="00052526" w:rsidRPr="00052526" w:rsidRDefault="00052526" w:rsidP="00052526">
            <w:pPr>
              <w:rPr>
                <w:lang w:val="en-US"/>
              </w:rPr>
            </w:pPr>
            <w:r w:rsidRPr="00052526">
              <w:rPr>
                <w:lang w:val="en-US"/>
              </w:rPr>
              <w:t>FIFO status</w:t>
            </w:r>
            <w:r w:rsidR="00D01C5F">
              <w:rPr>
                <w:lang w:val="en-US"/>
              </w:rPr>
              <w:t xml:space="preserve"> </w:t>
            </w:r>
            <w:r w:rsidR="00D01C5F" w:rsidRPr="007F0187">
              <w:rPr>
                <w:color w:val="0070C0"/>
              </w:rPr>
              <w:t>[DDS_STBIO1_</w:t>
            </w:r>
            <w:r w:rsidR="00D01C5F">
              <w:rPr>
                <w:color w:val="0070C0"/>
              </w:rPr>
              <w:t>0501</w:t>
            </w:r>
            <w:r w:rsidR="00D01C5F" w:rsidRPr="007F0187">
              <w:rPr>
                <w:color w:val="0070C0"/>
              </w:rPr>
              <w:t>]</w:t>
            </w:r>
          </w:p>
        </w:tc>
      </w:tr>
      <w:tr w:rsidR="00052526" w:rsidRPr="00052526" w14:paraId="5CAB363C" w14:textId="77777777" w:rsidTr="00052526">
        <w:trPr>
          <w:trHeight w:val="584"/>
        </w:trPr>
        <w:tc>
          <w:tcPr>
            <w:tcW w:w="4120" w:type="dxa"/>
            <w:tcBorders>
              <w:top w:val="single" w:sz="8" w:space="0" w:color="FFFFFF"/>
              <w:left w:val="single" w:sz="8" w:space="0" w:color="FFFFFF"/>
              <w:bottom w:val="single" w:sz="8" w:space="0" w:color="FFFFFF"/>
              <w:right w:val="single" w:sz="8" w:space="0" w:color="FFFFFF"/>
            </w:tcBorders>
            <w:shd w:val="clear" w:color="auto" w:fill="E7E8E9"/>
            <w:tcMar>
              <w:top w:w="72" w:type="dxa"/>
              <w:left w:w="144" w:type="dxa"/>
              <w:bottom w:w="72" w:type="dxa"/>
              <w:right w:w="144" w:type="dxa"/>
            </w:tcMar>
            <w:hideMark/>
          </w:tcPr>
          <w:p w14:paraId="0A9CE977" w14:textId="77777777" w:rsidR="00052526" w:rsidRPr="00052526" w:rsidRDefault="00052526" w:rsidP="00052526">
            <w:pPr>
              <w:rPr>
                <w:lang w:val="en-US"/>
              </w:rPr>
            </w:pPr>
            <w:r w:rsidRPr="00052526">
              <w:rPr>
                <w:lang w:val="en-US"/>
              </w:rPr>
              <w:t>irq_SENSHUB_STS</w:t>
            </w:r>
          </w:p>
        </w:tc>
        <w:tc>
          <w:tcPr>
            <w:tcW w:w="1200" w:type="dxa"/>
            <w:tcBorders>
              <w:top w:val="single" w:sz="8" w:space="0" w:color="FFFFFF"/>
              <w:left w:val="single" w:sz="8" w:space="0" w:color="FFFFFF"/>
              <w:bottom w:val="single" w:sz="8" w:space="0" w:color="FFFFFF"/>
              <w:right w:val="single" w:sz="8" w:space="0" w:color="FFFFFF"/>
            </w:tcBorders>
            <w:shd w:val="clear" w:color="auto" w:fill="E7E8E9"/>
            <w:tcMar>
              <w:top w:w="72" w:type="dxa"/>
              <w:left w:w="144" w:type="dxa"/>
              <w:bottom w:w="72" w:type="dxa"/>
              <w:right w:w="144" w:type="dxa"/>
            </w:tcMar>
            <w:hideMark/>
          </w:tcPr>
          <w:p w14:paraId="40B52A1C" w14:textId="08057F57" w:rsidR="00052526" w:rsidRPr="00052526" w:rsidRDefault="00052526" w:rsidP="00052526">
            <w:pPr>
              <w:rPr>
                <w:lang w:val="en-US"/>
              </w:rPr>
            </w:pPr>
            <w:r w:rsidRPr="00052526">
              <w:rPr>
                <w:lang w:val="en-US"/>
              </w:rPr>
              <w:t>28</w:t>
            </w:r>
          </w:p>
        </w:tc>
        <w:tc>
          <w:tcPr>
            <w:tcW w:w="4760" w:type="dxa"/>
            <w:tcBorders>
              <w:top w:val="single" w:sz="8" w:space="0" w:color="FFFFFF"/>
              <w:left w:val="single" w:sz="8" w:space="0" w:color="FFFFFF"/>
              <w:bottom w:val="single" w:sz="8" w:space="0" w:color="FFFFFF"/>
              <w:right w:val="single" w:sz="8" w:space="0" w:color="FFFFFF"/>
            </w:tcBorders>
            <w:shd w:val="clear" w:color="auto" w:fill="E7E8E9"/>
            <w:tcMar>
              <w:top w:w="72" w:type="dxa"/>
              <w:left w:w="144" w:type="dxa"/>
              <w:bottom w:w="72" w:type="dxa"/>
              <w:right w:w="144" w:type="dxa"/>
            </w:tcMar>
            <w:hideMark/>
          </w:tcPr>
          <w:p w14:paraId="011D50A3" w14:textId="11B5A5FD" w:rsidR="00052526" w:rsidRPr="00052526" w:rsidRDefault="00052526" w:rsidP="00052526">
            <w:pPr>
              <w:rPr>
                <w:lang w:val="en-US"/>
              </w:rPr>
            </w:pPr>
            <w:r w:rsidRPr="00052526">
              <w:rPr>
                <w:lang w:val="en-US"/>
              </w:rPr>
              <w:t>SENSO</w:t>
            </w:r>
            <w:r w:rsidR="006E73AA">
              <w:rPr>
                <w:lang w:val="en-US"/>
              </w:rPr>
              <w:t>R</w:t>
            </w:r>
            <w:r w:rsidRPr="00052526">
              <w:rPr>
                <w:lang w:val="en-US"/>
              </w:rPr>
              <w:t xml:space="preserve"> HUB status</w:t>
            </w:r>
            <w:r w:rsidR="00D2419D">
              <w:t xml:space="preserve"> </w:t>
            </w:r>
            <w:r w:rsidR="00D01C5F" w:rsidRPr="007F0187">
              <w:rPr>
                <w:color w:val="0070C0"/>
              </w:rPr>
              <w:t>[DDS_STBIO1_</w:t>
            </w:r>
            <w:r w:rsidR="00D01C5F">
              <w:rPr>
                <w:color w:val="0070C0"/>
              </w:rPr>
              <w:t>0502</w:t>
            </w:r>
            <w:r w:rsidR="00D01C5F" w:rsidRPr="007F0187">
              <w:rPr>
                <w:color w:val="0070C0"/>
              </w:rPr>
              <w:t>]</w:t>
            </w:r>
          </w:p>
        </w:tc>
      </w:tr>
      <w:tr w:rsidR="00052526" w:rsidRPr="00052526" w14:paraId="01E1D0C8" w14:textId="77777777" w:rsidTr="00052526">
        <w:trPr>
          <w:trHeight w:val="584"/>
        </w:trPr>
        <w:tc>
          <w:tcPr>
            <w:tcW w:w="4120" w:type="dxa"/>
            <w:tcBorders>
              <w:top w:val="single" w:sz="8"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2F4C7E68" w14:textId="77777777" w:rsidR="00052526" w:rsidRPr="00052526" w:rsidRDefault="00052526" w:rsidP="00052526">
            <w:pPr>
              <w:rPr>
                <w:lang w:val="en-US"/>
              </w:rPr>
            </w:pPr>
            <w:r w:rsidRPr="00052526">
              <w:rPr>
                <w:lang w:val="en-US"/>
              </w:rPr>
              <w:t>irq_ISPU_MC_INTR_STS</w:t>
            </w:r>
          </w:p>
        </w:tc>
        <w:tc>
          <w:tcPr>
            <w:tcW w:w="1200" w:type="dxa"/>
            <w:tcBorders>
              <w:top w:val="single" w:sz="8"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249A1C39" w14:textId="77777777" w:rsidR="00052526" w:rsidRPr="00052526" w:rsidRDefault="00052526" w:rsidP="00052526">
            <w:pPr>
              <w:rPr>
                <w:lang w:val="en-US"/>
              </w:rPr>
            </w:pPr>
            <w:r w:rsidRPr="00052526">
              <w:rPr>
                <w:lang w:val="en-US"/>
              </w:rPr>
              <w:t>27</w:t>
            </w:r>
          </w:p>
        </w:tc>
        <w:tc>
          <w:tcPr>
            <w:tcW w:w="4760" w:type="dxa"/>
            <w:tcBorders>
              <w:top w:val="single" w:sz="8"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47397246" w14:textId="2664D07C" w:rsidR="00052526" w:rsidRPr="00052526" w:rsidRDefault="00052526" w:rsidP="00052526">
            <w:pPr>
              <w:rPr>
                <w:lang w:val="en-US"/>
              </w:rPr>
            </w:pPr>
            <w:r w:rsidRPr="00052526">
              <w:rPr>
                <w:lang w:val="en-US"/>
              </w:rPr>
              <w:t>ECG, BIA or PPG samples ready for elaboration</w:t>
            </w:r>
            <w:r w:rsidR="00D01C5F" w:rsidRPr="007F0187">
              <w:rPr>
                <w:color w:val="0070C0"/>
              </w:rPr>
              <w:t>[DDS_STBIO1_</w:t>
            </w:r>
            <w:r w:rsidR="00D01C5F">
              <w:rPr>
                <w:color w:val="0070C0"/>
              </w:rPr>
              <w:t>0503</w:t>
            </w:r>
            <w:r w:rsidR="00D01C5F" w:rsidRPr="007F0187">
              <w:rPr>
                <w:color w:val="0070C0"/>
              </w:rPr>
              <w:t>]</w:t>
            </w:r>
          </w:p>
        </w:tc>
      </w:tr>
      <w:tr w:rsidR="00052526" w:rsidRPr="00052526" w14:paraId="210678B6" w14:textId="77777777" w:rsidTr="00052526">
        <w:trPr>
          <w:trHeight w:val="584"/>
        </w:trPr>
        <w:tc>
          <w:tcPr>
            <w:tcW w:w="4120" w:type="dxa"/>
            <w:tcBorders>
              <w:top w:val="single" w:sz="8" w:space="0" w:color="FFFFFF"/>
              <w:left w:val="single" w:sz="8" w:space="0" w:color="FFFFFF"/>
              <w:bottom w:val="single" w:sz="8" w:space="0" w:color="FFFFFF"/>
              <w:right w:val="single" w:sz="8" w:space="0" w:color="FFFFFF"/>
            </w:tcBorders>
            <w:shd w:val="clear" w:color="auto" w:fill="E7E8E9"/>
            <w:tcMar>
              <w:top w:w="72" w:type="dxa"/>
              <w:left w:w="144" w:type="dxa"/>
              <w:bottom w:w="72" w:type="dxa"/>
              <w:right w:w="144" w:type="dxa"/>
            </w:tcMar>
            <w:hideMark/>
          </w:tcPr>
          <w:p w14:paraId="4F134AF8" w14:textId="77777777" w:rsidR="00052526" w:rsidRPr="00052526" w:rsidRDefault="00052526" w:rsidP="00052526">
            <w:pPr>
              <w:rPr>
                <w:lang w:val="en-US"/>
              </w:rPr>
            </w:pPr>
            <w:r w:rsidRPr="00052526">
              <w:rPr>
                <w:lang w:val="en-US"/>
              </w:rPr>
              <w:t>sw_interrupt</w:t>
            </w:r>
          </w:p>
        </w:tc>
        <w:tc>
          <w:tcPr>
            <w:tcW w:w="1200" w:type="dxa"/>
            <w:tcBorders>
              <w:top w:val="single" w:sz="8" w:space="0" w:color="FFFFFF"/>
              <w:left w:val="single" w:sz="8" w:space="0" w:color="FFFFFF"/>
              <w:bottom w:val="single" w:sz="8" w:space="0" w:color="FFFFFF"/>
              <w:right w:val="single" w:sz="8" w:space="0" w:color="FFFFFF"/>
            </w:tcBorders>
            <w:shd w:val="clear" w:color="auto" w:fill="E7E8E9"/>
            <w:tcMar>
              <w:top w:w="72" w:type="dxa"/>
              <w:left w:w="144" w:type="dxa"/>
              <w:bottom w:w="72" w:type="dxa"/>
              <w:right w:w="144" w:type="dxa"/>
            </w:tcMar>
            <w:hideMark/>
          </w:tcPr>
          <w:p w14:paraId="322FDC6C" w14:textId="77777777" w:rsidR="00052526" w:rsidRPr="00052526" w:rsidRDefault="00052526" w:rsidP="00052526">
            <w:pPr>
              <w:rPr>
                <w:lang w:val="en-US"/>
              </w:rPr>
            </w:pPr>
            <w:r w:rsidRPr="00052526">
              <w:rPr>
                <w:lang w:val="en-US"/>
              </w:rPr>
              <w:t>26:11</w:t>
            </w:r>
          </w:p>
        </w:tc>
        <w:tc>
          <w:tcPr>
            <w:tcW w:w="4760" w:type="dxa"/>
            <w:tcBorders>
              <w:top w:val="single" w:sz="8" w:space="0" w:color="FFFFFF"/>
              <w:left w:val="single" w:sz="8" w:space="0" w:color="FFFFFF"/>
              <w:bottom w:val="single" w:sz="8" w:space="0" w:color="FFFFFF"/>
              <w:right w:val="single" w:sz="8" w:space="0" w:color="FFFFFF"/>
            </w:tcBorders>
            <w:shd w:val="clear" w:color="auto" w:fill="E7E8E9"/>
            <w:tcMar>
              <w:top w:w="72" w:type="dxa"/>
              <w:left w:w="144" w:type="dxa"/>
              <w:bottom w:w="72" w:type="dxa"/>
              <w:right w:w="144" w:type="dxa"/>
            </w:tcMar>
            <w:hideMark/>
          </w:tcPr>
          <w:p w14:paraId="7127DAEC" w14:textId="4F60005F" w:rsidR="00052526" w:rsidRPr="00052526" w:rsidRDefault="00052526" w:rsidP="00052526">
            <w:pPr>
              <w:rPr>
                <w:lang w:val="en-US"/>
              </w:rPr>
            </w:pPr>
            <w:r w:rsidRPr="00052526">
              <w:rPr>
                <w:lang w:val="en-US"/>
              </w:rPr>
              <w:t>16 sw interrupt used by ADSP or external user</w:t>
            </w:r>
            <w:r w:rsidR="00D2419D">
              <w:rPr>
                <w:lang w:val="en-US"/>
              </w:rPr>
              <w:t xml:space="preserve"> </w:t>
            </w:r>
            <w:r w:rsidR="00D01C5F" w:rsidRPr="007F0187">
              <w:rPr>
                <w:color w:val="0070C0"/>
              </w:rPr>
              <w:t>[DDS_STBIO1_</w:t>
            </w:r>
            <w:r w:rsidR="00D01C5F">
              <w:rPr>
                <w:color w:val="0070C0"/>
              </w:rPr>
              <w:t>0504</w:t>
            </w:r>
            <w:r w:rsidR="00D01C5F" w:rsidRPr="007F0187">
              <w:rPr>
                <w:color w:val="0070C0"/>
              </w:rPr>
              <w:t>]</w:t>
            </w:r>
          </w:p>
        </w:tc>
      </w:tr>
      <w:tr w:rsidR="00052526" w:rsidRPr="00052526" w14:paraId="2D20E573" w14:textId="77777777" w:rsidTr="00052526">
        <w:trPr>
          <w:trHeight w:val="584"/>
        </w:trPr>
        <w:tc>
          <w:tcPr>
            <w:tcW w:w="4120" w:type="dxa"/>
            <w:tcBorders>
              <w:top w:val="single" w:sz="8"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1051A407" w14:textId="77777777" w:rsidR="00052526" w:rsidRPr="00052526" w:rsidRDefault="00052526" w:rsidP="00052526">
            <w:pPr>
              <w:rPr>
                <w:lang w:val="en-US"/>
              </w:rPr>
            </w:pPr>
            <w:r w:rsidRPr="00052526">
              <w:rPr>
                <w:lang w:val="en-US"/>
              </w:rPr>
              <w:t>irq_timer</w:t>
            </w:r>
          </w:p>
        </w:tc>
        <w:tc>
          <w:tcPr>
            <w:tcW w:w="1200" w:type="dxa"/>
            <w:tcBorders>
              <w:top w:val="single" w:sz="8"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270E6614" w14:textId="55BE1079" w:rsidR="00052526" w:rsidRPr="00052526" w:rsidRDefault="00052526" w:rsidP="00052526">
            <w:pPr>
              <w:rPr>
                <w:lang w:val="en-US"/>
              </w:rPr>
            </w:pPr>
            <w:r w:rsidRPr="00052526">
              <w:rPr>
                <w:lang w:val="en-US"/>
              </w:rPr>
              <w:t>1</w:t>
            </w:r>
          </w:p>
        </w:tc>
        <w:tc>
          <w:tcPr>
            <w:tcW w:w="4760" w:type="dxa"/>
            <w:tcBorders>
              <w:top w:val="single" w:sz="8" w:space="0" w:color="FFFFFF"/>
              <w:left w:val="single" w:sz="8" w:space="0" w:color="FFFFFF"/>
              <w:bottom w:val="single" w:sz="8" w:space="0" w:color="FFFFFF"/>
              <w:right w:val="single" w:sz="8" w:space="0" w:color="FFFFFF"/>
            </w:tcBorders>
            <w:shd w:val="clear" w:color="auto" w:fill="CBCCD0"/>
            <w:tcMar>
              <w:top w:w="72" w:type="dxa"/>
              <w:left w:w="144" w:type="dxa"/>
              <w:bottom w:w="72" w:type="dxa"/>
              <w:right w:w="144" w:type="dxa"/>
            </w:tcMar>
            <w:hideMark/>
          </w:tcPr>
          <w:p w14:paraId="6E6ED651" w14:textId="4F071B90" w:rsidR="00052526" w:rsidRPr="00052526" w:rsidRDefault="00052526" w:rsidP="00052526">
            <w:pPr>
              <w:rPr>
                <w:lang w:val="en-US"/>
              </w:rPr>
            </w:pPr>
            <w:r w:rsidRPr="00052526">
              <w:rPr>
                <w:lang w:val="en-US"/>
              </w:rPr>
              <w:t>Internal timer</w:t>
            </w:r>
            <w:r w:rsidR="00D2419D">
              <w:rPr>
                <w:lang w:val="en-US"/>
              </w:rPr>
              <w:t xml:space="preserve"> </w:t>
            </w:r>
            <w:r w:rsidR="00D01C5F" w:rsidRPr="007F0187">
              <w:rPr>
                <w:color w:val="0070C0"/>
              </w:rPr>
              <w:t>[DDS_STBIO1_</w:t>
            </w:r>
            <w:r w:rsidR="00D01C5F">
              <w:rPr>
                <w:color w:val="0070C0"/>
              </w:rPr>
              <w:t>0505</w:t>
            </w:r>
            <w:r w:rsidR="00D01C5F" w:rsidRPr="007F0187">
              <w:rPr>
                <w:color w:val="0070C0"/>
              </w:rPr>
              <w:t>]</w:t>
            </w:r>
          </w:p>
        </w:tc>
      </w:tr>
    </w:tbl>
    <w:p w14:paraId="058DACA3" w14:textId="33677C64" w:rsidR="0098124E" w:rsidRDefault="009C2915" w:rsidP="0098124E">
      <w:r w:rsidRPr="00CA619A">
        <w:t>[</w:t>
      </w:r>
      <w:r>
        <w:t>END</w:t>
      </w:r>
      <w:r w:rsidRPr="00CA619A">
        <w:t>]</w:t>
      </w:r>
    </w:p>
    <w:p w14:paraId="2775FA5E" w14:textId="77777777" w:rsidR="00453943" w:rsidRDefault="00453943" w:rsidP="0098124E"/>
    <w:p w14:paraId="27DF8EB0" w14:textId="7C5E9865" w:rsidR="00EA3FDF" w:rsidRDefault="00EA3FDF" w:rsidP="00EA3FDF">
      <w:pPr>
        <w:rPr>
          <w:color w:val="0070C0"/>
        </w:rPr>
      </w:pPr>
      <w:r w:rsidRPr="007F0187">
        <w:rPr>
          <w:color w:val="0070C0"/>
        </w:rPr>
        <w:t>[DDS_STBIO1_</w:t>
      </w:r>
      <w:r w:rsidR="00D2419D">
        <w:rPr>
          <w:bCs/>
          <w:color w:val="0070C0"/>
        </w:rPr>
        <w:t>0506</w:t>
      </w:r>
      <w:r w:rsidRPr="007F0187">
        <w:rPr>
          <w:color w:val="0070C0"/>
        </w:rPr>
        <w:t>]</w:t>
      </w:r>
      <w:r w:rsidR="00CE5ECC">
        <w:rPr>
          <w:color w:val="0070C0"/>
        </w:rPr>
        <w:t xml:space="preserve"> Description</w:t>
      </w:r>
      <w:r w:rsidR="00D2419D">
        <w:rPr>
          <w:color w:val="0070C0"/>
        </w:rPr>
        <w:t>:</w:t>
      </w:r>
    </w:p>
    <w:p w14:paraId="4BEEAF7A" w14:textId="56CBD771" w:rsidR="005E02C2" w:rsidRDefault="005E02C2" w:rsidP="00EA3FDF">
      <w:pPr>
        <w:rPr>
          <w:lang w:val="en-US"/>
        </w:rPr>
      </w:pPr>
      <w:r w:rsidRPr="005E02C2">
        <w:rPr>
          <w:lang w:val="en-US"/>
        </w:rPr>
        <w:t>The ISPU is a dedicated IP for implementing complex processing algorithms. By default, it is turned of</w:t>
      </w:r>
      <w:r w:rsidR="0033350A">
        <w:rPr>
          <w:lang w:val="en-US"/>
        </w:rPr>
        <w:t>f</w:t>
      </w:r>
      <w:r w:rsidRPr="005E02C2">
        <w:rPr>
          <w:lang w:val="en-US"/>
        </w:rPr>
        <w:t>.</w:t>
      </w:r>
      <w:r w:rsidR="0033350A">
        <w:rPr>
          <w:lang w:val="en-US"/>
        </w:rPr>
        <w:t xml:space="preserve"> </w:t>
      </w:r>
      <w:r w:rsidR="00FD1D1A" w:rsidRPr="00FD1D1A">
        <w:rPr>
          <w:lang w:val="en-US"/>
        </w:rPr>
        <w:t>This is located inside a power island</w:t>
      </w:r>
      <w:r w:rsidRPr="005E02C2">
        <w:rPr>
          <w:lang w:val="en-US"/>
        </w:rPr>
        <w:t xml:space="preserve"> </w:t>
      </w:r>
    </w:p>
    <w:p w14:paraId="4671C031" w14:textId="1F27A055" w:rsidR="00EA3FDF" w:rsidRPr="00064A42" w:rsidRDefault="003C38BA" w:rsidP="00EA3FDF">
      <w:pPr>
        <w:rPr>
          <w:color w:val="0070C0"/>
        </w:rPr>
      </w:pPr>
      <w:r>
        <w:rPr>
          <w:noProof/>
        </w:rPr>
        <mc:AlternateContent>
          <mc:Choice Requires="wps">
            <w:drawing>
              <wp:anchor distT="0" distB="0" distL="114300" distR="114300" simplePos="0" relativeHeight="251658244" behindDoc="0" locked="0" layoutInCell="1" allowOverlap="1" wp14:anchorId="4E3EAC4D" wp14:editId="5859ED1C">
                <wp:simplePos x="0" y="0"/>
                <wp:positionH relativeFrom="column">
                  <wp:posOffset>1722755</wp:posOffset>
                </wp:positionH>
                <wp:positionV relativeFrom="paragraph">
                  <wp:posOffset>3762375</wp:posOffset>
                </wp:positionV>
                <wp:extent cx="2279015" cy="635"/>
                <wp:effectExtent l="0" t="0" r="6985" b="8255"/>
                <wp:wrapTopAndBottom/>
                <wp:docPr id="494830904" name="Text Box 1"/>
                <wp:cNvGraphicFramePr/>
                <a:graphic xmlns:a="http://schemas.openxmlformats.org/drawingml/2006/main">
                  <a:graphicData uri="http://schemas.microsoft.com/office/word/2010/wordprocessingShape">
                    <wps:wsp>
                      <wps:cNvSpPr txBox="1"/>
                      <wps:spPr>
                        <a:xfrm>
                          <a:off x="0" y="0"/>
                          <a:ext cx="2279015" cy="635"/>
                        </a:xfrm>
                        <a:prstGeom prst="rect">
                          <a:avLst/>
                        </a:prstGeom>
                        <a:noFill/>
                        <a:ln>
                          <a:noFill/>
                        </a:ln>
                      </wps:spPr>
                      <wps:txbx>
                        <w:txbxContent>
                          <w:p w14:paraId="314EE5B1" w14:textId="799E287A" w:rsidR="003C38BA" w:rsidRPr="00C42634" w:rsidRDefault="003C38BA" w:rsidP="003C38BA">
                            <w:pPr>
                              <w:pStyle w:val="Caption"/>
                              <w:jc w:val="center"/>
                              <w:rPr>
                                <w:noProof/>
                                <w:color w:val="002052"/>
                                <w:sz w:val="22"/>
                                <w:szCs w:val="22"/>
                              </w:rPr>
                            </w:pPr>
                            <w:bookmarkStart w:id="149" w:name="_Toc210989387"/>
                            <w:r>
                              <w:t xml:space="preserve">Figure </w:t>
                            </w:r>
                            <w:fldSimple w:instr=" SEQ Figure \* ARABIC ">
                              <w:r w:rsidR="00E27A95">
                                <w:rPr>
                                  <w:noProof/>
                                </w:rPr>
                                <w:t>17</w:t>
                              </w:r>
                            </w:fldSimple>
                            <w:r>
                              <w:t xml:space="preserve">: ISPU </w:t>
                            </w:r>
                            <w:r w:rsidRPr="00EA406F">
                              <w:rPr>
                                <w:lang w:val="en-US"/>
                              </w:rPr>
                              <w:t>turn on</w:t>
                            </w:r>
                            <w:r>
                              <w:t xml:space="preserve"> </w:t>
                            </w:r>
                            <w:r w:rsidR="00EA406F">
                              <w:t>phases</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EAC4D" id="Text Box 1" o:spid="_x0000_s1028" type="#_x0000_t202" style="position:absolute;margin-left:135.65pt;margin-top:296.25pt;width:179.4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" filled="f" stroked="f">
                <v:textbox style="mso-fit-shape-to-text:t" inset="0,0,0,0">
                  <w:txbxContent>
                    <w:p w14:paraId="314EE5B1" w14:textId="799E287A" w:rsidR="003C38BA" w:rsidRPr="00C42634" w:rsidRDefault="003C38BA" w:rsidP="003C38BA">
                      <w:pPr>
                        <w:pStyle w:val="Caption"/>
                        <w:jc w:val="center"/>
                        <w:rPr>
                          <w:noProof/>
                          <w:color w:val="002052"/>
                          <w:sz w:val="22"/>
                          <w:szCs w:val="22"/>
                        </w:rPr>
                      </w:pPr>
                      <w:bookmarkStart w:id="150" w:name="_Toc210989387"/>
                      <w:r>
                        <w:t xml:space="preserve">Figure </w:t>
                      </w:r>
                      <w:fldSimple w:instr=" SEQ Figure \* ARABIC ">
                        <w:r w:rsidR="00E27A95">
                          <w:rPr>
                            <w:noProof/>
                          </w:rPr>
                          <w:t>17</w:t>
                        </w:r>
                      </w:fldSimple>
                      <w:r>
                        <w:t xml:space="preserve">: ISPU </w:t>
                      </w:r>
                      <w:r w:rsidRPr="00EA406F">
                        <w:rPr>
                          <w:lang w:val="en-US"/>
                        </w:rPr>
                        <w:t>turn on</w:t>
                      </w:r>
                      <w:r>
                        <w:t xml:space="preserve"> </w:t>
                      </w:r>
                      <w:r w:rsidR="00EA406F">
                        <w:t>phases</w:t>
                      </w:r>
                      <w:bookmarkEnd w:id="150"/>
                    </w:p>
                  </w:txbxContent>
                </v:textbox>
                <w10:wrap type="topAndBottom"/>
              </v:shape>
            </w:pict>
          </mc:Fallback>
        </mc:AlternateContent>
      </w:r>
      <w:r>
        <w:rPr>
          <w:noProof/>
        </w:rPr>
        <w:drawing>
          <wp:anchor distT="0" distB="0" distL="114300" distR="114300" simplePos="0" relativeHeight="251658243" behindDoc="1" locked="0" layoutInCell="1" allowOverlap="1" wp14:anchorId="32379F38" wp14:editId="46204BF6">
            <wp:simplePos x="0" y="0"/>
            <wp:positionH relativeFrom="page">
              <wp:align>center</wp:align>
            </wp:positionH>
            <wp:positionV relativeFrom="paragraph">
              <wp:posOffset>227330</wp:posOffset>
            </wp:positionV>
            <wp:extent cx="2279015" cy="3477895"/>
            <wp:effectExtent l="0" t="0" r="6985" b="8255"/>
            <wp:wrapTopAndBottom/>
            <wp:docPr id="137455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1253" name="Picture 1374551253"/>
                    <pic:cNvPicPr/>
                  </pic:nvPicPr>
                  <pic:blipFill>
                    <a:blip r:embed="rId44">
                      <a:extLst>
                        <a:ext uri="{28A0092B-C50C-407E-A947-70E740481C1C}">
                          <a14:useLocalDpi xmlns:a14="http://schemas.microsoft.com/office/drawing/2010/main" val="0"/>
                        </a:ext>
                      </a:extLst>
                    </a:blip>
                    <a:stretch>
                      <a:fillRect/>
                    </a:stretch>
                  </pic:blipFill>
                  <pic:spPr>
                    <a:xfrm>
                      <a:off x="0" y="0"/>
                      <a:ext cx="2279015" cy="3477895"/>
                    </a:xfrm>
                    <a:prstGeom prst="rect">
                      <a:avLst/>
                    </a:prstGeom>
                  </pic:spPr>
                </pic:pic>
              </a:graphicData>
            </a:graphic>
            <wp14:sizeRelH relativeFrom="margin">
              <wp14:pctWidth>0</wp14:pctWidth>
            </wp14:sizeRelH>
            <wp14:sizeRelV relativeFrom="margin">
              <wp14:pctHeight>0</wp14:pctHeight>
            </wp14:sizeRelV>
          </wp:anchor>
        </w:drawing>
      </w:r>
      <w:r w:rsidR="00EA3FDF" w:rsidRPr="007F0187">
        <w:rPr>
          <w:color w:val="0070C0"/>
        </w:rPr>
        <w:t>[End]</w:t>
      </w:r>
    </w:p>
    <w:p w14:paraId="09A6D244" w14:textId="7FC75F3C" w:rsidR="00453943" w:rsidRDefault="00453943" w:rsidP="0098124E"/>
    <w:p w14:paraId="3CD29C98" w14:textId="54968841" w:rsidR="005E02C2" w:rsidRDefault="005E02C2" w:rsidP="005E02C2">
      <w:pPr>
        <w:rPr>
          <w:color w:val="0070C0"/>
        </w:rPr>
      </w:pPr>
      <w:r w:rsidRPr="007F0187">
        <w:rPr>
          <w:color w:val="0070C0"/>
        </w:rPr>
        <w:t>[DDS_STBIO1_</w:t>
      </w:r>
      <w:r>
        <w:rPr>
          <w:bCs/>
          <w:color w:val="0070C0"/>
        </w:rPr>
        <w:t>050</w:t>
      </w:r>
      <w:r w:rsidR="008F7602">
        <w:rPr>
          <w:bCs/>
          <w:color w:val="0070C0"/>
        </w:rPr>
        <w:t>7</w:t>
      </w:r>
      <w:r w:rsidRPr="007F0187">
        <w:rPr>
          <w:color w:val="0070C0"/>
        </w:rPr>
        <w:t>] Requirement</w:t>
      </w:r>
      <w:r>
        <w:rPr>
          <w:color w:val="0070C0"/>
        </w:rPr>
        <w:t>:</w:t>
      </w:r>
    </w:p>
    <w:p w14:paraId="7046A0B6" w14:textId="410C01AA" w:rsidR="00FA7D80" w:rsidRPr="00FA7D80" w:rsidRDefault="00FA7D80" w:rsidP="00FA7D80">
      <w:pPr>
        <w:rPr>
          <w:lang w:val="en-US"/>
        </w:rPr>
      </w:pPr>
      <w:r w:rsidRPr="00FA7D80">
        <w:rPr>
          <w:lang w:val="en-US"/>
        </w:rPr>
        <w:t xml:space="preserve">After the initial boot phase, to turn on the ISPU </w:t>
      </w:r>
      <w:r w:rsidR="00285E90">
        <w:rPr>
          <w:lang w:val="en-US"/>
        </w:rPr>
        <w:t>shall be</w:t>
      </w:r>
      <w:r w:rsidRPr="00FA7D80">
        <w:rPr>
          <w:lang w:val="en-US"/>
        </w:rPr>
        <w:t>:</w:t>
      </w:r>
    </w:p>
    <w:p w14:paraId="6090693D" w14:textId="5A6EE462" w:rsidR="00FA7D80" w:rsidRPr="00FA7D80" w:rsidRDefault="00FA7D80" w:rsidP="00DA2CD3">
      <w:pPr>
        <w:pStyle w:val="ListParagraph"/>
        <w:numPr>
          <w:ilvl w:val="0"/>
          <w:numId w:val="76"/>
        </w:numPr>
        <w:rPr>
          <w:lang w:val="en-US"/>
        </w:rPr>
      </w:pPr>
      <w:r w:rsidRPr="00FA7D80">
        <w:rPr>
          <w:lang w:val="en-US"/>
        </w:rPr>
        <w:t>Select page 3 of the regmap (ADDRESS=0x04, DATA=0x03)</w:t>
      </w:r>
    </w:p>
    <w:p w14:paraId="1F224492" w14:textId="4968A16D" w:rsidR="00FA7D80" w:rsidRPr="00FA7D80" w:rsidRDefault="00FA7D80" w:rsidP="00DA2CD3">
      <w:pPr>
        <w:pStyle w:val="ListParagraph"/>
        <w:numPr>
          <w:ilvl w:val="0"/>
          <w:numId w:val="76"/>
        </w:numPr>
        <w:rPr>
          <w:lang w:val="en-US"/>
        </w:rPr>
      </w:pPr>
      <w:r w:rsidRPr="00FA7D80">
        <w:rPr>
          <w:lang w:val="en-US"/>
        </w:rPr>
        <w:t xml:space="preserve">Enable LDO </w:t>
      </w:r>
      <w:r w:rsidR="00145507">
        <w:rPr>
          <w:lang w:val="en-US"/>
        </w:rPr>
        <w:t>1V8</w:t>
      </w:r>
      <w:r w:rsidRPr="00FA7D80">
        <w:rPr>
          <w:lang w:val="en-US"/>
        </w:rPr>
        <w:t xml:space="preserve"> by writing to regmap </w:t>
      </w:r>
      <w:r w:rsidR="006351DC" w:rsidRPr="006351DC">
        <w:rPr>
          <w:b/>
          <w:bCs/>
          <w:lang w:val="en-US"/>
        </w:rPr>
        <w:t>VIREF_LDO1V8_CLK16M register</w:t>
      </w:r>
      <w:r w:rsidR="006351DC" w:rsidRPr="006351DC">
        <w:rPr>
          <w:lang w:val="en-US"/>
        </w:rPr>
        <w:t xml:space="preserve"> </w:t>
      </w:r>
      <w:r w:rsidRPr="00FA7D80">
        <w:rPr>
          <w:lang w:val="en-US"/>
        </w:rPr>
        <w:t>(ADDRESS=0x0F, DATA=0x02)</w:t>
      </w:r>
    </w:p>
    <w:p w14:paraId="00AD4EBD" w14:textId="61594D0E" w:rsidR="00FA7D80" w:rsidRPr="00FA7D80" w:rsidRDefault="00FA7D80" w:rsidP="00DA2CD3">
      <w:pPr>
        <w:pStyle w:val="ListParagraph"/>
        <w:numPr>
          <w:ilvl w:val="0"/>
          <w:numId w:val="76"/>
        </w:numPr>
        <w:rPr>
          <w:lang w:val="en-US"/>
        </w:rPr>
      </w:pPr>
      <w:r w:rsidRPr="00FA7D80">
        <w:rPr>
          <w:lang w:val="en-US"/>
        </w:rPr>
        <w:t xml:space="preserve">Enable clock by writing to regmap </w:t>
      </w:r>
      <w:r w:rsidR="006351DC" w:rsidRPr="006351DC">
        <w:rPr>
          <w:b/>
          <w:bCs/>
          <w:lang w:val="en-US"/>
        </w:rPr>
        <w:t>VIREF_LDO1V8_CLK16M register</w:t>
      </w:r>
      <w:r w:rsidR="006351DC" w:rsidRPr="006351DC">
        <w:rPr>
          <w:lang w:val="en-US"/>
        </w:rPr>
        <w:t xml:space="preserve"> </w:t>
      </w:r>
      <w:r w:rsidRPr="00FA7D80">
        <w:rPr>
          <w:lang w:val="en-US"/>
        </w:rPr>
        <w:t>(ADDRESS=0x0F, DATA=0x12)</w:t>
      </w:r>
    </w:p>
    <w:p w14:paraId="13B256E5" w14:textId="790DC00B" w:rsidR="00FA7D80" w:rsidRPr="00FA7D80" w:rsidRDefault="00FA7D80" w:rsidP="00DA2CD3">
      <w:pPr>
        <w:pStyle w:val="ListParagraph"/>
        <w:numPr>
          <w:ilvl w:val="0"/>
          <w:numId w:val="76"/>
        </w:numPr>
        <w:rPr>
          <w:lang w:val="en-US"/>
        </w:rPr>
      </w:pPr>
      <w:r w:rsidRPr="00FA7D80">
        <w:rPr>
          <w:lang w:val="en-US"/>
        </w:rPr>
        <w:t>Enable user mode by writing to regmap (ADDRESS=0x5E, DATA=0x01)</w:t>
      </w:r>
    </w:p>
    <w:p w14:paraId="09119CFC" w14:textId="2A3BA698" w:rsidR="007467E8" w:rsidRPr="00FA7D80" w:rsidRDefault="00FA7D80" w:rsidP="00DA2CD3">
      <w:pPr>
        <w:pStyle w:val="ListParagraph"/>
        <w:numPr>
          <w:ilvl w:val="0"/>
          <w:numId w:val="76"/>
        </w:numPr>
        <w:rPr>
          <w:lang w:val="en-US"/>
        </w:rPr>
      </w:pPr>
      <w:r w:rsidRPr="00FA7D80">
        <w:rPr>
          <w:lang w:val="en-US"/>
        </w:rPr>
        <w:t xml:space="preserve">Enable the power island by writing to regmap </w:t>
      </w:r>
      <w:r w:rsidR="006E2414" w:rsidRPr="006E2414">
        <w:rPr>
          <w:b/>
          <w:bCs/>
          <w:lang w:val="en-US"/>
        </w:rPr>
        <w:t>POWER CONFIGURATION REGISTER</w:t>
      </w:r>
      <w:r w:rsidR="006E2414" w:rsidRPr="006E2414">
        <w:rPr>
          <w:lang w:val="en-US"/>
        </w:rPr>
        <w:t xml:space="preserve"> </w:t>
      </w:r>
      <w:r w:rsidRPr="00FA7D80">
        <w:rPr>
          <w:lang w:val="en-US"/>
        </w:rPr>
        <w:t>via AHB interface (ADDRESS=0xCA000, DATA=0x01)</w:t>
      </w:r>
    </w:p>
    <w:p w14:paraId="76CE4DCE" w14:textId="77777777" w:rsidR="005E02C2" w:rsidRPr="00064A42" w:rsidRDefault="005E02C2" w:rsidP="005E02C2">
      <w:pPr>
        <w:rPr>
          <w:color w:val="0070C0"/>
        </w:rPr>
      </w:pPr>
      <w:r w:rsidRPr="007F0187">
        <w:rPr>
          <w:color w:val="0070C0"/>
        </w:rPr>
        <w:t>[End]</w:t>
      </w:r>
    </w:p>
    <w:p w14:paraId="5E3200AC" w14:textId="77777777" w:rsidR="00EA406F" w:rsidRDefault="00EA406F" w:rsidP="00EA406F">
      <w:pPr>
        <w:keepNext/>
      </w:pPr>
      <w:r>
        <w:rPr>
          <w:noProof/>
        </w:rPr>
        <w:drawing>
          <wp:inline distT="0" distB="0" distL="0" distR="0" wp14:anchorId="18617695" wp14:editId="4B6BC9EA">
            <wp:extent cx="5905500" cy="1428750"/>
            <wp:effectExtent l="0" t="0" r="0" b="0"/>
            <wp:docPr id="184279108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1089" name="Graphic 1842791089"/>
                    <pic:cNvPicPr/>
                  </pic:nvPicPr>
                  <pic:blipFill>
                    <a:blip r:embed="rId45">
                      <a:extLst>
                        <a:ext uri="{96DAC541-7B7A-43D3-8B79-37D633B846F1}">
                          <asvg:svgBlip xmlns:asvg="http://schemas.microsoft.com/office/drawing/2016/SVG/main" r:embed="rId46"/>
                        </a:ext>
                      </a:extLst>
                    </a:blip>
                    <a:stretch>
                      <a:fillRect/>
                    </a:stretch>
                  </pic:blipFill>
                  <pic:spPr>
                    <a:xfrm>
                      <a:off x="0" y="0"/>
                      <a:ext cx="5905500" cy="1428750"/>
                    </a:xfrm>
                    <a:prstGeom prst="rect">
                      <a:avLst/>
                    </a:prstGeom>
                  </pic:spPr>
                </pic:pic>
              </a:graphicData>
            </a:graphic>
          </wp:inline>
        </w:drawing>
      </w:r>
    </w:p>
    <w:p w14:paraId="5E20ECF4" w14:textId="56D02A1D" w:rsidR="005E02C2" w:rsidRPr="00EA406F" w:rsidRDefault="00EA406F" w:rsidP="00EA406F">
      <w:pPr>
        <w:pStyle w:val="Caption"/>
        <w:jc w:val="center"/>
        <w:rPr>
          <w:lang w:val="en-US"/>
        </w:rPr>
      </w:pPr>
      <w:bookmarkStart w:id="151" w:name="_Toc210989388"/>
      <w:r w:rsidRPr="00EA406F">
        <w:rPr>
          <w:lang w:val="en-US"/>
        </w:rPr>
        <w:t xml:space="preserve">Figure </w:t>
      </w:r>
      <w:r w:rsidRPr="00EA406F">
        <w:rPr>
          <w:lang w:val="en-US"/>
        </w:rPr>
        <w:fldChar w:fldCharType="begin"/>
      </w:r>
      <w:r w:rsidRPr="00EA406F">
        <w:rPr>
          <w:lang w:val="en-US"/>
        </w:rPr>
        <w:instrText xml:space="preserve"> SEQ Figure \* ARABIC </w:instrText>
      </w:r>
      <w:r w:rsidRPr="00EA406F">
        <w:rPr>
          <w:lang w:val="en-US"/>
        </w:rPr>
        <w:fldChar w:fldCharType="separate"/>
      </w:r>
      <w:r w:rsidR="00E27A95">
        <w:rPr>
          <w:noProof/>
          <w:lang w:val="en-US"/>
        </w:rPr>
        <w:t>18</w:t>
      </w:r>
      <w:r w:rsidRPr="00EA406F">
        <w:rPr>
          <w:lang w:val="en-US"/>
        </w:rPr>
        <w:fldChar w:fldCharType="end"/>
      </w:r>
      <w:r w:rsidRPr="00EA406F">
        <w:rPr>
          <w:lang w:val="en-US"/>
        </w:rPr>
        <w:t>: Timing turn on ISPU</w:t>
      </w:r>
      <w:bookmarkEnd w:id="151"/>
    </w:p>
    <w:p w14:paraId="550F7746" w14:textId="58FF271C" w:rsidR="00AC6AD9" w:rsidRDefault="005E02C2" w:rsidP="00AC6AD9">
      <w:pPr>
        <w:rPr>
          <w:color w:val="0070C0"/>
        </w:rPr>
      </w:pPr>
      <w:r w:rsidRPr="007F0187">
        <w:rPr>
          <w:color w:val="0070C0"/>
        </w:rPr>
        <w:t>[DDS_STBIO1_</w:t>
      </w:r>
      <w:r w:rsidR="00AC6AD9">
        <w:rPr>
          <w:bCs/>
          <w:color w:val="0070C0"/>
        </w:rPr>
        <w:t>050</w:t>
      </w:r>
      <w:r w:rsidR="00280D5D">
        <w:rPr>
          <w:bCs/>
          <w:color w:val="0070C0"/>
        </w:rPr>
        <w:t>8</w:t>
      </w:r>
      <w:r w:rsidRPr="007F0187">
        <w:rPr>
          <w:color w:val="0070C0"/>
        </w:rPr>
        <w:t>] Requirement</w:t>
      </w:r>
      <w:r>
        <w:rPr>
          <w:color w:val="0070C0"/>
        </w:rPr>
        <w:t>:</w:t>
      </w:r>
    </w:p>
    <w:p w14:paraId="4D5FA945" w14:textId="45AB25CD" w:rsidR="00AC6AD9" w:rsidRPr="00FA7D80" w:rsidRDefault="00AC6AD9" w:rsidP="00AC6AD9">
      <w:pPr>
        <w:rPr>
          <w:lang w:val="en-US"/>
        </w:rPr>
      </w:pPr>
      <w:r>
        <w:rPr>
          <w:lang w:val="en-US"/>
        </w:rPr>
        <w:t xml:space="preserve">To </w:t>
      </w:r>
      <w:r w:rsidRPr="00FA7D80">
        <w:rPr>
          <w:lang w:val="en-US"/>
        </w:rPr>
        <w:t xml:space="preserve">turn </w:t>
      </w:r>
      <w:r>
        <w:rPr>
          <w:lang w:val="en-US"/>
        </w:rPr>
        <w:t>off</w:t>
      </w:r>
      <w:r w:rsidRPr="00FA7D80">
        <w:rPr>
          <w:lang w:val="en-US"/>
        </w:rPr>
        <w:t xml:space="preserve"> the ISPU </w:t>
      </w:r>
      <w:r>
        <w:rPr>
          <w:lang w:val="en-US"/>
        </w:rPr>
        <w:t>shall be</w:t>
      </w:r>
      <w:r w:rsidRPr="00FA7D80">
        <w:rPr>
          <w:lang w:val="en-US"/>
        </w:rPr>
        <w:t>:</w:t>
      </w:r>
    </w:p>
    <w:p w14:paraId="70C94728" w14:textId="559ACFC9" w:rsidR="00AC6AD9" w:rsidRPr="00FA7D80" w:rsidRDefault="00D97EFF" w:rsidP="00DA2CD3">
      <w:pPr>
        <w:pStyle w:val="ListParagraph"/>
        <w:numPr>
          <w:ilvl w:val="0"/>
          <w:numId w:val="76"/>
        </w:numPr>
        <w:rPr>
          <w:lang w:val="en-US"/>
        </w:rPr>
      </w:pPr>
      <w:r>
        <w:rPr>
          <w:lang w:val="en-US"/>
        </w:rPr>
        <w:t>Disable</w:t>
      </w:r>
      <w:r w:rsidR="00AC6AD9" w:rsidRPr="00FA7D80">
        <w:rPr>
          <w:lang w:val="en-US"/>
        </w:rPr>
        <w:t xml:space="preserve"> the power island by writing to regmap </w:t>
      </w:r>
      <w:r w:rsidR="00AC6AD9" w:rsidRPr="006E2414">
        <w:rPr>
          <w:b/>
          <w:bCs/>
          <w:lang w:val="en-US"/>
        </w:rPr>
        <w:t>POWER CONFIGURATION REGISTER</w:t>
      </w:r>
      <w:r w:rsidR="00AC6AD9" w:rsidRPr="006E2414">
        <w:rPr>
          <w:lang w:val="en-US"/>
        </w:rPr>
        <w:t xml:space="preserve"> </w:t>
      </w:r>
      <w:r w:rsidR="00AC6AD9" w:rsidRPr="00FA7D80">
        <w:rPr>
          <w:lang w:val="en-US"/>
        </w:rPr>
        <w:t>via AHB interface (ADDRESS=0xCA000, DATA=0x0</w:t>
      </w:r>
      <w:r>
        <w:rPr>
          <w:lang w:val="en-US"/>
        </w:rPr>
        <w:t>0</w:t>
      </w:r>
      <w:r w:rsidR="00AC6AD9" w:rsidRPr="00FA7D80">
        <w:rPr>
          <w:lang w:val="en-US"/>
        </w:rPr>
        <w:t>)</w:t>
      </w:r>
    </w:p>
    <w:p w14:paraId="74BBD066" w14:textId="77777777" w:rsidR="00AC6AD9" w:rsidRPr="00064A42" w:rsidRDefault="00AC6AD9" w:rsidP="00AC6AD9">
      <w:pPr>
        <w:rPr>
          <w:color w:val="0070C0"/>
        </w:rPr>
      </w:pPr>
      <w:r w:rsidRPr="007F0187">
        <w:rPr>
          <w:color w:val="0070C0"/>
        </w:rPr>
        <w:t>[End]</w:t>
      </w:r>
    </w:p>
    <w:p w14:paraId="635B7727" w14:textId="77777777" w:rsidR="00AC6AD9" w:rsidRDefault="00AC6AD9" w:rsidP="005E02C2">
      <w:pPr>
        <w:rPr>
          <w:color w:val="0070C0"/>
        </w:rPr>
      </w:pPr>
    </w:p>
    <w:p w14:paraId="45A5DCD6" w14:textId="5BC2811C" w:rsidR="005E02C2" w:rsidRDefault="005E02C2" w:rsidP="005E02C2">
      <w:pPr>
        <w:rPr>
          <w:color w:val="0070C0"/>
        </w:rPr>
      </w:pPr>
      <w:r w:rsidRPr="007F0187">
        <w:rPr>
          <w:color w:val="0070C0"/>
        </w:rPr>
        <w:t>[DDS_STBIO1_</w:t>
      </w:r>
      <w:r>
        <w:rPr>
          <w:bCs/>
          <w:color w:val="0070C0"/>
        </w:rPr>
        <w:t>050</w:t>
      </w:r>
      <w:r w:rsidR="00AC6AD9">
        <w:rPr>
          <w:bCs/>
          <w:color w:val="0070C0"/>
        </w:rPr>
        <w:t>9</w:t>
      </w:r>
      <w:r w:rsidR="00F354A7">
        <w:rPr>
          <w:bCs/>
          <w:color w:val="0070C0"/>
        </w:rPr>
        <w:t>]</w:t>
      </w:r>
      <w:r w:rsidRPr="007F0187">
        <w:rPr>
          <w:color w:val="0070C0"/>
        </w:rPr>
        <w:t xml:space="preserve"> Requirement</w:t>
      </w:r>
      <w:r>
        <w:rPr>
          <w:color w:val="0070C0"/>
        </w:rPr>
        <w:t>:</w:t>
      </w:r>
    </w:p>
    <w:p w14:paraId="7B43A07B" w14:textId="76BA2C5D" w:rsidR="00F708B5" w:rsidRPr="009A7C60" w:rsidRDefault="009A7C60" w:rsidP="009A7C60">
      <w:pPr>
        <w:rPr>
          <w:lang w:val="en-US"/>
        </w:rPr>
      </w:pPr>
      <w:r w:rsidRPr="009A7C60">
        <w:rPr>
          <w:lang w:val="en-US"/>
        </w:rPr>
        <w:t>To put the ISPU into sleep mode, it is necessary to perform a read at address 0x80054</w:t>
      </w:r>
      <w:r w:rsidR="00932E23">
        <w:rPr>
          <w:lang w:val="en-US"/>
        </w:rPr>
        <w:t>.</w:t>
      </w:r>
    </w:p>
    <w:p w14:paraId="7C59E453" w14:textId="6C84D65A" w:rsidR="0036085A" w:rsidRDefault="005E02C2" w:rsidP="0098124E">
      <w:pPr>
        <w:rPr>
          <w:color w:val="0070C0"/>
        </w:rPr>
      </w:pPr>
      <w:r w:rsidRPr="007F0187">
        <w:rPr>
          <w:color w:val="0070C0"/>
        </w:rPr>
        <w:t>[End]</w:t>
      </w:r>
    </w:p>
    <w:p w14:paraId="34B102C2" w14:textId="77777777" w:rsidR="00F354A7" w:rsidRDefault="00F354A7" w:rsidP="0098124E">
      <w:pPr>
        <w:rPr>
          <w:color w:val="0070C0"/>
        </w:rPr>
      </w:pPr>
    </w:p>
    <w:p w14:paraId="3508D26B" w14:textId="1C4F2D83" w:rsidR="00F354A7" w:rsidRDefault="00F354A7" w:rsidP="00F354A7">
      <w:pPr>
        <w:rPr>
          <w:color w:val="0070C0"/>
        </w:rPr>
      </w:pPr>
      <w:r w:rsidRPr="007F0187">
        <w:rPr>
          <w:color w:val="0070C0"/>
        </w:rPr>
        <w:t>[DDS_STBIO1_</w:t>
      </w:r>
      <w:r>
        <w:rPr>
          <w:bCs/>
          <w:color w:val="0070C0"/>
        </w:rPr>
        <w:t>050</w:t>
      </w:r>
      <w:r w:rsidR="00EC3A3A">
        <w:rPr>
          <w:bCs/>
          <w:color w:val="0070C0"/>
        </w:rPr>
        <w:t>10]</w:t>
      </w:r>
      <w:r w:rsidRPr="007F0187">
        <w:rPr>
          <w:color w:val="0070C0"/>
        </w:rPr>
        <w:t xml:space="preserve"> Requirement</w:t>
      </w:r>
      <w:r>
        <w:rPr>
          <w:color w:val="0070C0"/>
        </w:rPr>
        <w:t>:</w:t>
      </w:r>
    </w:p>
    <w:p w14:paraId="2E7D33C1" w14:textId="0CAE5C4A" w:rsidR="00F354A7" w:rsidRPr="009A7C60" w:rsidRDefault="000005C8" w:rsidP="00F354A7">
      <w:pPr>
        <w:rPr>
          <w:lang w:val="en-US"/>
        </w:rPr>
      </w:pPr>
      <w:r w:rsidRPr="000005C8">
        <w:rPr>
          <w:lang w:val="en-US"/>
        </w:rPr>
        <w:t>To wake up the ISPU, it is necessary to trigger an interrupt</w:t>
      </w:r>
      <w:r w:rsidR="00932E23">
        <w:rPr>
          <w:lang w:val="en-US"/>
        </w:rPr>
        <w:t>.</w:t>
      </w:r>
    </w:p>
    <w:p w14:paraId="143747A3" w14:textId="77777777" w:rsidR="00F354A7" w:rsidRDefault="00F354A7" w:rsidP="00F354A7">
      <w:pPr>
        <w:rPr>
          <w:color w:val="0070C0"/>
        </w:rPr>
      </w:pPr>
      <w:r w:rsidRPr="007F0187">
        <w:rPr>
          <w:color w:val="0070C0"/>
        </w:rPr>
        <w:t>[End]</w:t>
      </w:r>
    </w:p>
    <w:p w14:paraId="3C12B725" w14:textId="77777777" w:rsidR="00F354A7" w:rsidRDefault="00F354A7" w:rsidP="0098124E">
      <w:pPr>
        <w:rPr>
          <w:color w:val="0070C0"/>
        </w:rPr>
      </w:pPr>
    </w:p>
    <w:p w14:paraId="03318289" w14:textId="2CFB3F5C" w:rsidR="000005C8" w:rsidRDefault="000005C8" w:rsidP="000005C8">
      <w:pPr>
        <w:rPr>
          <w:color w:val="0070C0"/>
        </w:rPr>
      </w:pPr>
      <w:r w:rsidRPr="007F0187">
        <w:rPr>
          <w:color w:val="0070C0"/>
        </w:rPr>
        <w:t>[DDS_STBIO1_</w:t>
      </w:r>
      <w:r>
        <w:rPr>
          <w:bCs/>
          <w:color w:val="0070C0"/>
        </w:rPr>
        <w:t>0501</w:t>
      </w:r>
      <w:r w:rsidR="00802C7D">
        <w:rPr>
          <w:bCs/>
          <w:color w:val="0070C0"/>
        </w:rPr>
        <w:t>1</w:t>
      </w:r>
      <w:r>
        <w:rPr>
          <w:bCs/>
          <w:color w:val="0070C0"/>
        </w:rPr>
        <w:t>]</w:t>
      </w:r>
      <w:r w:rsidRPr="007F0187">
        <w:rPr>
          <w:color w:val="0070C0"/>
        </w:rPr>
        <w:t xml:space="preserve"> Requirement</w:t>
      </w:r>
      <w:r>
        <w:rPr>
          <w:color w:val="0070C0"/>
        </w:rPr>
        <w:t>:</w:t>
      </w:r>
    </w:p>
    <w:p w14:paraId="1D27B1D9" w14:textId="16DE8C81" w:rsidR="003D102A" w:rsidRDefault="003D102A" w:rsidP="000005C8">
      <w:pPr>
        <w:rPr>
          <w:lang w:val="en-US"/>
        </w:rPr>
      </w:pPr>
      <w:r w:rsidRPr="003D102A">
        <w:rPr>
          <w:lang w:val="en-US"/>
        </w:rPr>
        <w:t xml:space="preserve">When the ISPU is in sleep mode, it is possible to perform reads and writes from the data and code memory by triggering an AHB transition. </w:t>
      </w:r>
    </w:p>
    <w:p w14:paraId="73DD4B60" w14:textId="04A08555" w:rsidR="000005C8" w:rsidRDefault="000005C8" w:rsidP="000005C8">
      <w:pPr>
        <w:rPr>
          <w:color w:val="0070C0"/>
        </w:rPr>
      </w:pPr>
      <w:r w:rsidRPr="007F0187">
        <w:rPr>
          <w:color w:val="0070C0"/>
        </w:rPr>
        <w:t>[End]</w:t>
      </w:r>
    </w:p>
    <w:p w14:paraId="1FC5D2B7" w14:textId="77777777" w:rsidR="000005C8" w:rsidRDefault="000005C8" w:rsidP="0098124E">
      <w:pPr>
        <w:rPr>
          <w:color w:val="0070C0"/>
        </w:rPr>
      </w:pPr>
    </w:p>
    <w:p w14:paraId="1075CF85" w14:textId="77777777" w:rsidR="00A9340A" w:rsidRPr="00A9340A" w:rsidRDefault="00A9340A" w:rsidP="0098124E">
      <w:pPr>
        <w:rPr>
          <w:color w:val="0070C0"/>
        </w:rPr>
      </w:pPr>
    </w:p>
    <w:tbl>
      <w:tblPr>
        <w:tblStyle w:val="TableGrid"/>
        <w:tblW w:w="0" w:type="auto"/>
        <w:tblLook w:val="04A0" w:firstRow="1" w:lastRow="0" w:firstColumn="1" w:lastColumn="0" w:noHBand="0" w:noVBand="1"/>
      </w:tblPr>
      <w:tblGrid>
        <w:gridCol w:w="2425"/>
        <w:gridCol w:w="2364"/>
        <w:gridCol w:w="2339"/>
      </w:tblGrid>
      <w:tr w:rsidR="00433C8A" w:rsidRPr="0036085A" w14:paraId="38C590E8" w14:textId="77777777" w:rsidTr="00433C8A">
        <w:tc>
          <w:tcPr>
            <w:tcW w:w="2425" w:type="dxa"/>
            <w:hideMark/>
          </w:tcPr>
          <w:p w14:paraId="597C99F1" w14:textId="77777777" w:rsidR="00433C8A" w:rsidRPr="0036085A" w:rsidRDefault="00433C8A" w:rsidP="0036085A">
            <w:pPr>
              <w:spacing w:before="300" w:after="300"/>
              <w:jc w:val="center"/>
              <w:rPr>
                <w:rFonts w:ascii="Helvetica" w:eastAsia="Times New Roman" w:hAnsi="Helvetica" w:cs="Helvetica"/>
                <w:b/>
                <w:bCs/>
                <w:color w:val="000000"/>
                <w:sz w:val="21"/>
                <w:szCs w:val="21"/>
                <w:lang w:val="en-US"/>
              </w:rPr>
            </w:pPr>
            <w:r w:rsidRPr="0036085A">
              <w:rPr>
                <w:rFonts w:ascii="Helvetica" w:eastAsia="Times New Roman" w:hAnsi="Helvetica" w:cs="Helvetica"/>
                <w:b/>
                <w:bCs/>
                <w:color w:val="000000"/>
                <w:sz w:val="21"/>
                <w:szCs w:val="21"/>
                <w:lang w:val="en-US"/>
              </w:rPr>
              <w:t>Stato corrente</w:t>
            </w:r>
          </w:p>
        </w:tc>
        <w:tc>
          <w:tcPr>
            <w:tcW w:w="2364" w:type="dxa"/>
            <w:hideMark/>
          </w:tcPr>
          <w:p w14:paraId="1C2A8F77" w14:textId="6D977E4A" w:rsidR="00433C8A" w:rsidRPr="0036085A" w:rsidRDefault="00433C8A" w:rsidP="0036085A">
            <w:pPr>
              <w:spacing w:before="300" w:after="300"/>
              <w:jc w:val="center"/>
              <w:rPr>
                <w:rFonts w:ascii="Helvetica" w:eastAsia="Times New Roman" w:hAnsi="Helvetica" w:cs="Helvetica"/>
                <w:b/>
                <w:bCs/>
                <w:color w:val="000000"/>
                <w:sz w:val="21"/>
                <w:szCs w:val="21"/>
                <w:lang w:val="en-US"/>
              </w:rPr>
            </w:pPr>
            <w:r w:rsidRPr="0036085A">
              <w:rPr>
                <w:rFonts w:ascii="Helvetica" w:eastAsia="Times New Roman" w:hAnsi="Helvetica" w:cs="Helvetica"/>
                <w:b/>
                <w:bCs/>
                <w:color w:val="000000"/>
                <w:sz w:val="21"/>
                <w:szCs w:val="21"/>
                <w:lang w:val="en-US"/>
              </w:rPr>
              <w:t>TMS = 0</w:t>
            </w:r>
          </w:p>
        </w:tc>
        <w:tc>
          <w:tcPr>
            <w:tcW w:w="2339" w:type="dxa"/>
            <w:hideMark/>
          </w:tcPr>
          <w:p w14:paraId="27CE84B3" w14:textId="77777777" w:rsidR="00433C8A" w:rsidRPr="0036085A" w:rsidRDefault="00433C8A" w:rsidP="0036085A">
            <w:pPr>
              <w:spacing w:before="300" w:after="300"/>
              <w:jc w:val="center"/>
              <w:rPr>
                <w:rFonts w:ascii="Helvetica" w:eastAsia="Times New Roman" w:hAnsi="Helvetica" w:cs="Helvetica"/>
                <w:b/>
                <w:bCs/>
                <w:color w:val="000000"/>
                <w:sz w:val="21"/>
                <w:szCs w:val="21"/>
                <w:lang w:val="en-US"/>
              </w:rPr>
            </w:pPr>
            <w:r w:rsidRPr="0036085A">
              <w:rPr>
                <w:rFonts w:ascii="Helvetica" w:eastAsia="Times New Roman" w:hAnsi="Helvetica" w:cs="Helvetica"/>
                <w:b/>
                <w:bCs/>
                <w:color w:val="000000"/>
                <w:sz w:val="21"/>
                <w:szCs w:val="21"/>
                <w:lang w:val="en-US"/>
              </w:rPr>
              <w:t>TMS = 1</w:t>
            </w:r>
          </w:p>
        </w:tc>
      </w:tr>
      <w:tr w:rsidR="00433C8A" w:rsidRPr="0036085A" w14:paraId="5452C46B" w14:textId="77777777" w:rsidTr="00433C8A">
        <w:tc>
          <w:tcPr>
            <w:tcW w:w="2425" w:type="dxa"/>
            <w:hideMark/>
          </w:tcPr>
          <w:p w14:paraId="0E54F1DF"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lastRenderedPageBreak/>
              <w:t>**Test-Logic-Reset**</w:t>
            </w:r>
          </w:p>
        </w:tc>
        <w:tc>
          <w:tcPr>
            <w:tcW w:w="2364" w:type="dxa"/>
            <w:hideMark/>
          </w:tcPr>
          <w:p w14:paraId="6BCFA677" w14:textId="5ED3C261"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Run-Test/Idle</w:t>
            </w:r>
          </w:p>
        </w:tc>
        <w:tc>
          <w:tcPr>
            <w:tcW w:w="2339" w:type="dxa"/>
            <w:hideMark/>
          </w:tcPr>
          <w:p w14:paraId="183214C0"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Test-Logic-Reset</w:t>
            </w:r>
          </w:p>
        </w:tc>
      </w:tr>
      <w:tr w:rsidR="00433C8A" w:rsidRPr="0036085A" w14:paraId="7293E478" w14:textId="77777777" w:rsidTr="00433C8A">
        <w:tc>
          <w:tcPr>
            <w:tcW w:w="2425" w:type="dxa"/>
            <w:hideMark/>
          </w:tcPr>
          <w:p w14:paraId="06461F55"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**Run-Test/Idle**</w:t>
            </w:r>
          </w:p>
        </w:tc>
        <w:tc>
          <w:tcPr>
            <w:tcW w:w="2364" w:type="dxa"/>
            <w:hideMark/>
          </w:tcPr>
          <w:p w14:paraId="4B2CA6EB" w14:textId="307BE39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Run-Test/Idle</w:t>
            </w:r>
          </w:p>
        </w:tc>
        <w:tc>
          <w:tcPr>
            <w:tcW w:w="2339" w:type="dxa"/>
            <w:hideMark/>
          </w:tcPr>
          <w:p w14:paraId="0B0C5134"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Select-DR-Scan</w:t>
            </w:r>
          </w:p>
        </w:tc>
      </w:tr>
      <w:tr w:rsidR="00433C8A" w:rsidRPr="0036085A" w14:paraId="1449B647" w14:textId="77777777" w:rsidTr="00433C8A">
        <w:tc>
          <w:tcPr>
            <w:tcW w:w="2425" w:type="dxa"/>
            <w:hideMark/>
          </w:tcPr>
          <w:p w14:paraId="2EB0D2B8"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**Select-DR-Scan**</w:t>
            </w:r>
          </w:p>
        </w:tc>
        <w:tc>
          <w:tcPr>
            <w:tcW w:w="2364" w:type="dxa"/>
            <w:hideMark/>
          </w:tcPr>
          <w:p w14:paraId="5090B1E3" w14:textId="4EB7C344"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Capture-DR</w:t>
            </w:r>
          </w:p>
        </w:tc>
        <w:tc>
          <w:tcPr>
            <w:tcW w:w="2339" w:type="dxa"/>
            <w:hideMark/>
          </w:tcPr>
          <w:p w14:paraId="5A053186"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Select-IR-Scan</w:t>
            </w:r>
          </w:p>
        </w:tc>
      </w:tr>
      <w:tr w:rsidR="00433C8A" w:rsidRPr="0036085A" w14:paraId="3620E552" w14:textId="77777777" w:rsidTr="00433C8A">
        <w:tc>
          <w:tcPr>
            <w:tcW w:w="2425" w:type="dxa"/>
            <w:hideMark/>
          </w:tcPr>
          <w:p w14:paraId="6AE2780A"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**Capture-DR**</w:t>
            </w:r>
          </w:p>
        </w:tc>
        <w:tc>
          <w:tcPr>
            <w:tcW w:w="2364" w:type="dxa"/>
            <w:hideMark/>
          </w:tcPr>
          <w:p w14:paraId="0D2404F5" w14:textId="25EEFB0F"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Shift-DR</w:t>
            </w:r>
          </w:p>
        </w:tc>
        <w:tc>
          <w:tcPr>
            <w:tcW w:w="2339" w:type="dxa"/>
            <w:hideMark/>
          </w:tcPr>
          <w:p w14:paraId="39DEDF14"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Exit1-DR</w:t>
            </w:r>
          </w:p>
        </w:tc>
      </w:tr>
      <w:tr w:rsidR="00433C8A" w:rsidRPr="0036085A" w14:paraId="51DE5820" w14:textId="77777777" w:rsidTr="00433C8A">
        <w:tc>
          <w:tcPr>
            <w:tcW w:w="2425" w:type="dxa"/>
            <w:hideMark/>
          </w:tcPr>
          <w:p w14:paraId="270A5993"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**Shift-DR**</w:t>
            </w:r>
          </w:p>
        </w:tc>
        <w:tc>
          <w:tcPr>
            <w:tcW w:w="2364" w:type="dxa"/>
            <w:hideMark/>
          </w:tcPr>
          <w:p w14:paraId="531B2DA0" w14:textId="217B18A0"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Shift-DR</w:t>
            </w:r>
          </w:p>
        </w:tc>
        <w:tc>
          <w:tcPr>
            <w:tcW w:w="2339" w:type="dxa"/>
            <w:hideMark/>
          </w:tcPr>
          <w:p w14:paraId="54B22911"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Exit1-DR</w:t>
            </w:r>
          </w:p>
        </w:tc>
      </w:tr>
      <w:tr w:rsidR="00433C8A" w:rsidRPr="0036085A" w14:paraId="3171628A" w14:textId="77777777" w:rsidTr="00433C8A">
        <w:tc>
          <w:tcPr>
            <w:tcW w:w="2425" w:type="dxa"/>
            <w:hideMark/>
          </w:tcPr>
          <w:p w14:paraId="59E7B37E"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**Exit1-DR**</w:t>
            </w:r>
          </w:p>
        </w:tc>
        <w:tc>
          <w:tcPr>
            <w:tcW w:w="2364" w:type="dxa"/>
            <w:hideMark/>
          </w:tcPr>
          <w:p w14:paraId="28DDC9E2" w14:textId="226846E0"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Pause-DR</w:t>
            </w:r>
          </w:p>
        </w:tc>
        <w:tc>
          <w:tcPr>
            <w:tcW w:w="2339" w:type="dxa"/>
            <w:hideMark/>
          </w:tcPr>
          <w:p w14:paraId="5F96A629"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Update-DR</w:t>
            </w:r>
          </w:p>
        </w:tc>
      </w:tr>
      <w:tr w:rsidR="00433C8A" w:rsidRPr="0036085A" w14:paraId="32086890" w14:textId="77777777" w:rsidTr="00433C8A">
        <w:tc>
          <w:tcPr>
            <w:tcW w:w="2425" w:type="dxa"/>
            <w:hideMark/>
          </w:tcPr>
          <w:p w14:paraId="65DE1455"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**Pause-DR**</w:t>
            </w:r>
          </w:p>
        </w:tc>
        <w:tc>
          <w:tcPr>
            <w:tcW w:w="2364" w:type="dxa"/>
            <w:hideMark/>
          </w:tcPr>
          <w:p w14:paraId="13BEF6AB" w14:textId="79912CB6"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Pause-DR</w:t>
            </w:r>
          </w:p>
        </w:tc>
        <w:tc>
          <w:tcPr>
            <w:tcW w:w="2339" w:type="dxa"/>
            <w:hideMark/>
          </w:tcPr>
          <w:p w14:paraId="2009C648"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Exit2-DR</w:t>
            </w:r>
          </w:p>
        </w:tc>
      </w:tr>
      <w:tr w:rsidR="00433C8A" w:rsidRPr="0036085A" w14:paraId="41FFDDD4" w14:textId="77777777" w:rsidTr="00433C8A">
        <w:tc>
          <w:tcPr>
            <w:tcW w:w="2425" w:type="dxa"/>
            <w:hideMark/>
          </w:tcPr>
          <w:p w14:paraId="07A01CD4"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**Exit2-DR**</w:t>
            </w:r>
          </w:p>
        </w:tc>
        <w:tc>
          <w:tcPr>
            <w:tcW w:w="2364" w:type="dxa"/>
            <w:hideMark/>
          </w:tcPr>
          <w:p w14:paraId="247EB38E" w14:textId="6C50F123"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Shift-DR</w:t>
            </w:r>
          </w:p>
        </w:tc>
        <w:tc>
          <w:tcPr>
            <w:tcW w:w="2339" w:type="dxa"/>
            <w:hideMark/>
          </w:tcPr>
          <w:p w14:paraId="2BBB0D74"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Update-DR</w:t>
            </w:r>
          </w:p>
        </w:tc>
      </w:tr>
      <w:tr w:rsidR="00433C8A" w:rsidRPr="0036085A" w14:paraId="22985799" w14:textId="77777777" w:rsidTr="00433C8A">
        <w:tc>
          <w:tcPr>
            <w:tcW w:w="2425" w:type="dxa"/>
            <w:hideMark/>
          </w:tcPr>
          <w:p w14:paraId="0FEDDAD2"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**Update-DR**</w:t>
            </w:r>
          </w:p>
        </w:tc>
        <w:tc>
          <w:tcPr>
            <w:tcW w:w="2364" w:type="dxa"/>
            <w:hideMark/>
          </w:tcPr>
          <w:p w14:paraId="32F064BC" w14:textId="6860E53C"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Run-Test/Idle</w:t>
            </w:r>
          </w:p>
        </w:tc>
        <w:tc>
          <w:tcPr>
            <w:tcW w:w="2339" w:type="dxa"/>
            <w:hideMark/>
          </w:tcPr>
          <w:p w14:paraId="4B554DD9"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Select-DR-Scan</w:t>
            </w:r>
          </w:p>
        </w:tc>
      </w:tr>
      <w:tr w:rsidR="00433C8A" w:rsidRPr="0036085A" w14:paraId="0ED93EC1" w14:textId="77777777" w:rsidTr="00433C8A">
        <w:tc>
          <w:tcPr>
            <w:tcW w:w="2425" w:type="dxa"/>
            <w:hideMark/>
          </w:tcPr>
          <w:p w14:paraId="49655349"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**Select-IR-Scan**</w:t>
            </w:r>
          </w:p>
        </w:tc>
        <w:tc>
          <w:tcPr>
            <w:tcW w:w="2364" w:type="dxa"/>
            <w:hideMark/>
          </w:tcPr>
          <w:p w14:paraId="4F38F508" w14:textId="63DF72A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Capture-IR</w:t>
            </w:r>
          </w:p>
        </w:tc>
        <w:tc>
          <w:tcPr>
            <w:tcW w:w="2339" w:type="dxa"/>
            <w:hideMark/>
          </w:tcPr>
          <w:p w14:paraId="571D01C1"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Test-Logic-Reset</w:t>
            </w:r>
          </w:p>
        </w:tc>
      </w:tr>
      <w:tr w:rsidR="00433C8A" w:rsidRPr="0036085A" w14:paraId="704221DF" w14:textId="77777777" w:rsidTr="00433C8A">
        <w:tc>
          <w:tcPr>
            <w:tcW w:w="2425" w:type="dxa"/>
            <w:hideMark/>
          </w:tcPr>
          <w:p w14:paraId="3F492C55"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**Capture-IR**</w:t>
            </w:r>
          </w:p>
        </w:tc>
        <w:tc>
          <w:tcPr>
            <w:tcW w:w="2364" w:type="dxa"/>
            <w:hideMark/>
          </w:tcPr>
          <w:p w14:paraId="753697E3" w14:textId="028702A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Shift-IR</w:t>
            </w:r>
          </w:p>
        </w:tc>
        <w:tc>
          <w:tcPr>
            <w:tcW w:w="2339" w:type="dxa"/>
            <w:hideMark/>
          </w:tcPr>
          <w:p w14:paraId="4A6DC598"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Exit1-IR</w:t>
            </w:r>
          </w:p>
        </w:tc>
      </w:tr>
      <w:tr w:rsidR="00433C8A" w:rsidRPr="0036085A" w14:paraId="5EBA522C" w14:textId="77777777" w:rsidTr="00433C8A">
        <w:tc>
          <w:tcPr>
            <w:tcW w:w="2425" w:type="dxa"/>
            <w:hideMark/>
          </w:tcPr>
          <w:p w14:paraId="341A570E"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**Shift-IR**</w:t>
            </w:r>
          </w:p>
        </w:tc>
        <w:tc>
          <w:tcPr>
            <w:tcW w:w="2364" w:type="dxa"/>
            <w:hideMark/>
          </w:tcPr>
          <w:p w14:paraId="718A956A" w14:textId="00926F26"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Shift-IR</w:t>
            </w:r>
          </w:p>
        </w:tc>
        <w:tc>
          <w:tcPr>
            <w:tcW w:w="2339" w:type="dxa"/>
            <w:hideMark/>
          </w:tcPr>
          <w:p w14:paraId="6C9301D6"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Exit1-IR</w:t>
            </w:r>
          </w:p>
        </w:tc>
      </w:tr>
      <w:tr w:rsidR="00433C8A" w:rsidRPr="0036085A" w14:paraId="127582DB" w14:textId="77777777" w:rsidTr="00433C8A">
        <w:tc>
          <w:tcPr>
            <w:tcW w:w="2425" w:type="dxa"/>
            <w:hideMark/>
          </w:tcPr>
          <w:p w14:paraId="2CEF3D53"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**Exit1-IR**</w:t>
            </w:r>
          </w:p>
        </w:tc>
        <w:tc>
          <w:tcPr>
            <w:tcW w:w="2364" w:type="dxa"/>
            <w:hideMark/>
          </w:tcPr>
          <w:p w14:paraId="71105CBC" w14:textId="33FCC6A1"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Pause-IR</w:t>
            </w:r>
          </w:p>
        </w:tc>
        <w:tc>
          <w:tcPr>
            <w:tcW w:w="2339" w:type="dxa"/>
            <w:hideMark/>
          </w:tcPr>
          <w:p w14:paraId="1BC2925C"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Update-IR</w:t>
            </w:r>
          </w:p>
        </w:tc>
      </w:tr>
      <w:tr w:rsidR="00433C8A" w:rsidRPr="0036085A" w14:paraId="75608CB1" w14:textId="77777777" w:rsidTr="00433C8A">
        <w:tc>
          <w:tcPr>
            <w:tcW w:w="2425" w:type="dxa"/>
            <w:hideMark/>
          </w:tcPr>
          <w:p w14:paraId="4129BE36"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**Pause-IR**</w:t>
            </w:r>
          </w:p>
        </w:tc>
        <w:tc>
          <w:tcPr>
            <w:tcW w:w="2364" w:type="dxa"/>
            <w:hideMark/>
          </w:tcPr>
          <w:p w14:paraId="7972EF5C" w14:textId="406BDE60"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Pause-IR</w:t>
            </w:r>
          </w:p>
        </w:tc>
        <w:tc>
          <w:tcPr>
            <w:tcW w:w="2339" w:type="dxa"/>
            <w:hideMark/>
          </w:tcPr>
          <w:p w14:paraId="4955A325"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Exit2-IR</w:t>
            </w:r>
          </w:p>
        </w:tc>
      </w:tr>
      <w:tr w:rsidR="00433C8A" w:rsidRPr="0036085A" w14:paraId="39F2B483" w14:textId="77777777" w:rsidTr="00433C8A">
        <w:tc>
          <w:tcPr>
            <w:tcW w:w="2425" w:type="dxa"/>
            <w:hideMark/>
          </w:tcPr>
          <w:p w14:paraId="140262BB"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**Exit2-IR**</w:t>
            </w:r>
          </w:p>
        </w:tc>
        <w:tc>
          <w:tcPr>
            <w:tcW w:w="2364" w:type="dxa"/>
            <w:hideMark/>
          </w:tcPr>
          <w:p w14:paraId="3A92604C" w14:textId="35E0349B"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Shift-IR</w:t>
            </w:r>
          </w:p>
        </w:tc>
        <w:tc>
          <w:tcPr>
            <w:tcW w:w="2339" w:type="dxa"/>
            <w:hideMark/>
          </w:tcPr>
          <w:p w14:paraId="1C851E93"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Update-IR</w:t>
            </w:r>
          </w:p>
        </w:tc>
      </w:tr>
      <w:tr w:rsidR="00433C8A" w:rsidRPr="0036085A" w14:paraId="7B609810" w14:textId="77777777" w:rsidTr="00433C8A">
        <w:tc>
          <w:tcPr>
            <w:tcW w:w="2425" w:type="dxa"/>
            <w:hideMark/>
          </w:tcPr>
          <w:p w14:paraId="2F03C787"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lastRenderedPageBreak/>
              <w:t>**Update-IR**</w:t>
            </w:r>
          </w:p>
        </w:tc>
        <w:tc>
          <w:tcPr>
            <w:tcW w:w="2364" w:type="dxa"/>
            <w:hideMark/>
          </w:tcPr>
          <w:p w14:paraId="3F0A59E3" w14:textId="2CC35E43"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Run-Test/Idle</w:t>
            </w:r>
          </w:p>
        </w:tc>
        <w:tc>
          <w:tcPr>
            <w:tcW w:w="2339" w:type="dxa"/>
            <w:hideMark/>
          </w:tcPr>
          <w:p w14:paraId="0B273D1F" w14:textId="77777777" w:rsidR="00433C8A" w:rsidRPr="0036085A" w:rsidRDefault="00433C8A" w:rsidP="0036085A">
            <w:pPr>
              <w:spacing w:before="300" w:after="300"/>
              <w:rPr>
                <w:rFonts w:ascii="Helvetica" w:eastAsia="Times New Roman" w:hAnsi="Helvetica" w:cs="Helvetica"/>
                <w:color w:val="000000"/>
                <w:sz w:val="21"/>
                <w:szCs w:val="21"/>
                <w:lang w:val="en-US"/>
              </w:rPr>
            </w:pPr>
            <w:r w:rsidRPr="0036085A">
              <w:rPr>
                <w:rFonts w:ascii="Helvetica" w:eastAsia="Times New Roman" w:hAnsi="Helvetica" w:cs="Helvetica"/>
                <w:color w:val="000000"/>
                <w:sz w:val="21"/>
                <w:szCs w:val="21"/>
                <w:lang w:val="en-US"/>
              </w:rPr>
              <w:t>Select-DR-Scan</w:t>
            </w:r>
          </w:p>
        </w:tc>
      </w:tr>
    </w:tbl>
    <w:p w14:paraId="53A142AB" w14:textId="77777777" w:rsidR="0036085A" w:rsidRPr="0098124E" w:rsidRDefault="0036085A" w:rsidP="0098124E">
      <w:pPr>
        <w:rPr>
          <w:lang w:val="en-US"/>
        </w:rPr>
      </w:pPr>
    </w:p>
    <w:p w14:paraId="005F7A7A" w14:textId="566A9F9D" w:rsidR="008874FF" w:rsidRDefault="008874FF">
      <w:pPr>
        <w:rPr>
          <w:lang w:val="it-IT"/>
        </w:rPr>
      </w:pPr>
    </w:p>
    <w:p w14:paraId="3FDDD7B2" w14:textId="3EE7205C" w:rsidR="0066075F" w:rsidRDefault="0066075F" w:rsidP="0066075F">
      <w:pPr>
        <w:pStyle w:val="Heading20"/>
      </w:pPr>
      <w:bookmarkStart w:id="152" w:name="_STBIO1_Register_Map"/>
      <w:bookmarkStart w:id="153" w:name="_Toc197438231"/>
      <w:bookmarkStart w:id="154" w:name="_Ref204941318"/>
      <w:bookmarkStart w:id="155" w:name="_Toc224827112"/>
      <w:bookmarkEnd w:id="152"/>
      <w:r>
        <w:t>STBIO1 Register Map</w:t>
      </w:r>
      <w:bookmarkEnd w:id="153"/>
      <w:bookmarkEnd w:id="154"/>
      <w:bookmarkEnd w:id="155"/>
    </w:p>
    <w:p w14:paraId="3CA88DB9" w14:textId="77777777" w:rsidR="0066075F" w:rsidRDefault="0066075F" w:rsidP="0066075F"/>
    <w:p w14:paraId="2951C5AE" w14:textId="01B97772" w:rsidR="0066075F" w:rsidRDefault="0066075F" w:rsidP="008874FF">
      <w:pPr>
        <w:pStyle w:val="Heading3"/>
      </w:pPr>
      <w:bookmarkStart w:id="156" w:name="_STBIO1_Register_Map_1"/>
      <w:bookmarkStart w:id="157" w:name="_Toc197438232"/>
      <w:bookmarkStart w:id="158" w:name="_Toc224827113"/>
      <w:bookmarkEnd w:id="156"/>
      <w:r>
        <w:t>STBIO1 Register Map</w:t>
      </w:r>
      <w:bookmarkEnd w:id="157"/>
      <w:bookmarkEnd w:id="158"/>
    </w:p>
    <w:p w14:paraId="03700870" w14:textId="12873F05" w:rsidR="00C808EA" w:rsidRDefault="00C808EA" w:rsidP="008B34B7">
      <w:pPr>
        <w:ind w:left="360"/>
      </w:pPr>
      <w:r w:rsidRPr="008B34B7">
        <w:t>Here is described the list of registers</w:t>
      </w:r>
      <w:r>
        <w:t xml:space="preserve"> </w:t>
      </w:r>
      <w:r w:rsidR="004F418E">
        <w:t>in</w:t>
      </w:r>
      <w:r>
        <w:t xml:space="preserve"> the </w:t>
      </w:r>
      <w:r w:rsidR="004F418E">
        <w:t>register map</w:t>
      </w:r>
      <w:r w:rsidRPr="008B34B7">
        <w:t xml:space="preserve">. The AFE_BLOCK registers are accessible by I2C/SPI direct access and AHB interface, while the others </w:t>
      </w:r>
      <w:r w:rsidR="00C20864" w:rsidRPr="008B34B7">
        <w:t xml:space="preserve">are </w:t>
      </w:r>
      <w:r w:rsidRPr="008B34B7">
        <w:t>only by AHB.</w:t>
      </w:r>
    </w:p>
    <w:p w14:paraId="09D5AB2B" w14:textId="6292B98B" w:rsidR="00C20864" w:rsidRDefault="00C20864" w:rsidP="008B34B7">
      <w:pPr>
        <w:ind w:left="360"/>
      </w:pPr>
      <w:r w:rsidRPr="00C20864">
        <w:t>The I2C/SPI direct access mode is done by the HOST INTF port (I2C/SPI AHB) and the address of the AFE_BLOCK registers are arranged in 4 pages of 64 registers.</w:t>
      </w:r>
    </w:p>
    <w:p w14:paraId="2AAB43F6" w14:textId="77777777" w:rsidR="0071011D" w:rsidRDefault="0071011D" w:rsidP="008B34B7">
      <w:pPr>
        <w:ind w:left="360"/>
      </w:pPr>
    </w:p>
    <w:p w14:paraId="59A3E56A" w14:textId="77777777" w:rsidR="0071011D" w:rsidRPr="0071011D" w:rsidRDefault="0071011D" w:rsidP="0071011D">
      <w:pPr>
        <w:ind w:left="360"/>
      </w:pPr>
      <w:r w:rsidRPr="0071011D">
        <w:t> </w:t>
      </w:r>
    </w:p>
    <w:tbl>
      <w:tblPr>
        <w:tblW w:w="10802" w:type="dxa"/>
        <w:jc w:val="center"/>
        <w:tblCellMar>
          <w:left w:w="0" w:type="dxa"/>
          <w:right w:w="0" w:type="dxa"/>
        </w:tblCellMar>
        <w:tblLook w:val="04A0" w:firstRow="1" w:lastRow="0" w:firstColumn="1" w:lastColumn="0" w:noHBand="0" w:noVBand="1"/>
      </w:tblPr>
      <w:tblGrid>
        <w:gridCol w:w="1917"/>
        <w:gridCol w:w="2532"/>
        <w:gridCol w:w="1239"/>
        <w:gridCol w:w="1443"/>
        <w:gridCol w:w="1711"/>
        <w:gridCol w:w="2377"/>
      </w:tblGrid>
      <w:tr w:rsidR="00034795" w:rsidRPr="006B6A73" w14:paraId="7E216067" w14:textId="77777777" w:rsidTr="00D32344">
        <w:trPr>
          <w:cantSplit/>
          <w:trHeight w:val="391"/>
          <w:jc w:val="center"/>
        </w:trPr>
        <w:tc>
          <w:tcPr>
            <w:tcW w:w="1788"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BAC2FC9" w14:textId="77777777" w:rsidR="00034795" w:rsidRPr="006B6A73" w:rsidRDefault="00034795" w:rsidP="006B6A73">
            <w:pPr>
              <w:rPr>
                <w:rFonts w:asciiTheme="minorHAnsi" w:hAnsiTheme="minorHAnsi" w:cstheme="minorHAnsi"/>
                <w:b/>
                <w:bCs/>
                <w:color w:val="auto"/>
                <w:sz w:val="20"/>
                <w:szCs w:val="20"/>
              </w:rPr>
            </w:pPr>
            <w:r w:rsidRPr="006B6A73">
              <w:rPr>
                <w:rFonts w:asciiTheme="minorHAnsi" w:hAnsiTheme="minorHAnsi" w:cstheme="minorHAnsi"/>
                <w:b/>
                <w:bCs/>
                <w:color w:val="auto"/>
                <w:sz w:val="20"/>
                <w:szCs w:val="20"/>
              </w:rPr>
              <w:t>BASE START ADDRESS​</w:t>
            </w:r>
          </w:p>
        </w:tc>
        <w:tc>
          <w:tcPr>
            <w:tcW w:w="236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07B2045F" w14:textId="77777777" w:rsidR="00034795" w:rsidRPr="006B6A73" w:rsidRDefault="00034795" w:rsidP="006B6A73">
            <w:pPr>
              <w:rPr>
                <w:rFonts w:asciiTheme="minorHAnsi" w:hAnsiTheme="minorHAnsi" w:cstheme="minorHAnsi"/>
                <w:b/>
                <w:bCs/>
                <w:color w:val="auto"/>
                <w:sz w:val="20"/>
                <w:szCs w:val="20"/>
              </w:rPr>
            </w:pPr>
            <w:r w:rsidRPr="006B6A73">
              <w:rPr>
                <w:rFonts w:asciiTheme="minorHAnsi" w:hAnsiTheme="minorHAnsi" w:cstheme="minorHAnsi"/>
                <w:b/>
                <w:bCs/>
                <w:color w:val="auto"/>
                <w:sz w:val="20"/>
                <w:szCs w:val="20"/>
              </w:rPr>
              <w:t>ADDRESS BLOCK​</w:t>
            </w:r>
          </w:p>
        </w:tc>
        <w:tc>
          <w:tcPr>
            <w:tcW w:w="115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535E5587" w14:textId="77777777" w:rsidR="00034795" w:rsidRPr="006B6A73" w:rsidRDefault="00034795" w:rsidP="006B6A73">
            <w:pPr>
              <w:rPr>
                <w:rFonts w:asciiTheme="minorHAnsi" w:hAnsiTheme="minorHAnsi" w:cstheme="minorHAnsi"/>
                <w:b/>
                <w:bCs/>
                <w:color w:val="auto"/>
                <w:sz w:val="20"/>
                <w:szCs w:val="20"/>
              </w:rPr>
            </w:pPr>
            <w:r w:rsidRPr="006B6A73">
              <w:rPr>
                <w:rFonts w:asciiTheme="minorHAnsi" w:hAnsiTheme="minorHAnsi" w:cstheme="minorHAnsi"/>
                <w:b/>
                <w:bCs/>
                <w:color w:val="auto"/>
                <w:sz w:val="20"/>
                <w:szCs w:val="20"/>
              </w:rPr>
              <w:t>REGISTER WIDTH</w:t>
            </w:r>
          </w:p>
        </w:tc>
        <w:tc>
          <w:tcPr>
            <w:tcW w:w="1346" w:type="dxa"/>
            <w:tcBorders>
              <w:top w:val="single" w:sz="8" w:space="0" w:color="auto"/>
              <w:left w:val="nil"/>
              <w:bottom w:val="single" w:sz="8" w:space="0" w:color="auto"/>
              <w:right w:val="single" w:sz="4" w:space="0" w:color="auto"/>
            </w:tcBorders>
            <w:shd w:val="clear" w:color="auto" w:fill="D9D9D9"/>
            <w:tcMar>
              <w:top w:w="0" w:type="dxa"/>
              <w:left w:w="108" w:type="dxa"/>
              <w:bottom w:w="0" w:type="dxa"/>
              <w:right w:w="108" w:type="dxa"/>
            </w:tcMar>
            <w:vAlign w:val="center"/>
            <w:hideMark/>
          </w:tcPr>
          <w:p w14:paraId="6503EB8A" w14:textId="32FD2746" w:rsidR="00034795" w:rsidRPr="006B6A73" w:rsidRDefault="00034795" w:rsidP="006B6A73">
            <w:pPr>
              <w:rPr>
                <w:rFonts w:asciiTheme="minorHAnsi" w:hAnsiTheme="minorHAnsi" w:cstheme="minorHAnsi"/>
                <w:b/>
                <w:bCs/>
                <w:color w:val="auto"/>
                <w:sz w:val="20"/>
                <w:szCs w:val="20"/>
              </w:rPr>
            </w:pPr>
            <w:r w:rsidRPr="006B6A73">
              <w:rPr>
                <w:rFonts w:asciiTheme="minorHAnsi" w:hAnsiTheme="minorHAnsi" w:cstheme="minorHAnsi"/>
                <w:b/>
                <w:bCs/>
                <w:color w:val="auto"/>
                <w:sz w:val="20"/>
                <w:szCs w:val="20"/>
              </w:rPr>
              <w:t>BASE END ADDRE</w:t>
            </w:r>
            <w:r w:rsidRPr="00034795">
              <w:rPr>
                <w:rFonts w:ascii="Segoe UI" w:eastAsia="Times New Roman" w:hAnsi="Segoe UI" w:cs="Segoe UI"/>
                <w:color w:val="24292E"/>
              </w:rPr>
              <w:t xml:space="preserve"> </w:t>
            </w:r>
            <w:r w:rsidRPr="00034795">
              <w:rPr>
                <w:rFonts w:asciiTheme="minorHAnsi" w:hAnsiTheme="minorHAnsi" w:cstheme="minorHAnsi"/>
                <w:b/>
                <w:bCs/>
                <w:color w:val="auto"/>
                <w:sz w:val="20"/>
                <w:szCs w:val="20"/>
              </w:rPr>
              <w:t xml:space="preserve">VREF_TRIM </w:t>
            </w:r>
            <w:r w:rsidRPr="006B6A73">
              <w:rPr>
                <w:rFonts w:asciiTheme="minorHAnsi" w:hAnsiTheme="minorHAnsi" w:cstheme="minorHAnsi"/>
                <w:b/>
                <w:bCs/>
                <w:color w:val="auto"/>
                <w:sz w:val="20"/>
                <w:szCs w:val="20"/>
              </w:rPr>
              <w:t>SS</w:t>
            </w:r>
          </w:p>
        </w:tc>
        <w:tc>
          <w:tcPr>
            <w:tcW w:w="1932" w:type="dxa"/>
            <w:tcBorders>
              <w:top w:val="single" w:sz="4" w:space="0" w:color="auto"/>
              <w:left w:val="single" w:sz="4" w:space="0" w:color="auto"/>
              <w:bottom w:val="single" w:sz="4" w:space="0" w:color="auto"/>
              <w:right w:val="single" w:sz="4" w:space="0" w:color="auto"/>
            </w:tcBorders>
            <w:shd w:val="clear" w:color="auto" w:fill="D9D9D9"/>
          </w:tcPr>
          <w:p w14:paraId="72118899" w14:textId="2B54C09E" w:rsidR="00034795" w:rsidRPr="006B6A73" w:rsidRDefault="00034795" w:rsidP="00034795">
            <w:pPr>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RESET</w:t>
            </w:r>
          </w:p>
        </w:tc>
        <w:tc>
          <w:tcPr>
            <w:tcW w:w="2218"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6270029E" w14:textId="77777777" w:rsidR="00034795" w:rsidRPr="006B6A73" w:rsidRDefault="00034795" w:rsidP="006B6A73">
            <w:pPr>
              <w:rPr>
                <w:rFonts w:asciiTheme="minorHAnsi" w:hAnsiTheme="minorHAnsi" w:cstheme="minorHAnsi"/>
                <w:b/>
                <w:bCs/>
                <w:color w:val="auto"/>
                <w:sz w:val="20"/>
                <w:szCs w:val="20"/>
              </w:rPr>
            </w:pPr>
            <w:r w:rsidRPr="006B6A73">
              <w:rPr>
                <w:rFonts w:asciiTheme="minorHAnsi" w:hAnsiTheme="minorHAnsi" w:cstheme="minorHAnsi"/>
                <w:b/>
                <w:bCs/>
                <w:color w:val="auto"/>
                <w:sz w:val="20"/>
                <w:szCs w:val="20"/>
              </w:rPr>
              <w:t xml:space="preserve">REQ_ID </w:t>
            </w:r>
          </w:p>
        </w:tc>
      </w:tr>
      <w:tr w:rsidR="00034795" w:rsidRPr="006B6A73" w14:paraId="6E4BB9F9"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7C5D08"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0xC8000​</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09E16E"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AFE_BLOCK​</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1A3DE2"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8​</w:t>
            </w: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1AC4E9EF"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0xC80EB</w:t>
            </w:r>
          </w:p>
        </w:tc>
        <w:tc>
          <w:tcPr>
            <w:tcW w:w="1932" w:type="dxa"/>
            <w:tcBorders>
              <w:top w:val="single" w:sz="4" w:space="0" w:color="auto"/>
              <w:left w:val="single" w:sz="4" w:space="0" w:color="auto"/>
              <w:bottom w:val="single" w:sz="4" w:space="0" w:color="auto"/>
              <w:right w:val="single" w:sz="4" w:space="0" w:color="auto"/>
            </w:tcBorders>
          </w:tcPr>
          <w:p w14:paraId="5D1BEC1D" w14:textId="057DB3DB" w:rsidR="00330E04" w:rsidRPr="00330E0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r>
              <w:rPr>
                <w:rFonts w:asciiTheme="minorHAnsi" w:hAnsiTheme="minorHAnsi" w:cstheme="minorHAnsi"/>
                <w:color w:val="auto"/>
                <w:sz w:val="20"/>
                <w:szCs w:val="20"/>
                <w:lang w:val="en-US"/>
              </w:rPr>
              <w:t>,</w:t>
            </w:r>
            <w:r w:rsidR="00D32344">
              <w:rPr>
                <w:rFonts w:asciiTheme="minorHAnsi" w:hAnsiTheme="minorHAnsi" w:cstheme="minorHAnsi"/>
                <w:color w:val="auto"/>
                <w:sz w:val="20"/>
                <w:szCs w:val="20"/>
                <w:lang w:val="en-US"/>
              </w:rPr>
              <w:t xml:space="preserve"> </w:t>
            </w:r>
            <w:r w:rsidR="00D32344" w:rsidRPr="00D32344">
              <w:rPr>
                <w:rFonts w:asciiTheme="minorHAnsi" w:hAnsiTheme="minorHAnsi" w:cstheme="minorHAnsi"/>
                <w:color w:val="auto"/>
                <w:sz w:val="20"/>
                <w:szCs w:val="20"/>
                <w:lang w:val="en-US"/>
              </w:rPr>
              <w:t>regmap_sw_resetn</w:t>
            </w:r>
          </w:p>
          <w:p w14:paraId="68AE896B" w14:textId="5D889DD5" w:rsidR="00034795" w:rsidRPr="006B6A73" w:rsidRDefault="00034795" w:rsidP="006B6A73">
            <w:pPr>
              <w:ind w:left="360"/>
              <w:rPr>
                <w:rFonts w:asciiTheme="minorHAnsi" w:hAnsiTheme="minorHAnsi" w:cstheme="minorHAnsi"/>
                <w:color w:val="auto"/>
                <w:sz w:val="20"/>
                <w:szCs w:val="20"/>
              </w:rPr>
            </w:pP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F4F3FB5"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DDS_STBIO1_3000</w:t>
            </w:r>
          </w:p>
        </w:tc>
      </w:tr>
      <w:tr w:rsidR="00034795" w:rsidRPr="006B6A73" w14:paraId="0C891F84"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2A80A3"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0xC80EC</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95DEBA"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RESERVED</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tcPr>
          <w:p w14:paraId="3F8E8CE4" w14:textId="77777777" w:rsidR="00034795" w:rsidRPr="006B6A73" w:rsidRDefault="00034795" w:rsidP="006B6A73">
            <w:pPr>
              <w:ind w:left="360"/>
              <w:rPr>
                <w:rFonts w:asciiTheme="minorHAnsi" w:hAnsiTheme="minorHAnsi" w:cstheme="minorHAnsi"/>
                <w:color w:val="auto"/>
                <w:sz w:val="20"/>
                <w:szCs w:val="20"/>
              </w:rPr>
            </w:pP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5ABFE277"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0xC8FFF</w:t>
            </w:r>
          </w:p>
        </w:tc>
        <w:tc>
          <w:tcPr>
            <w:tcW w:w="1932" w:type="dxa"/>
            <w:tcBorders>
              <w:top w:val="single" w:sz="4" w:space="0" w:color="auto"/>
              <w:left w:val="single" w:sz="4" w:space="0" w:color="auto"/>
              <w:bottom w:val="single" w:sz="4" w:space="0" w:color="auto"/>
              <w:right w:val="single" w:sz="4" w:space="0" w:color="auto"/>
            </w:tcBorders>
          </w:tcPr>
          <w:p w14:paraId="032A7465" w14:textId="6AD9B229" w:rsidR="00330E04" w:rsidRPr="00330E0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r w:rsidR="00D32344">
              <w:rPr>
                <w:rFonts w:asciiTheme="minorHAnsi" w:hAnsiTheme="minorHAnsi" w:cstheme="minorHAnsi"/>
                <w:color w:val="auto"/>
                <w:sz w:val="20"/>
                <w:szCs w:val="20"/>
                <w:lang w:val="en-US"/>
              </w:rPr>
              <w:t xml:space="preserve">, </w:t>
            </w:r>
            <w:r w:rsidR="00D32344" w:rsidRPr="00D32344">
              <w:rPr>
                <w:rFonts w:asciiTheme="minorHAnsi" w:hAnsiTheme="minorHAnsi" w:cstheme="minorHAnsi"/>
                <w:color w:val="auto"/>
                <w:sz w:val="20"/>
                <w:szCs w:val="20"/>
                <w:lang w:val="en-US"/>
              </w:rPr>
              <w:t>regmap_sw_resetn</w:t>
            </w:r>
          </w:p>
          <w:p w14:paraId="3D26FA5C" w14:textId="77777777" w:rsidR="00034795" w:rsidRPr="006B6A73" w:rsidRDefault="00034795" w:rsidP="006B6A73">
            <w:pPr>
              <w:ind w:left="360"/>
              <w:rPr>
                <w:rFonts w:asciiTheme="minorHAnsi" w:hAnsiTheme="minorHAnsi" w:cstheme="minorHAnsi"/>
                <w:color w:val="auto"/>
                <w:sz w:val="20"/>
                <w:szCs w:val="20"/>
              </w:rPr>
            </w:pP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5FCEB1"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DDS_STBIO1_3001</w:t>
            </w:r>
          </w:p>
        </w:tc>
      </w:tr>
      <w:tr w:rsidR="00034795" w:rsidRPr="006B6A73" w14:paraId="5BFCB70C"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8ABBCF"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0xC9000​</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3B828"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OTP REGISTER​</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CCCD12"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8​</w:t>
            </w: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75E3ECCC" w14:textId="4D416E73"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0xC902C</w:t>
            </w:r>
          </w:p>
        </w:tc>
        <w:tc>
          <w:tcPr>
            <w:tcW w:w="1932" w:type="dxa"/>
            <w:tcBorders>
              <w:top w:val="single" w:sz="4" w:space="0" w:color="auto"/>
              <w:left w:val="single" w:sz="4" w:space="0" w:color="auto"/>
              <w:bottom w:val="single" w:sz="4" w:space="0" w:color="auto"/>
              <w:right w:val="single" w:sz="4" w:space="0" w:color="auto"/>
            </w:tcBorders>
          </w:tcPr>
          <w:p w14:paraId="4443EEE3" w14:textId="0A7249EC" w:rsidR="00034795" w:rsidRPr="00330E0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005654"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DDS_STBIO1_3002</w:t>
            </w:r>
          </w:p>
        </w:tc>
      </w:tr>
      <w:tr w:rsidR="00034795" w:rsidRPr="006B6A73" w14:paraId="53D8280D"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071BBB"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0xC9030​</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BF9CA3"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RESERVED</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tcPr>
          <w:p w14:paraId="01E912E7" w14:textId="77777777" w:rsidR="00034795" w:rsidRPr="006B6A73" w:rsidRDefault="00034795" w:rsidP="006B6A73">
            <w:pPr>
              <w:ind w:left="360"/>
              <w:rPr>
                <w:rFonts w:asciiTheme="minorHAnsi" w:hAnsiTheme="minorHAnsi" w:cstheme="minorHAnsi"/>
                <w:color w:val="auto"/>
                <w:sz w:val="20"/>
                <w:szCs w:val="20"/>
              </w:rPr>
            </w:pP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6586DACB"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0xC9FFF</w:t>
            </w:r>
          </w:p>
        </w:tc>
        <w:tc>
          <w:tcPr>
            <w:tcW w:w="1932" w:type="dxa"/>
            <w:tcBorders>
              <w:top w:val="single" w:sz="4" w:space="0" w:color="auto"/>
              <w:left w:val="single" w:sz="4" w:space="0" w:color="auto"/>
              <w:bottom w:val="single" w:sz="4" w:space="0" w:color="auto"/>
              <w:right w:val="single" w:sz="4" w:space="0" w:color="auto"/>
            </w:tcBorders>
          </w:tcPr>
          <w:p w14:paraId="7174CA72" w14:textId="77777777" w:rsidR="00D32344" w:rsidRPr="00D3234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r w:rsidR="00D32344">
              <w:rPr>
                <w:rFonts w:asciiTheme="minorHAnsi" w:hAnsiTheme="minorHAnsi" w:cstheme="minorHAnsi"/>
                <w:color w:val="auto"/>
                <w:sz w:val="20"/>
                <w:szCs w:val="20"/>
                <w:lang w:val="en-US"/>
              </w:rPr>
              <w:t xml:space="preserve">, </w:t>
            </w:r>
            <w:r w:rsidR="00D32344" w:rsidRPr="00D32344">
              <w:rPr>
                <w:rFonts w:asciiTheme="minorHAnsi" w:hAnsiTheme="minorHAnsi" w:cstheme="minorHAnsi"/>
                <w:color w:val="auto"/>
                <w:sz w:val="20"/>
                <w:szCs w:val="20"/>
                <w:lang w:val="en-US"/>
              </w:rPr>
              <w:t>regmap_sw_resetn</w:t>
            </w:r>
          </w:p>
          <w:p w14:paraId="0E18FF8B" w14:textId="28875D65" w:rsidR="00034795" w:rsidRPr="00330E04" w:rsidRDefault="00034795" w:rsidP="00330E04">
            <w:pPr>
              <w:ind w:left="360"/>
              <w:rPr>
                <w:rFonts w:asciiTheme="minorHAnsi" w:hAnsiTheme="minorHAnsi" w:cstheme="minorHAnsi"/>
                <w:color w:val="auto"/>
                <w:sz w:val="20"/>
                <w:szCs w:val="20"/>
                <w:lang w:val="en-US"/>
              </w:rPr>
            </w:pP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848468"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DDS_STBIO1_3003</w:t>
            </w:r>
          </w:p>
        </w:tc>
      </w:tr>
      <w:tr w:rsidR="00034795" w:rsidRPr="006B6A73" w14:paraId="5F30EF6F"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856340"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0xCA000​</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3D5C19"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SYSTEM_REGISTER​</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0320B8"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32​</w:t>
            </w: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220B136E"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0xCA140</w:t>
            </w:r>
          </w:p>
        </w:tc>
        <w:tc>
          <w:tcPr>
            <w:tcW w:w="1932" w:type="dxa"/>
            <w:tcBorders>
              <w:top w:val="single" w:sz="4" w:space="0" w:color="auto"/>
              <w:left w:val="single" w:sz="4" w:space="0" w:color="auto"/>
              <w:bottom w:val="single" w:sz="4" w:space="0" w:color="auto"/>
              <w:right w:val="single" w:sz="4" w:space="0" w:color="auto"/>
            </w:tcBorders>
          </w:tcPr>
          <w:p w14:paraId="2373B764" w14:textId="5E7483A2" w:rsidR="00D32344" w:rsidRPr="00D3234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r w:rsidR="00D32344">
              <w:rPr>
                <w:rFonts w:asciiTheme="minorHAnsi" w:hAnsiTheme="minorHAnsi" w:cstheme="minorHAnsi"/>
                <w:color w:val="auto"/>
                <w:sz w:val="20"/>
                <w:szCs w:val="20"/>
                <w:lang w:val="en-US"/>
              </w:rPr>
              <w:t>,</w:t>
            </w:r>
            <w:r w:rsidR="00D32344" w:rsidRPr="00D32344">
              <w:rPr>
                <w:rFonts w:ascii="Consolas" w:eastAsia="Times New Roman" w:hAnsi="Consolas" w:cs="Times New Roman"/>
                <w:color w:val="CCCCCC"/>
                <w:sz w:val="21"/>
                <w:szCs w:val="21"/>
                <w:lang w:val="en-US"/>
              </w:rPr>
              <w:t xml:space="preserve"> </w:t>
            </w:r>
            <w:r w:rsidR="00D32344" w:rsidRPr="00D32344">
              <w:rPr>
                <w:rFonts w:asciiTheme="minorHAnsi" w:hAnsiTheme="minorHAnsi" w:cstheme="minorHAnsi"/>
                <w:color w:val="auto"/>
                <w:sz w:val="20"/>
                <w:szCs w:val="20"/>
                <w:lang w:val="en-US"/>
              </w:rPr>
              <w:t>regmap_sw_resetn</w:t>
            </w:r>
          </w:p>
          <w:p w14:paraId="153CB825" w14:textId="294F336C" w:rsidR="00034795" w:rsidRPr="00330E04" w:rsidRDefault="00034795" w:rsidP="00330E04">
            <w:pPr>
              <w:ind w:left="360"/>
              <w:rPr>
                <w:rFonts w:asciiTheme="minorHAnsi" w:hAnsiTheme="minorHAnsi" w:cstheme="minorHAnsi"/>
                <w:color w:val="auto"/>
                <w:sz w:val="20"/>
                <w:szCs w:val="20"/>
                <w:lang w:val="en-US"/>
              </w:rPr>
            </w:pP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F51B9C"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DDS_STBIO1_3004</w:t>
            </w:r>
          </w:p>
        </w:tc>
      </w:tr>
      <w:tr w:rsidR="00034795" w:rsidRPr="006B6A73" w14:paraId="577D8BF4"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5E6544"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0xCA144</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5FC9C8"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RESERVED</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tcPr>
          <w:p w14:paraId="00CCBCAD" w14:textId="77777777" w:rsidR="00034795" w:rsidRPr="006B6A73" w:rsidRDefault="00034795" w:rsidP="006B6A73">
            <w:pPr>
              <w:ind w:left="360"/>
              <w:rPr>
                <w:rFonts w:asciiTheme="minorHAnsi" w:hAnsiTheme="minorHAnsi" w:cstheme="minorHAnsi"/>
                <w:color w:val="auto"/>
                <w:sz w:val="20"/>
                <w:szCs w:val="20"/>
              </w:rPr>
            </w:pP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496EE31B"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0xCCFFF</w:t>
            </w:r>
          </w:p>
        </w:tc>
        <w:tc>
          <w:tcPr>
            <w:tcW w:w="1932" w:type="dxa"/>
            <w:tcBorders>
              <w:top w:val="single" w:sz="4" w:space="0" w:color="auto"/>
              <w:left w:val="single" w:sz="4" w:space="0" w:color="auto"/>
              <w:bottom w:val="single" w:sz="4" w:space="0" w:color="auto"/>
              <w:right w:val="single" w:sz="4" w:space="0" w:color="auto"/>
            </w:tcBorders>
          </w:tcPr>
          <w:p w14:paraId="36C5A0AB" w14:textId="74A61878" w:rsidR="00D32344" w:rsidRPr="00D3234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r w:rsidR="00D32344">
              <w:rPr>
                <w:rFonts w:asciiTheme="minorHAnsi" w:hAnsiTheme="minorHAnsi" w:cstheme="minorHAnsi"/>
                <w:color w:val="auto"/>
                <w:sz w:val="20"/>
                <w:szCs w:val="20"/>
                <w:lang w:val="en-US"/>
              </w:rPr>
              <w:t>,</w:t>
            </w:r>
            <w:r w:rsidR="00D32344" w:rsidRPr="00D32344">
              <w:rPr>
                <w:rFonts w:ascii="Consolas" w:eastAsia="Times New Roman" w:hAnsi="Consolas" w:cs="Times New Roman"/>
                <w:color w:val="CCCCCC"/>
                <w:sz w:val="21"/>
                <w:szCs w:val="21"/>
                <w:lang w:val="en-US"/>
              </w:rPr>
              <w:t xml:space="preserve"> </w:t>
            </w:r>
            <w:r w:rsidR="00D32344" w:rsidRPr="00D32344">
              <w:rPr>
                <w:rFonts w:asciiTheme="minorHAnsi" w:hAnsiTheme="minorHAnsi" w:cstheme="minorHAnsi"/>
                <w:color w:val="auto"/>
                <w:sz w:val="20"/>
                <w:szCs w:val="20"/>
                <w:lang w:val="en-US"/>
              </w:rPr>
              <w:t>regmap_sw_resetn</w:t>
            </w:r>
          </w:p>
          <w:p w14:paraId="348995A4" w14:textId="56B18E1F" w:rsidR="00034795" w:rsidRPr="00330E04" w:rsidRDefault="00034795" w:rsidP="00330E04">
            <w:pPr>
              <w:ind w:left="360"/>
              <w:rPr>
                <w:rFonts w:asciiTheme="minorHAnsi" w:hAnsiTheme="minorHAnsi" w:cstheme="minorHAnsi"/>
                <w:color w:val="auto"/>
                <w:sz w:val="20"/>
                <w:szCs w:val="20"/>
                <w:lang w:val="en-US"/>
              </w:rPr>
            </w:pP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0B6DBC"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DDS_STBIO1_3005</w:t>
            </w:r>
          </w:p>
        </w:tc>
      </w:tr>
      <w:tr w:rsidR="00034795" w:rsidRPr="006B6A73" w14:paraId="44D2DB1F" w14:textId="77777777" w:rsidTr="00D32344">
        <w:trPr>
          <w:cantSplit/>
          <w:trHeight w:val="391"/>
          <w:jc w:val="center"/>
        </w:trPr>
        <w:tc>
          <w:tcPr>
            <w:tcW w:w="17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6EF47F"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0xCD000​</w:t>
            </w:r>
          </w:p>
        </w:tc>
        <w:tc>
          <w:tcPr>
            <w:tcW w:w="2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A67258"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OTP (TRIMM REGS)​</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7D7B60"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32​</w:t>
            </w:r>
          </w:p>
        </w:tc>
        <w:tc>
          <w:tcPr>
            <w:tcW w:w="1346"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35F2F0CF" w14:textId="682777A3" w:rsidR="00034795" w:rsidRPr="00CD241B" w:rsidRDefault="00034795" w:rsidP="006B6A73">
            <w:pPr>
              <w:ind w:left="360"/>
            </w:pPr>
            <w:r w:rsidRPr="006B6A73">
              <w:rPr>
                <w:rFonts w:asciiTheme="minorHAnsi" w:hAnsiTheme="minorHAnsi" w:cstheme="minorHAnsi"/>
                <w:color w:val="auto"/>
                <w:sz w:val="20"/>
                <w:szCs w:val="20"/>
              </w:rPr>
              <w:t>0xCD02</w:t>
            </w:r>
            <w:r>
              <w:rPr>
                <w:rFonts w:asciiTheme="minorHAnsi" w:hAnsiTheme="minorHAnsi" w:cstheme="minorHAnsi"/>
                <w:color w:val="auto"/>
                <w:sz w:val="20"/>
                <w:szCs w:val="20"/>
              </w:rPr>
              <w:t>F</w:t>
            </w:r>
          </w:p>
        </w:tc>
        <w:tc>
          <w:tcPr>
            <w:tcW w:w="1932" w:type="dxa"/>
            <w:tcBorders>
              <w:top w:val="single" w:sz="4" w:space="0" w:color="auto"/>
              <w:left w:val="single" w:sz="4" w:space="0" w:color="auto"/>
              <w:bottom w:val="single" w:sz="4" w:space="0" w:color="auto"/>
              <w:right w:val="single" w:sz="4" w:space="0" w:color="auto"/>
            </w:tcBorders>
          </w:tcPr>
          <w:p w14:paraId="7D13B7CC" w14:textId="3A0F6BC3" w:rsidR="00D32344" w:rsidRPr="00D32344" w:rsidRDefault="00330E04" w:rsidP="00D32344">
            <w:pPr>
              <w:rPr>
                <w:rFonts w:asciiTheme="minorHAnsi" w:hAnsiTheme="minorHAnsi" w:cstheme="minorHAnsi"/>
                <w:color w:val="auto"/>
                <w:sz w:val="20"/>
                <w:szCs w:val="20"/>
                <w:lang w:val="en-US"/>
              </w:rPr>
            </w:pPr>
            <w:r w:rsidRPr="00330E04">
              <w:rPr>
                <w:rFonts w:asciiTheme="minorHAnsi" w:hAnsiTheme="minorHAnsi" w:cstheme="minorHAnsi"/>
                <w:color w:val="auto"/>
                <w:sz w:val="20"/>
                <w:szCs w:val="20"/>
                <w:lang w:val="en-US"/>
              </w:rPr>
              <w:t>tst_main_reset_n</w:t>
            </w:r>
            <w:r w:rsidR="00D32344">
              <w:rPr>
                <w:rFonts w:asciiTheme="minorHAnsi" w:hAnsiTheme="minorHAnsi" w:cstheme="minorHAnsi"/>
                <w:color w:val="auto"/>
                <w:sz w:val="20"/>
                <w:szCs w:val="20"/>
                <w:lang w:val="en-US"/>
              </w:rPr>
              <w:t>,</w:t>
            </w:r>
            <w:r w:rsidR="00D32344" w:rsidRPr="00D32344">
              <w:rPr>
                <w:rFonts w:ascii="Consolas" w:eastAsia="Times New Roman" w:hAnsi="Consolas" w:cs="Times New Roman"/>
                <w:color w:val="CCCCCC"/>
                <w:sz w:val="21"/>
                <w:szCs w:val="21"/>
                <w:lang w:val="en-US"/>
              </w:rPr>
              <w:t xml:space="preserve"> </w:t>
            </w:r>
            <w:r w:rsidR="00D32344" w:rsidRPr="00D32344">
              <w:rPr>
                <w:rFonts w:asciiTheme="minorHAnsi" w:hAnsiTheme="minorHAnsi" w:cstheme="minorHAnsi"/>
                <w:color w:val="auto"/>
                <w:sz w:val="20"/>
                <w:szCs w:val="20"/>
                <w:lang w:val="en-US"/>
              </w:rPr>
              <w:t>regmap_sw_resetn</w:t>
            </w:r>
          </w:p>
          <w:p w14:paraId="5665075C" w14:textId="787EF87A" w:rsidR="00034795" w:rsidRPr="00330E04" w:rsidRDefault="00034795" w:rsidP="00330E04">
            <w:pPr>
              <w:ind w:left="360"/>
              <w:rPr>
                <w:rFonts w:asciiTheme="minorHAnsi" w:hAnsiTheme="minorHAnsi" w:cstheme="minorHAnsi"/>
                <w:color w:val="auto"/>
                <w:sz w:val="20"/>
                <w:szCs w:val="20"/>
                <w:lang w:val="en-US"/>
              </w:rPr>
            </w:pPr>
          </w:p>
        </w:tc>
        <w:tc>
          <w:tcPr>
            <w:tcW w:w="2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0D145C" w14:textId="77777777" w:rsidR="00034795" w:rsidRPr="006B6A73" w:rsidRDefault="00034795" w:rsidP="006B6A73">
            <w:pPr>
              <w:ind w:left="360"/>
              <w:rPr>
                <w:rFonts w:asciiTheme="minorHAnsi" w:hAnsiTheme="minorHAnsi" w:cstheme="minorHAnsi"/>
                <w:color w:val="auto"/>
                <w:sz w:val="20"/>
                <w:szCs w:val="20"/>
              </w:rPr>
            </w:pPr>
            <w:r w:rsidRPr="006B6A73">
              <w:rPr>
                <w:rFonts w:asciiTheme="minorHAnsi" w:hAnsiTheme="minorHAnsi" w:cstheme="minorHAnsi"/>
                <w:color w:val="auto"/>
                <w:sz w:val="20"/>
                <w:szCs w:val="20"/>
              </w:rPr>
              <w:t>DDS_STBIO1_3006</w:t>
            </w:r>
          </w:p>
        </w:tc>
      </w:tr>
    </w:tbl>
    <w:p w14:paraId="4E10C73A" w14:textId="77777777" w:rsidR="006B6A73" w:rsidRDefault="006B6A73" w:rsidP="0071011D">
      <w:pPr>
        <w:ind w:left="360"/>
      </w:pPr>
    </w:p>
    <w:p w14:paraId="7C85BBB7" w14:textId="755F32B8" w:rsidR="002C300B" w:rsidRDefault="00ED2D01" w:rsidP="002C300B">
      <w:pPr>
        <w:pStyle w:val="Caption"/>
        <w:jc w:val="center"/>
      </w:pPr>
      <w:bookmarkStart w:id="159" w:name="_Toc210989367"/>
      <w:r>
        <w:t>Table</w:t>
      </w:r>
      <w:r w:rsidR="002C300B">
        <w:t xml:space="preserve"> </w:t>
      </w:r>
      <w:fldSimple w:instr=" SEQ Tableau \* ARABIC ">
        <w:r w:rsidR="00E27A95">
          <w:rPr>
            <w:noProof/>
          </w:rPr>
          <w:t>33</w:t>
        </w:r>
      </w:fldSimple>
      <w:r w:rsidR="002C300B">
        <w:t>: Address Register Map</w:t>
      </w:r>
      <w:bookmarkEnd w:id="159"/>
    </w:p>
    <w:p w14:paraId="41196506" w14:textId="5E279194" w:rsidR="0066075F" w:rsidRDefault="0066075F" w:rsidP="00152C3C">
      <w:pPr>
        <w:pStyle w:val="NoSpacing"/>
      </w:pPr>
    </w:p>
    <w:p w14:paraId="0C777180" w14:textId="77777777" w:rsidR="000D7C75" w:rsidRPr="000D7C75" w:rsidRDefault="000D7C75" w:rsidP="000D7C75">
      <w:pPr>
        <w:rPr>
          <w:lang w:val="en-US"/>
        </w:rPr>
      </w:pPr>
    </w:p>
    <w:p w14:paraId="40F0565E" w14:textId="5D2042DF" w:rsidR="0002472B" w:rsidRDefault="00C43DF3" w:rsidP="00152C3C">
      <w:pPr>
        <w:pStyle w:val="NoSpacing"/>
      </w:pPr>
      <w:r>
        <w:t xml:space="preserve">The device is configurable/readable by the </w:t>
      </w:r>
      <w:r w:rsidR="0002472B">
        <w:t>I2C/AHB</w:t>
      </w:r>
      <w:r>
        <w:t xml:space="preserve"> bridge. This IP is in charge of take an I2C/SPI access and (eventually) transform it into an AHB </w:t>
      </w:r>
      <w:r w:rsidR="0002472B">
        <w:t>t</w:t>
      </w:r>
      <w:r>
        <w:t xml:space="preserve">ransaction, to allow the configuration/reading of the device using the ISPU. </w:t>
      </w:r>
    </w:p>
    <w:p w14:paraId="50DA3AC1" w14:textId="0FAB7D3D" w:rsidR="00C43DF3" w:rsidRDefault="00C43DF3" w:rsidP="00152C3C">
      <w:pPr>
        <w:pStyle w:val="NoSpacing"/>
      </w:pPr>
      <w:r>
        <w:lastRenderedPageBreak/>
        <w:t xml:space="preserve">The only registers that are accessible also by an </w:t>
      </w:r>
      <w:r w:rsidRPr="00E77E56">
        <w:rPr>
          <w:b/>
          <w:bCs/>
        </w:rPr>
        <w:t>I2C/SPI direct access</w:t>
      </w:r>
      <w:r>
        <w:t xml:space="preserve">, are the ones of the </w:t>
      </w:r>
      <w:hyperlink w:anchor="_AFE_BLOCK_Register_Summary" w:history="1">
        <w:r w:rsidRPr="00FE50F9">
          <w:rPr>
            <w:rStyle w:val="Hyperlink"/>
            <w:sz w:val="18"/>
            <w:szCs w:val="18"/>
          </w:rPr>
          <w:t>AFE BLOCK</w:t>
        </w:r>
      </w:hyperlink>
      <w:r>
        <w:rPr>
          <w:rStyle w:val="Hyperlink"/>
          <w:sz w:val="18"/>
          <w:szCs w:val="18"/>
        </w:rPr>
        <w:t xml:space="preserve"> </w:t>
      </w:r>
      <w:r>
        <w:t>section.</w:t>
      </w:r>
    </w:p>
    <w:p w14:paraId="5F0CCF7C" w14:textId="77777777" w:rsidR="00C43DF3" w:rsidRDefault="00C43DF3" w:rsidP="00152C3C">
      <w:pPr>
        <w:pStyle w:val="NoSpacing"/>
      </w:pPr>
      <w:r>
        <w:t>To reach a very Low-Power consumption, the AHB interface is disabled as default.</w:t>
      </w:r>
    </w:p>
    <w:p w14:paraId="0980ABEE" w14:textId="7E4B4C88" w:rsidR="00C43DF3" w:rsidRDefault="00C43DF3" w:rsidP="00C43DF3">
      <w:r>
        <w:t xml:space="preserve">The </w:t>
      </w:r>
      <w:r w:rsidRPr="005F31D1">
        <w:t>I2C/SPI direct access</w:t>
      </w:r>
      <w:r>
        <w:rPr>
          <w:b/>
          <w:bCs/>
        </w:rPr>
        <w:t xml:space="preserve"> </w:t>
      </w:r>
      <w:r w:rsidRPr="007C0644">
        <w:t>mode</w:t>
      </w:r>
      <w:r>
        <w:t xml:space="preserve"> is done by the HOST INTF port (</w:t>
      </w:r>
      <w:hyperlink w:anchor="_I2C/SPI_AHB">
        <w:r w:rsidRPr="3CC3039E">
          <w:rPr>
            <w:rStyle w:val="Hyperlink"/>
          </w:rPr>
          <w:t>I2C/SPI AHB</w:t>
        </w:r>
      </w:hyperlink>
      <w:r>
        <w:t>) and the address of the AFE_BLOCK registers are arranged in 4 pages of 64 registers (</w:t>
      </w:r>
      <w:hyperlink w:anchor="_AFE_BLOCK_Register_Summary">
        <w:r w:rsidR="0002472B" w:rsidRPr="3CC3039E">
          <w:rPr>
            <w:rStyle w:val="Hyperlink"/>
          </w:rPr>
          <w:t>Table 24</w:t>
        </w:r>
      </w:hyperlink>
      <w:r>
        <w:t>).</w:t>
      </w:r>
    </w:p>
    <w:p w14:paraId="4512E9C6" w14:textId="0DAF226F" w:rsidR="00FB543C" w:rsidRDefault="00FB543C" w:rsidP="00C43DF3">
      <w:r>
        <w:t xml:space="preserve">In the following table are the base address and the </w:t>
      </w:r>
      <w:r w:rsidR="00311B03">
        <w:t>size of each one page.</w:t>
      </w:r>
    </w:p>
    <w:p w14:paraId="2D131417" w14:textId="77777777" w:rsidR="00311B03" w:rsidRDefault="00311B03" w:rsidP="00C43DF3"/>
    <w:tbl>
      <w:tblPr>
        <w:tblStyle w:val="Dxtablestyle"/>
        <w:tblW w:w="6597" w:type="dxa"/>
        <w:tblLook w:val="04A0" w:firstRow="1" w:lastRow="0" w:firstColumn="1" w:lastColumn="0" w:noHBand="0" w:noVBand="1"/>
      </w:tblPr>
      <w:tblGrid>
        <w:gridCol w:w="3599"/>
        <w:gridCol w:w="1697"/>
        <w:gridCol w:w="1301"/>
        <w:tblGridChange w:id="160">
          <w:tblGrid>
            <w:gridCol w:w="78"/>
            <w:gridCol w:w="2166"/>
            <w:gridCol w:w="1355"/>
            <w:gridCol w:w="1426"/>
            <w:gridCol w:w="271"/>
            <w:gridCol w:w="1301"/>
            <w:gridCol w:w="78"/>
          </w:tblGrid>
        </w:tblGridChange>
      </w:tblGrid>
      <w:tr w:rsidR="00131398" w:rsidRPr="0071011D" w14:paraId="69540F28" w14:textId="77777777" w:rsidTr="00470A66">
        <w:trPr>
          <w:cnfStyle w:val="100000000000" w:firstRow="1" w:lastRow="0" w:firstColumn="0" w:lastColumn="0" w:oddVBand="0" w:evenVBand="0" w:oddHBand="0" w:evenHBand="0" w:firstRowFirstColumn="0" w:firstRowLastColumn="0" w:lastRowFirstColumn="0" w:lastRowLastColumn="0"/>
          <w:trHeight w:val="375"/>
        </w:trPr>
        <w:tc>
          <w:tcPr>
            <w:tcW w:w="0" w:type="dxa"/>
            <w:hideMark/>
          </w:tcPr>
          <w:p w14:paraId="2D1DBB76" w14:textId="77777777" w:rsidR="00470A66" w:rsidRPr="0071011D" w:rsidRDefault="00470A66" w:rsidP="00470A66">
            <w:pPr>
              <w:spacing w:line="276" w:lineRule="auto"/>
              <w:ind w:left="360"/>
              <w:rPr>
                <w:b/>
                <w:bCs/>
                <w:color w:val="171718" w:themeColor="background2" w:themeShade="1A"/>
              </w:rPr>
            </w:pPr>
            <w:r w:rsidRPr="0071011D">
              <w:rPr>
                <w:b/>
                <w:bCs/>
                <w:color w:val="171718" w:themeColor="background2" w:themeShade="1A"/>
              </w:rPr>
              <w:t>BASE ADDRESS​</w:t>
            </w:r>
          </w:p>
        </w:tc>
        <w:tc>
          <w:tcPr>
            <w:tcW w:w="0" w:type="dxa"/>
            <w:hideMark/>
          </w:tcPr>
          <w:p w14:paraId="68AD596F" w14:textId="27526A45" w:rsidR="00470A66" w:rsidRPr="0071011D" w:rsidRDefault="00470A66" w:rsidP="00470A66">
            <w:pPr>
              <w:spacing w:line="276" w:lineRule="auto"/>
              <w:ind w:left="360"/>
              <w:jc w:val="center"/>
              <w:rPr>
                <w:b/>
                <w:bCs/>
                <w:color w:val="171718" w:themeColor="background2" w:themeShade="1A"/>
              </w:rPr>
            </w:pPr>
            <w:r>
              <w:rPr>
                <w:b/>
                <w:bCs/>
                <w:color w:val="171718" w:themeColor="background2" w:themeShade="1A"/>
              </w:rPr>
              <w:t>SIZE</w:t>
            </w:r>
          </w:p>
        </w:tc>
        <w:tc>
          <w:tcPr>
            <w:tcW w:w="0" w:type="dxa"/>
            <w:hideMark/>
          </w:tcPr>
          <w:p w14:paraId="5D4CE0AC" w14:textId="0CAA2DCC" w:rsidR="00470A66" w:rsidRPr="0071011D" w:rsidRDefault="00470A66" w:rsidP="00470A66">
            <w:pPr>
              <w:spacing w:line="276" w:lineRule="auto"/>
              <w:jc w:val="center"/>
              <w:rPr>
                <w:b/>
                <w:bCs/>
                <w:color w:val="171718" w:themeColor="background2" w:themeShade="1A"/>
              </w:rPr>
            </w:pPr>
            <w:r>
              <w:rPr>
                <w:b/>
                <w:bCs/>
                <w:color w:val="171718" w:themeColor="background2" w:themeShade="1A"/>
              </w:rPr>
              <w:t>PAGE</w:t>
            </w:r>
          </w:p>
        </w:tc>
      </w:tr>
      <w:tr w:rsidR="00470A66" w:rsidRPr="0071011D" w14:paraId="06508A86" w14:textId="77777777" w:rsidTr="00470A66">
        <w:tblPrEx>
          <w:tblW w:w="6597" w:type="dxa"/>
          <w:tblPrExChange w:id="161" w:author="Microsoft Word" w:date="2025-05-22T11:02:00Z" w16du:dateUtc="2025-05-22T09:02:00Z">
            <w:tblPrEx>
              <w:tblW w:w="6597" w:type="dxa"/>
            </w:tblPrEx>
          </w:tblPrExChange>
        </w:tblPrEx>
        <w:trPr>
          <w:trHeight w:val="375"/>
          <w:trPrChange w:id="162" w:author="Microsoft Word" w:date="2025-05-22T11:02:00Z" w16du:dateUtc="2025-05-22T09:02:00Z">
            <w:trPr>
              <w:gridBefore w:val="1"/>
              <w:trHeight w:val="375"/>
            </w:trPr>
          </w:trPrChange>
        </w:trPr>
        <w:tc>
          <w:tcPr>
            <w:tcW w:w="0" w:type="dxa"/>
            <w:hideMark/>
            <w:tcPrChange w:id="163" w:author="Microsoft Word" w:date="2025-05-22T11:02:00Z" w16du:dateUtc="2025-05-22T09:02:00Z">
              <w:tcPr>
                <w:tcW w:w="2166" w:type="dxa"/>
                <w:hideMark/>
              </w:tcPr>
            </w:tcPrChange>
          </w:tcPr>
          <w:p w14:paraId="58D66837" w14:textId="0BCE7D19" w:rsidR="00470A66" w:rsidRPr="0071011D" w:rsidRDefault="00470A66" w:rsidP="00470A66">
            <w:pPr>
              <w:spacing w:line="276" w:lineRule="auto"/>
              <w:ind w:left="360"/>
              <w:jc w:val="center"/>
            </w:pPr>
            <w:r w:rsidRPr="0071011D">
              <w:t>0x</w:t>
            </w:r>
            <w:r>
              <w:t>0</w:t>
            </w:r>
            <w:r w:rsidRPr="0071011D">
              <w:t>0​</w:t>
            </w:r>
          </w:p>
        </w:tc>
        <w:tc>
          <w:tcPr>
            <w:tcW w:w="0" w:type="dxa"/>
            <w:hideMark/>
            <w:tcPrChange w:id="164" w:author="Microsoft Word" w:date="2025-05-22T11:02:00Z" w16du:dateUtc="2025-05-22T09:02:00Z">
              <w:tcPr>
                <w:tcW w:w="2781" w:type="dxa"/>
                <w:gridSpan w:val="2"/>
                <w:hideMark/>
              </w:tcPr>
            </w:tcPrChange>
          </w:tcPr>
          <w:p w14:paraId="3468FB65" w14:textId="6D563DE6" w:rsidR="00470A66" w:rsidRPr="0071011D" w:rsidRDefault="00470A66" w:rsidP="00470A66">
            <w:pPr>
              <w:spacing w:line="276" w:lineRule="auto"/>
              <w:ind w:left="360"/>
              <w:jc w:val="center"/>
            </w:pPr>
            <w:r>
              <w:t>0x3F</w:t>
            </w:r>
          </w:p>
        </w:tc>
        <w:tc>
          <w:tcPr>
            <w:tcW w:w="0" w:type="dxa"/>
            <w:hideMark/>
            <w:tcPrChange w:id="165" w:author="Microsoft Word" w:date="2025-05-22T11:02:00Z" w16du:dateUtc="2025-05-22T09:02:00Z">
              <w:tcPr>
                <w:tcW w:w="1650" w:type="dxa"/>
                <w:gridSpan w:val="3"/>
                <w:hideMark/>
              </w:tcPr>
            </w:tcPrChange>
          </w:tcPr>
          <w:p w14:paraId="3A811D5F" w14:textId="6364267A" w:rsidR="00470A66" w:rsidRPr="0071011D" w:rsidRDefault="00470A66" w:rsidP="00470A66">
            <w:pPr>
              <w:spacing w:line="276" w:lineRule="auto"/>
              <w:jc w:val="center"/>
            </w:pPr>
            <w:r>
              <w:t>0</w:t>
            </w:r>
            <w:r w:rsidRPr="0071011D">
              <w:t>​</w:t>
            </w:r>
          </w:p>
        </w:tc>
      </w:tr>
      <w:tr w:rsidR="00470A66" w:rsidRPr="0071011D" w14:paraId="0DD9BC99" w14:textId="77777777" w:rsidTr="00470A66">
        <w:tblPrEx>
          <w:tblW w:w="6597" w:type="dxa"/>
          <w:tblPrExChange w:id="166" w:author="Microsoft Word" w:date="2025-05-22T11:02:00Z" w16du:dateUtc="2025-05-22T09:02:00Z">
            <w:tblPrEx>
              <w:tblW w:w="6597" w:type="dxa"/>
            </w:tblPrEx>
          </w:tblPrExChange>
        </w:tblPrEx>
        <w:trPr>
          <w:trHeight w:val="375"/>
          <w:trPrChange w:id="167" w:author="Microsoft Word" w:date="2025-05-22T11:02:00Z" w16du:dateUtc="2025-05-22T09:02:00Z">
            <w:trPr>
              <w:gridBefore w:val="1"/>
              <w:trHeight w:val="375"/>
            </w:trPr>
          </w:trPrChange>
        </w:trPr>
        <w:tc>
          <w:tcPr>
            <w:tcW w:w="0" w:type="dxa"/>
            <w:hideMark/>
            <w:tcPrChange w:id="168" w:author="Microsoft Word" w:date="2025-05-22T11:02:00Z" w16du:dateUtc="2025-05-22T09:02:00Z">
              <w:tcPr>
                <w:tcW w:w="2166" w:type="dxa"/>
                <w:hideMark/>
              </w:tcPr>
            </w:tcPrChange>
          </w:tcPr>
          <w:p w14:paraId="5ADEF552" w14:textId="63C43406" w:rsidR="00470A66" w:rsidRPr="0071011D" w:rsidRDefault="00470A66" w:rsidP="00470A66">
            <w:pPr>
              <w:spacing w:line="276" w:lineRule="auto"/>
              <w:ind w:left="360"/>
              <w:jc w:val="center"/>
            </w:pPr>
            <w:r w:rsidRPr="0071011D">
              <w:t>0x</w:t>
            </w:r>
            <w:r>
              <w:t>4</w:t>
            </w:r>
            <w:r w:rsidRPr="0071011D">
              <w:t>0​</w:t>
            </w:r>
          </w:p>
        </w:tc>
        <w:tc>
          <w:tcPr>
            <w:tcW w:w="0" w:type="dxa"/>
            <w:hideMark/>
            <w:tcPrChange w:id="169" w:author="Microsoft Word" w:date="2025-05-22T11:02:00Z" w16du:dateUtc="2025-05-22T09:02:00Z">
              <w:tcPr>
                <w:tcW w:w="2781" w:type="dxa"/>
                <w:gridSpan w:val="2"/>
                <w:hideMark/>
              </w:tcPr>
            </w:tcPrChange>
          </w:tcPr>
          <w:p w14:paraId="36761EEF" w14:textId="09B430B2" w:rsidR="00470A66" w:rsidRPr="0071011D" w:rsidRDefault="00470A66" w:rsidP="00470A66">
            <w:pPr>
              <w:spacing w:line="276" w:lineRule="auto"/>
              <w:ind w:left="360"/>
              <w:jc w:val="center"/>
            </w:pPr>
            <w:r>
              <w:t>0x3F</w:t>
            </w:r>
          </w:p>
        </w:tc>
        <w:tc>
          <w:tcPr>
            <w:tcW w:w="0" w:type="dxa"/>
            <w:hideMark/>
            <w:tcPrChange w:id="170" w:author="Microsoft Word" w:date="2025-05-22T11:02:00Z" w16du:dateUtc="2025-05-22T09:02:00Z">
              <w:tcPr>
                <w:tcW w:w="1650" w:type="dxa"/>
                <w:gridSpan w:val="3"/>
                <w:hideMark/>
              </w:tcPr>
            </w:tcPrChange>
          </w:tcPr>
          <w:p w14:paraId="6C8D8FFD" w14:textId="53401C25" w:rsidR="00470A66" w:rsidRPr="0071011D" w:rsidRDefault="00470A66" w:rsidP="00470A66">
            <w:pPr>
              <w:spacing w:line="276" w:lineRule="auto"/>
              <w:jc w:val="center"/>
            </w:pPr>
            <w:r>
              <w:t>1</w:t>
            </w:r>
            <w:r w:rsidRPr="0071011D">
              <w:t>​</w:t>
            </w:r>
          </w:p>
        </w:tc>
      </w:tr>
      <w:tr w:rsidR="00470A66" w:rsidRPr="0071011D" w14:paraId="47E7B06F" w14:textId="77777777" w:rsidTr="00470A66">
        <w:tblPrEx>
          <w:tblW w:w="6597" w:type="dxa"/>
          <w:tblPrExChange w:id="171" w:author="Microsoft Word" w:date="2025-05-22T11:02:00Z" w16du:dateUtc="2025-05-22T09:02:00Z">
            <w:tblPrEx>
              <w:tblW w:w="6597" w:type="dxa"/>
            </w:tblPrEx>
          </w:tblPrExChange>
        </w:tblPrEx>
        <w:trPr>
          <w:trHeight w:val="375"/>
          <w:trPrChange w:id="172" w:author="Microsoft Word" w:date="2025-05-22T11:02:00Z" w16du:dateUtc="2025-05-22T09:02:00Z">
            <w:trPr>
              <w:gridBefore w:val="1"/>
              <w:trHeight w:val="375"/>
            </w:trPr>
          </w:trPrChange>
        </w:trPr>
        <w:tc>
          <w:tcPr>
            <w:tcW w:w="0" w:type="dxa"/>
            <w:hideMark/>
            <w:tcPrChange w:id="173" w:author="Microsoft Word" w:date="2025-05-22T11:02:00Z" w16du:dateUtc="2025-05-22T09:02:00Z">
              <w:tcPr>
                <w:tcW w:w="2166" w:type="dxa"/>
                <w:hideMark/>
              </w:tcPr>
            </w:tcPrChange>
          </w:tcPr>
          <w:p w14:paraId="7524EB68" w14:textId="340F2C1D" w:rsidR="00470A66" w:rsidRPr="0071011D" w:rsidRDefault="00470A66" w:rsidP="00470A66">
            <w:pPr>
              <w:spacing w:line="276" w:lineRule="auto"/>
              <w:ind w:left="360"/>
              <w:jc w:val="center"/>
            </w:pPr>
            <w:r w:rsidRPr="0071011D">
              <w:t>0x</w:t>
            </w:r>
            <w:r>
              <w:t>8</w:t>
            </w:r>
            <w:r w:rsidRPr="0071011D">
              <w:t>0​</w:t>
            </w:r>
          </w:p>
        </w:tc>
        <w:tc>
          <w:tcPr>
            <w:tcW w:w="0" w:type="dxa"/>
            <w:hideMark/>
            <w:tcPrChange w:id="174" w:author="Microsoft Word" w:date="2025-05-22T11:02:00Z" w16du:dateUtc="2025-05-22T09:02:00Z">
              <w:tcPr>
                <w:tcW w:w="2781" w:type="dxa"/>
                <w:gridSpan w:val="2"/>
                <w:hideMark/>
              </w:tcPr>
            </w:tcPrChange>
          </w:tcPr>
          <w:p w14:paraId="2467ECF8" w14:textId="4647A9B9" w:rsidR="00470A66" w:rsidRPr="0071011D" w:rsidRDefault="00470A66" w:rsidP="00470A66">
            <w:pPr>
              <w:spacing w:line="276" w:lineRule="auto"/>
              <w:ind w:left="360"/>
              <w:jc w:val="center"/>
            </w:pPr>
            <w:r>
              <w:t>0x3F</w:t>
            </w:r>
            <w:r w:rsidRPr="0071011D">
              <w:t>​</w:t>
            </w:r>
          </w:p>
        </w:tc>
        <w:tc>
          <w:tcPr>
            <w:tcW w:w="0" w:type="dxa"/>
            <w:hideMark/>
            <w:tcPrChange w:id="175" w:author="Microsoft Word" w:date="2025-05-22T11:02:00Z" w16du:dateUtc="2025-05-22T09:02:00Z">
              <w:tcPr>
                <w:tcW w:w="1650" w:type="dxa"/>
                <w:gridSpan w:val="3"/>
                <w:hideMark/>
              </w:tcPr>
            </w:tcPrChange>
          </w:tcPr>
          <w:p w14:paraId="41FAA70F" w14:textId="7FB37C0A" w:rsidR="00470A66" w:rsidRPr="0071011D" w:rsidRDefault="00470A66" w:rsidP="00470A66">
            <w:pPr>
              <w:spacing w:line="276" w:lineRule="auto"/>
              <w:jc w:val="center"/>
            </w:pPr>
            <w:r>
              <w:t>2</w:t>
            </w:r>
            <w:r w:rsidRPr="0071011D">
              <w:t>​</w:t>
            </w:r>
          </w:p>
        </w:tc>
      </w:tr>
      <w:tr w:rsidR="00470A66" w:rsidRPr="0071011D" w14:paraId="56466454" w14:textId="77777777" w:rsidTr="00470A66">
        <w:tblPrEx>
          <w:tblW w:w="6597" w:type="dxa"/>
          <w:tblPrExChange w:id="176" w:author="Microsoft Word" w:date="2025-05-22T11:02:00Z" w16du:dateUtc="2025-05-22T09:02:00Z">
            <w:tblPrEx>
              <w:tblW w:w="6597" w:type="dxa"/>
            </w:tblPrEx>
          </w:tblPrExChange>
        </w:tblPrEx>
        <w:trPr>
          <w:trHeight w:val="375"/>
          <w:trPrChange w:id="177" w:author="Microsoft Word" w:date="2025-05-22T11:02:00Z" w16du:dateUtc="2025-05-22T09:02:00Z">
            <w:trPr>
              <w:gridBefore w:val="1"/>
              <w:trHeight w:val="375"/>
            </w:trPr>
          </w:trPrChange>
        </w:trPr>
        <w:tc>
          <w:tcPr>
            <w:tcW w:w="0" w:type="dxa"/>
            <w:hideMark/>
            <w:tcPrChange w:id="178" w:author="Microsoft Word" w:date="2025-05-22T11:02:00Z" w16du:dateUtc="2025-05-22T09:02:00Z">
              <w:tcPr>
                <w:tcW w:w="2166" w:type="dxa"/>
                <w:hideMark/>
              </w:tcPr>
            </w:tcPrChange>
          </w:tcPr>
          <w:p w14:paraId="1E685ED4" w14:textId="3D5BD271" w:rsidR="00470A66" w:rsidRPr="0071011D" w:rsidRDefault="00470A66" w:rsidP="00470A66">
            <w:pPr>
              <w:spacing w:line="276" w:lineRule="auto"/>
              <w:ind w:left="360"/>
              <w:jc w:val="center"/>
            </w:pPr>
            <w:r w:rsidRPr="0071011D">
              <w:t>0xC0​</w:t>
            </w:r>
          </w:p>
        </w:tc>
        <w:tc>
          <w:tcPr>
            <w:tcW w:w="0" w:type="dxa"/>
            <w:hideMark/>
            <w:tcPrChange w:id="179" w:author="Microsoft Word" w:date="2025-05-22T11:02:00Z" w16du:dateUtc="2025-05-22T09:02:00Z">
              <w:tcPr>
                <w:tcW w:w="2781" w:type="dxa"/>
                <w:gridSpan w:val="2"/>
                <w:hideMark/>
              </w:tcPr>
            </w:tcPrChange>
          </w:tcPr>
          <w:p w14:paraId="250AAFF4" w14:textId="4770E391" w:rsidR="00470A66" w:rsidRPr="0071011D" w:rsidRDefault="00470A66" w:rsidP="00470A66">
            <w:pPr>
              <w:spacing w:line="276" w:lineRule="auto"/>
              <w:ind w:left="360"/>
              <w:jc w:val="center"/>
            </w:pPr>
            <w:r>
              <w:t>0x3F</w:t>
            </w:r>
            <w:r w:rsidRPr="0071011D">
              <w:t>​</w:t>
            </w:r>
          </w:p>
        </w:tc>
        <w:tc>
          <w:tcPr>
            <w:tcW w:w="0" w:type="dxa"/>
            <w:hideMark/>
            <w:tcPrChange w:id="180" w:author="Microsoft Word" w:date="2025-05-22T11:02:00Z" w16du:dateUtc="2025-05-22T09:02:00Z">
              <w:tcPr>
                <w:tcW w:w="1650" w:type="dxa"/>
                <w:gridSpan w:val="3"/>
                <w:hideMark/>
              </w:tcPr>
            </w:tcPrChange>
          </w:tcPr>
          <w:p w14:paraId="260CDB50" w14:textId="4BBB7DD7" w:rsidR="00470A66" w:rsidRPr="0071011D" w:rsidRDefault="00470A66" w:rsidP="00470A66">
            <w:pPr>
              <w:keepNext/>
              <w:spacing w:line="276" w:lineRule="auto"/>
              <w:jc w:val="center"/>
            </w:pPr>
            <w:r>
              <w:t>3</w:t>
            </w:r>
            <w:r w:rsidRPr="0071011D">
              <w:t>​</w:t>
            </w:r>
          </w:p>
        </w:tc>
      </w:tr>
    </w:tbl>
    <w:p w14:paraId="06E07313" w14:textId="6E84BF31" w:rsidR="002C300B" w:rsidRDefault="002C300B" w:rsidP="002C300B">
      <w:pPr>
        <w:pStyle w:val="Caption"/>
        <w:jc w:val="center"/>
      </w:pPr>
      <w:bookmarkStart w:id="181" w:name="_Toc210989368"/>
      <w:r>
        <w:t xml:space="preserve">Table </w:t>
      </w:r>
      <w:fldSimple w:instr=" SEQ Tableau \* ARABIC ">
        <w:r w:rsidR="00E27A95">
          <w:rPr>
            <w:noProof/>
          </w:rPr>
          <w:t>34</w:t>
        </w:r>
      </w:fldSimple>
      <w:r>
        <w:t>: Location AFE_BLOCK Registers on the I2C/SPI pages</w:t>
      </w:r>
      <w:r w:rsidR="002D0168">
        <w:t>.</w:t>
      </w:r>
      <w:bookmarkEnd w:id="181"/>
    </w:p>
    <w:p w14:paraId="285081CF" w14:textId="43EAAFD7" w:rsidR="00C43DF3" w:rsidRDefault="00C871A7" w:rsidP="00C43DF3">
      <w:r>
        <w:t>For direct access operation t</w:t>
      </w:r>
      <w:r w:rsidR="00C43DF3">
        <w:t xml:space="preserve">wo I2C/SPI operations need for reading/writing an AFE_BLOCK register: </w:t>
      </w:r>
    </w:p>
    <w:p w14:paraId="3390AC74" w14:textId="55779E4D" w:rsidR="00C43DF3" w:rsidRDefault="00C43DF3" w:rsidP="00DA2CD3">
      <w:pPr>
        <w:pStyle w:val="ListParagraph"/>
        <w:numPr>
          <w:ilvl w:val="0"/>
          <w:numId w:val="65"/>
        </w:numPr>
      </w:pPr>
      <w:r>
        <w:t xml:space="preserve">Page Selection -&gt; </w:t>
      </w:r>
      <w:r w:rsidR="00814842">
        <w:t>I2C write operation for writing</w:t>
      </w:r>
      <w:r>
        <w:t xml:space="preserve"> the 2 bits of the </w:t>
      </w:r>
      <w:r w:rsidRPr="00311B03">
        <w:t>PAGE_SEL</w:t>
      </w:r>
      <w:r>
        <w:t xml:space="preserve"> (</w:t>
      </w:r>
      <w:r w:rsidR="00A0249B">
        <w:t>address 0x40</w:t>
      </w:r>
      <w:r>
        <w:t xml:space="preserve"> of </w:t>
      </w:r>
      <w:r w:rsidR="00A0249B">
        <w:t xml:space="preserve">I2C/SPI AHB </w:t>
      </w:r>
      <w:r w:rsidR="00814842">
        <w:t>Bridge</w:t>
      </w:r>
      <w:r>
        <w:t>)</w:t>
      </w:r>
    </w:p>
    <w:p w14:paraId="5034B834" w14:textId="00E401FD" w:rsidR="00C43DF3" w:rsidRDefault="00C43DF3" w:rsidP="00DA2CD3">
      <w:pPr>
        <w:pStyle w:val="ListParagraph"/>
        <w:numPr>
          <w:ilvl w:val="0"/>
          <w:numId w:val="65"/>
        </w:numPr>
      </w:pPr>
      <w:r>
        <w:t xml:space="preserve">AFE_BLOCK register R/W -&gt; Read/Write the AFE_BLOCK register with the address reported in </w:t>
      </w:r>
      <w:r w:rsidR="00311B03">
        <w:t>one</w:t>
      </w:r>
      <w:r>
        <w:t xml:space="preserve"> of 4 pages. </w:t>
      </w:r>
    </w:p>
    <w:p w14:paraId="118B8978" w14:textId="6A6E8AAE" w:rsidR="00C43DF3" w:rsidRPr="00C8479E" w:rsidRDefault="00C43DF3" w:rsidP="00DA2CD3">
      <w:pPr>
        <w:pStyle w:val="ListParagraph"/>
        <w:numPr>
          <w:ilvl w:val="1"/>
          <w:numId w:val="65"/>
        </w:numPr>
      </w:pPr>
      <w:r>
        <w:t xml:space="preserve">e.g.: for reading the </w:t>
      </w:r>
      <w:hyperlink w:anchor="_0236eb41-5dc9-4a24-a5e5-a35384417c92">
        <w:r w:rsidRPr="00D5268D">
          <w:rPr>
            <w:color w:val="0000FF"/>
          </w:rPr>
          <w:t>DEVICE_STATUS_REG</w:t>
        </w:r>
      </w:hyperlink>
      <w:r w:rsidRPr="00D5268D">
        <w:rPr>
          <w:color w:val="0000FF"/>
        </w:rPr>
        <w:t xml:space="preserve"> </w:t>
      </w:r>
      <w:r>
        <w:t xml:space="preserve">(Register Map address 0x0096) the </w:t>
      </w:r>
      <w:r w:rsidRPr="007230A3">
        <w:rPr>
          <w:b/>
          <w:bCs/>
        </w:rPr>
        <w:t>PAGE_SEL=</w:t>
      </w:r>
      <w:r w:rsidRPr="007C6446">
        <w:t>0x</w:t>
      </w:r>
      <w:r>
        <w:t>0</w:t>
      </w:r>
      <w:r w:rsidRPr="007C6446">
        <w:t>2</w:t>
      </w:r>
      <w:r>
        <w:t xml:space="preserve">, </w:t>
      </w:r>
      <w:r w:rsidRPr="007230A3">
        <w:rPr>
          <w:b/>
          <w:bCs/>
        </w:rPr>
        <w:t>I2C/SPI direct access address=</w:t>
      </w:r>
      <w:r w:rsidRPr="007C6446">
        <w:t>0x16</w:t>
      </w:r>
      <w:r>
        <w:t xml:space="preserve"> </w:t>
      </w:r>
    </w:p>
    <w:p w14:paraId="31258D9F" w14:textId="77777777" w:rsidR="00C43DF3" w:rsidRDefault="00C43DF3" w:rsidP="00C43DF3">
      <w:r>
        <w:t xml:space="preserve"> </w:t>
      </w:r>
    </w:p>
    <w:p w14:paraId="08B6DC1D" w14:textId="77777777" w:rsidR="00C43DF3" w:rsidRDefault="00C43DF3" w:rsidP="00152C3C">
      <w:pPr>
        <w:pStyle w:val="NoSpacing"/>
      </w:pPr>
      <w:r>
        <w:t xml:space="preserve">To enable AHB Access, it needs using </w:t>
      </w:r>
      <w:r w:rsidRPr="00B20B84">
        <w:t>I2C/SPI direct access</w:t>
      </w:r>
      <w:r>
        <w:rPr>
          <w:b/>
          <w:bCs/>
        </w:rPr>
        <w:t xml:space="preserve"> </w:t>
      </w:r>
      <w:r w:rsidRPr="007C0644">
        <w:t>mode</w:t>
      </w:r>
      <w:r>
        <w:t>, for:</w:t>
      </w:r>
    </w:p>
    <w:p w14:paraId="6A2705B8" w14:textId="24DA9F93" w:rsidR="00C43DF3" w:rsidRDefault="00C43DF3" w:rsidP="00DA2CD3">
      <w:pPr>
        <w:pStyle w:val="NoSpacing"/>
        <w:numPr>
          <w:ilvl w:val="0"/>
          <w:numId w:val="63"/>
        </w:numPr>
      </w:pPr>
      <w:r>
        <w:t xml:space="preserve">First turn-on the LDO1V8 and the Fast-Ring Oscillator (set EN_LDO1V8 and EN_CLKF of </w:t>
      </w:r>
      <w:hyperlink w:anchor="_8f6e6652-eefa-4af1-be66-9cc16de92194">
        <w:r>
          <w:rPr>
            <w:color w:val="0000FF"/>
          </w:rPr>
          <w:t>VIREF_LDO1V8_CLK16M</w:t>
        </w:r>
      </w:hyperlink>
      <w:r w:rsidR="004304B7">
        <w:t xml:space="preserve">, see address in the </w:t>
      </w:r>
      <w:r w:rsidR="00E820DA">
        <w:t>T</w:t>
      </w:r>
      <w:r w:rsidR="004304B7">
        <w:t xml:space="preserve">able </w:t>
      </w:r>
      <w:r w:rsidR="00E820DA">
        <w:t>34</w:t>
      </w:r>
      <w:r w:rsidRPr="00745303">
        <w:t>)</w:t>
      </w:r>
      <w:r>
        <w:t>.</w:t>
      </w:r>
    </w:p>
    <w:p w14:paraId="76136518" w14:textId="66A40721" w:rsidR="00C43DF3" w:rsidRPr="00A706F3" w:rsidRDefault="00C43DF3" w:rsidP="00DA2CD3">
      <w:pPr>
        <w:pStyle w:val="ListParagraph"/>
        <w:numPr>
          <w:ilvl w:val="0"/>
          <w:numId w:val="63"/>
        </w:numPr>
      </w:pPr>
      <w:r>
        <w:t>Check the Fast Clock</w:t>
      </w:r>
      <w:r w:rsidR="00E820DA">
        <w:t>(</w:t>
      </w:r>
      <w:r>
        <w:t>16MHz</w:t>
      </w:r>
      <w:r w:rsidR="00E820DA">
        <w:t>)</w:t>
      </w:r>
      <w:r>
        <w:t xml:space="preserve">,  is stable  (when the Fast-Ring Oscillator is stable, the CLK_READY bit in </w:t>
      </w:r>
      <w:hyperlink w:anchor="_a48b257b-02e9-4da9-a7c5-68790403f9cc">
        <w:r>
          <w:rPr>
            <w:color w:val="0000FF"/>
          </w:rPr>
          <w:t>DEVICE_CONFIG_OPERATION</w:t>
        </w:r>
      </w:hyperlink>
      <w:r>
        <w:rPr>
          <w:color w:val="0000FF"/>
        </w:rPr>
        <w:t xml:space="preserve"> </w:t>
      </w:r>
      <w:r w:rsidRPr="00AE43D1">
        <w:rPr>
          <w:rStyle w:val="NoSpacingChar"/>
        </w:rPr>
        <w:t>(0x0000)</w:t>
      </w:r>
      <w:r>
        <w:rPr>
          <w:rStyle w:val="NoSpacingChar"/>
        </w:rPr>
        <w:t xml:space="preserve"> </w:t>
      </w:r>
      <w:r>
        <w:t>register is set to 1).</w:t>
      </w:r>
    </w:p>
    <w:p w14:paraId="611A3038" w14:textId="77777777" w:rsidR="00C43DF3" w:rsidRDefault="00C43DF3" w:rsidP="00152C3C">
      <w:pPr>
        <w:pStyle w:val="NoSpacing"/>
      </w:pPr>
    </w:p>
    <w:p w14:paraId="44B8C0C4" w14:textId="7AEBBF19" w:rsidR="00C43DF3" w:rsidRDefault="00C43DF3" w:rsidP="00152C3C">
      <w:pPr>
        <w:pStyle w:val="NoSpacing"/>
      </w:pPr>
      <w:r>
        <w:t xml:space="preserve">Now it’s possible to configure the </w:t>
      </w:r>
      <w:r w:rsidRPr="003B60CF">
        <w:t>registers</w:t>
      </w:r>
      <w:r>
        <w:t xml:space="preserve"> that are mapped on AHB_Interface as explained in the following example:</w:t>
      </w:r>
    </w:p>
    <w:p w14:paraId="0CDAB6E9" w14:textId="56375582" w:rsidR="00B6419A" w:rsidRPr="00B6419A" w:rsidRDefault="00E6111D" w:rsidP="00DA2CD3">
      <w:pPr>
        <w:pStyle w:val="ListParagraph"/>
        <w:numPr>
          <w:ilvl w:val="0"/>
          <w:numId w:val="70"/>
        </w:numPr>
      </w:pPr>
      <w:r>
        <w:t xml:space="preserve">Run an I2C/SPI transaction, with the type </w:t>
      </w:r>
      <w:r w:rsidR="00852C80">
        <w:t xml:space="preserve">of AHB access word/byte, at the address </w:t>
      </w:r>
      <w:r w:rsidR="002576BD">
        <w:t xml:space="preserve">0x59 (one of </w:t>
      </w:r>
      <w:r w:rsidR="002576BD" w:rsidRPr="002576BD">
        <w:t>I2C/SPI Internal Configuration Registers</w:t>
      </w:r>
      <w:r w:rsidR="002576BD">
        <w:rPr>
          <w:rStyle w:val="Hyperlink"/>
          <w:color w:val="002060"/>
        </w:rPr>
        <w:t>)</w:t>
      </w:r>
      <w:r w:rsidR="002576BD">
        <w:t>.</w:t>
      </w:r>
    </w:p>
    <w:p w14:paraId="7EC7F2AB" w14:textId="5504E5B2" w:rsidR="00C43DF3" w:rsidRDefault="00C43DF3" w:rsidP="00DA2CD3">
      <w:pPr>
        <w:pStyle w:val="ListParagraph"/>
        <w:numPr>
          <w:ilvl w:val="0"/>
          <w:numId w:val="64"/>
        </w:numPr>
      </w:pPr>
      <w:r>
        <w:t xml:space="preserve">Run an I2C/SPI transaction, with the register address that you want to configure, at the address 0x50 (one of </w:t>
      </w:r>
      <w:r w:rsidRPr="002576BD">
        <w:t>I2C/SPI Internal Configuration Registers</w:t>
      </w:r>
      <w:r w:rsidRPr="002576BD">
        <w:rPr>
          <w:rStyle w:val="Hyperlink"/>
          <w:color w:val="002060"/>
          <w:u w:val="none"/>
        </w:rPr>
        <w:t>)</w:t>
      </w:r>
      <w:r>
        <w:t xml:space="preserve">, starting from the LSB. In other word, if you need to access at register </w:t>
      </w:r>
      <w:hyperlink w:anchor="_8f6e6652-eefa-4af1-be66-9cc16de92194">
        <w:r>
          <w:rPr>
            <w:color w:val="0000FF"/>
          </w:rPr>
          <w:t>VIREF_LDO1V8_CLK16M</w:t>
        </w:r>
      </w:hyperlink>
      <w:r w:rsidRPr="004C5035">
        <w:t xml:space="preserve"> at AHB address 0x</w:t>
      </w:r>
      <w:r>
        <w:t>000</w:t>
      </w:r>
      <w:r w:rsidRPr="004C5035">
        <w:t>C_</w:t>
      </w:r>
      <w:r>
        <w:t>00CF, you have to perform four I2C/SPI accesses to write:</w:t>
      </w:r>
    </w:p>
    <w:p w14:paraId="57B597A9" w14:textId="003A6600" w:rsidR="00C43DF3" w:rsidRDefault="00C43DF3" w:rsidP="00DA2CD3">
      <w:pPr>
        <w:pStyle w:val="ListParagraph"/>
        <w:numPr>
          <w:ilvl w:val="1"/>
          <w:numId w:val="64"/>
        </w:numPr>
      </w:pPr>
      <w:r>
        <w:t xml:space="preserve">At address 0x50 </w:t>
      </w:r>
      <w:del w:id="182" w:author="Microsoft Word" w:date="2025-05-22T11:16:00Z" w16du:dateUtc="2025-05-22T09:16:00Z">
        <w:r w:rsidRPr="3CC3039E">
          <w:rPr>
            <w:rFonts w:ascii="Wingdings" w:eastAsia="Wingdings" w:hAnsi="Wingdings" w:cs="Wingdings"/>
          </w:rPr>
          <w:delText>à</w:delText>
        </w:r>
      </w:del>
      <w:r>
        <w:t xml:space="preserve"> 0xCF</w:t>
      </w:r>
    </w:p>
    <w:p w14:paraId="6C880CE0" w14:textId="5B67B749" w:rsidR="00C43DF3" w:rsidRDefault="00C43DF3" w:rsidP="00DA2CD3">
      <w:pPr>
        <w:pStyle w:val="ListParagraph"/>
        <w:numPr>
          <w:ilvl w:val="1"/>
          <w:numId w:val="64"/>
        </w:numPr>
      </w:pPr>
      <w:r>
        <w:t xml:space="preserve">At address 0x51 </w:t>
      </w:r>
      <w:del w:id="183" w:author="Microsoft Word" w:date="2025-05-22T11:16:00Z" w16du:dateUtc="2025-05-22T09:16:00Z">
        <w:r w:rsidRPr="3CC3039E">
          <w:rPr>
            <w:rFonts w:ascii="Wingdings" w:eastAsia="Wingdings" w:hAnsi="Wingdings" w:cs="Wingdings"/>
          </w:rPr>
          <w:delText>à</w:delText>
        </w:r>
      </w:del>
      <w:r>
        <w:t xml:space="preserve"> 0x00</w:t>
      </w:r>
    </w:p>
    <w:p w14:paraId="3A62EF74" w14:textId="34EF4895" w:rsidR="00C43DF3" w:rsidRDefault="00C43DF3" w:rsidP="00DA2CD3">
      <w:pPr>
        <w:pStyle w:val="ListParagraph"/>
        <w:numPr>
          <w:ilvl w:val="1"/>
          <w:numId w:val="64"/>
        </w:numPr>
      </w:pPr>
      <w:r>
        <w:t xml:space="preserve">At address 0x52 </w:t>
      </w:r>
      <w:del w:id="184" w:author="Microsoft Word" w:date="2025-05-22T11:16:00Z" w16du:dateUtc="2025-05-22T09:16:00Z">
        <w:r w:rsidRPr="3CC3039E">
          <w:rPr>
            <w:rFonts w:ascii="Wingdings" w:eastAsia="Wingdings" w:hAnsi="Wingdings" w:cs="Wingdings"/>
          </w:rPr>
          <w:delText>à</w:delText>
        </w:r>
      </w:del>
      <w:r>
        <w:t xml:space="preserve"> 0x0C</w:t>
      </w:r>
    </w:p>
    <w:p w14:paraId="0088F535" w14:textId="517A735F" w:rsidR="00C43DF3" w:rsidRDefault="00C43DF3" w:rsidP="00DA2CD3">
      <w:pPr>
        <w:pStyle w:val="ListParagraph"/>
        <w:numPr>
          <w:ilvl w:val="1"/>
          <w:numId w:val="64"/>
        </w:numPr>
      </w:pPr>
      <w:r>
        <w:t xml:space="preserve">At address 0x53 </w:t>
      </w:r>
      <w:r w:rsidRPr="77E19E06">
        <w:rPr>
          <w:rFonts w:ascii="Wingdings" w:eastAsia="Wingdings" w:hAnsi="Wingdings" w:cs="Wingdings"/>
        </w:rPr>
        <w:t>à</w:t>
      </w:r>
      <w:r>
        <w:t xml:space="preserve"> 0x00</w:t>
      </w:r>
    </w:p>
    <w:p w14:paraId="49141CD8" w14:textId="54886232" w:rsidR="00106872" w:rsidRDefault="0025260D" w:rsidP="00DA2CD3">
      <w:pPr>
        <w:pStyle w:val="ListParagraph"/>
        <w:numPr>
          <w:ilvl w:val="0"/>
          <w:numId w:val="64"/>
        </w:numPr>
      </w:pPr>
      <w:r>
        <w:t xml:space="preserve">Run an I2C/SPI </w:t>
      </w:r>
      <w:r w:rsidR="00106872">
        <w:t>write, of the ne</w:t>
      </w:r>
      <w:r w:rsidR="003B57C3">
        <w:t>w data</w:t>
      </w:r>
      <w:r w:rsidR="00106872">
        <w:t xml:space="preserve">, at address 0x60 (one of </w:t>
      </w:r>
      <w:r w:rsidR="00106872" w:rsidRPr="002576BD">
        <w:t>I2C/SPI Internal Configuration Registers</w:t>
      </w:r>
      <w:r w:rsidR="00106872" w:rsidRPr="002576BD">
        <w:rPr>
          <w:rStyle w:val="Hyperlink"/>
          <w:color w:val="002060"/>
          <w:u w:val="none"/>
        </w:rPr>
        <w:t>)</w:t>
      </w:r>
      <w:r w:rsidR="00106872">
        <w:t>.</w:t>
      </w:r>
    </w:p>
    <w:p w14:paraId="3DEDAABB" w14:textId="77777777" w:rsidR="00EF005C" w:rsidRDefault="00EF005C" w:rsidP="00E91BE3">
      <w:pPr>
        <w:pStyle w:val="ListParagraph"/>
      </w:pPr>
    </w:p>
    <w:p w14:paraId="2B809516" w14:textId="6AA98534" w:rsidR="0025260D" w:rsidRDefault="0025260D" w:rsidP="00DA2CD3">
      <w:pPr>
        <w:pStyle w:val="ListParagraph"/>
        <w:numPr>
          <w:ilvl w:val="0"/>
          <w:numId w:val="64"/>
        </w:numPr>
      </w:pPr>
      <w:r>
        <w:t xml:space="preserve">Run an I2C/SPI </w:t>
      </w:r>
      <w:r w:rsidR="00236A29">
        <w:t>read transition</w:t>
      </w:r>
      <w:r w:rsidR="009D375D">
        <w:t xml:space="preserve">, with the number of byte that you read, </w:t>
      </w:r>
      <w:r w:rsidR="003B60CF">
        <w:t>at</w:t>
      </w:r>
      <w:r w:rsidR="009D375D">
        <w:t xml:space="preserve"> </w:t>
      </w:r>
      <w:r w:rsidR="003B60CF">
        <w:t xml:space="preserve">address </w:t>
      </w:r>
      <w:r w:rsidR="009D375D">
        <w:t>0x6</w:t>
      </w:r>
      <w:r w:rsidR="00236A29">
        <w:t>8</w:t>
      </w:r>
      <w:r w:rsidR="009D375D">
        <w:t xml:space="preserve"> (one of </w:t>
      </w:r>
      <w:r w:rsidR="009D375D" w:rsidRPr="002576BD">
        <w:t>I2C/SPI Internal Configuration Registers</w:t>
      </w:r>
      <w:r w:rsidR="009D375D" w:rsidRPr="002576BD">
        <w:rPr>
          <w:rStyle w:val="Hyperlink"/>
          <w:color w:val="002060"/>
          <w:u w:val="none"/>
        </w:rPr>
        <w:t>)</w:t>
      </w:r>
      <w:r w:rsidR="009D375D">
        <w:t>.</w:t>
      </w:r>
    </w:p>
    <w:p w14:paraId="2133B159" w14:textId="0E47919A" w:rsidR="00C43DF3" w:rsidRDefault="00C43DF3" w:rsidP="00DA2CD3">
      <w:pPr>
        <w:pStyle w:val="ListParagraph"/>
        <w:numPr>
          <w:ilvl w:val="0"/>
          <w:numId w:val="64"/>
        </w:numPr>
      </w:pPr>
      <w:r>
        <w:lastRenderedPageBreak/>
        <w:t>Run an I2C/SPI transaction with the data that you want to read, at address loaded into the previous step, at the address 0x7</w:t>
      </w:r>
      <w:r w:rsidR="00E91BE3">
        <w:t>0</w:t>
      </w:r>
      <w:r>
        <w:t xml:space="preserve"> (one of </w:t>
      </w:r>
      <w:r w:rsidRPr="002576BD">
        <w:t>I2C/SPI Internal Configuration Registers</w:t>
      </w:r>
      <w:r w:rsidRPr="002576BD">
        <w:rPr>
          <w:rStyle w:val="Hyperlink"/>
          <w:color w:val="002060"/>
          <w:u w:val="none"/>
        </w:rPr>
        <w:t>)</w:t>
      </w:r>
      <w:r>
        <w:t>.</w:t>
      </w:r>
    </w:p>
    <w:p w14:paraId="5727548F" w14:textId="77777777" w:rsidR="00C43DF3" w:rsidRPr="00E77E56" w:rsidRDefault="00C43DF3" w:rsidP="00C43DF3">
      <w:pPr>
        <w:pStyle w:val="ListParagraph"/>
      </w:pPr>
    </w:p>
    <w:p w14:paraId="1AE3E441" w14:textId="094D75A6" w:rsidR="00C43DF3" w:rsidRDefault="003D5377" w:rsidP="00C43DF3">
      <w:r>
        <w:t>It’s</w:t>
      </w:r>
      <w:r w:rsidR="00C43DF3">
        <w:t xml:space="preserve"> possible remap the whole AFE register map with AHB addresses (column “AHB Start Address” of </w:t>
      </w:r>
      <w:r>
        <w:t>T</w:t>
      </w:r>
      <w:r w:rsidR="00C43DF3">
        <w:t>able 3</w:t>
      </w:r>
      <w:r>
        <w:t>4</w:t>
      </w:r>
      <w:r w:rsidR="00C43DF3">
        <w:t>), included the AFE_BLOCK block: in this case each registers is accessible with own AHB address (AHB start address + offset) and the I2C/SPI access to these registers must follow the previous procedure. To do that:</w:t>
      </w:r>
    </w:p>
    <w:p w14:paraId="33B85BCB" w14:textId="70507000" w:rsidR="00C43DF3" w:rsidRDefault="00C43DF3" w:rsidP="00DA2CD3">
      <w:pPr>
        <w:pStyle w:val="NoSpacing"/>
        <w:numPr>
          <w:ilvl w:val="0"/>
          <w:numId w:val="63"/>
        </w:numPr>
      </w:pPr>
      <w:r>
        <w:t xml:space="preserve">Set the </w:t>
      </w:r>
      <w:r w:rsidRPr="00A30529">
        <w:rPr>
          <w:b/>
          <w:bCs/>
        </w:rPr>
        <w:t>user_mode</w:t>
      </w:r>
      <w:r>
        <w:t xml:space="preserve"> at 1 (set first bit-field of </w:t>
      </w:r>
      <w:hyperlink w:anchor="CTRL_REG_7" w:history="1">
        <w:r w:rsidRPr="006265EE">
          <w:rPr>
            <w:rStyle w:val="Hyperlink"/>
          </w:rPr>
          <w:t>CTRL_REG_7</w:t>
        </w:r>
      </w:hyperlink>
      <w:r w:rsidRPr="0067436A">
        <w:t xml:space="preserve"> (0x5E)</w:t>
      </w:r>
      <w:r>
        <w:t xml:space="preserve">, one of </w:t>
      </w:r>
      <w:r w:rsidRPr="002576BD">
        <w:t>I2C/SPI Internal Confi</w:t>
      </w:r>
      <w:bookmarkStart w:id="185" w:name="_Hlt137046452"/>
      <w:bookmarkStart w:id="186" w:name="_Hlt137046453"/>
      <w:r w:rsidRPr="002576BD">
        <w:t>g</w:t>
      </w:r>
      <w:bookmarkEnd w:id="185"/>
      <w:bookmarkEnd w:id="186"/>
      <w:r w:rsidRPr="002576BD">
        <w:t>uration Registers</w:t>
      </w:r>
      <w:r w:rsidRPr="002576BD">
        <w:rPr>
          <w:rStyle w:val="Hyperlink"/>
          <w:color w:val="002060"/>
          <w:u w:val="none"/>
        </w:rPr>
        <w:t>)</w:t>
      </w:r>
      <w:r>
        <w:t xml:space="preserve">. </w:t>
      </w:r>
    </w:p>
    <w:p w14:paraId="42A64DD7" w14:textId="3419BD60" w:rsidR="00C43DF3" w:rsidRDefault="00C43DF3" w:rsidP="00152C3C">
      <w:pPr>
        <w:pStyle w:val="NoSpacing"/>
      </w:pPr>
      <w:r>
        <w:t xml:space="preserve">This procedure is useful when you are thinking </w:t>
      </w:r>
      <w:r w:rsidR="00FE505E">
        <w:t>of configuring</w:t>
      </w:r>
      <w:r>
        <w:t xml:space="preserve"> the </w:t>
      </w:r>
      <w:r w:rsidR="00AB7B40">
        <w:t>STBIO</w:t>
      </w:r>
      <w:r>
        <w:t>1 by ISPU (with a code previously charged in code memory), leaving to host interface (I2C/SPI) the rule to collect the data from FIFO after AFE sampling and processing phases.</w:t>
      </w:r>
    </w:p>
    <w:p w14:paraId="0CC47A5E" w14:textId="0571F30D" w:rsidR="00381EA6" w:rsidRDefault="00FE505E" w:rsidP="00152C3C">
      <w:pPr>
        <w:pStyle w:val="NoSpacing"/>
      </w:pPr>
      <w:r>
        <w:t>The same procedure can be used also to consider the Regmap only for AHB, allowing the host interface to convert the I2C/SPI Transaction into AHB Transaction.</w:t>
      </w:r>
    </w:p>
    <w:p w14:paraId="77583274" w14:textId="77777777" w:rsidR="00FE505E" w:rsidRPr="00FE505E" w:rsidRDefault="00FE505E" w:rsidP="00FE505E">
      <w:pPr>
        <w:rPr>
          <w:lang w:val="en-US"/>
        </w:rPr>
      </w:pPr>
    </w:p>
    <w:p w14:paraId="27308EE0" w14:textId="75E23ED4" w:rsidR="00F17A84" w:rsidRDefault="00F17A84" w:rsidP="00152C3C">
      <w:pPr>
        <w:pStyle w:val="NoSpacing"/>
      </w:pPr>
      <w:r w:rsidRPr="00D171EF">
        <w:rPr>
          <w:b/>
          <w:bCs/>
        </w:rPr>
        <w:t xml:space="preserve">Pay </w:t>
      </w:r>
      <w:r w:rsidR="00FE505E" w:rsidRPr="00D171EF">
        <w:rPr>
          <w:b/>
          <w:bCs/>
        </w:rPr>
        <w:t>Attention</w:t>
      </w:r>
      <w:r w:rsidR="00FE505E">
        <w:rPr>
          <w:b/>
          <w:bCs/>
        </w:rPr>
        <w:t>:</w:t>
      </w:r>
      <w:r>
        <w:t xml:space="preserve"> is strictly recommended to </w:t>
      </w:r>
      <w:r w:rsidR="00FE505E">
        <w:t>change</w:t>
      </w:r>
      <w:r>
        <w:t xml:space="preserve"> the </w:t>
      </w:r>
      <w:r w:rsidRPr="00FE505E">
        <w:rPr>
          <w:b/>
          <w:bCs/>
        </w:rPr>
        <w:t>user_mode</w:t>
      </w:r>
      <w:r w:rsidR="00FE505E">
        <w:t xml:space="preserve"> only when the Device is in </w:t>
      </w:r>
      <w:r w:rsidR="00FE505E" w:rsidRPr="00FE505E">
        <w:rPr>
          <w:b/>
          <w:bCs/>
        </w:rPr>
        <w:t>IDLE STATE</w:t>
      </w:r>
      <w:r>
        <w:t xml:space="preserve"> </w:t>
      </w:r>
      <w:r w:rsidR="00FE505E">
        <w:t>(check DEVICE_STATUS_REGISTER in REGMAP).</w:t>
      </w:r>
    </w:p>
    <w:p w14:paraId="3C087A7D" w14:textId="77777777" w:rsidR="00C43DF3" w:rsidRPr="000429CF" w:rsidRDefault="00C43DF3" w:rsidP="004A4397"/>
    <w:p w14:paraId="71D825AE" w14:textId="77777777" w:rsidR="004A4397" w:rsidRPr="000429CF" w:rsidRDefault="004A4397">
      <w:pPr>
        <w:pPrChange w:id="187" w:author="Aldo TORINO" w:date="2025-05-20T11:48:00Z" w16du:dateUtc="2025-05-20T09:48:00Z">
          <w:pPr>
            <w:pStyle w:val="NoSpacing"/>
          </w:pPr>
        </w:pPrChange>
      </w:pPr>
    </w:p>
    <w:p w14:paraId="58BABF44" w14:textId="411DAE04" w:rsidR="008874FF" w:rsidRDefault="008874FF" w:rsidP="008874FF">
      <w:pPr>
        <w:pStyle w:val="Heading3"/>
      </w:pPr>
      <w:bookmarkStart w:id="188" w:name="_448f74d4-31f1-412f-9596-ee9e0391cf19"/>
      <w:bookmarkStart w:id="189" w:name="_7a7dd494-c339-4824-87f9-9c38e532f3f1"/>
      <w:bookmarkStart w:id="190" w:name="_c1c379e6-1ba8-4681-8b91-040f48be390b"/>
      <w:bookmarkStart w:id="191" w:name="_80ef3a8c-13ae-4b2c-821b-03192cb4a2d3"/>
      <w:bookmarkStart w:id="192" w:name="_Toc224827114"/>
      <w:bookmarkStart w:id="193" w:name="_Toc158024758"/>
      <w:bookmarkEnd w:id="188"/>
      <w:bookmarkEnd w:id="189"/>
      <w:bookmarkEnd w:id="190"/>
      <w:bookmarkEnd w:id="191"/>
      <w:r>
        <w:t>STBIO1 Register Map Peculiar Requirements</w:t>
      </w:r>
      <w:bookmarkEnd w:id="192"/>
      <w:commentRangeStart w:id="194"/>
      <w:commentRangeEnd w:id="194"/>
      <w:r>
        <w:rPr>
          <w:rStyle w:val="CommentReference"/>
          <w:sz w:val="32"/>
          <w:szCs w:val="32"/>
        </w:rPr>
        <w:commentReference w:id="194"/>
      </w:r>
    </w:p>
    <w:p w14:paraId="15AB6B07" w14:textId="29AE1239" w:rsidR="000D7C75" w:rsidRDefault="000D7C75" w:rsidP="00152C3C">
      <w:pPr>
        <w:pStyle w:val="NoSpacing"/>
      </w:pPr>
      <w:bookmarkStart w:id="196" w:name="_AFE_BLOCK_Register_Summary"/>
      <w:bookmarkEnd w:id="196"/>
      <w:r w:rsidRPr="00CA619A">
        <w:t>[DDS_STBIO1_</w:t>
      </w:r>
      <w:r>
        <w:t>4</w:t>
      </w:r>
      <w:r w:rsidRPr="00CA619A">
        <w:t>0</w:t>
      </w:r>
      <w:r>
        <w:t>00</w:t>
      </w:r>
      <w:r w:rsidRPr="00CA619A">
        <w:t xml:space="preserve">] </w:t>
      </w:r>
      <w:r w:rsidRPr="006215B2">
        <w:t>Requirement</w:t>
      </w:r>
      <w:r w:rsidRPr="00CA619A">
        <w:t>:</w:t>
      </w:r>
    </w:p>
    <w:p w14:paraId="6C35A071" w14:textId="2CE742BE" w:rsidR="000D7C75" w:rsidRPr="00CA619A" w:rsidRDefault="000D7C75" w:rsidP="00152C3C">
      <w:pPr>
        <w:pStyle w:val="NoSpacing"/>
      </w:pPr>
      <w:r>
        <w:t xml:space="preserve">Write enable for each </w:t>
      </w:r>
      <w:r w:rsidRPr="000D7C75">
        <w:t>OTP REGISTER</w:t>
      </w:r>
      <w:r>
        <w:t xml:space="preserve"> </w:t>
      </w:r>
      <w:r w:rsidR="0090562F">
        <w:t>shall be</w:t>
      </w:r>
      <w:r>
        <w:t xml:space="preserve"> 0, in functional mode, if bit </w:t>
      </w:r>
      <w:r w:rsidR="00F3664E">
        <w:t>31</w:t>
      </w:r>
      <w:r>
        <w:t xml:space="preserve"> of  </w:t>
      </w:r>
      <w:r w:rsidRPr="0013479F">
        <w:t>OTP_PRG</w:t>
      </w:r>
      <w:r w:rsidR="00F3664E">
        <w:t>10</w:t>
      </w:r>
      <w:r>
        <w:t xml:space="preserve"> is set 1</w:t>
      </w:r>
      <w:r w:rsidR="0090562F">
        <w:t>.</w:t>
      </w:r>
    </w:p>
    <w:p w14:paraId="6058F208" w14:textId="77777777" w:rsidR="000D7C75" w:rsidRPr="00CA619A" w:rsidRDefault="000D7C75" w:rsidP="00152C3C">
      <w:pPr>
        <w:pStyle w:val="NoSpacing"/>
      </w:pPr>
      <w:r w:rsidRPr="00460AE0">
        <w:t xml:space="preserve">[Vpriority High] </w:t>
      </w:r>
      <w:r w:rsidRPr="00CA619A">
        <w:t>[End]</w:t>
      </w:r>
    </w:p>
    <w:p w14:paraId="295DFC79" w14:textId="77777777" w:rsidR="000D7C75" w:rsidRPr="000D7C75" w:rsidRDefault="000D7C75" w:rsidP="000D7C75">
      <w:pPr>
        <w:rPr>
          <w:lang w:val="en-US"/>
        </w:rPr>
      </w:pPr>
    </w:p>
    <w:p w14:paraId="07DB31AC" w14:textId="14D841A6" w:rsidR="00703910" w:rsidRPr="00703910" w:rsidRDefault="00B52BDC" w:rsidP="00B52BDC">
      <w:pPr>
        <w:pStyle w:val="Heading4"/>
      </w:pPr>
      <w:r>
        <w:t>AFE_BLOC</w:t>
      </w:r>
      <w:r w:rsidR="00460773">
        <w:t>K</w:t>
      </w:r>
      <w:r>
        <w:t xml:space="preserve"> Register Summary</w:t>
      </w:r>
    </w:p>
    <w:tbl>
      <w:tblPr>
        <w:tblStyle w:val="TableGrid"/>
        <w:tblW w:w="5000" w:type="pct"/>
        <w:tblLook w:val="04A0" w:firstRow="1" w:lastRow="0" w:firstColumn="1" w:lastColumn="0" w:noHBand="0" w:noVBand="1"/>
      </w:tblPr>
      <w:tblGrid>
        <w:gridCol w:w="869"/>
        <w:gridCol w:w="3464"/>
        <w:gridCol w:w="3284"/>
        <w:gridCol w:w="916"/>
        <w:gridCol w:w="915"/>
      </w:tblGrid>
      <w:tr w:rsidR="00F11C70" w14:paraId="343F2A14" w14:textId="77777777" w:rsidTr="00F11C70">
        <w:tc>
          <w:tcPr>
            <w:tcW w:w="460" w:type="pct"/>
          </w:tcPr>
          <w:p w14:paraId="6C4E48D6" w14:textId="77777777" w:rsidR="00F11C70" w:rsidRDefault="00F11C70" w:rsidP="00F11C70">
            <w:pPr>
              <w:pStyle w:val="TableHeadL"/>
            </w:pPr>
            <w:r>
              <w:t>Offset</w:t>
            </w:r>
          </w:p>
        </w:tc>
        <w:tc>
          <w:tcPr>
            <w:tcW w:w="1833" w:type="pct"/>
          </w:tcPr>
          <w:p w14:paraId="124D2904" w14:textId="77777777" w:rsidR="00F11C70" w:rsidRDefault="00F11C70" w:rsidP="00F11C70">
            <w:pPr>
              <w:pStyle w:val="TableHeadL"/>
            </w:pPr>
            <w:r>
              <w:t>Register Name</w:t>
            </w:r>
          </w:p>
        </w:tc>
        <w:tc>
          <w:tcPr>
            <w:tcW w:w="1738" w:type="pct"/>
          </w:tcPr>
          <w:p w14:paraId="352B27E4" w14:textId="77777777" w:rsidR="00F11C70" w:rsidRDefault="00F11C70" w:rsidP="00F11C70">
            <w:pPr>
              <w:pStyle w:val="TableHeadL"/>
            </w:pPr>
            <w:r>
              <w:t>Register Title</w:t>
            </w:r>
          </w:p>
        </w:tc>
        <w:tc>
          <w:tcPr>
            <w:tcW w:w="485" w:type="pct"/>
          </w:tcPr>
          <w:p w14:paraId="53A61A76" w14:textId="77777777" w:rsidR="00F11C70" w:rsidRDefault="00F11C70" w:rsidP="00F11C70">
            <w:pPr>
              <w:pStyle w:val="TableHeadL"/>
            </w:pPr>
            <w:r>
              <w:t>Direct Access</w:t>
            </w:r>
          </w:p>
        </w:tc>
        <w:tc>
          <w:tcPr>
            <w:tcW w:w="484" w:type="pct"/>
          </w:tcPr>
          <w:p w14:paraId="26520965" w14:textId="77777777" w:rsidR="00F11C70" w:rsidRDefault="00F11C70" w:rsidP="00F11C70">
            <w:pPr>
              <w:pStyle w:val="TableHeadL"/>
            </w:pPr>
            <w:r>
              <w:t>PAGE SEL</w:t>
            </w:r>
          </w:p>
        </w:tc>
      </w:tr>
      <w:tr w:rsidR="00F11C70" w14:paraId="1A87FE2F" w14:textId="77777777" w:rsidTr="00F11C70">
        <w:tc>
          <w:tcPr>
            <w:tcW w:w="460" w:type="pct"/>
          </w:tcPr>
          <w:p w14:paraId="763E188E" w14:textId="77777777" w:rsidR="00F11C70" w:rsidRDefault="00F11C70" w:rsidP="00F11C70">
            <w:pPr>
              <w:pStyle w:val="TableBodyL"/>
            </w:pPr>
            <w:r>
              <w:t>0x0000</w:t>
            </w:r>
          </w:p>
        </w:tc>
        <w:tc>
          <w:tcPr>
            <w:tcW w:w="1833" w:type="pct"/>
          </w:tcPr>
          <w:p w14:paraId="4740F0E1" w14:textId="77777777" w:rsidR="00F11C70" w:rsidRDefault="00F11C70" w:rsidP="00F11C70">
            <w:pPr>
              <w:pStyle w:val="TableBodyL"/>
            </w:pPr>
            <w:hyperlink w:anchor="_81bb682e-0191-4e30-b2d3-90e217e5a6eb">
              <w:r>
                <w:rPr>
                  <w:color w:val="0000FF"/>
                </w:rPr>
                <w:t>DEVICE_CONFIG_OPERATION</w:t>
              </w:r>
            </w:hyperlink>
          </w:p>
        </w:tc>
        <w:tc>
          <w:tcPr>
            <w:tcW w:w="1738" w:type="pct"/>
          </w:tcPr>
          <w:p w14:paraId="2165B3CB" w14:textId="77777777" w:rsidR="00F11C70" w:rsidRDefault="00F11C70" w:rsidP="00F11C70">
            <w:pPr>
              <w:pStyle w:val="TableBodyL"/>
            </w:pPr>
            <w:r>
              <w:t>DEVICE_CONFIG_OPERATION register</w:t>
            </w:r>
          </w:p>
        </w:tc>
        <w:tc>
          <w:tcPr>
            <w:tcW w:w="485" w:type="pct"/>
          </w:tcPr>
          <w:p w14:paraId="55AF343C" w14:textId="77777777" w:rsidR="00F11C70" w:rsidRDefault="00F11C70" w:rsidP="00F11C70">
            <w:pPr>
              <w:pStyle w:val="TableBodyL"/>
            </w:pPr>
            <w:r>
              <w:t>0x00</w:t>
            </w:r>
          </w:p>
        </w:tc>
        <w:tc>
          <w:tcPr>
            <w:tcW w:w="484" w:type="pct"/>
            <w:vMerge w:val="restart"/>
            <w:vAlign w:val="center"/>
          </w:tcPr>
          <w:p w14:paraId="3D73B232" w14:textId="77777777" w:rsidR="00F11C70" w:rsidRDefault="00F11C70" w:rsidP="00F11C70">
            <w:pPr>
              <w:pStyle w:val="TableBodyL"/>
            </w:pPr>
            <w:r>
              <w:t>0x00</w:t>
            </w:r>
          </w:p>
        </w:tc>
      </w:tr>
      <w:tr w:rsidR="00F11C70" w14:paraId="1CB762E0" w14:textId="77777777" w:rsidTr="00F11C70">
        <w:tc>
          <w:tcPr>
            <w:tcW w:w="460" w:type="pct"/>
          </w:tcPr>
          <w:p w14:paraId="6E2F18A1" w14:textId="77777777" w:rsidR="00F11C70" w:rsidRDefault="00F11C70" w:rsidP="00F11C70">
            <w:pPr>
              <w:pStyle w:val="TableBodyL"/>
            </w:pPr>
            <w:r>
              <w:t>0x0001</w:t>
            </w:r>
          </w:p>
        </w:tc>
        <w:tc>
          <w:tcPr>
            <w:tcW w:w="1833" w:type="pct"/>
          </w:tcPr>
          <w:p w14:paraId="1FD0C43D" w14:textId="77777777" w:rsidR="00F11C70" w:rsidRDefault="00F11C70" w:rsidP="00F11C70">
            <w:pPr>
              <w:pStyle w:val="TableBodyL"/>
            </w:pPr>
            <w:hyperlink w:anchor="_254be3f9-d295-49a2-b7fd-469f43b6eb74">
              <w:r>
                <w:rPr>
                  <w:color w:val="0000FF"/>
                </w:rPr>
                <w:t>DEVICE_CONFIG_CHANNEL</w:t>
              </w:r>
            </w:hyperlink>
          </w:p>
        </w:tc>
        <w:tc>
          <w:tcPr>
            <w:tcW w:w="1738" w:type="pct"/>
          </w:tcPr>
          <w:p w14:paraId="2705136E" w14:textId="77777777" w:rsidR="00F11C70" w:rsidRDefault="00F11C70" w:rsidP="00F11C70">
            <w:pPr>
              <w:pStyle w:val="TableBodyL"/>
            </w:pPr>
            <w:r>
              <w:t>DEVICE_CONFIG_CHANNEL register</w:t>
            </w:r>
          </w:p>
        </w:tc>
        <w:tc>
          <w:tcPr>
            <w:tcW w:w="485" w:type="pct"/>
          </w:tcPr>
          <w:p w14:paraId="08C73071" w14:textId="77777777" w:rsidR="00F11C70" w:rsidRDefault="00F11C70" w:rsidP="00F11C70">
            <w:pPr>
              <w:pStyle w:val="TableBodyL"/>
            </w:pPr>
            <w:r>
              <w:t>0x01</w:t>
            </w:r>
          </w:p>
        </w:tc>
        <w:tc>
          <w:tcPr>
            <w:tcW w:w="484" w:type="pct"/>
            <w:vMerge/>
          </w:tcPr>
          <w:p w14:paraId="5C9A0B7B" w14:textId="77777777" w:rsidR="00F11C70" w:rsidRDefault="00F11C70" w:rsidP="00F11C70">
            <w:pPr>
              <w:pStyle w:val="TableBodyL"/>
            </w:pPr>
          </w:p>
        </w:tc>
      </w:tr>
      <w:tr w:rsidR="00F11C70" w14:paraId="5109DCB5" w14:textId="77777777" w:rsidTr="00F11C70">
        <w:tc>
          <w:tcPr>
            <w:tcW w:w="460" w:type="pct"/>
          </w:tcPr>
          <w:p w14:paraId="4258E226" w14:textId="77777777" w:rsidR="00F11C70" w:rsidRDefault="00F11C70" w:rsidP="00F11C70">
            <w:pPr>
              <w:pStyle w:val="TableBodyL"/>
            </w:pPr>
            <w:r>
              <w:t>0x0002</w:t>
            </w:r>
          </w:p>
        </w:tc>
        <w:tc>
          <w:tcPr>
            <w:tcW w:w="1833" w:type="pct"/>
          </w:tcPr>
          <w:p w14:paraId="66E89D2D" w14:textId="77777777" w:rsidR="00F11C70" w:rsidRDefault="00F11C70" w:rsidP="00F11C70">
            <w:pPr>
              <w:pStyle w:val="TableBodyL"/>
            </w:pPr>
            <w:hyperlink w:anchor="_5c9fe045-459e-4938-be73-1cb888684b0c">
              <w:r>
                <w:rPr>
                  <w:color w:val="0000FF"/>
                </w:rPr>
                <w:t>SET_ECG_FREQ_l</w:t>
              </w:r>
            </w:hyperlink>
          </w:p>
        </w:tc>
        <w:tc>
          <w:tcPr>
            <w:tcW w:w="1738" w:type="pct"/>
          </w:tcPr>
          <w:p w14:paraId="04E2AB3B" w14:textId="77777777" w:rsidR="00F11C70" w:rsidRDefault="00F11C70" w:rsidP="00F11C70">
            <w:pPr>
              <w:pStyle w:val="TableBodyL"/>
            </w:pPr>
            <w:r>
              <w:t>SET_ ECG_FREQ_l register</w:t>
            </w:r>
          </w:p>
        </w:tc>
        <w:tc>
          <w:tcPr>
            <w:tcW w:w="485" w:type="pct"/>
          </w:tcPr>
          <w:p w14:paraId="06CFAEC9" w14:textId="77777777" w:rsidR="00F11C70" w:rsidRDefault="00F11C70" w:rsidP="00F11C70">
            <w:pPr>
              <w:pStyle w:val="TableBodyL"/>
            </w:pPr>
            <w:r>
              <w:t>0x02</w:t>
            </w:r>
          </w:p>
        </w:tc>
        <w:tc>
          <w:tcPr>
            <w:tcW w:w="484" w:type="pct"/>
            <w:vMerge/>
          </w:tcPr>
          <w:p w14:paraId="6870F8E8" w14:textId="77777777" w:rsidR="00F11C70" w:rsidRDefault="00F11C70" w:rsidP="00F11C70">
            <w:pPr>
              <w:pStyle w:val="TableBodyL"/>
            </w:pPr>
          </w:p>
        </w:tc>
      </w:tr>
      <w:tr w:rsidR="00F11C70" w14:paraId="25098D41" w14:textId="77777777" w:rsidTr="00F11C70">
        <w:tc>
          <w:tcPr>
            <w:tcW w:w="460" w:type="pct"/>
          </w:tcPr>
          <w:p w14:paraId="0264F256" w14:textId="77777777" w:rsidR="00F11C70" w:rsidRDefault="00F11C70" w:rsidP="00F11C70">
            <w:pPr>
              <w:pStyle w:val="TableBodyL"/>
            </w:pPr>
            <w:r>
              <w:t>0x0003</w:t>
            </w:r>
          </w:p>
        </w:tc>
        <w:tc>
          <w:tcPr>
            <w:tcW w:w="1833" w:type="pct"/>
          </w:tcPr>
          <w:p w14:paraId="75B173E7" w14:textId="77777777" w:rsidR="00F11C70" w:rsidRDefault="00F11C70" w:rsidP="00F11C70">
            <w:pPr>
              <w:pStyle w:val="TableBodyL"/>
            </w:pPr>
            <w:hyperlink w:anchor="_4d58f213-33d1-44c0-a1f1-006067b9f08e">
              <w:r>
                <w:rPr>
                  <w:color w:val="0000FF"/>
                </w:rPr>
                <w:t>SET_ECG_FREQ_h</w:t>
              </w:r>
            </w:hyperlink>
          </w:p>
        </w:tc>
        <w:tc>
          <w:tcPr>
            <w:tcW w:w="1738" w:type="pct"/>
          </w:tcPr>
          <w:p w14:paraId="33B85AA2" w14:textId="77777777" w:rsidR="00F11C70" w:rsidRDefault="00F11C70" w:rsidP="00F11C70">
            <w:pPr>
              <w:pStyle w:val="TableBodyL"/>
            </w:pPr>
            <w:r>
              <w:t>SET_ ECG_FREQ_h register</w:t>
            </w:r>
          </w:p>
        </w:tc>
        <w:tc>
          <w:tcPr>
            <w:tcW w:w="485" w:type="pct"/>
          </w:tcPr>
          <w:p w14:paraId="4279D10B" w14:textId="77777777" w:rsidR="00F11C70" w:rsidRDefault="00F11C70" w:rsidP="00F11C70">
            <w:pPr>
              <w:pStyle w:val="TableBodyL"/>
            </w:pPr>
            <w:r>
              <w:t>0x03</w:t>
            </w:r>
          </w:p>
        </w:tc>
        <w:tc>
          <w:tcPr>
            <w:tcW w:w="484" w:type="pct"/>
            <w:vMerge/>
          </w:tcPr>
          <w:p w14:paraId="565564D1" w14:textId="77777777" w:rsidR="00F11C70" w:rsidRDefault="00F11C70" w:rsidP="00F11C70">
            <w:pPr>
              <w:pStyle w:val="TableBodyL"/>
            </w:pPr>
          </w:p>
        </w:tc>
      </w:tr>
      <w:tr w:rsidR="00F11C70" w14:paraId="20472E65" w14:textId="77777777" w:rsidTr="00F11C70">
        <w:tc>
          <w:tcPr>
            <w:tcW w:w="460" w:type="pct"/>
          </w:tcPr>
          <w:p w14:paraId="7A7CBC98" w14:textId="77777777" w:rsidR="00F11C70" w:rsidRDefault="00F11C70" w:rsidP="00F11C70">
            <w:pPr>
              <w:pStyle w:val="TableBodyL"/>
            </w:pPr>
            <w:r>
              <w:t>0x0004</w:t>
            </w:r>
          </w:p>
        </w:tc>
        <w:tc>
          <w:tcPr>
            <w:tcW w:w="1833" w:type="pct"/>
          </w:tcPr>
          <w:p w14:paraId="1E5C0616" w14:textId="77777777" w:rsidR="00F11C70" w:rsidRDefault="00F11C70" w:rsidP="00F11C70">
            <w:pPr>
              <w:pStyle w:val="TableBodyL"/>
            </w:pPr>
            <w:hyperlink w:anchor="_7a2baf17-6f97-4767-b31f-a3a7e9575723">
              <w:r>
                <w:rPr>
                  <w:color w:val="0000FF"/>
                </w:rPr>
                <w:t>SET_BIA_FREQ_l</w:t>
              </w:r>
            </w:hyperlink>
          </w:p>
        </w:tc>
        <w:tc>
          <w:tcPr>
            <w:tcW w:w="1738" w:type="pct"/>
          </w:tcPr>
          <w:p w14:paraId="4B623F00" w14:textId="77777777" w:rsidR="00F11C70" w:rsidRDefault="00F11C70" w:rsidP="00F11C70">
            <w:pPr>
              <w:pStyle w:val="TableBodyL"/>
            </w:pPr>
            <w:r>
              <w:t>SET_BIA_FREQ_l register</w:t>
            </w:r>
          </w:p>
        </w:tc>
        <w:tc>
          <w:tcPr>
            <w:tcW w:w="485" w:type="pct"/>
          </w:tcPr>
          <w:p w14:paraId="1317C802" w14:textId="77777777" w:rsidR="00F11C70" w:rsidRDefault="00F11C70" w:rsidP="00F11C70">
            <w:pPr>
              <w:pStyle w:val="TableBodyL"/>
            </w:pPr>
            <w:r>
              <w:t>0x04</w:t>
            </w:r>
          </w:p>
        </w:tc>
        <w:tc>
          <w:tcPr>
            <w:tcW w:w="484" w:type="pct"/>
            <w:vMerge/>
          </w:tcPr>
          <w:p w14:paraId="1260A283" w14:textId="77777777" w:rsidR="00F11C70" w:rsidRDefault="00F11C70" w:rsidP="00F11C70">
            <w:pPr>
              <w:pStyle w:val="TableBodyL"/>
            </w:pPr>
          </w:p>
        </w:tc>
      </w:tr>
      <w:tr w:rsidR="00F11C70" w14:paraId="551EAF84" w14:textId="77777777" w:rsidTr="00F11C70">
        <w:tc>
          <w:tcPr>
            <w:tcW w:w="460" w:type="pct"/>
          </w:tcPr>
          <w:p w14:paraId="65CB9202" w14:textId="77777777" w:rsidR="00F11C70" w:rsidRDefault="00F11C70" w:rsidP="00F11C70">
            <w:pPr>
              <w:pStyle w:val="TableBodyL"/>
            </w:pPr>
            <w:r>
              <w:t>0x0005</w:t>
            </w:r>
          </w:p>
        </w:tc>
        <w:tc>
          <w:tcPr>
            <w:tcW w:w="1833" w:type="pct"/>
          </w:tcPr>
          <w:p w14:paraId="4DAD5534" w14:textId="77777777" w:rsidR="00F11C70" w:rsidRDefault="00F11C70" w:rsidP="00F11C70">
            <w:pPr>
              <w:pStyle w:val="TableBodyL"/>
            </w:pPr>
            <w:hyperlink w:anchor="_0f04feff-91f2-4d44-bf38-9426793a11eb">
              <w:r>
                <w:rPr>
                  <w:color w:val="0000FF"/>
                </w:rPr>
                <w:t>SET_BIA_FREQ_h</w:t>
              </w:r>
            </w:hyperlink>
          </w:p>
        </w:tc>
        <w:tc>
          <w:tcPr>
            <w:tcW w:w="1738" w:type="pct"/>
          </w:tcPr>
          <w:p w14:paraId="0DAA9D1C" w14:textId="77777777" w:rsidR="00F11C70" w:rsidRDefault="00F11C70" w:rsidP="00F11C70">
            <w:pPr>
              <w:pStyle w:val="TableBodyL"/>
            </w:pPr>
            <w:r>
              <w:t>SET_BIA_FREQ_h register</w:t>
            </w:r>
          </w:p>
        </w:tc>
        <w:tc>
          <w:tcPr>
            <w:tcW w:w="485" w:type="pct"/>
          </w:tcPr>
          <w:p w14:paraId="655A0041" w14:textId="77777777" w:rsidR="00F11C70" w:rsidRDefault="00F11C70" w:rsidP="00F11C70">
            <w:pPr>
              <w:pStyle w:val="TableBodyL"/>
            </w:pPr>
            <w:r>
              <w:t>0x05</w:t>
            </w:r>
          </w:p>
        </w:tc>
        <w:tc>
          <w:tcPr>
            <w:tcW w:w="484" w:type="pct"/>
            <w:vMerge/>
          </w:tcPr>
          <w:p w14:paraId="48C8A996" w14:textId="77777777" w:rsidR="00F11C70" w:rsidRDefault="00F11C70" w:rsidP="00F11C70">
            <w:pPr>
              <w:pStyle w:val="TableBodyL"/>
            </w:pPr>
          </w:p>
        </w:tc>
      </w:tr>
      <w:tr w:rsidR="00F11C70" w14:paraId="7BF2DD4F" w14:textId="77777777" w:rsidTr="00F11C70">
        <w:tc>
          <w:tcPr>
            <w:tcW w:w="460" w:type="pct"/>
          </w:tcPr>
          <w:p w14:paraId="1540347F" w14:textId="77777777" w:rsidR="00F11C70" w:rsidRDefault="00F11C70" w:rsidP="00F11C70">
            <w:pPr>
              <w:pStyle w:val="TableBodyL"/>
            </w:pPr>
            <w:r>
              <w:t>0x0006</w:t>
            </w:r>
          </w:p>
        </w:tc>
        <w:tc>
          <w:tcPr>
            <w:tcW w:w="1833" w:type="pct"/>
          </w:tcPr>
          <w:p w14:paraId="5B2AA1EF" w14:textId="77777777" w:rsidR="00F11C70" w:rsidRDefault="00F11C70" w:rsidP="00F11C70">
            <w:pPr>
              <w:pStyle w:val="TableBodyL"/>
            </w:pPr>
            <w:hyperlink w:anchor="_d4d981aa-1bd9-408d-955d-a2e60683f53f">
              <w:r>
                <w:rPr>
                  <w:color w:val="0000FF"/>
                </w:rPr>
                <w:t>SET_GSR_FREQ_l</w:t>
              </w:r>
            </w:hyperlink>
          </w:p>
        </w:tc>
        <w:tc>
          <w:tcPr>
            <w:tcW w:w="1738" w:type="pct"/>
          </w:tcPr>
          <w:p w14:paraId="0D9337B4" w14:textId="77777777" w:rsidR="00F11C70" w:rsidRDefault="00F11C70" w:rsidP="00F11C70">
            <w:pPr>
              <w:pStyle w:val="TableBodyL"/>
            </w:pPr>
            <w:r>
              <w:t>SET_GSR_FREQ_l register</w:t>
            </w:r>
          </w:p>
        </w:tc>
        <w:tc>
          <w:tcPr>
            <w:tcW w:w="485" w:type="pct"/>
          </w:tcPr>
          <w:p w14:paraId="63CC9AC1" w14:textId="77777777" w:rsidR="00F11C70" w:rsidRDefault="00F11C70" w:rsidP="00F11C70">
            <w:pPr>
              <w:pStyle w:val="TableBodyL"/>
            </w:pPr>
            <w:r>
              <w:t>0x06</w:t>
            </w:r>
          </w:p>
        </w:tc>
        <w:tc>
          <w:tcPr>
            <w:tcW w:w="484" w:type="pct"/>
            <w:vMerge/>
          </w:tcPr>
          <w:p w14:paraId="3B59B7F4" w14:textId="77777777" w:rsidR="00F11C70" w:rsidRDefault="00F11C70" w:rsidP="00F11C70">
            <w:pPr>
              <w:pStyle w:val="TableBodyL"/>
            </w:pPr>
          </w:p>
        </w:tc>
      </w:tr>
      <w:tr w:rsidR="00F11C70" w14:paraId="7CB167C9" w14:textId="77777777" w:rsidTr="00F11C70">
        <w:tc>
          <w:tcPr>
            <w:tcW w:w="460" w:type="pct"/>
          </w:tcPr>
          <w:p w14:paraId="2F211F74" w14:textId="77777777" w:rsidR="00F11C70" w:rsidRDefault="00F11C70" w:rsidP="00F11C70">
            <w:pPr>
              <w:pStyle w:val="TableBodyL"/>
            </w:pPr>
            <w:r>
              <w:t>0x0007</w:t>
            </w:r>
          </w:p>
        </w:tc>
        <w:tc>
          <w:tcPr>
            <w:tcW w:w="1833" w:type="pct"/>
          </w:tcPr>
          <w:p w14:paraId="24C07371" w14:textId="77777777" w:rsidR="00F11C70" w:rsidRDefault="00F11C70" w:rsidP="00F11C70">
            <w:pPr>
              <w:pStyle w:val="TableBodyL"/>
            </w:pPr>
            <w:hyperlink w:anchor="_2813190c-3cf7-4ef3-97fc-c4de6110fecb">
              <w:r>
                <w:rPr>
                  <w:color w:val="0000FF"/>
                </w:rPr>
                <w:t>SET_GSR_FREQ_h</w:t>
              </w:r>
            </w:hyperlink>
          </w:p>
        </w:tc>
        <w:tc>
          <w:tcPr>
            <w:tcW w:w="1738" w:type="pct"/>
          </w:tcPr>
          <w:p w14:paraId="061988C7" w14:textId="77777777" w:rsidR="00F11C70" w:rsidRDefault="00F11C70" w:rsidP="00F11C70">
            <w:pPr>
              <w:pStyle w:val="TableBodyL"/>
            </w:pPr>
            <w:r>
              <w:t>SET_GSR_FREQ_h register</w:t>
            </w:r>
          </w:p>
        </w:tc>
        <w:tc>
          <w:tcPr>
            <w:tcW w:w="485" w:type="pct"/>
          </w:tcPr>
          <w:p w14:paraId="1CA0DBCA" w14:textId="77777777" w:rsidR="00F11C70" w:rsidRDefault="00F11C70" w:rsidP="00F11C70">
            <w:pPr>
              <w:pStyle w:val="TableBodyL"/>
            </w:pPr>
            <w:r>
              <w:t>0x07</w:t>
            </w:r>
          </w:p>
        </w:tc>
        <w:tc>
          <w:tcPr>
            <w:tcW w:w="484" w:type="pct"/>
            <w:vMerge/>
          </w:tcPr>
          <w:p w14:paraId="621C8F46" w14:textId="77777777" w:rsidR="00F11C70" w:rsidRDefault="00F11C70" w:rsidP="00F11C70">
            <w:pPr>
              <w:pStyle w:val="TableBodyL"/>
            </w:pPr>
          </w:p>
        </w:tc>
      </w:tr>
      <w:tr w:rsidR="00F11C70" w14:paraId="654415D7" w14:textId="77777777" w:rsidTr="00F11C70">
        <w:tc>
          <w:tcPr>
            <w:tcW w:w="460" w:type="pct"/>
          </w:tcPr>
          <w:p w14:paraId="3CE797C9" w14:textId="77777777" w:rsidR="00F11C70" w:rsidRDefault="00F11C70" w:rsidP="00F11C70">
            <w:pPr>
              <w:pStyle w:val="TableBodyL"/>
            </w:pPr>
            <w:r>
              <w:t>0x0008</w:t>
            </w:r>
          </w:p>
        </w:tc>
        <w:tc>
          <w:tcPr>
            <w:tcW w:w="1833" w:type="pct"/>
          </w:tcPr>
          <w:p w14:paraId="1BB6C6F9" w14:textId="77777777" w:rsidR="00F11C70" w:rsidRDefault="00F11C70" w:rsidP="00F11C70">
            <w:pPr>
              <w:pStyle w:val="TableBodyL"/>
            </w:pPr>
            <w:hyperlink w:anchor="_4f4e8ff9-53e6-42ce-907f-77a31d7061db">
              <w:r>
                <w:rPr>
                  <w:color w:val="0000FF"/>
                </w:rPr>
                <w:t>SET_PPG_FREQ_l</w:t>
              </w:r>
            </w:hyperlink>
          </w:p>
        </w:tc>
        <w:tc>
          <w:tcPr>
            <w:tcW w:w="1738" w:type="pct"/>
          </w:tcPr>
          <w:p w14:paraId="4DFC06D6" w14:textId="77777777" w:rsidR="00F11C70" w:rsidRDefault="00F11C70" w:rsidP="00F11C70">
            <w:pPr>
              <w:pStyle w:val="TableBodyL"/>
            </w:pPr>
            <w:r>
              <w:t>SET_PPG_FREQ_l register</w:t>
            </w:r>
          </w:p>
        </w:tc>
        <w:tc>
          <w:tcPr>
            <w:tcW w:w="485" w:type="pct"/>
          </w:tcPr>
          <w:p w14:paraId="589F2B6A" w14:textId="77777777" w:rsidR="00F11C70" w:rsidRDefault="00F11C70" w:rsidP="00F11C70">
            <w:pPr>
              <w:pStyle w:val="TableBodyL"/>
            </w:pPr>
            <w:r>
              <w:t>0x08</w:t>
            </w:r>
          </w:p>
        </w:tc>
        <w:tc>
          <w:tcPr>
            <w:tcW w:w="484" w:type="pct"/>
            <w:vMerge/>
          </w:tcPr>
          <w:p w14:paraId="6D515C05" w14:textId="77777777" w:rsidR="00F11C70" w:rsidRDefault="00F11C70" w:rsidP="00F11C70">
            <w:pPr>
              <w:pStyle w:val="TableBodyL"/>
            </w:pPr>
          </w:p>
        </w:tc>
      </w:tr>
      <w:tr w:rsidR="00F11C70" w14:paraId="2C4FC206" w14:textId="77777777" w:rsidTr="00F11C70">
        <w:tc>
          <w:tcPr>
            <w:tcW w:w="460" w:type="pct"/>
          </w:tcPr>
          <w:p w14:paraId="0006B3D9" w14:textId="77777777" w:rsidR="00F11C70" w:rsidRDefault="00F11C70" w:rsidP="00F11C70">
            <w:pPr>
              <w:pStyle w:val="TableBodyL"/>
            </w:pPr>
            <w:r>
              <w:t>0x0009</w:t>
            </w:r>
          </w:p>
        </w:tc>
        <w:tc>
          <w:tcPr>
            <w:tcW w:w="1833" w:type="pct"/>
          </w:tcPr>
          <w:p w14:paraId="1C2E3E09" w14:textId="77777777" w:rsidR="00F11C70" w:rsidRDefault="00F11C70" w:rsidP="00F11C70">
            <w:pPr>
              <w:pStyle w:val="TableBodyL"/>
            </w:pPr>
            <w:hyperlink w:anchor="_81ddfdc4-69d6-4997-b628-a956aa321400">
              <w:r>
                <w:rPr>
                  <w:color w:val="0000FF"/>
                </w:rPr>
                <w:t>SET_PPG_FREQ_h</w:t>
              </w:r>
            </w:hyperlink>
          </w:p>
        </w:tc>
        <w:tc>
          <w:tcPr>
            <w:tcW w:w="1738" w:type="pct"/>
          </w:tcPr>
          <w:p w14:paraId="350EAD92" w14:textId="77777777" w:rsidR="00F11C70" w:rsidRDefault="00F11C70" w:rsidP="00F11C70">
            <w:pPr>
              <w:pStyle w:val="TableBodyL"/>
            </w:pPr>
            <w:r>
              <w:t>SET_PPG_FREQ_h register</w:t>
            </w:r>
          </w:p>
        </w:tc>
        <w:tc>
          <w:tcPr>
            <w:tcW w:w="485" w:type="pct"/>
          </w:tcPr>
          <w:p w14:paraId="0F259A66" w14:textId="77777777" w:rsidR="00F11C70" w:rsidRDefault="00F11C70" w:rsidP="00F11C70">
            <w:pPr>
              <w:pStyle w:val="TableBodyL"/>
            </w:pPr>
            <w:r>
              <w:t>0x09</w:t>
            </w:r>
          </w:p>
        </w:tc>
        <w:tc>
          <w:tcPr>
            <w:tcW w:w="484" w:type="pct"/>
            <w:vMerge/>
          </w:tcPr>
          <w:p w14:paraId="30A10529" w14:textId="77777777" w:rsidR="00F11C70" w:rsidRDefault="00F11C70" w:rsidP="00F11C70">
            <w:pPr>
              <w:pStyle w:val="TableBodyL"/>
            </w:pPr>
          </w:p>
        </w:tc>
      </w:tr>
      <w:tr w:rsidR="00F11C70" w14:paraId="193DB558" w14:textId="77777777" w:rsidTr="00F11C70">
        <w:tc>
          <w:tcPr>
            <w:tcW w:w="460" w:type="pct"/>
          </w:tcPr>
          <w:p w14:paraId="0AD328A4" w14:textId="77777777" w:rsidR="00F11C70" w:rsidRDefault="00F11C70" w:rsidP="00F11C70">
            <w:pPr>
              <w:pStyle w:val="TableBodyL"/>
            </w:pPr>
            <w:r>
              <w:t>0x000A</w:t>
            </w:r>
          </w:p>
        </w:tc>
        <w:tc>
          <w:tcPr>
            <w:tcW w:w="1833" w:type="pct"/>
          </w:tcPr>
          <w:p w14:paraId="61CAC17D" w14:textId="77777777" w:rsidR="00F11C70" w:rsidRDefault="00F11C70" w:rsidP="00F11C70">
            <w:pPr>
              <w:pStyle w:val="TableBodyL"/>
            </w:pPr>
            <w:hyperlink w:anchor="_9ea70fda-fa1f-400d-b7bd-9060783632e0">
              <w:r>
                <w:rPr>
                  <w:color w:val="0000FF"/>
                </w:rPr>
                <w:t>ADC_GENERAL_CONFIG</w:t>
              </w:r>
            </w:hyperlink>
          </w:p>
        </w:tc>
        <w:tc>
          <w:tcPr>
            <w:tcW w:w="1738" w:type="pct"/>
          </w:tcPr>
          <w:p w14:paraId="3A6DD52B" w14:textId="77777777" w:rsidR="00F11C70" w:rsidRDefault="00F11C70" w:rsidP="00F11C70">
            <w:pPr>
              <w:pStyle w:val="TableBodyL"/>
            </w:pPr>
            <w:r>
              <w:t>ADC_GENERAL_CONFIG register</w:t>
            </w:r>
          </w:p>
        </w:tc>
        <w:tc>
          <w:tcPr>
            <w:tcW w:w="485" w:type="pct"/>
          </w:tcPr>
          <w:p w14:paraId="229796A8" w14:textId="77777777" w:rsidR="00F11C70" w:rsidRDefault="00F11C70" w:rsidP="00F11C70">
            <w:pPr>
              <w:pStyle w:val="TableBodyL"/>
            </w:pPr>
            <w:r>
              <w:t>0x0A</w:t>
            </w:r>
          </w:p>
        </w:tc>
        <w:tc>
          <w:tcPr>
            <w:tcW w:w="484" w:type="pct"/>
            <w:vMerge/>
          </w:tcPr>
          <w:p w14:paraId="2C7B822D" w14:textId="77777777" w:rsidR="00F11C70" w:rsidRDefault="00F11C70" w:rsidP="00F11C70">
            <w:pPr>
              <w:pStyle w:val="TableBodyL"/>
            </w:pPr>
          </w:p>
        </w:tc>
      </w:tr>
      <w:tr w:rsidR="00F11C70" w14:paraId="365E9378" w14:textId="77777777" w:rsidTr="00F11C70">
        <w:tc>
          <w:tcPr>
            <w:tcW w:w="460" w:type="pct"/>
          </w:tcPr>
          <w:p w14:paraId="6F629EE6" w14:textId="77777777" w:rsidR="00F11C70" w:rsidRDefault="00F11C70" w:rsidP="00F11C70">
            <w:pPr>
              <w:pStyle w:val="TableBodyL"/>
            </w:pPr>
            <w:r>
              <w:t>0x000B</w:t>
            </w:r>
          </w:p>
        </w:tc>
        <w:tc>
          <w:tcPr>
            <w:tcW w:w="1833" w:type="pct"/>
          </w:tcPr>
          <w:p w14:paraId="3576C4A8" w14:textId="77777777" w:rsidR="00F11C70" w:rsidRDefault="00F11C70" w:rsidP="00F11C70">
            <w:pPr>
              <w:pStyle w:val="TableBodyL"/>
            </w:pPr>
            <w:hyperlink w:anchor="_d1982730-7d94-49de-a185-099c4ccaa2c2">
              <w:r>
                <w:rPr>
                  <w:color w:val="0000FF"/>
                </w:rPr>
                <w:t>ADC_CAL_CONFIG</w:t>
              </w:r>
            </w:hyperlink>
          </w:p>
        </w:tc>
        <w:tc>
          <w:tcPr>
            <w:tcW w:w="1738" w:type="pct"/>
          </w:tcPr>
          <w:p w14:paraId="28633879" w14:textId="77777777" w:rsidR="00F11C70" w:rsidRDefault="00F11C70" w:rsidP="00F11C70">
            <w:pPr>
              <w:pStyle w:val="TableBodyL"/>
            </w:pPr>
            <w:r>
              <w:t>ADC_CAL_CONFIG register</w:t>
            </w:r>
          </w:p>
        </w:tc>
        <w:tc>
          <w:tcPr>
            <w:tcW w:w="485" w:type="pct"/>
          </w:tcPr>
          <w:p w14:paraId="017A52D3" w14:textId="77777777" w:rsidR="00F11C70" w:rsidRDefault="00F11C70" w:rsidP="00F11C70">
            <w:pPr>
              <w:pStyle w:val="TableBodyL"/>
            </w:pPr>
            <w:r>
              <w:t>0x0B</w:t>
            </w:r>
          </w:p>
        </w:tc>
        <w:tc>
          <w:tcPr>
            <w:tcW w:w="484" w:type="pct"/>
            <w:vMerge/>
          </w:tcPr>
          <w:p w14:paraId="4CC82C76" w14:textId="77777777" w:rsidR="00F11C70" w:rsidRDefault="00F11C70" w:rsidP="00F11C70">
            <w:pPr>
              <w:pStyle w:val="TableBodyL"/>
            </w:pPr>
          </w:p>
        </w:tc>
      </w:tr>
      <w:tr w:rsidR="00F11C70" w14:paraId="70FFE908" w14:textId="77777777" w:rsidTr="00F11C70">
        <w:tc>
          <w:tcPr>
            <w:tcW w:w="460" w:type="pct"/>
          </w:tcPr>
          <w:p w14:paraId="654C3769" w14:textId="77777777" w:rsidR="00F11C70" w:rsidRDefault="00F11C70" w:rsidP="00F11C70">
            <w:pPr>
              <w:pStyle w:val="TableBodyL"/>
            </w:pPr>
            <w:r>
              <w:t>0x000C</w:t>
            </w:r>
          </w:p>
        </w:tc>
        <w:tc>
          <w:tcPr>
            <w:tcW w:w="1833" w:type="pct"/>
          </w:tcPr>
          <w:p w14:paraId="37F6A8A9" w14:textId="77777777" w:rsidR="00F11C70" w:rsidRDefault="00F11C70" w:rsidP="00F11C70">
            <w:pPr>
              <w:pStyle w:val="TableBodyL"/>
            </w:pPr>
            <w:hyperlink w:anchor="_a58e769c-d473-4481-8ffa-d2beefd77438">
              <w:r>
                <w:rPr>
                  <w:color w:val="0000FF"/>
                </w:rPr>
                <w:t>ADC_CONFIG_ECG</w:t>
              </w:r>
            </w:hyperlink>
          </w:p>
        </w:tc>
        <w:tc>
          <w:tcPr>
            <w:tcW w:w="1738" w:type="pct"/>
          </w:tcPr>
          <w:p w14:paraId="0CB13C5B" w14:textId="77777777" w:rsidR="00F11C70" w:rsidRDefault="00F11C70" w:rsidP="00F11C70">
            <w:pPr>
              <w:pStyle w:val="TableBodyL"/>
            </w:pPr>
            <w:r>
              <w:t>ADC_CONFIG_ECG register</w:t>
            </w:r>
          </w:p>
        </w:tc>
        <w:tc>
          <w:tcPr>
            <w:tcW w:w="485" w:type="pct"/>
          </w:tcPr>
          <w:p w14:paraId="06652430" w14:textId="77777777" w:rsidR="00F11C70" w:rsidRDefault="00F11C70" w:rsidP="00F11C70">
            <w:pPr>
              <w:pStyle w:val="TableBodyL"/>
            </w:pPr>
            <w:r>
              <w:t>0x0C</w:t>
            </w:r>
          </w:p>
        </w:tc>
        <w:tc>
          <w:tcPr>
            <w:tcW w:w="484" w:type="pct"/>
            <w:vMerge/>
          </w:tcPr>
          <w:p w14:paraId="7129F098" w14:textId="77777777" w:rsidR="00F11C70" w:rsidRDefault="00F11C70" w:rsidP="00F11C70">
            <w:pPr>
              <w:pStyle w:val="TableBodyL"/>
            </w:pPr>
          </w:p>
        </w:tc>
      </w:tr>
      <w:tr w:rsidR="00F11C70" w14:paraId="486FCE48" w14:textId="77777777" w:rsidTr="00F11C70">
        <w:tc>
          <w:tcPr>
            <w:tcW w:w="460" w:type="pct"/>
          </w:tcPr>
          <w:p w14:paraId="249BD4D0" w14:textId="77777777" w:rsidR="00F11C70" w:rsidRDefault="00F11C70" w:rsidP="00F11C70">
            <w:pPr>
              <w:pStyle w:val="TableBodyL"/>
            </w:pPr>
            <w:r>
              <w:t>0x000D</w:t>
            </w:r>
          </w:p>
        </w:tc>
        <w:tc>
          <w:tcPr>
            <w:tcW w:w="1833" w:type="pct"/>
          </w:tcPr>
          <w:p w14:paraId="0940019D" w14:textId="77777777" w:rsidR="00F11C70" w:rsidRDefault="00F11C70" w:rsidP="00F11C70">
            <w:pPr>
              <w:pStyle w:val="TableBodyL"/>
            </w:pPr>
            <w:hyperlink w:anchor="_0cc00438-80c3-407f-a238-d8814dc595d1">
              <w:r>
                <w:rPr>
                  <w:color w:val="0000FF"/>
                </w:rPr>
                <w:t>ADC_CONFIG_PPG</w:t>
              </w:r>
            </w:hyperlink>
          </w:p>
        </w:tc>
        <w:tc>
          <w:tcPr>
            <w:tcW w:w="1738" w:type="pct"/>
          </w:tcPr>
          <w:p w14:paraId="778A9389" w14:textId="77777777" w:rsidR="00F11C70" w:rsidRDefault="00F11C70" w:rsidP="00F11C70">
            <w:pPr>
              <w:pStyle w:val="TableBodyL"/>
            </w:pPr>
            <w:r>
              <w:t>ADC_CONFIG_PPG register</w:t>
            </w:r>
          </w:p>
        </w:tc>
        <w:tc>
          <w:tcPr>
            <w:tcW w:w="485" w:type="pct"/>
          </w:tcPr>
          <w:p w14:paraId="1A4AF51E" w14:textId="77777777" w:rsidR="00F11C70" w:rsidRDefault="00F11C70" w:rsidP="00F11C70">
            <w:pPr>
              <w:pStyle w:val="TableBodyL"/>
            </w:pPr>
            <w:r>
              <w:t>0x0D</w:t>
            </w:r>
          </w:p>
        </w:tc>
        <w:tc>
          <w:tcPr>
            <w:tcW w:w="484" w:type="pct"/>
            <w:vMerge/>
          </w:tcPr>
          <w:p w14:paraId="48AA4D99" w14:textId="77777777" w:rsidR="00F11C70" w:rsidRDefault="00F11C70" w:rsidP="00F11C70">
            <w:pPr>
              <w:pStyle w:val="TableBodyL"/>
            </w:pPr>
          </w:p>
        </w:tc>
      </w:tr>
      <w:tr w:rsidR="00F11C70" w14:paraId="052F6F5F" w14:textId="77777777" w:rsidTr="00F11C70">
        <w:tc>
          <w:tcPr>
            <w:tcW w:w="460" w:type="pct"/>
          </w:tcPr>
          <w:p w14:paraId="044988FC" w14:textId="77777777" w:rsidR="00F11C70" w:rsidRDefault="00F11C70" w:rsidP="00F11C70">
            <w:pPr>
              <w:pStyle w:val="TableBodyL"/>
            </w:pPr>
            <w:r>
              <w:lastRenderedPageBreak/>
              <w:t>0x000E</w:t>
            </w:r>
          </w:p>
        </w:tc>
        <w:tc>
          <w:tcPr>
            <w:tcW w:w="1833" w:type="pct"/>
          </w:tcPr>
          <w:p w14:paraId="1418E372" w14:textId="77777777" w:rsidR="00F11C70" w:rsidRDefault="00F11C70" w:rsidP="00F11C70">
            <w:pPr>
              <w:pStyle w:val="TableBodyL"/>
            </w:pPr>
            <w:hyperlink w:anchor="_89ce44c0-a220-457b-805e-946e0d4e9c0e">
              <w:r>
                <w:rPr>
                  <w:color w:val="0000FF"/>
                </w:rPr>
                <w:t>LDO1V2</w:t>
              </w:r>
            </w:hyperlink>
          </w:p>
        </w:tc>
        <w:tc>
          <w:tcPr>
            <w:tcW w:w="1738" w:type="pct"/>
          </w:tcPr>
          <w:p w14:paraId="19DA5339" w14:textId="77777777" w:rsidR="00F11C70" w:rsidRDefault="00F11C70" w:rsidP="00F11C70">
            <w:pPr>
              <w:pStyle w:val="TableBodyL"/>
            </w:pPr>
            <w:r>
              <w:t>LDO1V2 register</w:t>
            </w:r>
          </w:p>
        </w:tc>
        <w:tc>
          <w:tcPr>
            <w:tcW w:w="485" w:type="pct"/>
          </w:tcPr>
          <w:p w14:paraId="67B77E22" w14:textId="77777777" w:rsidR="00F11C70" w:rsidRDefault="00F11C70" w:rsidP="00F11C70">
            <w:pPr>
              <w:pStyle w:val="TableBodyL"/>
            </w:pPr>
            <w:r>
              <w:t>0x0E</w:t>
            </w:r>
          </w:p>
        </w:tc>
        <w:tc>
          <w:tcPr>
            <w:tcW w:w="484" w:type="pct"/>
            <w:vMerge/>
          </w:tcPr>
          <w:p w14:paraId="056EC2AF" w14:textId="77777777" w:rsidR="00F11C70" w:rsidRDefault="00F11C70" w:rsidP="00F11C70">
            <w:pPr>
              <w:pStyle w:val="TableBodyL"/>
            </w:pPr>
          </w:p>
        </w:tc>
      </w:tr>
      <w:tr w:rsidR="00F11C70" w14:paraId="74F4B979" w14:textId="77777777" w:rsidTr="00F11C70">
        <w:tc>
          <w:tcPr>
            <w:tcW w:w="460" w:type="pct"/>
          </w:tcPr>
          <w:p w14:paraId="07D0410B" w14:textId="77777777" w:rsidR="00F11C70" w:rsidRDefault="00F11C70" w:rsidP="00F11C70">
            <w:pPr>
              <w:pStyle w:val="TableBodyL"/>
            </w:pPr>
            <w:r>
              <w:t>0x000F</w:t>
            </w:r>
          </w:p>
        </w:tc>
        <w:tc>
          <w:tcPr>
            <w:tcW w:w="1833" w:type="pct"/>
          </w:tcPr>
          <w:p w14:paraId="5B5BF8F1" w14:textId="77777777" w:rsidR="00F11C70" w:rsidRDefault="00F11C70" w:rsidP="00F11C70">
            <w:pPr>
              <w:pStyle w:val="TableBodyL"/>
            </w:pPr>
            <w:hyperlink w:anchor="_1f6cdba4-f2d2-4d46-a013-8b99a124c7b6">
              <w:r>
                <w:rPr>
                  <w:color w:val="0000FF"/>
                </w:rPr>
                <w:t>DEVICE_ID_REG</w:t>
              </w:r>
            </w:hyperlink>
          </w:p>
        </w:tc>
        <w:tc>
          <w:tcPr>
            <w:tcW w:w="1738" w:type="pct"/>
          </w:tcPr>
          <w:p w14:paraId="726A2D5C" w14:textId="77777777" w:rsidR="00F11C70" w:rsidRDefault="00F11C70" w:rsidP="00F11C70">
            <w:pPr>
              <w:pStyle w:val="TableBodyL"/>
            </w:pPr>
            <w:r>
              <w:t>DEVICE ID REGISTER</w:t>
            </w:r>
          </w:p>
        </w:tc>
        <w:tc>
          <w:tcPr>
            <w:tcW w:w="485" w:type="pct"/>
          </w:tcPr>
          <w:p w14:paraId="6E5B0D44" w14:textId="77777777" w:rsidR="00F11C70" w:rsidRDefault="00F11C70" w:rsidP="00F11C70">
            <w:pPr>
              <w:pStyle w:val="TableBodyL"/>
            </w:pPr>
            <w:r>
              <w:t>0x0F</w:t>
            </w:r>
          </w:p>
        </w:tc>
        <w:tc>
          <w:tcPr>
            <w:tcW w:w="484" w:type="pct"/>
            <w:vMerge/>
          </w:tcPr>
          <w:p w14:paraId="3618EACE" w14:textId="77777777" w:rsidR="00F11C70" w:rsidRDefault="00F11C70" w:rsidP="00F11C70">
            <w:pPr>
              <w:pStyle w:val="TableBodyL"/>
            </w:pPr>
          </w:p>
        </w:tc>
      </w:tr>
      <w:tr w:rsidR="00F11C70" w14:paraId="2688CF9D" w14:textId="77777777" w:rsidTr="00F11C70">
        <w:tc>
          <w:tcPr>
            <w:tcW w:w="460" w:type="pct"/>
          </w:tcPr>
          <w:p w14:paraId="6B7C5296" w14:textId="77777777" w:rsidR="00F11C70" w:rsidRDefault="00F11C70" w:rsidP="00F11C70">
            <w:pPr>
              <w:pStyle w:val="TableBodyL"/>
            </w:pPr>
            <w:r>
              <w:t>0x0010</w:t>
            </w:r>
          </w:p>
        </w:tc>
        <w:tc>
          <w:tcPr>
            <w:tcW w:w="1833" w:type="pct"/>
          </w:tcPr>
          <w:p w14:paraId="1B79399C" w14:textId="77777777" w:rsidR="00F11C70" w:rsidRDefault="00F11C70" w:rsidP="00F11C70">
            <w:pPr>
              <w:pStyle w:val="TableBodyL"/>
            </w:pPr>
            <w:hyperlink w:anchor="_10f9e603-740f-4331-a5c7-a9e739f8c7bd">
              <w:r>
                <w:rPr>
                  <w:color w:val="0000FF"/>
                </w:rPr>
                <w:t>RLD_0</w:t>
              </w:r>
            </w:hyperlink>
          </w:p>
        </w:tc>
        <w:tc>
          <w:tcPr>
            <w:tcW w:w="1738" w:type="pct"/>
          </w:tcPr>
          <w:p w14:paraId="14A3C58E" w14:textId="77777777" w:rsidR="00F11C70" w:rsidRDefault="00F11C70" w:rsidP="00F11C70">
            <w:pPr>
              <w:pStyle w:val="TableBodyL"/>
            </w:pPr>
            <w:r>
              <w:t>RLD_0 register</w:t>
            </w:r>
          </w:p>
        </w:tc>
        <w:tc>
          <w:tcPr>
            <w:tcW w:w="485" w:type="pct"/>
          </w:tcPr>
          <w:p w14:paraId="69DE8EAF" w14:textId="77777777" w:rsidR="00F11C70" w:rsidRDefault="00F11C70" w:rsidP="00F11C70">
            <w:pPr>
              <w:pStyle w:val="TableBodyL"/>
            </w:pPr>
            <w:r>
              <w:t>0x10</w:t>
            </w:r>
          </w:p>
        </w:tc>
        <w:tc>
          <w:tcPr>
            <w:tcW w:w="484" w:type="pct"/>
            <w:vMerge/>
          </w:tcPr>
          <w:p w14:paraId="1A14AEF6" w14:textId="77777777" w:rsidR="00F11C70" w:rsidRDefault="00F11C70" w:rsidP="00F11C70">
            <w:pPr>
              <w:pStyle w:val="TableBodyL"/>
            </w:pPr>
          </w:p>
        </w:tc>
      </w:tr>
      <w:tr w:rsidR="00F11C70" w14:paraId="3F71C569" w14:textId="77777777" w:rsidTr="00F11C70">
        <w:tc>
          <w:tcPr>
            <w:tcW w:w="460" w:type="pct"/>
          </w:tcPr>
          <w:p w14:paraId="69916F02" w14:textId="77777777" w:rsidR="00F11C70" w:rsidRDefault="00F11C70" w:rsidP="00F11C70">
            <w:pPr>
              <w:pStyle w:val="TableBodyL"/>
            </w:pPr>
            <w:r>
              <w:t>0x0011</w:t>
            </w:r>
          </w:p>
        </w:tc>
        <w:tc>
          <w:tcPr>
            <w:tcW w:w="1833" w:type="pct"/>
          </w:tcPr>
          <w:p w14:paraId="0B5C89AE" w14:textId="77777777" w:rsidR="00F11C70" w:rsidRDefault="00F11C70" w:rsidP="00F11C70">
            <w:pPr>
              <w:pStyle w:val="TableBodyL"/>
            </w:pPr>
            <w:hyperlink w:anchor="_51fa5795-db37-433c-89ec-8fc3e6a77183">
              <w:r>
                <w:rPr>
                  <w:color w:val="0000FF"/>
                </w:rPr>
                <w:t>RLD_1_DCCK_0</w:t>
              </w:r>
            </w:hyperlink>
          </w:p>
        </w:tc>
        <w:tc>
          <w:tcPr>
            <w:tcW w:w="1738" w:type="pct"/>
          </w:tcPr>
          <w:p w14:paraId="781A858A" w14:textId="77777777" w:rsidR="00F11C70" w:rsidRDefault="00F11C70" w:rsidP="00F11C70">
            <w:pPr>
              <w:pStyle w:val="TableBodyL"/>
            </w:pPr>
            <w:r>
              <w:t>RLD_1_DCCK_0 register</w:t>
            </w:r>
          </w:p>
        </w:tc>
        <w:tc>
          <w:tcPr>
            <w:tcW w:w="485" w:type="pct"/>
          </w:tcPr>
          <w:p w14:paraId="2C81FB37" w14:textId="77777777" w:rsidR="00F11C70" w:rsidRDefault="00F11C70" w:rsidP="00F11C70">
            <w:pPr>
              <w:pStyle w:val="TableBodyL"/>
            </w:pPr>
            <w:r>
              <w:t>0x11</w:t>
            </w:r>
          </w:p>
        </w:tc>
        <w:tc>
          <w:tcPr>
            <w:tcW w:w="484" w:type="pct"/>
            <w:vMerge/>
          </w:tcPr>
          <w:p w14:paraId="118F3F08" w14:textId="77777777" w:rsidR="00F11C70" w:rsidRDefault="00F11C70" w:rsidP="00F11C70">
            <w:pPr>
              <w:pStyle w:val="TableBodyL"/>
            </w:pPr>
          </w:p>
        </w:tc>
      </w:tr>
      <w:tr w:rsidR="00F11C70" w14:paraId="7C73F484" w14:textId="77777777" w:rsidTr="00F11C70">
        <w:tc>
          <w:tcPr>
            <w:tcW w:w="460" w:type="pct"/>
          </w:tcPr>
          <w:p w14:paraId="0AAF2D22" w14:textId="77777777" w:rsidR="00F11C70" w:rsidRDefault="00F11C70" w:rsidP="00F11C70">
            <w:pPr>
              <w:pStyle w:val="TableBodyL"/>
            </w:pPr>
            <w:r>
              <w:t>0x0012</w:t>
            </w:r>
          </w:p>
        </w:tc>
        <w:tc>
          <w:tcPr>
            <w:tcW w:w="1833" w:type="pct"/>
          </w:tcPr>
          <w:p w14:paraId="7D63189C" w14:textId="77777777" w:rsidR="00F11C70" w:rsidRDefault="00F11C70" w:rsidP="00F11C70">
            <w:pPr>
              <w:pStyle w:val="TableBodyL"/>
            </w:pPr>
            <w:hyperlink w:anchor="_cc7192aa-3b02-4a3f-b10d-2c87916dcc81">
              <w:r>
                <w:rPr>
                  <w:color w:val="0000FF"/>
                </w:rPr>
                <w:t>DCCK_1</w:t>
              </w:r>
            </w:hyperlink>
          </w:p>
        </w:tc>
        <w:tc>
          <w:tcPr>
            <w:tcW w:w="1738" w:type="pct"/>
          </w:tcPr>
          <w:p w14:paraId="5DB41FC4" w14:textId="77777777" w:rsidR="00F11C70" w:rsidRDefault="00F11C70" w:rsidP="00F11C70">
            <w:pPr>
              <w:pStyle w:val="TableBodyL"/>
            </w:pPr>
            <w:r>
              <w:t>DCCK_1 register</w:t>
            </w:r>
          </w:p>
        </w:tc>
        <w:tc>
          <w:tcPr>
            <w:tcW w:w="485" w:type="pct"/>
          </w:tcPr>
          <w:p w14:paraId="62338F39" w14:textId="77777777" w:rsidR="00F11C70" w:rsidRDefault="00F11C70" w:rsidP="00F11C70">
            <w:pPr>
              <w:pStyle w:val="TableBodyL"/>
            </w:pPr>
            <w:r>
              <w:t>0x12</w:t>
            </w:r>
          </w:p>
        </w:tc>
        <w:tc>
          <w:tcPr>
            <w:tcW w:w="484" w:type="pct"/>
            <w:vMerge/>
          </w:tcPr>
          <w:p w14:paraId="6F0A628F" w14:textId="77777777" w:rsidR="00F11C70" w:rsidRDefault="00F11C70" w:rsidP="00F11C70">
            <w:pPr>
              <w:pStyle w:val="TableBodyL"/>
            </w:pPr>
          </w:p>
        </w:tc>
      </w:tr>
      <w:tr w:rsidR="00F11C70" w14:paraId="41D4F5DD" w14:textId="77777777" w:rsidTr="00F11C70">
        <w:tc>
          <w:tcPr>
            <w:tcW w:w="460" w:type="pct"/>
          </w:tcPr>
          <w:p w14:paraId="077873CD" w14:textId="77777777" w:rsidR="00F11C70" w:rsidRDefault="00F11C70" w:rsidP="00F11C70">
            <w:pPr>
              <w:pStyle w:val="TableBodyL"/>
            </w:pPr>
            <w:r>
              <w:t>0x0013</w:t>
            </w:r>
          </w:p>
        </w:tc>
        <w:tc>
          <w:tcPr>
            <w:tcW w:w="1833" w:type="pct"/>
          </w:tcPr>
          <w:p w14:paraId="32FF3F17" w14:textId="77777777" w:rsidR="00F11C70" w:rsidRDefault="00F11C70" w:rsidP="00F11C70">
            <w:pPr>
              <w:pStyle w:val="TableBodyL"/>
            </w:pPr>
            <w:hyperlink w:anchor="_b42d9c77-8cc3-489c-a7e3-5de88ff3acfa">
              <w:r>
                <w:rPr>
                  <w:color w:val="0000FF"/>
                </w:rPr>
                <w:t>CURR_INJ</w:t>
              </w:r>
            </w:hyperlink>
          </w:p>
        </w:tc>
        <w:tc>
          <w:tcPr>
            <w:tcW w:w="1738" w:type="pct"/>
          </w:tcPr>
          <w:p w14:paraId="05241101" w14:textId="77777777" w:rsidR="00F11C70" w:rsidRDefault="00F11C70" w:rsidP="00F11C70">
            <w:pPr>
              <w:pStyle w:val="TableBodyL"/>
            </w:pPr>
            <w:r>
              <w:t>CURR_INJ register</w:t>
            </w:r>
          </w:p>
        </w:tc>
        <w:tc>
          <w:tcPr>
            <w:tcW w:w="485" w:type="pct"/>
          </w:tcPr>
          <w:p w14:paraId="53ACF6F4" w14:textId="77777777" w:rsidR="00F11C70" w:rsidRDefault="00F11C70" w:rsidP="00F11C70">
            <w:pPr>
              <w:pStyle w:val="TableBodyL"/>
            </w:pPr>
            <w:r>
              <w:t>0x13</w:t>
            </w:r>
          </w:p>
        </w:tc>
        <w:tc>
          <w:tcPr>
            <w:tcW w:w="484" w:type="pct"/>
            <w:vMerge/>
          </w:tcPr>
          <w:p w14:paraId="2D8AD332" w14:textId="77777777" w:rsidR="00F11C70" w:rsidRDefault="00F11C70" w:rsidP="00F11C70">
            <w:pPr>
              <w:pStyle w:val="TableBodyL"/>
            </w:pPr>
          </w:p>
        </w:tc>
      </w:tr>
      <w:tr w:rsidR="00F11C70" w14:paraId="24FF0048" w14:textId="77777777" w:rsidTr="00F11C70">
        <w:tc>
          <w:tcPr>
            <w:tcW w:w="460" w:type="pct"/>
          </w:tcPr>
          <w:p w14:paraId="21E8EAD1" w14:textId="77777777" w:rsidR="00F11C70" w:rsidRDefault="00F11C70" w:rsidP="00F11C70">
            <w:pPr>
              <w:pStyle w:val="TableBodyL"/>
            </w:pPr>
            <w:r>
              <w:t>0x0014</w:t>
            </w:r>
          </w:p>
        </w:tc>
        <w:tc>
          <w:tcPr>
            <w:tcW w:w="1833" w:type="pct"/>
          </w:tcPr>
          <w:p w14:paraId="7F850AFF" w14:textId="77777777" w:rsidR="00F11C70" w:rsidRDefault="00F11C70" w:rsidP="00F11C70">
            <w:pPr>
              <w:pStyle w:val="TableBodyL"/>
            </w:pPr>
            <w:hyperlink w:anchor="_0d7d1547-7918-49bf-8e49-f12ae5728b53">
              <w:r>
                <w:rPr>
                  <w:color w:val="0000FF"/>
                </w:rPr>
                <w:t>CONTROL_CIP_CIN</w:t>
              </w:r>
            </w:hyperlink>
          </w:p>
        </w:tc>
        <w:tc>
          <w:tcPr>
            <w:tcW w:w="1738" w:type="pct"/>
          </w:tcPr>
          <w:p w14:paraId="2E03C5E2" w14:textId="77777777" w:rsidR="00F11C70" w:rsidRDefault="00F11C70" w:rsidP="00F11C70">
            <w:pPr>
              <w:pStyle w:val="TableBodyL"/>
            </w:pPr>
            <w:r>
              <w:t>CONTROL_CIP_CIN register</w:t>
            </w:r>
          </w:p>
        </w:tc>
        <w:tc>
          <w:tcPr>
            <w:tcW w:w="485" w:type="pct"/>
          </w:tcPr>
          <w:p w14:paraId="61CB42A5" w14:textId="77777777" w:rsidR="00F11C70" w:rsidRDefault="00F11C70" w:rsidP="00F11C70">
            <w:pPr>
              <w:pStyle w:val="TableBodyL"/>
            </w:pPr>
            <w:r>
              <w:t>0x14</w:t>
            </w:r>
          </w:p>
        </w:tc>
        <w:tc>
          <w:tcPr>
            <w:tcW w:w="484" w:type="pct"/>
            <w:vMerge/>
          </w:tcPr>
          <w:p w14:paraId="4DC8A216" w14:textId="77777777" w:rsidR="00F11C70" w:rsidRDefault="00F11C70" w:rsidP="00F11C70">
            <w:pPr>
              <w:pStyle w:val="TableBodyL"/>
            </w:pPr>
          </w:p>
        </w:tc>
      </w:tr>
      <w:tr w:rsidR="00F11C70" w14:paraId="00BC94FA" w14:textId="77777777" w:rsidTr="00F11C70">
        <w:tc>
          <w:tcPr>
            <w:tcW w:w="460" w:type="pct"/>
          </w:tcPr>
          <w:p w14:paraId="65BA9F46" w14:textId="77777777" w:rsidR="00F11C70" w:rsidRDefault="00F11C70" w:rsidP="00F11C70">
            <w:pPr>
              <w:pStyle w:val="TableBodyL"/>
            </w:pPr>
            <w:r>
              <w:t>0x0015</w:t>
            </w:r>
          </w:p>
        </w:tc>
        <w:tc>
          <w:tcPr>
            <w:tcW w:w="1833" w:type="pct"/>
          </w:tcPr>
          <w:p w14:paraId="437D2775" w14:textId="77777777" w:rsidR="00F11C70" w:rsidRDefault="00F11C70" w:rsidP="00F11C70">
            <w:pPr>
              <w:pStyle w:val="TableBodyL"/>
            </w:pPr>
            <w:hyperlink w:anchor="_69e4007d-8836-43e4-a41e-8e89cd91a225">
              <w:r>
                <w:rPr>
                  <w:color w:val="0000FF"/>
                </w:rPr>
                <w:t>IMP_OVERCURR</w:t>
              </w:r>
            </w:hyperlink>
          </w:p>
        </w:tc>
        <w:tc>
          <w:tcPr>
            <w:tcW w:w="1738" w:type="pct"/>
          </w:tcPr>
          <w:p w14:paraId="335F83FA" w14:textId="77777777" w:rsidR="00F11C70" w:rsidRDefault="00F11C70" w:rsidP="00F11C70">
            <w:pPr>
              <w:pStyle w:val="TableBodyL"/>
            </w:pPr>
            <w:r>
              <w:t>IMP_OVERCURR register</w:t>
            </w:r>
          </w:p>
        </w:tc>
        <w:tc>
          <w:tcPr>
            <w:tcW w:w="485" w:type="pct"/>
          </w:tcPr>
          <w:p w14:paraId="7256EACE" w14:textId="77777777" w:rsidR="00F11C70" w:rsidRDefault="00F11C70" w:rsidP="00F11C70">
            <w:pPr>
              <w:pStyle w:val="TableBodyL"/>
            </w:pPr>
            <w:r>
              <w:t>0x15</w:t>
            </w:r>
          </w:p>
        </w:tc>
        <w:tc>
          <w:tcPr>
            <w:tcW w:w="484" w:type="pct"/>
            <w:vMerge/>
          </w:tcPr>
          <w:p w14:paraId="0B7ACAA3" w14:textId="77777777" w:rsidR="00F11C70" w:rsidRDefault="00F11C70" w:rsidP="00F11C70">
            <w:pPr>
              <w:pStyle w:val="TableBodyL"/>
            </w:pPr>
          </w:p>
        </w:tc>
      </w:tr>
      <w:tr w:rsidR="00F11C70" w14:paraId="22C3B03E" w14:textId="77777777" w:rsidTr="00F11C70">
        <w:tc>
          <w:tcPr>
            <w:tcW w:w="460" w:type="pct"/>
          </w:tcPr>
          <w:p w14:paraId="5DABF26A" w14:textId="77777777" w:rsidR="00F11C70" w:rsidRDefault="00F11C70" w:rsidP="00F11C70">
            <w:pPr>
              <w:pStyle w:val="TableBodyL"/>
            </w:pPr>
            <w:r>
              <w:t>0x0016</w:t>
            </w:r>
          </w:p>
        </w:tc>
        <w:tc>
          <w:tcPr>
            <w:tcW w:w="1833" w:type="pct"/>
          </w:tcPr>
          <w:p w14:paraId="287FC42C" w14:textId="77777777" w:rsidR="00F11C70" w:rsidRDefault="00F11C70" w:rsidP="00F11C70">
            <w:pPr>
              <w:pStyle w:val="TableBodyL"/>
            </w:pPr>
            <w:hyperlink w:anchor="_aa42eb5a-e981-49b9-a83e-d60f6160758b">
              <w:r>
                <w:rPr>
                  <w:color w:val="0000FF"/>
                </w:rPr>
                <w:t>BIO_BUF_AND_BIO_ASYNC_RST</w:t>
              </w:r>
            </w:hyperlink>
          </w:p>
        </w:tc>
        <w:tc>
          <w:tcPr>
            <w:tcW w:w="1738" w:type="pct"/>
          </w:tcPr>
          <w:p w14:paraId="48958DFF" w14:textId="77777777" w:rsidR="00F11C70" w:rsidRDefault="00F11C70" w:rsidP="00F11C70">
            <w:pPr>
              <w:pStyle w:val="TableBodyL"/>
            </w:pPr>
            <w:r>
              <w:t>BIO_BUF_AND_BIO_ASYNC_RST register</w:t>
            </w:r>
          </w:p>
        </w:tc>
        <w:tc>
          <w:tcPr>
            <w:tcW w:w="485" w:type="pct"/>
          </w:tcPr>
          <w:p w14:paraId="2C754A74" w14:textId="77777777" w:rsidR="00F11C70" w:rsidRDefault="00F11C70" w:rsidP="00F11C70">
            <w:pPr>
              <w:pStyle w:val="TableBodyL"/>
            </w:pPr>
            <w:r>
              <w:t>0x16</w:t>
            </w:r>
          </w:p>
        </w:tc>
        <w:tc>
          <w:tcPr>
            <w:tcW w:w="484" w:type="pct"/>
            <w:vMerge/>
          </w:tcPr>
          <w:p w14:paraId="2AB5FD50" w14:textId="77777777" w:rsidR="00F11C70" w:rsidRDefault="00F11C70" w:rsidP="00F11C70">
            <w:pPr>
              <w:pStyle w:val="TableBodyL"/>
            </w:pPr>
          </w:p>
        </w:tc>
      </w:tr>
      <w:tr w:rsidR="00F11C70" w14:paraId="67EE9598" w14:textId="77777777" w:rsidTr="00F11C70">
        <w:tc>
          <w:tcPr>
            <w:tcW w:w="460" w:type="pct"/>
          </w:tcPr>
          <w:p w14:paraId="484D0D9E" w14:textId="77777777" w:rsidR="00F11C70" w:rsidRDefault="00F11C70" w:rsidP="00F11C70">
            <w:pPr>
              <w:pStyle w:val="TableBodyL"/>
            </w:pPr>
            <w:r>
              <w:t>0x0017</w:t>
            </w:r>
          </w:p>
        </w:tc>
        <w:tc>
          <w:tcPr>
            <w:tcW w:w="1833" w:type="pct"/>
          </w:tcPr>
          <w:p w14:paraId="4F105119" w14:textId="77777777" w:rsidR="00F11C70" w:rsidRDefault="00F11C70" w:rsidP="00F11C70">
            <w:pPr>
              <w:pStyle w:val="TableBodyL"/>
            </w:pPr>
            <w:hyperlink w:anchor="_05a50ed3-ec4f-437e-8169-7b8d4c3c362d">
              <w:r>
                <w:rPr>
                  <w:color w:val="0000FF"/>
                </w:rPr>
                <w:t>IN_MUX</w:t>
              </w:r>
            </w:hyperlink>
          </w:p>
        </w:tc>
        <w:tc>
          <w:tcPr>
            <w:tcW w:w="1738" w:type="pct"/>
          </w:tcPr>
          <w:p w14:paraId="4003F8BC" w14:textId="77777777" w:rsidR="00F11C70" w:rsidRDefault="00F11C70" w:rsidP="00F11C70">
            <w:pPr>
              <w:pStyle w:val="TableBodyL"/>
            </w:pPr>
            <w:r>
              <w:t>IN_MUX register</w:t>
            </w:r>
          </w:p>
        </w:tc>
        <w:tc>
          <w:tcPr>
            <w:tcW w:w="485" w:type="pct"/>
          </w:tcPr>
          <w:p w14:paraId="736A172A" w14:textId="77777777" w:rsidR="00F11C70" w:rsidRDefault="00F11C70" w:rsidP="00F11C70">
            <w:pPr>
              <w:pStyle w:val="TableBodyL"/>
            </w:pPr>
            <w:r>
              <w:t>0x17</w:t>
            </w:r>
          </w:p>
        </w:tc>
        <w:tc>
          <w:tcPr>
            <w:tcW w:w="484" w:type="pct"/>
            <w:vMerge/>
          </w:tcPr>
          <w:p w14:paraId="4807A26A" w14:textId="77777777" w:rsidR="00F11C70" w:rsidRDefault="00F11C70" w:rsidP="00F11C70">
            <w:pPr>
              <w:pStyle w:val="TableBodyL"/>
            </w:pPr>
          </w:p>
        </w:tc>
      </w:tr>
      <w:tr w:rsidR="00F11C70" w14:paraId="65B58564" w14:textId="77777777" w:rsidTr="00F11C70">
        <w:tc>
          <w:tcPr>
            <w:tcW w:w="460" w:type="pct"/>
          </w:tcPr>
          <w:p w14:paraId="46EDE74C" w14:textId="77777777" w:rsidR="00F11C70" w:rsidRDefault="00F11C70" w:rsidP="00F11C70">
            <w:pPr>
              <w:pStyle w:val="TableBodyL"/>
            </w:pPr>
            <w:r>
              <w:t>0x0018</w:t>
            </w:r>
          </w:p>
        </w:tc>
        <w:tc>
          <w:tcPr>
            <w:tcW w:w="1833" w:type="pct"/>
          </w:tcPr>
          <w:p w14:paraId="2FCF2AD9" w14:textId="77777777" w:rsidR="00F11C70" w:rsidRDefault="00F11C70" w:rsidP="00F11C70">
            <w:pPr>
              <w:pStyle w:val="TableBodyL"/>
            </w:pPr>
            <w:hyperlink w:anchor="_7635449b-7e4a-4f8d-b429-6ccbcb31468f">
              <w:r>
                <w:rPr>
                  <w:color w:val="0000FF"/>
                </w:rPr>
                <w:t>ECG_CTRL</w:t>
              </w:r>
            </w:hyperlink>
          </w:p>
        </w:tc>
        <w:tc>
          <w:tcPr>
            <w:tcW w:w="1738" w:type="pct"/>
          </w:tcPr>
          <w:p w14:paraId="39AB9150" w14:textId="77777777" w:rsidR="00F11C70" w:rsidRDefault="00F11C70" w:rsidP="00F11C70">
            <w:pPr>
              <w:pStyle w:val="TableBodyL"/>
            </w:pPr>
            <w:r>
              <w:t>ECG_CTRL register</w:t>
            </w:r>
          </w:p>
        </w:tc>
        <w:tc>
          <w:tcPr>
            <w:tcW w:w="485" w:type="pct"/>
          </w:tcPr>
          <w:p w14:paraId="05F272AC" w14:textId="77777777" w:rsidR="00F11C70" w:rsidRDefault="00F11C70" w:rsidP="00F11C70">
            <w:pPr>
              <w:pStyle w:val="TableBodyL"/>
            </w:pPr>
            <w:r>
              <w:t>0x18</w:t>
            </w:r>
          </w:p>
        </w:tc>
        <w:tc>
          <w:tcPr>
            <w:tcW w:w="484" w:type="pct"/>
            <w:vMerge/>
          </w:tcPr>
          <w:p w14:paraId="4125E456" w14:textId="77777777" w:rsidR="00F11C70" w:rsidRDefault="00F11C70" w:rsidP="00F11C70">
            <w:pPr>
              <w:pStyle w:val="TableBodyL"/>
            </w:pPr>
          </w:p>
        </w:tc>
      </w:tr>
      <w:tr w:rsidR="00F11C70" w14:paraId="3EFF7B67" w14:textId="77777777" w:rsidTr="00F11C70">
        <w:tc>
          <w:tcPr>
            <w:tcW w:w="460" w:type="pct"/>
          </w:tcPr>
          <w:p w14:paraId="7FCB3879" w14:textId="77777777" w:rsidR="00F11C70" w:rsidRDefault="00F11C70" w:rsidP="00F11C70">
            <w:pPr>
              <w:pStyle w:val="TableBodyL"/>
            </w:pPr>
            <w:r>
              <w:t>0x0019</w:t>
            </w:r>
          </w:p>
        </w:tc>
        <w:tc>
          <w:tcPr>
            <w:tcW w:w="1833" w:type="pct"/>
          </w:tcPr>
          <w:p w14:paraId="3242706B" w14:textId="77777777" w:rsidR="00F11C70" w:rsidRDefault="00F11C70" w:rsidP="00F11C70">
            <w:pPr>
              <w:pStyle w:val="TableBodyL"/>
            </w:pPr>
            <w:hyperlink w:anchor="_5f87710a-ddf3-4b80-9619-b5f8813dd7ed">
              <w:r>
                <w:rPr>
                  <w:color w:val="0000FF"/>
                </w:rPr>
                <w:t>IMP_CTRL</w:t>
              </w:r>
            </w:hyperlink>
          </w:p>
        </w:tc>
        <w:tc>
          <w:tcPr>
            <w:tcW w:w="1738" w:type="pct"/>
          </w:tcPr>
          <w:p w14:paraId="39DF9974" w14:textId="77777777" w:rsidR="00F11C70" w:rsidRDefault="00F11C70" w:rsidP="00F11C70">
            <w:pPr>
              <w:pStyle w:val="TableBodyL"/>
            </w:pPr>
            <w:r>
              <w:t>IMP_CTRL register</w:t>
            </w:r>
          </w:p>
        </w:tc>
        <w:tc>
          <w:tcPr>
            <w:tcW w:w="485" w:type="pct"/>
          </w:tcPr>
          <w:p w14:paraId="520ED626" w14:textId="77777777" w:rsidR="00F11C70" w:rsidRDefault="00F11C70" w:rsidP="00F11C70">
            <w:pPr>
              <w:pStyle w:val="TableBodyL"/>
            </w:pPr>
            <w:r>
              <w:t>0x19</w:t>
            </w:r>
          </w:p>
        </w:tc>
        <w:tc>
          <w:tcPr>
            <w:tcW w:w="484" w:type="pct"/>
            <w:vMerge/>
          </w:tcPr>
          <w:p w14:paraId="1E3A55EF" w14:textId="77777777" w:rsidR="00F11C70" w:rsidRDefault="00F11C70" w:rsidP="00F11C70">
            <w:pPr>
              <w:pStyle w:val="TableBodyL"/>
            </w:pPr>
          </w:p>
        </w:tc>
      </w:tr>
      <w:tr w:rsidR="00F11C70" w14:paraId="2A724293" w14:textId="77777777" w:rsidTr="00F11C70">
        <w:tc>
          <w:tcPr>
            <w:tcW w:w="460" w:type="pct"/>
          </w:tcPr>
          <w:p w14:paraId="6A2E067E" w14:textId="77777777" w:rsidR="00F11C70" w:rsidRDefault="00F11C70" w:rsidP="00F11C70">
            <w:pPr>
              <w:pStyle w:val="TableBodyL"/>
            </w:pPr>
            <w:r>
              <w:t>0x001A</w:t>
            </w:r>
          </w:p>
        </w:tc>
        <w:tc>
          <w:tcPr>
            <w:tcW w:w="1833" w:type="pct"/>
          </w:tcPr>
          <w:p w14:paraId="02BBF515" w14:textId="77777777" w:rsidR="00F11C70" w:rsidRDefault="00F11C70" w:rsidP="00F11C70">
            <w:pPr>
              <w:pStyle w:val="TableBodyL"/>
            </w:pPr>
            <w:hyperlink w:anchor="_3001e7fb-25a6-400b-863b-a2b1d1013a9b">
              <w:r>
                <w:rPr>
                  <w:color w:val="0000FF"/>
                </w:rPr>
                <w:t>GSR_CTRL</w:t>
              </w:r>
            </w:hyperlink>
          </w:p>
        </w:tc>
        <w:tc>
          <w:tcPr>
            <w:tcW w:w="1738" w:type="pct"/>
          </w:tcPr>
          <w:p w14:paraId="7FB5C9EB" w14:textId="77777777" w:rsidR="00F11C70" w:rsidRDefault="00F11C70" w:rsidP="00F11C70">
            <w:pPr>
              <w:pStyle w:val="TableBodyL"/>
            </w:pPr>
            <w:r>
              <w:t>GSR_CTRL register</w:t>
            </w:r>
          </w:p>
        </w:tc>
        <w:tc>
          <w:tcPr>
            <w:tcW w:w="485" w:type="pct"/>
          </w:tcPr>
          <w:p w14:paraId="7C102B6A" w14:textId="77777777" w:rsidR="00F11C70" w:rsidRDefault="00F11C70" w:rsidP="00F11C70">
            <w:pPr>
              <w:pStyle w:val="TableBodyL"/>
            </w:pPr>
            <w:r>
              <w:t>0x1A</w:t>
            </w:r>
          </w:p>
        </w:tc>
        <w:tc>
          <w:tcPr>
            <w:tcW w:w="484" w:type="pct"/>
            <w:vMerge/>
          </w:tcPr>
          <w:p w14:paraId="135E79C5" w14:textId="77777777" w:rsidR="00F11C70" w:rsidRDefault="00F11C70" w:rsidP="00F11C70">
            <w:pPr>
              <w:pStyle w:val="TableBodyL"/>
            </w:pPr>
          </w:p>
        </w:tc>
      </w:tr>
      <w:tr w:rsidR="00F11C70" w14:paraId="059B71D9" w14:textId="77777777" w:rsidTr="00F11C70">
        <w:tc>
          <w:tcPr>
            <w:tcW w:w="460" w:type="pct"/>
          </w:tcPr>
          <w:p w14:paraId="7C70CA3B" w14:textId="77777777" w:rsidR="00F11C70" w:rsidRDefault="00F11C70" w:rsidP="00F11C70">
            <w:pPr>
              <w:pStyle w:val="TableBodyL"/>
            </w:pPr>
            <w:r>
              <w:t>0x001B</w:t>
            </w:r>
          </w:p>
        </w:tc>
        <w:tc>
          <w:tcPr>
            <w:tcW w:w="1833" w:type="pct"/>
          </w:tcPr>
          <w:p w14:paraId="0E0B288E" w14:textId="77777777" w:rsidR="00F11C70" w:rsidRDefault="00F11C70" w:rsidP="00F11C70">
            <w:pPr>
              <w:pStyle w:val="TableBodyL"/>
            </w:pPr>
            <w:hyperlink w:anchor="_33d9119c-f3db-451a-af7a-6ebca76d77da">
              <w:r>
                <w:rPr>
                  <w:color w:val="0000FF"/>
                </w:rPr>
                <w:t>EN_CHOP_FREQ_MOD_DEMOD</w:t>
              </w:r>
            </w:hyperlink>
          </w:p>
        </w:tc>
        <w:tc>
          <w:tcPr>
            <w:tcW w:w="1738" w:type="pct"/>
          </w:tcPr>
          <w:p w14:paraId="5D1F9172" w14:textId="77777777" w:rsidR="00F11C70" w:rsidRDefault="00F11C70" w:rsidP="00F11C70">
            <w:pPr>
              <w:pStyle w:val="TableBodyL"/>
            </w:pPr>
            <w:r>
              <w:t>EN_CHOP_FREQ_MOD_DEMOD register</w:t>
            </w:r>
          </w:p>
        </w:tc>
        <w:tc>
          <w:tcPr>
            <w:tcW w:w="485" w:type="pct"/>
          </w:tcPr>
          <w:p w14:paraId="1F1BB5A8" w14:textId="77777777" w:rsidR="00F11C70" w:rsidRDefault="00F11C70" w:rsidP="00F11C70">
            <w:pPr>
              <w:pStyle w:val="TableBodyL"/>
            </w:pPr>
            <w:r>
              <w:t>0x1B</w:t>
            </w:r>
          </w:p>
        </w:tc>
        <w:tc>
          <w:tcPr>
            <w:tcW w:w="484" w:type="pct"/>
            <w:vMerge/>
          </w:tcPr>
          <w:p w14:paraId="0514AF73" w14:textId="77777777" w:rsidR="00F11C70" w:rsidRDefault="00F11C70" w:rsidP="00F11C70">
            <w:pPr>
              <w:pStyle w:val="TableBodyL"/>
            </w:pPr>
          </w:p>
        </w:tc>
      </w:tr>
      <w:tr w:rsidR="00F11C70" w14:paraId="3EDC2EC4" w14:textId="77777777" w:rsidTr="00F11C70">
        <w:tc>
          <w:tcPr>
            <w:tcW w:w="460" w:type="pct"/>
          </w:tcPr>
          <w:p w14:paraId="376B459C" w14:textId="77777777" w:rsidR="00F11C70" w:rsidRDefault="00F11C70" w:rsidP="00F11C70">
            <w:pPr>
              <w:pStyle w:val="TableBodyL"/>
            </w:pPr>
            <w:r>
              <w:t>0x001C</w:t>
            </w:r>
          </w:p>
        </w:tc>
        <w:tc>
          <w:tcPr>
            <w:tcW w:w="1833" w:type="pct"/>
          </w:tcPr>
          <w:p w14:paraId="295A38DB" w14:textId="77777777" w:rsidR="00F11C70" w:rsidRDefault="00F11C70" w:rsidP="00F11C70">
            <w:pPr>
              <w:pStyle w:val="TableBodyL"/>
            </w:pPr>
            <w:hyperlink w:anchor="_c0cce195-9b53-40df-ba19-2252a862258f">
              <w:r>
                <w:rPr>
                  <w:color w:val="0000FF"/>
                </w:rPr>
                <w:t>PPG_ALC_CONFIG_PARAM_1</w:t>
              </w:r>
            </w:hyperlink>
          </w:p>
        </w:tc>
        <w:tc>
          <w:tcPr>
            <w:tcW w:w="1738" w:type="pct"/>
          </w:tcPr>
          <w:p w14:paraId="0543F278" w14:textId="77777777" w:rsidR="00F11C70" w:rsidRDefault="00F11C70" w:rsidP="00F11C70">
            <w:pPr>
              <w:pStyle w:val="TableBodyL"/>
            </w:pPr>
            <w:r>
              <w:t>PPG_ALC_CONFIG_PARAM_1 register</w:t>
            </w:r>
          </w:p>
        </w:tc>
        <w:tc>
          <w:tcPr>
            <w:tcW w:w="485" w:type="pct"/>
          </w:tcPr>
          <w:p w14:paraId="1AB98EF5" w14:textId="77777777" w:rsidR="00F11C70" w:rsidRDefault="00F11C70" w:rsidP="00F11C70">
            <w:pPr>
              <w:pStyle w:val="TableBodyL"/>
            </w:pPr>
            <w:r>
              <w:t>0x1C</w:t>
            </w:r>
          </w:p>
        </w:tc>
        <w:tc>
          <w:tcPr>
            <w:tcW w:w="484" w:type="pct"/>
            <w:vMerge/>
          </w:tcPr>
          <w:p w14:paraId="5BAE0AAB" w14:textId="77777777" w:rsidR="00F11C70" w:rsidRDefault="00F11C70" w:rsidP="00F11C70">
            <w:pPr>
              <w:pStyle w:val="TableBodyL"/>
            </w:pPr>
          </w:p>
        </w:tc>
      </w:tr>
      <w:tr w:rsidR="00F11C70" w14:paraId="507673ED" w14:textId="77777777" w:rsidTr="00F11C70">
        <w:tc>
          <w:tcPr>
            <w:tcW w:w="460" w:type="pct"/>
          </w:tcPr>
          <w:p w14:paraId="1FFAFD95" w14:textId="77777777" w:rsidR="00F11C70" w:rsidRDefault="00F11C70" w:rsidP="00F11C70">
            <w:pPr>
              <w:pStyle w:val="TableBodyL"/>
            </w:pPr>
            <w:r>
              <w:t>0x001D</w:t>
            </w:r>
          </w:p>
        </w:tc>
        <w:tc>
          <w:tcPr>
            <w:tcW w:w="1833" w:type="pct"/>
          </w:tcPr>
          <w:p w14:paraId="7ADEF193" w14:textId="77777777" w:rsidR="00F11C70" w:rsidRDefault="00F11C70" w:rsidP="00F11C70">
            <w:pPr>
              <w:pStyle w:val="TableBodyL"/>
            </w:pPr>
            <w:hyperlink w:anchor="_ab684f77-5f5f-42ff-9d36-db7bc6f95069">
              <w:r>
                <w:rPr>
                  <w:color w:val="0000FF"/>
                </w:rPr>
                <w:t>PPG_ALC_CONFIG_PARAM_2</w:t>
              </w:r>
            </w:hyperlink>
          </w:p>
        </w:tc>
        <w:tc>
          <w:tcPr>
            <w:tcW w:w="1738" w:type="pct"/>
          </w:tcPr>
          <w:p w14:paraId="55E69A4C" w14:textId="77777777" w:rsidR="00F11C70" w:rsidRDefault="00F11C70" w:rsidP="00F11C70">
            <w:pPr>
              <w:pStyle w:val="TableBodyL"/>
            </w:pPr>
            <w:r>
              <w:t>PPG_ALC_CONFIG_PARAM_2 register</w:t>
            </w:r>
          </w:p>
        </w:tc>
        <w:tc>
          <w:tcPr>
            <w:tcW w:w="485" w:type="pct"/>
          </w:tcPr>
          <w:p w14:paraId="0ABA463B" w14:textId="77777777" w:rsidR="00F11C70" w:rsidRDefault="00F11C70" w:rsidP="00F11C70">
            <w:pPr>
              <w:pStyle w:val="TableBodyL"/>
            </w:pPr>
            <w:r>
              <w:t>0x1D</w:t>
            </w:r>
          </w:p>
        </w:tc>
        <w:tc>
          <w:tcPr>
            <w:tcW w:w="484" w:type="pct"/>
            <w:vMerge/>
          </w:tcPr>
          <w:p w14:paraId="2724F923" w14:textId="77777777" w:rsidR="00F11C70" w:rsidRDefault="00F11C70" w:rsidP="00F11C70">
            <w:pPr>
              <w:pStyle w:val="TableBodyL"/>
            </w:pPr>
          </w:p>
        </w:tc>
      </w:tr>
      <w:tr w:rsidR="00F11C70" w14:paraId="22C9964F" w14:textId="77777777" w:rsidTr="00F11C70">
        <w:tc>
          <w:tcPr>
            <w:tcW w:w="460" w:type="pct"/>
          </w:tcPr>
          <w:p w14:paraId="6B4A3E7C" w14:textId="77777777" w:rsidR="00F11C70" w:rsidRDefault="00F11C70" w:rsidP="00F11C70">
            <w:pPr>
              <w:pStyle w:val="TableBodyL"/>
            </w:pPr>
            <w:r>
              <w:t>0x001E</w:t>
            </w:r>
          </w:p>
        </w:tc>
        <w:tc>
          <w:tcPr>
            <w:tcW w:w="1833" w:type="pct"/>
          </w:tcPr>
          <w:p w14:paraId="1A4C10C3" w14:textId="77777777" w:rsidR="00F11C70" w:rsidRDefault="00F11C70" w:rsidP="00F11C70">
            <w:pPr>
              <w:pStyle w:val="TableBodyL"/>
            </w:pPr>
            <w:hyperlink w:anchor="_524695c2-a7c0-4fee-9506-e4cca0a3cfde">
              <w:r>
                <w:rPr>
                  <w:color w:val="0000FF"/>
                </w:rPr>
                <w:t>DIGITAL_RAMP_CONFIG_PARAM_1</w:t>
              </w:r>
            </w:hyperlink>
          </w:p>
        </w:tc>
        <w:tc>
          <w:tcPr>
            <w:tcW w:w="1738" w:type="pct"/>
          </w:tcPr>
          <w:p w14:paraId="732BCA19" w14:textId="77777777" w:rsidR="00F11C70" w:rsidRDefault="00F11C70" w:rsidP="00F11C70">
            <w:pPr>
              <w:pStyle w:val="TableBodyL"/>
            </w:pPr>
            <w:r>
              <w:t>DIGITAL_RAMP_CONFIG_PARAM_1 register</w:t>
            </w:r>
          </w:p>
        </w:tc>
        <w:tc>
          <w:tcPr>
            <w:tcW w:w="485" w:type="pct"/>
          </w:tcPr>
          <w:p w14:paraId="71F5294D" w14:textId="77777777" w:rsidR="00F11C70" w:rsidRDefault="00F11C70" w:rsidP="00F11C70">
            <w:pPr>
              <w:pStyle w:val="TableBodyL"/>
            </w:pPr>
            <w:r>
              <w:t>0x1E</w:t>
            </w:r>
          </w:p>
        </w:tc>
        <w:tc>
          <w:tcPr>
            <w:tcW w:w="484" w:type="pct"/>
            <w:vMerge/>
          </w:tcPr>
          <w:p w14:paraId="653E5180" w14:textId="77777777" w:rsidR="00F11C70" w:rsidRDefault="00F11C70" w:rsidP="00F11C70">
            <w:pPr>
              <w:pStyle w:val="TableBodyL"/>
            </w:pPr>
          </w:p>
        </w:tc>
      </w:tr>
      <w:tr w:rsidR="00F11C70" w14:paraId="16B371DB" w14:textId="77777777" w:rsidTr="00F11C70">
        <w:tc>
          <w:tcPr>
            <w:tcW w:w="460" w:type="pct"/>
          </w:tcPr>
          <w:p w14:paraId="2A982360" w14:textId="77777777" w:rsidR="00F11C70" w:rsidRDefault="00F11C70" w:rsidP="00F11C70">
            <w:pPr>
              <w:pStyle w:val="TableBodyL"/>
            </w:pPr>
            <w:r>
              <w:t>0x001F</w:t>
            </w:r>
          </w:p>
        </w:tc>
        <w:tc>
          <w:tcPr>
            <w:tcW w:w="1833" w:type="pct"/>
          </w:tcPr>
          <w:p w14:paraId="2991E913" w14:textId="77777777" w:rsidR="00F11C70" w:rsidRDefault="00F11C70" w:rsidP="00F11C70">
            <w:pPr>
              <w:pStyle w:val="TableBodyL"/>
            </w:pPr>
            <w:hyperlink w:anchor="_c9d14850-49b7-4981-8b88-c003ff426e07">
              <w:r>
                <w:rPr>
                  <w:color w:val="0000FF"/>
                </w:rPr>
                <w:t>DIGITAL_RAMP_CONFIG_PARAM_2</w:t>
              </w:r>
            </w:hyperlink>
          </w:p>
        </w:tc>
        <w:tc>
          <w:tcPr>
            <w:tcW w:w="1738" w:type="pct"/>
          </w:tcPr>
          <w:p w14:paraId="5DA75784" w14:textId="77777777" w:rsidR="00F11C70" w:rsidRDefault="00F11C70" w:rsidP="00F11C70">
            <w:pPr>
              <w:pStyle w:val="TableBodyL"/>
            </w:pPr>
            <w:r>
              <w:t>DIGITAL_RAMP_CONFIG_PARAM_2 register</w:t>
            </w:r>
          </w:p>
        </w:tc>
        <w:tc>
          <w:tcPr>
            <w:tcW w:w="485" w:type="pct"/>
          </w:tcPr>
          <w:p w14:paraId="77D54615" w14:textId="77777777" w:rsidR="00F11C70" w:rsidRDefault="00F11C70" w:rsidP="00F11C70">
            <w:pPr>
              <w:pStyle w:val="TableBodyL"/>
            </w:pPr>
            <w:r>
              <w:t>0x1F</w:t>
            </w:r>
          </w:p>
        </w:tc>
        <w:tc>
          <w:tcPr>
            <w:tcW w:w="484" w:type="pct"/>
            <w:vMerge/>
          </w:tcPr>
          <w:p w14:paraId="4BEE7962" w14:textId="77777777" w:rsidR="00F11C70" w:rsidRDefault="00F11C70" w:rsidP="00F11C70">
            <w:pPr>
              <w:pStyle w:val="TableBodyL"/>
            </w:pPr>
          </w:p>
        </w:tc>
      </w:tr>
      <w:tr w:rsidR="00F11C70" w14:paraId="34796789" w14:textId="77777777" w:rsidTr="00F11C70">
        <w:tc>
          <w:tcPr>
            <w:tcW w:w="460" w:type="pct"/>
          </w:tcPr>
          <w:p w14:paraId="7D239C72" w14:textId="77777777" w:rsidR="00F11C70" w:rsidRDefault="00F11C70" w:rsidP="00F11C70">
            <w:pPr>
              <w:pStyle w:val="TableBodyL"/>
            </w:pPr>
            <w:r>
              <w:t>0x0020</w:t>
            </w:r>
          </w:p>
        </w:tc>
        <w:tc>
          <w:tcPr>
            <w:tcW w:w="1833" w:type="pct"/>
          </w:tcPr>
          <w:p w14:paraId="5A35C2F7" w14:textId="77777777" w:rsidR="00F11C70" w:rsidRDefault="00F11C70" w:rsidP="00F11C70">
            <w:pPr>
              <w:pStyle w:val="TableBodyL"/>
            </w:pPr>
            <w:hyperlink w:anchor="_c45b855d-1682-4141-8882-a2458f946413">
              <w:r>
                <w:rPr>
                  <w:color w:val="0000FF"/>
                </w:rPr>
                <w:t>DIGITAL_RAMP_CONFIG_PARAM_3</w:t>
              </w:r>
            </w:hyperlink>
          </w:p>
        </w:tc>
        <w:tc>
          <w:tcPr>
            <w:tcW w:w="1738" w:type="pct"/>
          </w:tcPr>
          <w:p w14:paraId="5B8559D1" w14:textId="77777777" w:rsidR="00F11C70" w:rsidRDefault="00F11C70" w:rsidP="00F11C70">
            <w:pPr>
              <w:pStyle w:val="TableBodyL"/>
            </w:pPr>
            <w:r>
              <w:t>DIGITAL_RAMP_CONFIG_PARAM_3 register</w:t>
            </w:r>
          </w:p>
        </w:tc>
        <w:tc>
          <w:tcPr>
            <w:tcW w:w="485" w:type="pct"/>
          </w:tcPr>
          <w:p w14:paraId="25D389D5" w14:textId="77777777" w:rsidR="00F11C70" w:rsidRDefault="00F11C70" w:rsidP="00F11C70">
            <w:pPr>
              <w:pStyle w:val="TableBodyL"/>
            </w:pPr>
            <w:r>
              <w:t>0x20</w:t>
            </w:r>
          </w:p>
        </w:tc>
        <w:tc>
          <w:tcPr>
            <w:tcW w:w="484" w:type="pct"/>
            <w:vMerge/>
          </w:tcPr>
          <w:p w14:paraId="3F5B813A" w14:textId="77777777" w:rsidR="00F11C70" w:rsidRDefault="00F11C70" w:rsidP="00F11C70">
            <w:pPr>
              <w:pStyle w:val="TableBodyL"/>
            </w:pPr>
          </w:p>
        </w:tc>
      </w:tr>
      <w:tr w:rsidR="00F11C70" w14:paraId="30C0BD4E" w14:textId="77777777" w:rsidTr="00F11C70">
        <w:tc>
          <w:tcPr>
            <w:tcW w:w="460" w:type="pct"/>
          </w:tcPr>
          <w:p w14:paraId="3085C7F7" w14:textId="77777777" w:rsidR="00F11C70" w:rsidRDefault="00F11C70" w:rsidP="00F11C70">
            <w:pPr>
              <w:pStyle w:val="TableBodyL"/>
            </w:pPr>
            <w:r>
              <w:t>0x0021</w:t>
            </w:r>
          </w:p>
        </w:tc>
        <w:tc>
          <w:tcPr>
            <w:tcW w:w="1833" w:type="pct"/>
          </w:tcPr>
          <w:p w14:paraId="1755165D" w14:textId="77777777" w:rsidR="00F11C70" w:rsidRDefault="00F11C70" w:rsidP="00F11C70">
            <w:pPr>
              <w:pStyle w:val="TableBodyL"/>
            </w:pPr>
            <w:hyperlink w:anchor="_ca097af8-3ffc-4ca4-be4c-416144af4ead">
              <w:r>
                <w:rPr>
                  <w:color w:val="0000FF"/>
                </w:rPr>
                <w:t>GENERAL_PPG_PARAMETERS_1</w:t>
              </w:r>
            </w:hyperlink>
          </w:p>
        </w:tc>
        <w:tc>
          <w:tcPr>
            <w:tcW w:w="1738" w:type="pct"/>
          </w:tcPr>
          <w:p w14:paraId="3647BA23" w14:textId="77777777" w:rsidR="00F11C70" w:rsidRDefault="00F11C70" w:rsidP="00F11C70">
            <w:pPr>
              <w:pStyle w:val="TableBodyL"/>
            </w:pPr>
            <w:r>
              <w:t>GENERAL_PPG_PARAMETERS_1 register</w:t>
            </w:r>
          </w:p>
        </w:tc>
        <w:tc>
          <w:tcPr>
            <w:tcW w:w="485" w:type="pct"/>
          </w:tcPr>
          <w:p w14:paraId="78BCAE13" w14:textId="77777777" w:rsidR="00F11C70" w:rsidRDefault="00F11C70" w:rsidP="00F11C70">
            <w:pPr>
              <w:pStyle w:val="TableBodyL"/>
            </w:pPr>
            <w:r>
              <w:t>0x21</w:t>
            </w:r>
          </w:p>
        </w:tc>
        <w:tc>
          <w:tcPr>
            <w:tcW w:w="484" w:type="pct"/>
            <w:vMerge/>
          </w:tcPr>
          <w:p w14:paraId="796EF52D" w14:textId="77777777" w:rsidR="00F11C70" w:rsidRDefault="00F11C70" w:rsidP="00F11C70">
            <w:pPr>
              <w:pStyle w:val="TableBodyL"/>
            </w:pPr>
          </w:p>
        </w:tc>
      </w:tr>
      <w:tr w:rsidR="00F11C70" w14:paraId="46810B4A" w14:textId="77777777" w:rsidTr="00F11C70">
        <w:tc>
          <w:tcPr>
            <w:tcW w:w="460" w:type="pct"/>
          </w:tcPr>
          <w:p w14:paraId="6D2B19D9" w14:textId="77777777" w:rsidR="00F11C70" w:rsidRDefault="00F11C70" w:rsidP="00F11C70">
            <w:pPr>
              <w:pStyle w:val="TableBodyL"/>
            </w:pPr>
            <w:r>
              <w:t>0x0023</w:t>
            </w:r>
          </w:p>
        </w:tc>
        <w:tc>
          <w:tcPr>
            <w:tcW w:w="1833" w:type="pct"/>
          </w:tcPr>
          <w:p w14:paraId="298B82BC" w14:textId="77777777" w:rsidR="00F11C70" w:rsidRDefault="00F11C70" w:rsidP="00F11C70">
            <w:pPr>
              <w:pStyle w:val="TableBodyL"/>
            </w:pPr>
            <w:hyperlink w:anchor="_9ca92dad-9234-4385-8bf8-38fb213d3095">
              <w:r>
                <w:rPr>
                  <w:color w:val="0000FF"/>
                </w:rPr>
                <w:t>GENERAL_PPG_PARAMETERS_2</w:t>
              </w:r>
            </w:hyperlink>
          </w:p>
        </w:tc>
        <w:tc>
          <w:tcPr>
            <w:tcW w:w="1738" w:type="pct"/>
          </w:tcPr>
          <w:p w14:paraId="68232529" w14:textId="77777777" w:rsidR="00F11C70" w:rsidRDefault="00F11C70" w:rsidP="00F11C70">
            <w:pPr>
              <w:pStyle w:val="TableBodyL"/>
            </w:pPr>
            <w:r>
              <w:t>GENERAL_PPG_PARAMETERS_2 register</w:t>
            </w:r>
          </w:p>
        </w:tc>
        <w:tc>
          <w:tcPr>
            <w:tcW w:w="485" w:type="pct"/>
          </w:tcPr>
          <w:p w14:paraId="27557EF2" w14:textId="77777777" w:rsidR="00F11C70" w:rsidRDefault="00F11C70" w:rsidP="00F11C70">
            <w:pPr>
              <w:pStyle w:val="TableBodyL"/>
            </w:pPr>
            <w:r>
              <w:t>0x23</w:t>
            </w:r>
          </w:p>
        </w:tc>
        <w:tc>
          <w:tcPr>
            <w:tcW w:w="484" w:type="pct"/>
            <w:vMerge/>
          </w:tcPr>
          <w:p w14:paraId="15F3D6B8" w14:textId="77777777" w:rsidR="00F11C70" w:rsidRDefault="00F11C70" w:rsidP="00F11C70">
            <w:pPr>
              <w:pStyle w:val="TableBodyL"/>
            </w:pPr>
          </w:p>
        </w:tc>
      </w:tr>
      <w:tr w:rsidR="00F11C70" w14:paraId="2F12E29F" w14:textId="77777777" w:rsidTr="00F11C70">
        <w:tc>
          <w:tcPr>
            <w:tcW w:w="460" w:type="pct"/>
          </w:tcPr>
          <w:p w14:paraId="5F9AE36F" w14:textId="77777777" w:rsidR="00F11C70" w:rsidRDefault="00F11C70" w:rsidP="00F11C70">
            <w:pPr>
              <w:pStyle w:val="TableBodyL"/>
            </w:pPr>
            <w:r>
              <w:t>0x0024</w:t>
            </w:r>
          </w:p>
        </w:tc>
        <w:tc>
          <w:tcPr>
            <w:tcW w:w="1833" w:type="pct"/>
          </w:tcPr>
          <w:p w14:paraId="5413F316" w14:textId="77777777" w:rsidR="00F11C70" w:rsidRDefault="00F11C70" w:rsidP="00F11C70">
            <w:pPr>
              <w:pStyle w:val="TableBodyL"/>
            </w:pPr>
            <w:hyperlink w:anchor="_519b5466-80ba-40c4-a544-0089f1139a5b">
              <w:r>
                <w:rPr>
                  <w:color w:val="0000FF"/>
                </w:rPr>
                <w:t>GENERAL_PPG_PARAMETERS_3</w:t>
              </w:r>
            </w:hyperlink>
          </w:p>
        </w:tc>
        <w:tc>
          <w:tcPr>
            <w:tcW w:w="1738" w:type="pct"/>
          </w:tcPr>
          <w:p w14:paraId="1C618410" w14:textId="77777777" w:rsidR="00F11C70" w:rsidRDefault="00F11C70" w:rsidP="00F11C70">
            <w:pPr>
              <w:pStyle w:val="TableBodyL"/>
            </w:pPr>
            <w:r>
              <w:t>GENERAL_PPG_PARAMETERS_3 register</w:t>
            </w:r>
          </w:p>
        </w:tc>
        <w:tc>
          <w:tcPr>
            <w:tcW w:w="485" w:type="pct"/>
          </w:tcPr>
          <w:p w14:paraId="641410F5" w14:textId="77777777" w:rsidR="00F11C70" w:rsidRDefault="00F11C70" w:rsidP="00F11C70">
            <w:pPr>
              <w:pStyle w:val="TableBodyL"/>
            </w:pPr>
            <w:r>
              <w:t>0x24</w:t>
            </w:r>
          </w:p>
        </w:tc>
        <w:tc>
          <w:tcPr>
            <w:tcW w:w="484" w:type="pct"/>
            <w:vMerge/>
          </w:tcPr>
          <w:p w14:paraId="70DB7B37" w14:textId="77777777" w:rsidR="00F11C70" w:rsidRDefault="00F11C70" w:rsidP="00F11C70">
            <w:pPr>
              <w:pStyle w:val="TableBodyL"/>
            </w:pPr>
          </w:p>
        </w:tc>
      </w:tr>
      <w:tr w:rsidR="00F11C70" w14:paraId="579D0E4D" w14:textId="77777777" w:rsidTr="00F11C70">
        <w:tc>
          <w:tcPr>
            <w:tcW w:w="460" w:type="pct"/>
          </w:tcPr>
          <w:p w14:paraId="028CA823" w14:textId="77777777" w:rsidR="00F11C70" w:rsidRDefault="00F11C70" w:rsidP="00F11C70">
            <w:pPr>
              <w:pStyle w:val="TableBodyL"/>
            </w:pPr>
            <w:r>
              <w:t>0x0025</w:t>
            </w:r>
          </w:p>
        </w:tc>
        <w:tc>
          <w:tcPr>
            <w:tcW w:w="1833" w:type="pct"/>
          </w:tcPr>
          <w:p w14:paraId="691AE6EF" w14:textId="77777777" w:rsidR="00F11C70" w:rsidRDefault="00F11C70" w:rsidP="00F11C70">
            <w:pPr>
              <w:pStyle w:val="TableBodyL"/>
            </w:pPr>
            <w:hyperlink w:anchor="_12453129-ae16-499f-b083-00920ca810d9">
              <w:r>
                <w:rPr>
                  <w:color w:val="0000FF"/>
                </w:rPr>
                <w:t>FRAME_1_PARAMETERS_1</w:t>
              </w:r>
            </w:hyperlink>
          </w:p>
        </w:tc>
        <w:tc>
          <w:tcPr>
            <w:tcW w:w="1738" w:type="pct"/>
          </w:tcPr>
          <w:p w14:paraId="481A3CB6" w14:textId="77777777" w:rsidR="00F11C70" w:rsidRDefault="00F11C70" w:rsidP="00F11C70">
            <w:pPr>
              <w:pStyle w:val="TableBodyL"/>
            </w:pPr>
            <w:r>
              <w:t>FRAME_1_PARAMETERS_1 register</w:t>
            </w:r>
          </w:p>
        </w:tc>
        <w:tc>
          <w:tcPr>
            <w:tcW w:w="485" w:type="pct"/>
          </w:tcPr>
          <w:p w14:paraId="3197F373" w14:textId="77777777" w:rsidR="00F11C70" w:rsidRDefault="00F11C70" w:rsidP="00F11C70">
            <w:pPr>
              <w:pStyle w:val="TableBodyL"/>
            </w:pPr>
            <w:r>
              <w:t>0x25</w:t>
            </w:r>
          </w:p>
        </w:tc>
        <w:tc>
          <w:tcPr>
            <w:tcW w:w="484" w:type="pct"/>
            <w:vMerge/>
          </w:tcPr>
          <w:p w14:paraId="2D635ABF" w14:textId="77777777" w:rsidR="00F11C70" w:rsidRDefault="00F11C70" w:rsidP="00F11C70">
            <w:pPr>
              <w:pStyle w:val="TableBodyL"/>
            </w:pPr>
          </w:p>
        </w:tc>
      </w:tr>
      <w:tr w:rsidR="00F11C70" w14:paraId="0523A54B" w14:textId="77777777" w:rsidTr="00F11C70">
        <w:tc>
          <w:tcPr>
            <w:tcW w:w="460" w:type="pct"/>
          </w:tcPr>
          <w:p w14:paraId="3F3A93AA" w14:textId="77777777" w:rsidR="00F11C70" w:rsidRDefault="00F11C70" w:rsidP="00F11C70">
            <w:pPr>
              <w:pStyle w:val="TableBodyL"/>
            </w:pPr>
            <w:r>
              <w:t>0x0026</w:t>
            </w:r>
          </w:p>
        </w:tc>
        <w:tc>
          <w:tcPr>
            <w:tcW w:w="1833" w:type="pct"/>
          </w:tcPr>
          <w:p w14:paraId="453FA59E" w14:textId="77777777" w:rsidR="00F11C70" w:rsidRDefault="00F11C70" w:rsidP="00F11C70">
            <w:pPr>
              <w:pStyle w:val="TableBodyL"/>
            </w:pPr>
            <w:hyperlink w:anchor="_4e5e8b64-e7aa-402b-be37-4e03dc3b3386">
              <w:r>
                <w:rPr>
                  <w:color w:val="0000FF"/>
                </w:rPr>
                <w:t>FRAME_2_PARAMETERS_1</w:t>
              </w:r>
            </w:hyperlink>
          </w:p>
        </w:tc>
        <w:tc>
          <w:tcPr>
            <w:tcW w:w="1738" w:type="pct"/>
          </w:tcPr>
          <w:p w14:paraId="35C17577" w14:textId="77777777" w:rsidR="00F11C70" w:rsidRDefault="00F11C70" w:rsidP="00F11C70">
            <w:pPr>
              <w:pStyle w:val="TableBodyL"/>
            </w:pPr>
            <w:r>
              <w:t>FRAME_2_PARAMETERS_1 register</w:t>
            </w:r>
          </w:p>
        </w:tc>
        <w:tc>
          <w:tcPr>
            <w:tcW w:w="485" w:type="pct"/>
          </w:tcPr>
          <w:p w14:paraId="59C4329E" w14:textId="77777777" w:rsidR="00F11C70" w:rsidRDefault="00F11C70" w:rsidP="00F11C70">
            <w:pPr>
              <w:pStyle w:val="TableBodyL"/>
            </w:pPr>
            <w:r>
              <w:t>0x26</w:t>
            </w:r>
          </w:p>
        </w:tc>
        <w:tc>
          <w:tcPr>
            <w:tcW w:w="484" w:type="pct"/>
            <w:vMerge/>
          </w:tcPr>
          <w:p w14:paraId="56D6AFD0" w14:textId="77777777" w:rsidR="00F11C70" w:rsidRDefault="00F11C70" w:rsidP="00F11C70">
            <w:pPr>
              <w:pStyle w:val="TableBodyL"/>
            </w:pPr>
          </w:p>
        </w:tc>
      </w:tr>
      <w:tr w:rsidR="00F11C70" w14:paraId="0B94B4E0" w14:textId="77777777" w:rsidTr="00F11C70">
        <w:tc>
          <w:tcPr>
            <w:tcW w:w="460" w:type="pct"/>
          </w:tcPr>
          <w:p w14:paraId="4388E2D9" w14:textId="77777777" w:rsidR="00F11C70" w:rsidRDefault="00F11C70" w:rsidP="00F11C70">
            <w:pPr>
              <w:pStyle w:val="TableBodyL"/>
            </w:pPr>
            <w:r>
              <w:t>0x0027</w:t>
            </w:r>
          </w:p>
        </w:tc>
        <w:tc>
          <w:tcPr>
            <w:tcW w:w="1833" w:type="pct"/>
          </w:tcPr>
          <w:p w14:paraId="757365F0" w14:textId="77777777" w:rsidR="00F11C70" w:rsidRDefault="00F11C70" w:rsidP="00F11C70">
            <w:pPr>
              <w:pStyle w:val="TableBodyL"/>
            </w:pPr>
            <w:hyperlink w:anchor="_4f5001ee-be4a-4602-88ee-83665a2847f8">
              <w:r>
                <w:rPr>
                  <w:color w:val="0000FF"/>
                </w:rPr>
                <w:t>FRAME_3_PARAMETERS_1</w:t>
              </w:r>
            </w:hyperlink>
          </w:p>
        </w:tc>
        <w:tc>
          <w:tcPr>
            <w:tcW w:w="1738" w:type="pct"/>
          </w:tcPr>
          <w:p w14:paraId="671A907C" w14:textId="77777777" w:rsidR="00F11C70" w:rsidRDefault="00F11C70" w:rsidP="00F11C70">
            <w:pPr>
              <w:pStyle w:val="TableBodyL"/>
            </w:pPr>
            <w:r>
              <w:t>FRAME_3_PARAMETERS_1 register</w:t>
            </w:r>
          </w:p>
        </w:tc>
        <w:tc>
          <w:tcPr>
            <w:tcW w:w="485" w:type="pct"/>
          </w:tcPr>
          <w:p w14:paraId="0125DF42" w14:textId="77777777" w:rsidR="00F11C70" w:rsidRDefault="00F11C70" w:rsidP="00F11C70">
            <w:pPr>
              <w:pStyle w:val="TableBodyL"/>
            </w:pPr>
            <w:r>
              <w:t>0x27</w:t>
            </w:r>
          </w:p>
        </w:tc>
        <w:tc>
          <w:tcPr>
            <w:tcW w:w="484" w:type="pct"/>
            <w:vMerge/>
          </w:tcPr>
          <w:p w14:paraId="24F2A445" w14:textId="77777777" w:rsidR="00F11C70" w:rsidRDefault="00F11C70" w:rsidP="00F11C70">
            <w:pPr>
              <w:pStyle w:val="TableBodyL"/>
            </w:pPr>
          </w:p>
        </w:tc>
      </w:tr>
      <w:tr w:rsidR="00F11C70" w14:paraId="217D683D" w14:textId="77777777" w:rsidTr="00F11C70">
        <w:tc>
          <w:tcPr>
            <w:tcW w:w="460" w:type="pct"/>
          </w:tcPr>
          <w:p w14:paraId="62EBB121" w14:textId="77777777" w:rsidR="00F11C70" w:rsidRDefault="00F11C70" w:rsidP="00F11C70">
            <w:pPr>
              <w:pStyle w:val="TableBodyL"/>
            </w:pPr>
            <w:r>
              <w:t>0x0028</w:t>
            </w:r>
          </w:p>
        </w:tc>
        <w:tc>
          <w:tcPr>
            <w:tcW w:w="1833" w:type="pct"/>
          </w:tcPr>
          <w:p w14:paraId="06F72695" w14:textId="77777777" w:rsidR="00F11C70" w:rsidRDefault="00F11C70" w:rsidP="00F11C70">
            <w:pPr>
              <w:pStyle w:val="TableBodyL"/>
            </w:pPr>
            <w:hyperlink w:anchor="_0fe5a6c6-8283-4ff1-829c-a7ebec8d188b">
              <w:r>
                <w:rPr>
                  <w:color w:val="0000FF"/>
                </w:rPr>
                <w:t>FRAME_4_PARAMETERS_1</w:t>
              </w:r>
            </w:hyperlink>
          </w:p>
        </w:tc>
        <w:tc>
          <w:tcPr>
            <w:tcW w:w="1738" w:type="pct"/>
          </w:tcPr>
          <w:p w14:paraId="528FC6FE" w14:textId="77777777" w:rsidR="00F11C70" w:rsidRDefault="00F11C70" w:rsidP="00F11C70">
            <w:pPr>
              <w:pStyle w:val="TableBodyL"/>
            </w:pPr>
            <w:r>
              <w:t>FRAME_4_PARAMETERS_1 register</w:t>
            </w:r>
          </w:p>
        </w:tc>
        <w:tc>
          <w:tcPr>
            <w:tcW w:w="485" w:type="pct"/>
          </w:tcPr>
          <w:p w14:paraId="70D1E632" w14:textId="77777777" w:rsidR="00F11C70" w:rsidRDefault="00F11C70" w:rsidP="00F11C70">
            <w:pPr>
              <w:pStyle w:val="TableBodyL"/>
            </w:pPr>
            <w:r>
              <w:t>0x28</w:t>
            </w:r>
          </w:p>
        </w:tc>
        <w:tc>
          <w:tcPr>
            <w:tcW w:w="484" w:type="pct"/>
            <w:vMerge/>
          </w:tcPr>
          <w:p w14:paraId="3F7909E5" w14:textId="77777777" w:rsidR="00F11C70" w:rsidRDefault="00F11C70" w:rsidP="00F11C70">
            <w:pPr>
              <w:pStyle w:val="TableBodyL"/>
            </w:pPr>
          </w:p>
        </w:tc>
      </w:tr>
      <w:tr w:rsidR="00F11C70" w14:paraId="6FD368F6" w14:textId="77777777" w:rsidTr="00F11C70">
        <w:tc>
          <w:tcPr>
            <w:tcW w:w="460" w:type="pct"/>
          </w:tcPr>
          <w:p w14:paraId="6314C207" w14:textId="77777777" w:rsidR="00F11C70" w:rsidRDefault="00F11C70" w:rsidP="00F11C70">
            <w:pPr>
              <w:pStyle w:val="TableBodyL"/>
            </w:pPr>
            <w:r>
              <w:t>0x0029</w:t>
            </w:r>
          </w:p>
        </w:tc>
        <w:tc>
          <w:tcPr>
            <w:tcW w:w="1833" w:type="pct"/>
          </w:tcPr>
          <w:p w14:paraId="2E646687" w14:textId="77777777" w:rsidR="00F11C70" w:rsidRDefault="00F11C70" w:rsidP="00F11C70">
            <w:pPr>
              <w:pStyle w:val="TableBodyL"/>
            </w:pPr>
            <w:hyperlink w:anchor="_3aad3a0f-2f79-41bb-9bf1-784b4263f66d">
              <w:r>
                <w:rPr>
                  <w:color w:val="0000FF"/>
                </w:rPr>
                <w:t>FRAME_5_PARAMETERS_1</w:t>
              </w:r>
            </w:hyperlink>
          </w:p>
        </w:tc>
        <w:tc>
          <w:tcPr>
            <w:tcW w:w="1738" w:type="pct"/>
          </w:tcPr>
          <w:p w14:paraId="5CBE16AB" w14:textId="77777777" w:rsidR="00F11C70" w:rsidRDefault="00F11C70" w:rsidP="00F11C70">
            <w:pPr>
              <w:pStyle w:val="TableBodyL"/>
            </w:pPr>
            <w:r>
              <w:t>FRAME_5_PARAMETERS_1 register</w:t>
            </w:r>
          </w:p>
        </w:tc>
        <w:tc>
          <w:tcPr>
            <w:tcW w:w="485" w:type="pct"/>
          </w:tcPr>
          <w:p w14:paraId="03787EDC" w14:textId="77777777" w:rsidR="00F11C70" w:rsidRDefault="00F11C70" w:rsidP="00F11C70">
            <w:pPr>
              <w:pStyle w:val="TableBodyL"/>
            </w:pPr>
            <w:r>
              <w:t>0x29</w:t>
            </w:r>
          </w:p>
        </w:tc>
        <w:tc>
          <w:tcPr>
            <w:tcW w:w="484" w:type="pct"/>
            <w:vMerge/>
          </w:tcPr>
          <w:p w14:paraId="40A75E24" w14:textId="77777777" w:rsidR="00F11C70" w:rsidRDefault="00F11C70" w:rsidP="00F11C70">
            <w:pPr>
              <w:pStyle w:val="TableBodyL"/>
            </w:pPr>
          </w:p>
        </w:tc>
      </w:tr>
      <w:tr w:rsidR="00F11C70" w14:paraId="01EE5B8A" w14:textId="77777777" w:rsidTr="00F11C70">
        <w:tc>
          <w:tcPr>
            <w:tcW w:w="460" w:type="pct"/>
          </w:tcPr>
          <w:p w14:paraId="1C6E9610" w14:textId="77777777" w:rsidR="00F11C70" w:rsidRDefault="00F11C70" w:rsidP="00F11C70">
            <w:pPr>
              <w:pStyle w:val="TableBodyL"/>
            </w:pPr>
            <w:r>
              <w:t>0x002A</w:t>
            </w:r>
          </w:p>
        </w:tc>
        <w:tc>
          <w:tcPr>
            <w:tcW w:w="1833" w:type="pct"/>
          </w:tcPr>
          <w:p w14:paraId="597F9E7B" w14:textId="77777777" w:rsidR="00F11C70" w:rsidRDefault="00F11C70" w:rsidP="00F11C70">
            <w:pPr>
              <w:pStyle w:val="TableBodyL"/>
            </w:pPr>
            <w:hyperlink w:anchor="_35237a67-1caf-4710-ac05-a75d084437fb">
              <w:r>
                <w:rPr>
                  <w:color w:val="0000FF"/>
                </w:rPr>
                <w:t>FRAME_6_PARAMETERS_1</w:t>
              </w:r>
            </w:hyperlink>
          </w:p>
        </w:tc>
        <w:tc>
          <w:tcPr>
            <w:tcW w:w="1738" w:type="pct"/>
          </w:tcPr>
          <w:p w14:paraId="0FEFB725" w14:textId="77777777" w:rsidR="00F11C70" w:rsidRDefault="00F11C70" w:rsidP="00F11C70">
            <w:pPr>
              <w:pStyle w:val="TableBodyL"/>
            </w:pPr>
            <w:r>
              <w:t>FRAME_6_PARAMETERS_1 register</w:t>
            </w:r>
          </w:p>
        </w:tc>
        <w:tc>
          <w:tcPr>
            <w:tcW w:w="485" w:type="pct"/>
          </w:tcPr>
          <w:p w14:paraId="7A51AD7A" w14:textId="77777777" w:rsidR="00F11C70" w:rsidRDefault="00F11C70" w:rsidP="00F11C70">
            <w:pPr>
              <w:pStyle w:val="TableBodyL"/>
            </w:pPr>
            <w:r>
              <w:t>0x2A</w:t>
            </w:r>
          </w:p>
        </w:tc>
        <w:tc>
          <w:tcPr>
            <w:tcW w:w="484" w:type="pct"/>
            <w:vMerge/>
          </w:tcPr>
          <w:p w14:paraId="2A791383" w14:textId="77777777" w:rsidR="00F11C70" w:rsidRDefault="00F11C70" w:rsidP="00F11C70">
            <w:pPr>
              <w:pStyle w:val="TableBodyL"/>
            </w:pPr>
          </w:p>
        </w:tc>
      </w:tr>
      <w:tr w:rsidR="00F11C70" w14:paraId="10492508" w14:textId="77777777" w:rsidTr="00F11C70">
        <w:tc>
          <w:tcPr>
            <w:tcW w:w="460" w:type="pct"/>
          </w:tcPr>
          <w:p w14:paraId="303A7388" w14:textId="77777777" w:rsidR="00F11C70" w:rsidRDefault="00F11C70" w:rsidP="00F11C70">
            <w:pPr>
              <w:pStyle w:val="TableBodyL"/>
            </w:pPr>
            <w:r>
              <w:t>0x002B</w:t>
            </w:r>
          </w:p>
        </w:tc>
        <w:tc>
          <w:tcPr>
            <w:tcW w:w="1833" w:type="pct"/>
          </w:tcPr>
          <w:p w14:paraId="4D6EFD4D" w14:textId="77777777" w:rsidR="00F11C70" w:rsidRDefault="00F11C70" w:rsidP="00F11C70">
            <w:pPr>
              <w:pStyle w:val="TableBodyL"/>
            </w:pPr>
            <w:hyperlink w:anchor="_d841a2b0-707c-4ff4-9991-4a4f9888372d">
              <w:r>
                <w:rPr>
                  <w:color w:val="0000FF"/>
                </w:rPr>
                <w:t>FRAME_7_PARAMETERS_1</w:t>
              </w:r>
            </w:hyperlink>
          </w:p>
        </w:tc>
        <w:tc>
          <w:tcPr>
            <w:tcW w:w="1738" w:type="pct"/>
          </w:tcPr>
          <w:p w14:paraId="35F85C19" w14:textId="77777777" w:rsidR="00F11C70" w:rsidRDefault="00F11C70" w:rsidP="00F11C70">
            <w:pPr>
              <w:pStyle w:val="TableBodyL"/>
            </w:pPr>
            <w:r>
              <w:t>FRAME_7_PARAMETERS_1 register</w:t>
            </w:r>
          </w:p>
        </w:tc>
        <w:tc>
          <w:tcPr>
            <w:tcW w:w="485" w:type="pct"/>
          </w:tcPr>
          <w:p w14:paraId="13F1FEDB" w14:textId="77777777" w:rsidR="00F11C70" w:rsidRDefault="00F11C70" w:rsidP="00F11C70">
            <w:pPr>
              <w:pStyle w:val="TableBodyL"/>
            </w:pPr>
            <w:r>
              <w:t>0x2B</w:t>
            </w:r>
          </w:p>
        </w:tc>
        <w:tc>
          <w:tcPr>
            <w:tcW w:w="484" w:type="pct"/>
            <w:vMerge/>
          </w:tcPr>
          <w:p w14:paraId="45CACDE2" w14:textId="77777777" w:rsidR="00F11C70" w:rsidRDefault="00F11C70" w:rsidP="00F11C70">
            <w:pPr>
              <w:pStyle w:val="TableBodyL"/>
            </w:pPr>
          </w:p>
        </w:tc>
      </w:tr>
      <w:tr w:rsidR="00F11C70" w14:paraId="420E474C" w14:textId="77777777" w:rsidTr="00F11C70">
        <w:tc>
          <w:tcPr>
            <w:tcW w:w="460" w:type="pct"/>
          </w:tcPr>
          <w:p w14:paraId="611E53C9" w14:textId="77777777" w:rsidR="00F11C70" w:rsidRDefault="00F11C70" w:rsidP="00F11C70">
            <w:pPr>
              <w:pStyle w:val="TableBodyL"/>
            </w:pPr>
            <w:r>
              <w:t>0x002C</w:t>
            </w:r>
          </w:p>
        </w:tc>
        <w:tc>
          <w:tcPr>
            <w:tcW w:w="1833" w:type="pct"/>
          </w:tcPr>
          <w:p w14:paraId="6381227B" w14:textId="77777777" w:rsidR="00F11C70" w:rsidRDefault="00F11C70" w:rsidP="00F11C70">
            <w:pPr>
              <w:pStyle w:val="TableBodyL"/>
            </w:pPr>
            <w:hyperlink w:anchor="_d8bbdbe8-2b2c-45c2-b1d0-785d578ed5ef">
              <w:r>
                <w:rPr>
                  <w:color w:val="0000FF"/>
                </w:rPr>
                <w:t>FRAME_8_PARAMETERS_1</w:t>
              </w:r>
            </w:hyperlink>
          </w:p>
        </w:tc>
        <w:tc>
          <w:tcPr>
            <w:tcW w:w="1738" w:type="pct"/>
          </w:tcPr>
          <w:p w14:paraId="6C14A811" w14:textId="77777777" w:rsidR="00F11C70" w:rsidRDefault="00F11C70" w:rsidP="00F11C70">
            <w:pPr>
              <w:pStyle w:val="TableBodyL"/>
            </w:pPr>
            <w:r>
              <w:t>FRAME_8_PARAMETERS_1 register</w:t>
            </w:r>
          </w:p>
        </w:tc>
        <w:tc>
          <w:tcPr>
            <w:tcW w:w="485" w:type="pct"/>
          </w:tcPr>
          <w:p w14:paraId="6F8076C7" w14:textId="77777777" w:rsidR="00F11C70" w:rsidRDefault="00F11C70" w:rsidP="00F11C70">
            <w:pPr>
              <w:pStyle w:val="TableBodyL"/>
            </w:pPr>
            <w:r>
              <w:t>0x2C</w:t>
            </w:r>
          </w:p>
        </w:tc>
        <w:tc>
          <w:tcPr>
            <w:tcW w:w="484" w:type="pct"/>
            <w:vMerge/>
          </w:tcPr>
          <w:p w14:paraId="2E59B1FF" w14:textId="77777777" w:rsidR="00F11C70" w:rsidRDefault="00F11C70" w:rsidP="00F11C70">
            <w:pPr>
              <w:pStyle w:val="TableBodyL"/>
            </w:pPr>
          </w:p>
        </w:tc>
      </w:tr>
      <w:tr w:rsidR="00F11C70" w14:paraId="43911B71" w14:textId="77777777" w:rsidTr="00F11C70">
        <w:tc>
          <w:tcPr>
            <w:tcW w:w="460" w:type="pct"/>
          </w:tcPr>
          <w:p w14:paraId="38D20946" w14:textId="77777777" w:rsidR="00F11C70" w:rsidRDefault="00F11C70" w:rsidP="00F11C70">
            <w:pPr>
              <w:pStyle w:val="TableBodyL"/>
            </w:pPr>
            <w:r>
              <w:t>0x002D</w:t>
            </w:r>
          </w:p>
        </w:tc>
        <w:tc>
          <w:tcPr>
            <w:tcW w:w="1833" w:type="pct"/>
          </w:tcPr>
          <w:p w14:paraId="6CBA9406" w14:textId="77777777" w:rsidR="00F11C70" w:rsidRDefault="00F11C70" w:rsidP="00F11C70">
            <w:pPr>
              <w:pStyle w:val="TableBodyL"/>
            </w:pPr>
            <w:hyperlink w:anchor="_51eced58-2b20-436d-b6d5-7199daf5b78c">
              <w:r>
                <w:rPr>
                  <w:color w:val="0000FF"/>
                </w:rPr>
                <w:t>FRAME_9_PARAMETERS_1</w:t>
              </w:r>
            </w:hyperlink>
          </w:p>
        </w:tc>
        <w:tc>
          <w:tcPr>
            <w:tcW w:w="1738" w:type="pct"/>
          </w:tcPr>
          <w:p w14:paraId="4CCDA2F7" w14:textId="77777777" w:rsidR="00F11C70" w:rsidRDefault="00F11C70" w:rsidP="00F11C70">
            <w:pPr>
              <w:pStyle w:val="TableBodyL"/>
            </w:pPr>
            <w:r>
              <w:t>FRAME_9_PARAMETERS_1 register</w:t>
            </w:r>
          </w:p>
        </w:tc>
        <w:tc>
          <w:tcPr>
            <w:tcW w:w="485" w:type="pct"/>
          </w:tcPr>
          <w:p w14:paraId="07F1B015" w14:textId="77777777" w:rsidR="00F11C70" w:rsidRDefault="00F11C70" w:rsidP="00F11C70">
            <w:pPr>
              <w:pStyle w:val="TableBodyL"/>
            </w:pPr>
            <w:r>
              <w:t>0x2D</w:t>
            </w:r>
          </w:p>
        </w:tc>
        <w:tc>
          <w:tcPr>
            <w:tcW w:w="484" w:type="pct"/>
            <w:vMerge/>
          </w:tcPr>
          <w:p w14:paraId="5DFCBAA4" w14:textId="77777777" w:rsidR="00F11C70" w:rsidRDefault="00F11C70" w:rsidP="00F11C70">
            <w:pPr>
              <w:pStyle w:val="TableBodyL"/>
            </w:pPr>
          </w:p>
        </w:tc>
      </w:tr>
      <w:tr w:rsidR="00F11C70" w14:paraId="5B6AA376" w14:textId="77777777" w:rsidTr="00F11C70">
        <w:tc>
          <w:tcPr>
            <w:tcW w:w="460" w:type="pct"/>
          </w:tcPr>
          <w:p w14:paraId="30D68D2D" w14:textId="77777777" w:rsidR="00F11C70" w:rsidRDefault="00F11C70" w:rsidP="00F11C70">
            <w:pPr>
              <w:pStyle w:val="TableBodyL"/>
            </w:pPr>
            <w:r>
              <w:t>0x002E</w:t>
            </w:r>
          </w:p>
        </w:tc>
        <w:tc>
          <w:tcPr>
            <w:tcW w:w="1833" w:type="pct"/>
          </w:tcPr>
          <w:p w14:paraId="31F2C9FF" w14:textId="77777777" w:rsidR="00F11C70" w:rsidRDefault="00F11C70" w:rsidP="00F11C70">
            <w:pPr>
              <w:pStyle w:val="TableBodyL"/>
            </w:pPr>
            <w:hyperlink w:anchor="_e26eb302-e840-49db-904b-f72c6cfa8728">
              <w:r>
                <w:rPr>
                  <w:color w:val="0000FF"/>
                </w:rPr>
                <w:t>FRAME_10_PARAMETERS_1</w:t>
              </w:r>
            </w:hyperlink>
          </w:p>
        </w:tc>
        <w:tc>
          <w:tcPr>
            <w:tcW w:w="1738" w:type="pct"/>
          </w:tcPr>
          <w:p w14:paraId="4A3BFC86" w14:textId="77777777" w:rsidR="00F11C70" w:rsidRDefault="00F11C70" w:rsidP="00F11C70">
            <w:pPr>
              <w:pStyle w:val="TableBodyL"/>
            </w:pPr>
            <w:r>
              <w:t>FRAME_10_PARAMETERS_1 register</w:t>
            </w:r>
          </w:p>
        </w:tc>
        <w:tc>
          <w:tcPr>
            <w:tcW w:w="485" w:type="pct"/>
          </w:tcPr>
          <w:p w14:paraId="7A53860E" w14:textId="77777777" w:rsidR="00F11C70" w:rsidRDefault="00F11C70" w:rsidP="00F11C70">
            <w:pPr>
              <w:pStyle w:val="TableBodyL"/>
            </w:pPr>
            <w:r>
              <w:t>0x2E</w:t>
            </w:r>
          </w:p>
        </w:tc>
        <w:tc>
          <w:tcPr>
            <w:tcW w:w="484" w:type="pct"/>
            <w:vMerge/>
          </w:tcPr>
          <w:p w14:paraId="714ABE12" w14:textId="77777777" w:rsidR="00F11C70" w:rsidRDefault="00F11C70" w:rsidP="00F11C70">
            <w:pPr>
              <w:pStyle w:val="TableBodyL"/>
            </w:pPr>
          </w:p>
        </w:tc>
      </w:tr>
      <w:tr w:rsidR="00F11C70" w14:paraId="6F7089D7" w14:textId="77777777" w:rsidTr="00F11C70">
        <w:tc>
          <w:tcPr>
            <w:tcW w:w="460" w:type="pct"/>
          </w:tcPr>
          <w:p w14:paraId="250DC780" w14:textId="77777777" w:rsidR="00F11C70" w:rsidRDefault="00F11C70" w:rsidP="00F11C70">
            <w:pPr>
              <w:pStyle w:val="TableBodyL"/>
            </w:pPr>
            <w:r>
              <w:t>0x002F</w:t>
            </w:r>
          </w:p>
        </w:tc>
        <w:tc>
          <w:tcPr>
            <w:tcW w:w="1833" w:type="pct"/>
          </w:tcPr>
          <w:p w14:paraId="1CAB46FA" w14:textId="77777777" w:rsidR="00F11C70" w:rsidRDefault="00F11C70" w:rsidP="00F11C70">
            <w:pPr>
              <w:pStyle w:val="TableBodyL"/>
            </w:pPr>
            <w:hyperlink w:anchor="_ebb9cd82-56a1-4e43-9634-57092b1605fa">
              <w:r>
                <w:rPr>
                  <w:color w:val="0000FF"/>
                </w:rPr>
                <w:t>FRAME_11_PARAMETERS_1</w:t>
              </w:r>
            </w:hyperlink>
          </w:p>
        </w:tc>
        <w:tc>
          <w:tcPr>
            <w:tcW w:w="1738" w:type="pct"/>
          </w:tcPr>
          <w:p w14:paraId="71CEB79D" w14:textId="77777777" w:rsidR="00F11C70" w:rsidRDefault="00F11C70" w:rsidP="00F11C70">
            <w:pPr>
              <w:pStyle w:val="TableBodyL"/>
            </w:pPr>
            <w:r>
              <w:t>FRAME_11_PARAMETERS_1 register</w:t>
            </w:r>
          </w:p>
        </w:tc>
        <w:tc>
          <w:tcPr>
            <w:tcW w:w="485" w:type="pct"/>
          </w:tcPr>
          <w:p w14:paraId="2266F73A" w14:textId="77777777" w:rsidR="00F11C70" w:rsidRDefault="00F11C70" w:rsidP="00F11C70">
            <w:pPr>
              <w:pStyle w:val="TableBodyL"/>
            </w:pPr>
            <w:r>
              <w:t>0x2F</w:t>
            </w:r>
          </w:p>
        </w:tc>
        <w:tc>
          <w:tcPr>
            <w:tcW w:w="484" w:type="pct"/>
            <w:vMerge/>
          </w:tcPr>
          <w:p w14:paraId="632722D7" w14:textId="77777777" w:rsidR="00F11C70" w:rsidRDefault="00F11C70" w:rsidP="00F11C70">
            <w:pPr>
              <w:pStyle w:val="TableBodyL"/>
            </w:pPr>
          </w:p>
        </w:tc>
      </w:tr>
      <w:tr w:rsidR="00F11C70" w14:paraId="2E3487E1" w14:textId="77777777" w:rsidTr="00F11C70">
        <w:tc>
          <w:tcPr>
            <w:tcW w:w="460" w:type="pct"/>
          </w:tcPr>
          <w:p w14:paraId="4B64E0FC" w14:textId="77777777" w:rsidR="00F11C70" w:rsidRDefault="00F11C70" w:rsidP="00F11C70">
            <w:pPr>
              <w:pStyle w:val="TableBodyL"/>
            </w:pPr>
            <w:r>
              <w:t>0x0030</w:t>
            </w:r>
          </w:p>
        </w:tc>
        <w:tc>
          <w:tcPr>
            <w:tcW w:w="1833" w:type="pct"/>
          </w:tcPr>
          <w:p w14:paraId="78180254" w14:textId="77777777" w:rsidR="00F11C70" w:rsidRDefault="00F11C70" w:rsidP="00F11C70">
            <w:pPr>
              <w:pStyle w:val="TableBodyL"/>
            </w:pPr>
            <w:hyperlink w:anchor="_fa62b30c-4cda-432c-902b-5afafeb10154">
              <w:r>
                <w:rPr>
                  <w:color w:val="0000FF"/>
                </w:rPr>
                <w:t>FRAME_12_PARAMETERS_1</w:t>
              </w:r>
            </w:hyperlink>
          </w:p>
        </w:tc>
        <w:tc>
          <w:tcPr>
            <w:tcW w:w="1738" w:type="pct"/>
          </w:tcPr>
          <w:p w14:paraId="4C1E481A" w14:textId="77777777" w:rsidR="00F11C70" w:rsidRDefault="00F11C70" w:rsidP="00F11C70">
            <w:pPr>
              <w:pStyle w:val="TableBodyL"/>
            </w:pPr>
            <w:r>
              <w:t>FRAME_12_PARAMETERS_1 register</w:t>
            </w:r>
          </w:p>
        </w:tc>
        <w:tc>
          <w:tcPr>
            <w:tcW w:w="485" w:type="pct"/>
          </w:tcPr>
          <w:p w14:paraId="40C0E363" w14:textId="77777777" w:rsidR="00F11C70" w:rsidRDefault="00F11C70" w:rsidP="00F11C70">
            <w:pPr>
              <w:pStyle w:val="TableBodyL"/>
            </w:pPr>
            <w:r>
              <w:t>0x30</w:t>
            </w:r>
          </w:p>
        </w:tc>
        <w:tc>
          <w:tcPr>
            <w:tcW w:w="484" w:type="pct"/>
            <w:vMerge/>
          </w:tcPr>
          <w:p w14:paraId="42E033EB" w14:textId="77777777" w:rsidR="00F11C70" w:rsidRDefault="00F11C70" w:rsidP="00F11C70">
            <w:pPr>
              <w:pStyle w:val="TableBodyL"/>
            </w:pPr>
          </w:p>
        </w:tc>
      </w:tr>
      <w:tr w:rsidR="00F11C70" w14:paraId="37042F5A" w14:textId="77777777" w:rsidTr="00F11C70">
        <w:tc>
          <w:tcPr>
            <w:tcW w:w="460" w:type="pct"/>
          </w:tcPr>
          <w:p w14:paraId="304D7D7C" w14:textId="77777777" w:rsidR="00F11C70" w:rsidRDefault="00F11C70" w:rsidP="00F11C70">
            <w:pPr>
              <w:pStyle w:val="TableBodyL"/>
            </w:pPr>
            <w:r>
              <w:lastRenderedPageBreak/>
              <w:t>0x0031</w:t>
            </w:r>
          </w:p>
        </w:tc>
        <w:tc>
          <w:tcPr>
            <w:tcW w:w="1833" w:type="pct"/>
          </w:tcPr>
          <w:p w14:paraId="27D3C11C" w14:textId="77777777" w:rsidR="00F11C70" w:rsidRDefault="00F11C70" w:rsidP="00F11C70">
            <w:pPr>
              <w:pStyle w:val="TableBodyL"/>
            </w:pPr>
            <w:hyperlink w:anchor="_5af355c0-6116-497c-a51e-f7ffc4093fe9">
              <w:r>
                <w:rPr>
                  <w:color w:val="0000FF"/>
                </w:rPr>
                <w:t>FRAME_1_PARAMETERS_2</w:t>
              </w:r>
            </w:hyperlink>
          </w:p>
        </w:tc>
        <w:tc>
          <w:tcPr>
            <w:tcW w:w="1738" w:type="pct"/>
          </w:tcPr>
          <w:p w14:paraId="01A41875" w14:textId="77777777" w:rsidR="00F11C70" w:rsidRDefault="00F11C70" w:rsidP="00F11C70">
            <w:pPr>
              <w:pStyle w:val="TableBodyL"/>
            </w:pPr>
            <w:r>
              <w:t>FRAME_1_PARAMETERS_2 register</w:t>
            </w:r>
          </w:p>
        </w:tc>
        <w:tc>
          <w:tcPr>
            <w:tcW w:w="485" w:type="pct"/>
          </w:tcPr>
          <w:p w14:paraId="0F4AE659" w14:textId="77777777" w:rsidR="00F11C70" w:rsidRDefault="00F11C70" w:rsidP="00F11C70">
            <w:pPr>
              <w:pStyle w:val="TableBodyL"/>
            </w:pPr>
            <w:r>
              <w:t>0x31</w:t>
            </w:r>
          </w:p>
        </w:tc>
        <w:tc>
          <w:tcPr>
            <w:tcW w:w="484" w:type="pct"/>
            <w:vMerge/>
          </w:tcPr>
          <w:p w14:paraId="47738D65" w14:textId="77777777" w:rsidR="00F11C70" w:rsidRDefault="00F11C70" w:rsidP="00F11C70">
            <w:pPr>
              <w:pStyle w:val="TableBodyL"/>
            </w:pPr>
          </w:p>
        </w:tc>
      </w:tr>
      <w:tr w:rsidR="00F11C70" w14:paraId="2065F73D" w14:textId="77777777" w:rsidTr="00F11C70">
        <w:tc>
          <w:tcPr>
            <w:tcW w:w="460" w:type="pct"/>
          </w:tcPr>
          <w:p w14:paraId="36994EC9" w14:textId="77777777" w:rsidR="00F11C70" w:rsidRDefault="00F11C70" w:rsidP="00F11C70">
            <w:pPr>
              <w:pStyle w:val="TableBodyL"/>
            </w:pPr>
            <w:r>
              <w:t>0x0032</w:t>
            </w:r>
          </w:p>
        </w:tc>
        <w:tc>
          <w:tcPr>
            <w:tcW w:w="1833" w:type="pct"/>
          </w:tcPr>
          <w:p w14:paraId="32704C9D" w14:textId="77777777" w:rsidR="00F11C70" w:rsidRDefault="00F11C70" w:rsidP="00F11C70">
            <w:pPr>
              <w:pStyle w:val="TableBodyL"/>
            </w:pPr>
            <w:hyperlink w:anchor="_5c5f22e7-6d7b-44ce-b056-30862a070516">
              <w:r>
                <w:rPr>
                  <w:color w:val="0000FF"/>
                </w:rPr>
                <w:t>FRAME_2_PARAMETERS_2</w:t>
              </w:r>
            </w:hyperlink>
          </w:p>
        </w:tc>
        <w:tc>
          <w:tcPr>
            <w:tcW w:w="1738" w:type="pct"/>
          </w:tcPr>
          <w:p w14:paraId="1937E37A" w14:textId="77777777" w:rsidR="00F11C70" w:rsidRDefault="00F11C70" w:rsidP="00F11C70">
            <w:pPr>
              <w:pStyle w:val="TableBodyL"/>
            </w:pPr>
            <w:r>
              <w:t>FRAME_2_PARAMETERS_2 register</w:t>
            </w:r>
          </w:p>
        </w:tc>
        <w:tc>
          <w:tcPr>
            <w:tcW w:w="485" w:type="pct"/>
          </w:tcPr>
          <w:p w14:paraId="101E7AE4" w14:textId="77777777" w:rsidR="00F11C70" w:rsidRDefault="00F11C70" w:rsidP="00F11C70">
            <w:pPr>
              <w:pStyle w:val="TableBodyL"/>
            </w:pPr>
            <w:r>
              <w:t>0x32</w:t>
            </w:r>
          </w:p>
        </w:tc>
        <w:tc>
          <w:tcPr>
            <w:tcW w:w="484" w:type="pct"/>
            <w:vMerge/>
          </w:tcPr>
          <w:p w14:paraId="7C5D3FD0" w14:textId="77777777" w:rsidR="00F11C70" w:rsidRDefault="00F11C70" w:rsidP="00F11C70">
            <w:pPr>
              <w:pStyle w:val="TableBodyL"/>
            </w:pPr>
          </w:p>
        </w:tc>
      </w:tr>
      <w:tr w:rsidR="00F11C70" w14:paraId="2D042819" w14:textId="77777777" w:rsidTr="00F11C70">
        <w:tc>
          <w:tcPr>
            <w:tcW w:w="460" w:type="pct"/>
          </w:tcPr>
          <w:p w14:paraId="02CAAF90" w14:textId="77777777" w:rsidR="00F11C70" w:rsidRDefault="00F11C70" w:rsidP="00F11C70">
            <w:pPr>
              <w:pStyle w:val="TableBodyL"/>
            </w:pPr>
            <w:r>
              <w:t>0x0033</w:t>
            </w:r>
          </w:p>
        </w:tc>
        <w:tc>
          <w:tcPr>
            <w:tcW w:w="1833" w:type="pct"/>
          </w:tcPr>
          <w:p w14:paraId="34BDD6F8" w14:textId="77777777" w:rsidR="00F11C70" w:rsidRDefault="00F11C70" w:rsidP="00F11C70">
            <w:pPr>
              <w:pStyle w:val="TableBodyL"/>
            </w:pPr>
            <w:hyperlink w:anchor="_09489856-42fd-4741-a4f3-14368b33b0a2">
              <w:r>
                <w:rPr>
                  <w:color w:val="0000FF"/>
                </w:rPr>
                <w:t>FRAME_3_PARAMETERS_2</w:t>
              </w:r>
            </w:hyperlink>
          </w:p>
        </w:tc>
        <w:tc>
          <w:tcPr>
            <w:tcW w:w="1738" w:type="pct"/>
          </w:tcPr>
          <w:p w14:paraId="71ECAFA6" w14:textId="77777777" w:rsidR="00F11C70" w:rsidRDefault="00F11C70" w:rsidP="00F11C70">
            <w:pPr>
              <w:pStyle w:val="TableBodyL"/>
            </w:pPr>
            <w:r>
              <w:t>FRAME_3_PARAMETERS_2 register</w:t>
            </w:r>
          </w:p>
        </w:tc>
        <w:tc>
          <w:tcPr>
            <w:tcW w:w="485" w:type="pct"/>
          </w:tcPr>
          <w:p w14:paraId="201B760F" w14:textId="77777777" w:rsidR="00F11C70" w:rsidRDefault="00F11C70" w:rsidP="00F11C70">
            <w:pPr>
              <w:pStyle w:val="TableBodyL"/>
            </w:pPr>
            <w:r>
              <w:t>0x33</w:t>
            </w:r>
          </w:p>
        </w:tc>
        <w:tc>
          <w:tcPr>
            <w:tcW w:w="484" w:type="pct"/>
            <w:vMerge/>
          </w:tcPr>
          <w:p w14:paraId="588CCF93" w14:textId="77777777" w:rsidR="00F11C70" w:rsidRDefault="00F11C70" w:rsidP="00F11C70">
            <w:pPr>
              <w:pStyle w:val="TableBodyL"/>
            </w:pPr>
          </w:p>
        </w:tc>
      </w:tr>
      <w:tr w:rsidR="00F11C70" w14:paraId="365C4B3B" w14:textId="77777777" w:rsidTr="00F11C70">
        <w:tc>
          <w:tcPr>
            <w:tcW w:w="460" w:type="pct"/>
          </w:tcPr>
          <w:p w14:paraId="13831DED" w14:textId="77777777" w:rsidR="00F11C70" w:rsidRDefault="00F11C70" w:rsidP="00F11C70">
            <w:pPr>
              <w:pStyle w:val="TableBodyL"/>
            </w:pPr>
            <w:r>
              <w:t>0x0034</w:t>
            </w:r>
          </w:p>
        </w:tc>
        <w:tc>
          <w:tcPr>
            <w:tcW w:w="1833" w:type="pct"/>
          </w:tcPr>
          <w:p w14:paraId="281FD495" w14:textId="77777777" w:rsidR="00F11C70" w:rsidRDefault="00F11C70" w:rsidP="00F11C70">
            <w:pPr>
              <w:pStyle w:val="TableBodyL"/>
            </w:pPr>
            <w:hyperlink w:anchor="_7e529883-fdff-4ce5-9a3f-276562f24676">
              <w:r>
                <w:rPr>
                  <w:color w:val="0000FF"/>
                </w:rPr>
                <w:t>FRAME_4_PARAMETERS_2</w:t>
              </w:r>
            </w:hyperlink>
          </w:p>
        </w:tc>
        <w:tc>
          <w:tcPr>
            <w:tcW w:w="1738" w:type="pct"/>
          </w:tcPr>
          <w:p w14:paraId="682B168B" w14:textId="77777777" w:rsidR="00F11C70" w:rsidRDefault="00F11C70" w:rsidP="00F11C70">
            <w:pPr>
              <w:pStyle w:val="TableBodyL"/>
            </w:pPr>
            <w:r>
              <w:t>FRAME_4_PARAMETERS_2 register</w:t>
            </w:r>
          </w:p>
        </w:tc>
        <w:tc>
          <w:tcPr>
            <w:tcW w:w="485" w:type="pct"/>
          </w:tcPr>
          <w:p w14:paraId="580CB819" w14:textId="77777777" w:rsidR="00F11C70" w:rsidRDefault="00F11C70" w:rsidP="00F11C70">
            <w:pPr>
              <w:pStyle w:val="TableBodyL"/>
            </w:pPr>
            <w:r>
              <w:t>0x34</w:t>
            </w:r>
          </w:p>
        </w:tc>
        <w:tc>
          <w:tcPr>
            <w:tcW w:w="484" w:type="pct"/>
            <w:vMerge/>
          </w:tcPr>
          <w:p w14:paraId="7AFF7C9B" w14:textId="77777777" w:rsidR="00F11C70" w:rsidRDefault="00F11C70" w:rsidP="00F11C70">
            <w:pPr>
              <w:pStyle w:val="TableBodyL"/>
            </w:pPr>
          </w:p>
        </w:tc>
      </w:tr>
      <w:tr w:rsidR="00F11C70" w14:paraId="43607458" w14:textId="77777777" w:rsidTr="00F11C70">
        <w:tc>
          <w:tcPr>
            <w:tcW w:w="460" w:type="pct"/>
          </w:tcPr>
          <w:p w14:paraId="0DBEF944" w14:textId="77777777" w:rsidR="00F11C70" w:rsidRDefault="00F11C70" w:rsidP="00F11C70">
            <w:pPr>
              <w:pStyle w:val="TableBodyL"/>
            </w:pPr>
            <w:r>
              <w:t>0x0035</w:t>
            </w:r>
          </w:p>
        </w:tc>
        <w:tc>
          <w:tcPr>
            <w:tcW w:w="1833" w:type="pct"/>
          </w:tcPr>
          <w:p w14:paraId="726D6F94" w14:textId="77777777" w:rsidR="00F11C70" w:rsidRDefault="00F11C70" w:rsidP="00F11C70">
            <w:pPr>
              <w:pStyle w:val="TableBodyL"/>
            </w:pPr>
            <w:hyperlink w:anchor="_af25ab57-0e37-4b59-9be1-624fa4e2368e">
              <w:r>
                <w:rPr>
                  <w:color w:val="0000FF"/>
                </w:rPr>
                <w:t>FRAME_5_PARAMETERS_2</w:t>
              </w:r>
            </w:hyperlink>
          </w:p>
        </w:tc>
        <w:tc>
          <w:tcPr>
            <w:tcW w:w="1738" w:type="pct"/>
          </w:tcPr>
          <w:p w14:paraId="6B5E84B6" w14:textId="77777777" w:rsidR="00F11C70" w:rsidRDefault="00F11C70" w:rsidP="00F11C70">
            <w:pPr>
              <w:pStyle w:val="TableBodyL"/>
            </w:pPr>
            <w:r>
              <w:t>FRAME_5_PARAMETERS_2 register</w:t>
            </w:r>
          </w:p>
        </w:tc>
        <w:tc>
          <w:tcPr>
            <w:tcW w:w="485" w:type="pct"/>
          </w:tcPr>
          <w:p w14:paraId="24163560" w14:textId="77777777" w:rsidR="00F11C70" w:rsidRDefault="00F11C70" w:rsidP="00F11C70">
            <w:pPr>
              <w:pStyle w:val="TableBodyL"/>
            </w:pPr>
            <w:r>
              <w:t>0x35</w:t>
            </w:r>
          </w:p>
        </w:tc>
        <w:tc>
          <w:tcPr>
            <w:tcW w:w="484" w:type="pct"/>
            <w:vMerge/>
          </w:tcPr>
          <w:p w14:paraId="030A7613" w14:textId="77777777" w:rsidR="00F11C70" w:rsidRDefault="00F11C70" w:rsidP="00F11C70">
            <w:pPr>
              <w:pStyle w:val="TableBodyL"/>
            </w:pPr>
          </w:p>
        </w:tc>
      </w:tr>
      <w:tr w:rsidR="00F11C70" w14:paraId="0BBE366B" w14:textId="77777777" w:rsidTr="00F11C70">
        <w:tc>
          <w:tcPr>
            <w:tcW w:w="460" w:type="pct"/>
          </w:tcPr>
          <w:p w14:paraId="665C2BB6" w14:textId="77777777" w:rsidR="00F11C70" w:rsidRDefault="00F11C70" w:rsidP="00F11C70">
            <w:pPr>
              <w:pStyle w:val="TableBodyL"/>
            </w:pPr>
            <w:r>
              <w:t>0x0036</w:t>
            </w:r>
          </w:p>
        </w:tc>
        <w:tc>
          <w:tcPr>
            <w:tcW w:w="1833" w:type="pct"/>
          </w:tcPr>
          <w:p w14:paraId="7905CA7E" w14:textId="77777777" w:rsidR="00F11C70" w:rsidRDefault="00F11C70" w:rsidP="00F11C70">
            <w:pPr>
              <w:pStyle w:val="TableBodyL"/>
            </w:pPr>
            <w:hyperlink w:anchor="_6b2f542a-e7f2-447a-94f4-ee587c6a6286">
              <w:r>
                <w:rPr>
                  <w:color w:val="0000FF"/>
                </w:rPr>
                <w:t>FRAME_6_PARAMETERS_2</w:t>
              </w:r>
            </w:hyperlink>
          </w:p>
        </w:tc>
        <w:tc>
          <w:tcPr>
            <w:tcW w:w="1738" w:type="pct"/>
          </w:tcPr>
          <w:p w14:paraId="6E363AC2" w14:textId="77777777" w:rsidR="00F11C70" w:rsidRDefault="00F11C70" w:rsidP="00F11C70">
            <w:pPr>
              <w:pStyle w:val="TableBodyL"/>
            </w:pPr>
            <w:r>
              <w:t>FRAME_6_PARAMETERS_2 register</w:t>
            </w:r>
          </w:p>
        </w:tc>
        <w:tc>
          <w:tcPr>
            <w:tcW w:w="485" w:type="pct"/>
          </w:tcPr>
          <w:p w14:paraId="31790F67" w14:textId="77777777" w:rsidR="00F11C70" w:rsidRDefault="00F11C70" w:rsidP="00F11C70">
            <w:pPr>
              <w:pStyle w:val="TableBodyL"/>
            </w:pPr>
            <w:r>
              <w:t>0x36</w:t>
            </w:r>
          </w:p>
        </w:tc>
        <w:tc>
          <w:tcPr>
            <w:tcW w:w="484" w:type="pct"/>
            <w:vMerge/>
          </w:tcPr>
          <w:p w14:paraId="0C509DB1" w14:textId="77777777" w:rsidR="00F11C70" w:rsidRDefault="00F11C70" w:rsidP="00F11C70">
            <w:pPr>
              <w:pStyle w:val="TableBodyL"/>
            </w:pPr>
          </w:p>
        </w:tc>
      </w:tr>
      <w:tr w:rsidR="00F11C70" w14:paraId="58B223EF" w14:textId="77777777" w:rsidTr="00F11C70">
        <w:tc>
          <w:tcPr>
            <w:tcW w:w="460" w:type="pct"/>
          </w:tcPr>
          <w:p w14:paraId="1B3A534E" w14:textId="77777777" w:rsidR="00F11C70" w:rsidRDefault="00F11C70" w:rsidP="00F11C70">
            <w:pPr>
              <w:pStyle w:val="TableBodyL"/>
            </w:pPr>
            <w:r>
              <w:t>0x0037</w:t>
            </w:r>
          </w:p>
        </w:tc>
        <w:tc>
          <w:tcPr>
            <w:tcW w:w="1833" w:type="pct"/>
          </w:tcPr>
          <w:p w14:paraId="279AA62A" w14:textId="77777777" w:rsidR="00F11C70" w:rsidRDefault="00F11C70" w:rsidP="00F11C70">
            <w:pPr>
              <w:pStyle w:val="TableBodyL"/>
            </w:pPr>
            <w:hyperlink w:anchor="_1ceea800-9f12-40b5-a63f-90f8ee1feb1b">
              <w:r>
                <w:rPr>
                  <w:color w:val="0000FF"/>
                </w:rPr>
                <w:t>FRAME_7_PARAMETERS_2</w:t>
              </w:r>
            </w:hyperlink>
          </w:p>
        </w:tc>
        <w:tc>
          <w:tcPr>
            <w:tcW w:w="1738" w:type="pct"/>
          </w:tcPr>
          <w:p w14:paraId="72E55007" w14:textId="77777777" w:rsidR="00F11C70" w:rsidRDefault="00F11C70" w:rsidP="00F11C70">
            <w:pPr>
              <w:pStyle w:val="TableBodyL"/>
            </w:pPr>
            <w:r>
              <w:t>FRAME_7_PARAMETERS_2 register</w:t>
            </w:r>
          </w:p>
        </w:tc>
        <w:tc>
          <w:tcPr>
            <w:tcW w:w="485" w:type="pct"/>
          </w:tcPr>
          <w:p w14:paraId="623C1447" w14:textId="77777777" w:rsidR="00F11C70" w:rsidRDefault="00F11C70" w:rsidP="00F11C70">
            <w:pPr>
              <w:pStyle w:val="TableBodyL"/>
            </w:pPr>
            <w:r>
              <w:t>0x37</w:t>
            </w:r>
          </w:p>
        </w:tc>
        <w:tc>
          <w:tcPr>
            <w:tcW w:w="484" w:type="pct"/>
            <w:vMerge/>
          </w:tcPr>
          <w:p w14:paraId="35E2CBD3" w14:textId="77777777" w:rsidR="00F11C70" w:rsidRDefault="00F11C70" w:rsidP="00F11C70">
            <w:pPr>
              <w:pStyle w:val="TableBodyL"/>
            </w:pPr>
          </w:p>
        </w:tc>
      </w:tr>
      <w:tr w:rsidR="00F11C70" w14:paraId="50E55547" w14:textId="77777777" w:rsidTr="00F11C70">
        <w:tc>
          <w:tcPr>
            <w:tcW w:w="460" w:type="pct"/>
          </w:tcPr>
          <w:p w14:paraId="45197033" w14:textId="77777777" w:rsidR="00F11C70" w:rsidRDefault="00F11C70" w:rsidP="00F11C70">
            <w:pPr>
              <w:pStyle w:val="TableBodyL"/>
            </w:pPr>
            <w:r>
              <w:t>0x0038</w:t>
            </w:r>
          </w:p>
        </w:tc>
        <w:tc>
          <w:tcPr>
            <w:tcW w:w="1833" w:type="pct"/>
          </w:tcPr>
          <w:p w14:paraId="7BF22F56" w14:textId="77777777" w:rsidR="00F11C70" w:rsidRDefault="00F11C70" w:rsidP="00F11C70">
            <w:pPr>
              <w:pStyle w:val="TableBodyL"/>
            </w:pPr>
            <w:hyperlink w:anchor="_6bbc521c-e22c-4bc2-b390-e1bb678d77ba">
              <w:r>
                <w:rPr>
                  <w:color w:val="0000FF"/>
                </w:rPr>
                <w:t>FRAME_8_PARAMETERS_2</w:t>
              </w:r>
            </w:hyperlink>
          </w:p>
        </w:tc>
        <w:tc>
          <w:tcPr>
            <w:tcW w:w="1738" w:type="pct"/>
          </w:tcPr>
          <w:p w14:paraId="150EFC24" w14:textId="77777777" w:rsidR="00F11C70" w:rsidRDefault="00F11C70" w:rsidP="00F11C70">
            <w:pPr>
              <w:pStyle w:val="TableBodyL"/>
            </w:pPr>
            <w:r>
              <w:t>FRAME_8_PARAMETERS_2 register</w:t>
            </w:r>
          </w:p>
        </w:tc>
        <w:tc>
          <w:tcPr>
            <w:tcW w:w="485" w:type="pct"/>
          </w:tcPr>
          <w:p w14:paraId="7AEBBB54" w14:textId="77777777" w:rsidR="00F11C70" w:rsidRDefault="00F11C70" w:rsidP="00F11C70">
            <w:pPr>
              <w:pStyle w:val="TableBodyL"/>
            </w:pPr>
            <w:r>
              <w:t>0x38</w:t>
            </w:r>
          </w:p>
        </w:tc>
        <w:tc>
          <w:tcPr>
            <w:tcW w:w="484" w:type="pct"/>
            <w:vMerge/>
          </w:tcPr>
          <w:p w14:paraId="407E85F1" w14:textId="77777777" w:rsidR="00F11C70" w:rsidRDefault="00F11C70" w:rsidP="00F11C70">
            <w:pPr>
              <w:pStyle w:val="TableBodyL"/>
            </w:pPr>
          </w:p>
        </w:tc>
      </w:tr>
      <w:tr w:rsidR="00F11C70" w14:paraId="5AED74BA" w14:textId="77777777" w:rsidTr="00F11C70">
        <w:tc>
          <w:tcPr>
            <w:tcW w:w="460" w:type="pct"/>
          </w:tcPr>
          <w:p w14:paraId="09055FC2" w14:textId="77777777" w:rsidR="00F11C70" w:rsidRDefault="00F11C70" w:rsidP="00F11C70">
            <w:pPr>
              <w:pStyle w:val="TableBodyL"/>
            </w:pPr>
            <w:r>
              <w:t>0x0039</w:t>
            </w:r>
          </w:p>
        </w:tc>
        <w:tc>
          <w:tcPr>
            <w:tcW w:w="1833" w:type="pct"/>
          </w:tcPr>
          <w:p w14:paraId="2E375C96" w14:textId="77777777" w:rsidR="00F11C70" w:rsidRDefault="00F11C70" w:rsidP="00F11C70">
            <w:pPr>
              <w:pStyle w:val="TableBodyL"/>
            </w:pPr>
            <w:hyperlink w:anchor="_02346818-7222-4064-af30-acf00ee65095">
              <w:r>
                <w:rPr>
                  <w:color w:val="0000FF"/>
                </w:rPr>
                <w:t>FRAME_9_PARAMETERS_2</w:t>
              </w:r>
            </w:hyperlink>
          </w:p>
        </w:tc>
        <w:tc>
          <w:tcPr>
            <w:tcW w:w="1738" w:type="pct"/>
          </w:tcPr>
          <w:p w14:paraId="1CE7A86E" w14:textId="77777777" w:rsidR="00F11C70" w:rsidRDefault="00F11C70" w:rsidP="00F11C70">
            <w:pPr>
              <w:pStyle w:val="TableBodyL"/>
            </w:pPr>
            <w:r>
              <w:t>FRAME_9_PARAMETERS_2 register</w:t>
            </w:r>
          </w:p>
        </w:tc>
        <w:tc>
          <w:tcPr>
            <w:tcW w:w="485" w:type="pct"/>
          </w:tcPr>
          <w:p w14:paraId="7E3557CD" w14:textId="77777777" w:rsidR="00F11C70" w:rsidRDefault="00F11C70" w:rsidP="00F11C70">
            <w:pPr>
              <w:pStyle w:val="TableBodyL"/>
            </w:pPr>
            <w:r>
              <w:t>0x39</w:t>
            </w:r>
          </w:p>
        </w:tc>
        <w:tc>
          <w:tcPr>
            <w:tcW w:w="484" w:type="pct"/>
            <w:vMerge/>
          </w:tcPr>
          <w:p w14:paraId="5F765D7D" w14:textId="77777777" w:rsidR="00F11C70" w:rsidRDefault="00F11C70" w:rsidP="00F11C70">
            <w:pPr>
              <w:pStyle w:val="TableBodyL"/>
            </w:pPr>
          </w:p>
        </w:tc>
      </w:tr>
      <w:tr w:rsidR="00F11C70" w14:paraId="1D266AD6" w14:textId="77777777" w:rsidTr="00F11C70">
        <w:tc>
          <w:tcPr>
            <w:tcW w:w="460" w:type="pct"/>
          </w:tcPr>
          <w:p w14:paraId="62A3E81F" w14:textId="77777777" w:rsidR="00F11C70" w:rsidRDefault="00F11C70" w:rsidP="00F11C70">
            <w:pPr>
              <w:pStyle w:val="TableBodyL"/>
            </w:pPr>
            <w:r>
              <w:t>0x003A</w:t>
            </w:r>
          </w:p>
        </w:tc>
        <w:tc>
          <w:tcPr>
            <w:tcW w:w="1833" w:type="pct"/>
          </w:tcPr>
          <w:p w14:paraId="450CE453" w14:textId="77777777" w:rsidR="00F11C70" w:rsidRDefault="00F11C70" w:rsidP="00F11C70">
            <w:pPr>
              <w:pStyle w:val="TableBodyL"/>
            </w:pPr>
            <w:hyperlink w:anchor="_082d6b86-8090-4691-a078-c7a3baf370a4">
              <w:r>
                <w:rPr>
                  <w:color w:val="0000FF"/>
                </w:rPr>
                <w:t>FRAME_10_PARAMETERS_2</w:t>
              </w:r>
            </w:hyperlink>
          </w:p>
        </w:tc>
        <w:tc>
          <w:tcPr>
            <w:tcW w:w="1738" w:type="pct"/>
          </w:tcPr>
          <w:p w14:paraId="1AA00FAF" w14:textId="77777777" w:rsidR="00F11C70" w:rsidRDefault="00F11C70" w:rsidP="00F11C70">
            <w:pPr>
              <w:pStyle w:val="TableBodyL"/>
            </w:pPr>
            <w:r>
              <w:t>FRAME_10_PARAMETERS_2 register</w:t>
            </w:r>
          </w:p>
        </w:tc>
        <w:tc>
          <w:tcPr>
            <w:tcW w:w="485" w:type="pct"/>
          </w:tcPr>
          <w:p w14:paraId="098663A6" w14:textId="77777777" w:rsidR="00F11C70" w:rsidRDefault="00F11C70" w:rsidP="00F11C70">
            <w:pPr>
              <w:pStyle w:val="TableBodyL"/>
            </w:pPr>
            <w:r>
              <w:t>0x3A</w:t>
            </w:r>
          </w:p>
        </w:tc>
        <w:tc>
          <w:tcPr>
            <w:tcW w:w="484" w:type="pct"/>
            <w:vMerge/>
          </w:tcPr>
          <w:p w14:paraId="03A99E31" w14:textId="77777777" w:rsidR="00F11C70" w:rsidRDefault="00F11C70" w:rsidP="00F11C70">
            <w:pPr>
              <w:pStyle w:val="TableBodyL"/>
            </w:pPr>
          </w:p>
        </w:tc>
      </w:tr>
      <w:tr w:rsidR="00F11C70" w14:paraId="32150EAE" w14:textId="77777777" w:rsidTr="00F11C70">
        <w:tc>
          <w:tcPr>
            <w:tcW w:w="460" w:type="pct"/>
          </w:tcPr>
          <w:p w14:paraId="65DD4D96" w14:textId="77777777" w:rsidR="00F11C70" w:rsidRDefault="00F11C70" w:rsidP="00F11C70">
            <w:pPr>
              <w:pStyle w:val="TableBodyL"/>
            </w:pPr>
            <w:r>
              <w:t>0x003B</w:t>
            </w:r>
          </w:p>
        </w:tc>
        <w:tc>
          <w:tcPr>
            <w:tcW w:w="1833" w:type="pct"/>
          </w:tcPr>
          <w:p w14:paraId="75F65605" w14:textId="77777777" w:rsidR="00F11C70" w:rsidRDefault="00F11C70" w:rsidP="00F11C70">
            <w:pPr>
              <w:pStyle w:val="TableBodyL"/>
            </w:pPr>
            <w:hyperlink w:anchor="_8d01534b-f380-4c07-b9fc-a6fcbcb8fad3">
              <w:r>
                <w:rPr>
                  <w:color w:val="0000FF"/>
                </w:rPr>
                <w:t>FRAME_11_PARAMETERS_2</w:t>
              </w:r>
            </w:hyperlink>
          </w:p>
        </w:tc>
        <w:tc>
          <w:tcPr>
            <w:tcW w:w="1738" w:type="pct"/>
          </w:tcPr>
          <w:p w14:paraId="064EF88E" w14:textId="77777777" w:rsidR="00F11C70" w:rsidRDefault="00F11C70" w:rsidP="00F11C70">
            <w:pPr>
              <w:pStyle w:val="TableBodyL"/>
            </w:pPr>
            <w:r>
              <w:t>FRAME_11_PARAMETERS_2 register</w:t>
            </w:r>
          </w:p>
        </w:tc>
        <w:tc>
          <w:tcPr>
            <w:tcW w:w="485" w:type="pct"/>
          </w:tcPr>
          <w:p w14:paraId="1EA20115" w14:textId="77777777" w:rsidR="00F11C70" w:rsidRDefault="00F11C70" w:rsidP="00F11C70">
            <w:pPr>
              <w:pStyle w:val="TableBodyL"/>
            </w:pPr>
            <w:r>
              <w:t>0x3B</w:t>
            </w:r>
          </w:p>
        </w:tc>
        <w:tc>
          <w:tcPr>
            <w:tcW w:w="484" w:type="pct"/>
            <w:vMerge/>
          </w:tcPr>
          <w:p w14:paraId="48103D86" w14:textId="77777777" w:rsidR="00F11C70" w:rsidRDefault="00F11C70" w:rsidP="00F11C70">
            <w:pPr>
              <w:pStyle w:val="TableBodyL"/>
            </w:pPr>
          </w:p>
        </w:tc>
      </w:tr>
      <w:tr w:rsidR="00F11C70" w14:paraId="2ED32236" w14:textId="77777777" w:rsidTr="00F11C70">
        <w:tc>
          <w:tcPr>
            <w:tcW w:w="460" w:type="pct"/>
          </w:tcPr>
          <w:p w14:paraId="6CE0EA3F" w14:textId="77777777" w:rsidR="00F11C70" w:rsidRDefault="00F11C70" w:rsidP="00F11C70">
            <w:pPr>
              <w:pStyle w:val="TableBodyL"/>
            </w:pPr>
            <w:r>
              <w:t>0x003C</w:t>
            </w:r>
          </w:p>
        </w:tc>
        <w:tc>
          <w:tcPr>
            <w:tcW w:w="1833" w:type="pct"/>
          </w:tcPr>
          <w:p w14:paraId="0B876634" w14:textId="77777777" w:rsidR="00F11C70" w:rsidRDefault="00F11C70" w:rsidP="00F11C70">
            <w:pPr>
              <w:pStyle w:val="TableBodyL"/>
            </w:pPr>
            <w:hyperlink w:anchor="_4c464134-c5fa-455a-ad7f-e4508628b16c">
              <w:r>
                <w:rPr>
                  <w:color w:val="0000FF"/>
                </w:rPr>
                <w:t>FRAME_12_PARAMETERS_2</w:t>
              </w:r>
            </w:hyperlink>
          </w:p>
        </w:tc>
        <w:tc>
          <w:tcPr>
            <w:tcW w:w="1738" w:type="pct"/>
          </w:tcPr>
          <w:p w14:paraId="6468A158" w14:textId="77777777" w:rsidR="00F11C70" w:rsidRDefault="00F11C70" w:rsidP="00F11C70">
            <w:pPr>
              <w:pStyle w:val="TableBodyL"/>
            </w:pPr>
            <w:r>
              <w:t>FRAME_12_PARAMETERS_2 register</w:t>
            </w:r>
          </w:p>
        </w:tc>
        <w:tc>
          <w:tcPr>
            <w:tcW w:w="485" w:type="pct"/>
          </w:tcPr>
          <w:p w14:paraId="1D029F9D" w14:textId="77777777" w:rsidR="00F11C70" w:rsidRDefault="00F11C70" w:rsidP="00F11C70">
            <w:pPr>
              <w:pStyle w:val="TableBodyL"/>
            </w:pPr>
            <w:r>
              <w:t>0x3C</w:t>
            </w:r>
          </w:p>
        </w:tc>
        <w:tc>
          <w:tcPr>
            <w:tcW w:w="484" w:type="pct"/>
            <w:vMerge/>
          </w:tcPr>
          <w:p w14:paraId="08B1FA11" w14:textId="77777777" w:rsidR="00F11C70" w:rsidRDefault="00F11C70" w:rsidP="00F11C70">
            <w:pPr>
              <w:pStyle w:val="TableBodyL"/>
            </w:pPr>
          </w:p>
        </w:tc>
      </w:tr>
      <w:tr w:rsidR="00F11C70" w14:paraId="440CF418" w14:textId="77777777" w:rsidTr="00F11C70">
        <w:tc>
          <w:tcPr>
            <w:tcW w:w="460" w:type="pct"/>
          </w:tcPr>
          <w:p w14:paraId="74D448C2" w14:textId="77777777" w:rsidR="00F11C70" w:rsidRDefault="00F11C70" w:rsidP="00F11C70">
            <w:pPr>
              <w:pStyle w:val="TableBodyL"/>
            </w:pPr>
            <w:r>
              <w:t>0x003D</w:t>
            </w:r>
          </w:p>
        </w:tc>
        <w:tc>
          <w:tcPr>
            <w:tcW w:w="1833" w:type="pct"/>
          </w:tcPr>
          <w:p w14:paraId="0EF81DD6" w14:textId="77777777" w:rsidR="00F11C70" w:rsidRDefault="00F11C70" w:rsidP="00F11C70">
            <w:pPr>
              <w:pStyle w:val="TableBodyL"/>
            </w:pPr>
            <w:hyperlink w:anchor="_2e80ac41-289f-4ebe-b7e0-02c653ef22aa">
              <w:r>
                <w:rPr>
                  <w:color w:val="0000FF"/>
                </w:rPr>
                <w:t>FRAME_1_PARAMETERS_3</w:t>
              </w:r>
            </w:hyperlink>
          </w:p>
        </w:tc>
        <w:tc>
          <w:tcPr>
            <w:tcW w:w="1738" w:type="pct"/>
          </w:tcPr>
          <w:p w14:paraId="5F9D48D2" w14:textId="77777777" w:rsidR="00F11C70" w:rsidRDefault="00F11C70" w:rsidP="00F11C70">
            <w:pPr>
              <w:pStyle w:val="TableBodyL"/>
            </w:pPr>
            <w:r>
              <w:t>FRAME_1_PARAMETERS_3 register</w:t>
            </w:r>
          </w:p>
        </w:tc>
        <w:tc>
          <w:tcPr>
            <w:tcW w:w="485" w:type="pct"/>
          </w:tcPr>
          <w:p w14:paraId="2FFF9554" w14:textId="77777777" w:rsidR="00F11C70" w:rsidRDefault="00F11C70" w:rsidP="00F11C70">
            <w:pPr>
              <w:pStyle w:val="TableBodyL"/>
            </w:pPr>
            <w:r>
              <w:t>0x3D</w:t>
            </w:r>
          </w:p>
        </w:tc>
        <w:tc>
          <w:tcPr>
            <w:tcW w:w="484" w:type="pct"/>
            <w:vMerge/>
          </w:tcPr>
          <w:p w14:paraId="7B1086B6" w14:textId="77777777" w:rsidR="00F11C70" w:rsidRDefault="00F11C70" w:rsidP="00F11C70">
            <w:pPr>
              <w:pStyle w:val="TableBodyL"/>
            </w:pPr>
          </w:p>
        </w:tc>
      </w:tr>
      <w:tr w:rsidR="00F11C70" w14:paraId="1B3E8D8E" w14:textId="77777777" w:rsidTr="00F11C70">
        <w:tc>
          <w:tcPr>
            <w:tcW w:w="460" w:type="pct"/>
          </w:tcPr>
          <w:p w14:paraId="3FFD1FD9" w14:textId="77777777" w:rsidR="00F11C70" w:rsidRDefault="00F11C70" w:rsidP="00F11C70">
            <w:pPr>
              <w:pStyle w:val="TableBodyL"/>
            </w:pPr>
            <w:r>
              <w:t>0x003E</w:t>
            </w:r>
          </w:p>
        </w:tc>
        <w:tc>
          <w:tcPr>
            <w:tcW w:w="1833" w:type="pct"/>
          </w:tcPr>
          <w:p w14:paraId="6CBBAD95" w14:textId="77777777" w:rsidR="00F11C70" w:rsidRDefault="00F11C70" w:rsidP="00F11C70">
            <w:pPr>
              <w:pStyle w:val="TableBodyL"/>
            </w:pPr>
            <w:hyperlink w:anchor="_b5a41b76-38b4-4f30-bb8c-eca719674511">
              <w:r>
                <w:rPr>
                  <w:color w:val="0000FF"/>
                </w:rPr>
                <w:t>FRAME_2_PARAMETERS_3</w:t>
              </w:r>
            </w:hyperlink>
          </w:p>
        </w:tc>
        <w:tc>
          <w:tcPr>
            <w:tcW w:w="1738" w:type="pct"/>
          </w:tcPr>
          <w:p w14:paraId="76FF2097" w14:textId="77777777" w:rsidR="00F11C70" w:rsidRDefault="00F11C70" w:rsidP="00F11C70">
            <w:pPr>
              <w:pStyle w:val="TableBodyL"/>
            </w:pPr>
            <w:r>
              <w:t>FRAME_2_PARAMETERS_3 register</w:t>
            </w:r>
          </w:p>
        </w:tc>
        <w:tc>
          <w:tcPr>
            <w:tcW w:w="485" w:type="pct"/>
          </w:tcPr>
          <w:p w14:paraId="34923D9D" w14:textId="77777777" w:rsidR="00F11C70" w:rsidRDefault="00F11C70" w:rsidP="00F11C70">
            <w:pPr>
              <w:pStyle w:val="TableBodyL"/>
            </w:pPr>
            <w:r>
              <w:t>0x3E</w:t>
            </w:r>
          </w:p>
        </w:tc>
        <w:tc>
          <w:tcPr>
            <w:tcW w:w="484" w:type="pct"/>
            <w:vMerge/>
          </w:tcPr>
          <w:p w14:paraId="69527425" w14:textId="77777777" w:rsidR="00F11C70" w:rsidRDefault="00F11C70" w:rsidP="00F11C70">
            <w:pPr>
              <w:pStyle w:val="TableBodyL"/>
            </w:pPr>
          </w:p>
        </w:tc>
      </w:tr>
      <w:tr w:rsidR="00F11C70" w14:paraId="3E7FB915" w14:textId="77777777" w:rsidTr="00F11C70">
        <w:tc>
          <w:tcPr>
            <w:tcW w:w="460" w:type="pct"/>
          </w:tcPr>
          <w:p w14:paraId="49C93975" w14:textId="77777777" w:rsidR="00F11C70" w:rsidRDefault="00F11C70" w:rsidP="00F11C70">
            <w:pPr>
              <w:pStyle w:val="TableBodyL"/>
            </w:pPr>
            <w:r>
              <w:t>0x003F</w:t>
            </w:r>
          </w:p>
        </w:tc>
        <w:tc>
          <w:tcPr>
            <w:tcW w:w="1833" w:type="pct"/>
          </w:tcPr>
          <w:p w14:paraId="47AE122C" w14:textId="77777777" w:rsidR="00F11C70" w:rsidRDefault="00F11C70" w:rsidP="00F11C70">
            <w:pPr>
              <w:pStyle w:val="TableBodyL"/>
            </w:pPr>
            <w:hyperlink w:anchor="_d3c19feb-fab5-4889-a6ac-64d154d036c6">
              <w:r>
                <w:rPr>
                  <w:color w:val="0000FF"/>
                </w:rPr>
                <w:t>FRAME_3_PARAMETERS_3</w:t>
              </w:r>
            </w:hyperlink>
          </w:p>
        </w:tc>
        <w:tc>
          <w:tcPr>
            <w:tcW w:w="1738" w:type="pct"/>
          </w:tcPr>
          <w:p w14:paraId="7BFC0590" w14:textId="77777777" w:rsidR="00F11C70" w:rsidRDefault="00F11C70" w:rsidP="00F11C70">
            <w:pPr>
              <w:pStyle w:val="TableBodyL"/>
            </w:pPr>
            <w:r>
              <w:t>FRAME_3_PARAMETERS_3 register</w:t>
            </w:r>
          </w:p>
        </w:tc>
        <w:tc>
          <w:tcPr>
            <w:tcW w:w="485" w:type="pct"/>
          </w:tcPr>
          <w:p w14:paraId="0E6E4E84" w14:textId="77777777" w:rsidR="00F11C70" w:rsidRDefault="00F11C70" w:rsidP="00F11C70">
            <w:pPr>
              <w:pStyle w:val="TableBodyL"/>
            </w:pPr>
            <w:r>
              <w:t>0x3F</w:t>
            </w:r>
          </w:p>
        </w:tc>
        <w:tc>
          <w:tcPr>
            <w:tcW w:w="484" w:type="pct"/>
            <w:vMerge/>
          </w:tcPr>
          <w:p w14:paraId="38C6D254" w14:textId="77777777" w:rsidR="00F11C70" w:rsidRDefault="00F11C70" w:rsidP="00F11C70">
            <w:pPr>
              <w:pStyle w:val="TableBodyL"/>
            </w:pPr>
          </w:p>
        </w:tc>
      </w:tr>
      <w:tr w:rsidR="00F11C70" w14:paraId="36A22840" w14:textId="77777777" w:rsidTr="00F11C70">
        <w:tc>
          <w:tcPr>
            <w:tcW w:w="460" w:type="pct"/>
          </w:tcPr>
          <w:p w14:paraId="44EC28EE" w14:textId="77777777" w:rsidR="00F11C70" w:rsidRDefault="00F11C70" w:rsidP="00F11C70">
            <w:pPr>
              <w:pStyle w:val="TableBodyL"/>
            </w:pPr>
            <w:r>
              <w:t>0x0040</w:t>
            </w:r>
          </w:p>
        </w:tc>
        <w:tc>
          <w:tcPr>
            <w:tcW w:w="1833" w:type="pct"/>
          </w:tcPr>
          <w:p w14:paraId="32EB052F" w14:textId="77777777" w:rsidR="00F11C70" w:rsidRDefault="00F11C70" w:rsidP="00F11C70">
            <w:pPr>
              <w:pStyle w:val="TableBodyL"/>
            </w:pPr>
            <w:hyperlink w:anchor="_7b61a233-ca9b-441b-8c44-85ed98b46097">
              <w:r>
                <w:rPr>
                  <w:color w:val="0000FF"/>
                </w:rPr>
                <w:t>FRAME_4_PARAMETERS_3</w:t>
              </w:r>
            </w:hyperlink>
          </w:p>
        </w:tc>
        <w:tc>
          <w:tcPr>
            <w:tcW w:w="1738" w:type="pct"/>
          </w:tcPr>
          <w:p w14:paraId="7D32A3ED" w14:textId="77777777" w:rsidR="00F11C70" w:rsidRDefault="00F11C70" w:rsidP="00F11C70">
            <w:pPr>
              <w:pStyle w:val="TableBodyL"/>
            </w:pPr>
            <w:r>
              <w:t>FRAME_4_PARAMETERS_3 register</w:t>
            </w:r>
          </w:p>
        </w:tc>
        <w:tc>
          <w:tcPr>
            <w:tcW w:w="485" w:type="pct"/>
          </w:tcPr>
          <w:p w14:paraId="1AC7C2B8" w14:textId="77777777" w:rsidR="00F11C70" w:rsidRDefault="00F11C70" w:rsidP="00F11C70">
            <w:pPr>
              <w:pStyle w:val="TableBodyL"/>
            </w:pPr>
            <w:r>
              <w:t>0x00</w:t>
            </w:r>
          </w:p>
        </w:tc>
        <w:tc>
          <w:tcPr>
            <w:tcW w:w="484" w:type="pct"/>
            <w:vMerge w:val="restart"/>
            <w:vAlign w:val="center"/>
          </w:tcPr>
          <w:p w14:paraId="7C85DDFD" w14:textId="77777777" w:rsidR="00F11C70" w:rsidRDefault="00F11C70" w:rsidP="00F11C70">
            <w:pPr>
              <w:pStyle w:val="TableBodyL"/>
            </w:pPr>
            <w:r>
              <w:t>0x01</w:t>
            </w:r>
          </w:p>
        </w:tc>
      </w:tr>
      <w:tr w:rsidR="00F11C70" w14:paraId="4F4E4592" w14:textId="77777777" w:rsidTr="00F11C70">
        <w:tc>
          <w:tcPr>
            <w:tcW w:w="460" w:type="pct"/>
          </w:tcPr>
          <w:p w14:paraId="05EEE41D" w14:textId="77777777" w:rsidR="00F11C70" w:rsidRDefault="00F11C70" w:rsidP="00F11C70">
            <w:pPr>
              <w:pStyle w:val="TableBodyL"/>
            </w:pPr>
            <w:r>
              <w:t>0x0041</w:t>
            </w:r>
          </w:p>
        </w:tc>
        <w:tc>
          <w:tcPr>
            <w:tcW w:w="1833" w:type="pct"/>
          </w:tcPr>
          <w:p w14:paraId="38B1DD3D" w14:textId="77777777" w:rsidR="00F11C70" w:rsidRDefault="00F11C70" w:rsidP="00F11C70">
            <w:pPr>
              <w:pStyle w:val="TableBodyL"/>
            </w:pPr>
            <w:hyperlink w:anchor="_8d694fc1-b9ea-412c-a63e-a007b4c600d4">
              <w:r>
                <w:rPr>
                  <w:color w:val="0000FF"/>
                </w:rPr>
                <w:t>FRAME_5_PARAMETERS_3</w:t>
              </w:r>
            </w:hyperlink>
          </w:p>
        </w:tc>
        <w:tc>
          <w:tcPr>
            <w:tcW w:w="1738" w:type="pct"/>
          </w:tcPr>
          <w:p w14:paraId="1A81498D" w14:textId="77777777" w:rsidR="00F11C70" w:rsidRDefault="00F11C70" w:rsidP="00F11C70">
            <w:pPr>
              <w:pStyle w:val="TableBodyL"/>
            </w:pPr>
            <w:r>
              <w:t>FRAME_5_PARAMETERS_3 register</w:t>
            </w:r>
          </w:p>
        </w:tc>
        <w:tc>
          <w:tcPr>
            <w:tcW w:w="485" w:type="pct"/>
          </w:tcPr>
          <w:p w14:paraId="6CEF5846" w14:textId="77777777" w:rsidR="00F11C70" w:rsidRDefault="00F11C70" w:rsidP="00F11C70">
            <w:pPr>
              <w:pStyle w:val="TableBodyL"/>
            </w:pPr>
            <w:r>
              <w:t>0x01</w:t>
            </w:r>
          </w:p>
        </w:tc>
        <w:tc>
          <w:tcPr>
            <w:tcW w:w="484" w:type="pct"/>
            <w:vMerge/>
          </w:tcPr>
          <w:p w14:paraId="351A5C28" w14:textId="77777777" w:rsidR="00F11C70" w:rsidRDefault="00F11C70" w:rsidP="00F11C70">
            <w:pPr>
              <w:pStyle w:val="TableBodyL"/>
            </w:pPr>
          </w:p>
        </w:tc>
      </w:tr>
      <w:tr w:rsidR="00F11C70" w14:paraId="6CABE7FE" w14:textId="77777777" w:rsidTr="00F11C70">
        <w:tc>
          <w:tcPr>
            <w:tcW w:w="460" w:type="pct"/>
          </w:tcPr>
          <w:p w14:paraId="08CFC01E" w14:textId="77777777" w:rsidR="00F11C70" w:rsidRDefault="00F11C70" w:rsidP="00F11C70">
            <w:pPr>
              <w:pStyle w:val="TableBodyL"/>
            </w:pPr>
            <w:r>
              <w:t>0x0042</w:t>
            </w:r>
          </w:p>
        </w:tc>
        <w:tc>
          <w:tcPr>
            <w:tcW w:w="1833" w:type="pct"/>
          </w:tcPr>
          <w:p w14:paraId="2509FCB7" w14:textId="77777777" w:rsidR="00F11C70" w:rsidRDefault="00F11C70" w:rsidP="00F11C70">
            <w:pPr>
              <w:pStyle w:val="TableBodyL"/>
            </w:pPr>
            <w:hyperlink w:anchor="_3e705046-3183-4512-ba74-99d741ceac36">
              <w:r>
                <w:rPr>
                  <w:color w:val="0000FF"/>
                </w:rPr>
                <w:t>FRAME_6_PARAMETERS_3</w:t>
              </w:r>
            </w:hyperlink>
          </w:p>
        </w:tc>
        <w:tc>
          <w:tcPr>
            <w:tcW w:w="1738" w:type="pct"/>
          </w:tcPr>
          <w:p w14:paraId="0B30CCB4" w14:textId="77777777" w:rsidR="00F11C70" w:rsidRDefault="00F11C70" w:rsidP="00F11C70">
            <w:pPr>
              <w:pStyle w:val="TableBodyL"/>
            </w:pPr>
            <w:r>
              <w:t>FRAME_6_PARAMETERS_3 register</w:t>
            </w:r>
          </w:p>
        </w:tc>
        <w:tc>
          <w:tcPr>
            <w:tcW w:w="485" w:type="pct"/>
          </w:tcPr>
          <w:p w14:paraId="6A29CF28" w14:textId="77777777" w:rsidR="00F11C70" w:rsidRDefault="00F11C70" w:rsidP="00F11C70">
            <w:pPr>
              <w:pStyle w:val="TableBodyL"/>
            </w:pPr>
            <w:r>
              <w:t>0x02</w:t>
            </w:r>
          </w:p>
        </w:tc>
        <w:tc>
          <w:tcPr>
            <w:tcW w:w="484" w:type="pct"/>
            <w:vMerge/>
          </w:tcPr>
          <w:p w14:paraId="60FD3375" w14:textId="77777777" w:rsidR="00F11C70" w:rsidRDefault="00F11C70" w:rsidP="00F11C70">
            <w:pPr>
              <w:pStyle w:val="TableBodyL"/>
            </w:pPr>
          </w:p>
        </w:tc>
      </w:tr>
      <w:tr w:rsidR="00F11C70" w14:paraId="2979AEEE" w14:textId="77777777" w:rsidTr="00F11C70">
        <w:tc>
          <w:tcPr>
            <w:tcW w:w="460" w:type="pct"/>
          </w:tcPr>
          <w:p w14:paraId="19EFE8F9" w14:textId="77777777" w:rsidR="00F11C70" w:rsidRDefault="00F11C70" w:rsidP="00F11C70">
            <w:pPr>
              <w:pStyle w:val="TableBodyL"/>
            </w:pPr>
            <w:r>
              <w:t>0x0043</w:t>
            </w:r>
          </w:p>
        </w:tc>
        <w:tc>
          <w:tcPr>
            <w:tcW w:w="1833" w:type="pct"/>
          </w:tcPr>
          <w:p w14:paraId="23C948F0" w14:textId="77777777" w:rsidR="00F11C70" w:rsidRDefault="00F11C70" w:rsidP="00F11C70">
            <w:pPr>
              <w:pStyle w:val="TableBodyL"/>
            </w:pPr>
            <w:hyperlink w:anchor="_d723f22d-9590-4294-ba52-9aaf73863c48">
              <w:r>
                <w:rPr>
                  <w:color w:val="0000FF"/>
                </w:rPr>
                <w:t>FRAME_7_PARAMETERS_3</w:t>
              </w:r>
            </w:hyperlink>
          </w:p>
        </w:tc>
        <w:tc>
          <w:tcPr>
            <w:tcW w:w="1738" w:type="pct"/>
          </w:tcPr>
          <w:p w14:paraId="7BFFE6AA" w14:textId="77777777" w:rsidR="00F11C70" w:rsidRDefault="00F11C70" w:rsidP="00F11C70">
            <w:pPr>
              <w:pStyle w:val="TableBodyL"/>
            </w:pPr>
            <w:r>
              <w:t>FRAME_7_PARAMETERS_3 register</w:t>
            </w:r>
          </w:p>
        </w:tc>
        <w:tc>
          <w:tcPr>
            <w:tcW w:w="485" w:type="pct"/>
          </w:tcPr>
          <w:p w14:paraId="234112E7" w14:textId="77777777" w:rsidR="00F11C70" w:rsidRDefault="00F11C70" w:rsidP="00F11C70">
            <w:pPr>
              <w:pStyle w:val="TableBodyL"/>
            </w:pPr>
            <w:r>
              <w:t>0x03</w:t>
            </w:r>
          </w:p>
        </w:tc>
        <w:tc>
          <w:tcPr>
            <w:tcW w:w="484" w:type="pct"/>
            <w:vMerge/>
          </w:tcPr>
          <w:p w14:paraId="127EE73C" w14:textId="77777777" w:rsidR="00F11C70" w:rsidRDefault="00F11C70" w:rsidP="00F11C70">
            <w:pPr>
              <w:pStyle w:val="TableBodyL"/>
            </w:pPr>
          </w:p>
        </w:tc>
      </w:tr>
      <w:tr w:rsidR="00F11C70" w14:paraId="3739118B" w14:textId="77777777" w:rsidTr="00F11C70">
        <w:tc>
          <w:tcPr>
            <w:tcW w:w="460" w:type="pct"/>
          </w:tcPr>
          <w:p w14:paraId="3C38BAE6" w14:textId="77777777" w:rsidR="00F11C70" w:rsidRDefault="00F11C70" w:rsidP="00F11C70">
            <w:pPr>
              <w:pStyle w:val="TableBodyL"/>
            </w:pPr>
            <w:r>
              <w:t>0x0044</w:t>
            </w:r>
          </w:p>
        </w:tc>
        <w:tc>
          <w:tcPr>
            <w:tcW w:w="1833" w:type="pct"/>
          </w:tcPr>
          <w:p w14:paraId="6766EC9C" w14:textId="77777777" w:rsidR="00F11C70" w:rsidRDefault="00F11C70" w:rsidP="00F11C70">
            <w:pPr>
              <w:pStyle w:val="TableBodyL"/>
            </w:pPr>
            <w:hyperlink w:anchor="_9f49058b-9232-41ef-a13f-69890f74fade">
              <w:r>
                <w:rPr>
                  <w:color w:val="0000FF"/>
                </w:rPr>
                <w:t>FRAME_8_PARAMETERS_3</w:t>
              </w:r>
            </w:hyperlink>
          </w:p>
        </w:tc>
        <w:tc>
          <w:tcPr>
            <w:tcW w:w="1738" w:type="pct"/>
          </w:tcPr>
          <w:p w14:paraId="728FFB74" w14:textId="77777777" w:rsidR="00F11C70" w:rsidRDefault="00F11C70" w:rsidP="00F11C70">
            <w:pPr>
              <w:pStyle w:val="TableBodyL"/>
            </w:pPr>
            <w:r>
              <w:t>FRAME_8_PARAMETERS_3 register</w:t>
            </w:r>
          </w:p>
        </w:tc>
        <w:tc>
          <w:tcPr>
            <w:tcW w:w="485" w:type="pct"/>
          </w:tcPr>
          <w:p w14:paraId="18AE88BB" w14:textId="77777777" w:rsidR="00F11C70" w:rsidRDefault="00F11C70" w:rsidP="00F11C70">
            <w:pPr>
              <w:pStyle w:val="TableBodyL"/>
            </w:pPr>
            <w:r>
              <w:t>0x04</w:t>
            </w:r>
          </w:p>
        </w:tc>
        <w:tc>
          <w:tcPr>
            <w:tcW w:w="484" w:type="pct"/>
            <w:vMerge/>
          </w:tcPr>
          <w:p w14:paraId="7AC01D83" w14:textId="77777777" w:rsidR="00F11C70" w:rsidRDefault="00F11C70" w:rsidP="00F11C70">
            <w:pPr>
              <w:pStyle w:val="TableBodyL"/>
            </w:pPr>
          </w:p>
        </w:tc>
      </w:tr>
      <w:tr w:rsidR="00F11C70" w14:paraId="0D1FB7D6" w14:textId="77777777" w:rsidTr="00F11C70">
        <w:tc>
          <w:tcPr>
            <w:tcW w:w="460" w:type="pct"/>
          </w:tcPr>
          <w:p w14:paraId="2362CB27" w14:textId="77777777" w:rsidR="00F11C70" w:rsidRDefault="00F11C70" w:rsidP="00F11C70">
            <w:pPr>
              <w:pStyle w:val="TableBodyL"/>
            </w:pPr>
            <w:r>
              <w:t>0x0045</w:t>
            </w:r>
          </w:p>
        </w:tc>
        <w:tc>
          <w:tcPr>
            <w:tcW w:w="1833" w:type="pct"/>
          </w:tcPr>
          <w:p w14:paraId="20185FDA" w14:textId="77777777" w:rsidR="00F11C70" w:rsidRDefault="00F11C70" w:rsidP="00F11C70">
            <w:pPr>
              <w:pStyle w:val="TableBodyL"/>
            </w:pPr>
            <w:hyperlink w:anchor="_17b464b1-57c6-474d-ac38-993a3cf256b2">
              <w:r>
                <w:rPr>
                  <w:color w:val="0000FF"/>
                </w:rPr>
                <w:t>FRAME_9_PARAMETERS_3</w:t>
              </w:r>
            </w:hyperlink>
          </w:p>
        </w:tc>
        <w:tc>
          <w:tcPr>
            <w:tcW w:w="1738" w:type="pct"/>
          </w:tcPr>
          <w:p w14:paraId="6221E903" w14:textId="77777777" w:rsidR="00F11C70" w:rsidRDefault="00F11C70" w:rsidP="00F11C70">
            <w:pPr>
              <w:pStyle w:val="TableBodyL"/>
            </w:pPr>
            <w:r>
              <w:t>FRAME_9_PARAMETERS_3 register</w:t>
            </w:r>
          </w:p>
        </w:tc>
        <w:tc>
          <w:tcPr>
            <w:tcW w:w="485" w:type="pct"/>
          </w:tcPr>
          <w:p w14:paraId="49F5087B" w14:textId="77777777" w:rsidR="00F11C70" w:rsidRDefault="00F11C70" w:rsidP="00F11C70">
            <w:pPr>
              <w:pStyle w:val="TableBodyL"/>
            </w:pPr>
            <w:r>
              <w:t>0x05</w:t>
            </w:r>
          </w:p>
        </w:tc>
        <w:tc>
          <w:tcPr>
            <w:tcW w:w="484" w:type="pct"/>
            <w:vMerge/>
          </w:tcPr>
          <w:p w14:paraId="58534234" w14:textId="77777777" w:rsidR="00F11C70" w:rsidRDefault="00F11C70" w:rsidP="00F11C70">
            <w:pPr>
              <w:pStyle w:val="TableBodyL"/>
            </w:pPr>
          </w:p>
        </w:tc>
      </w:tr>
      <w:tr w:rsidR="00F11C70" w14:paraId="302FEC54" w14:textId="77777777" w:rsidTr="00F11C70">
        <w:tc>
          <w:tcPr>
            <w:tcW w:w="460" w:type="pct"/>
          </w:tcPr>
          <w:p w14:paraId="14DC3249" w14:textId="77777777" w:rsidR="00F11C70" w:rsidRDefault="00F11C70" w:rsidP="00F11C70">
            <w:pPr>
              <w:pStyle w:val="TableBodyL"/>
            </w:pPr>
            <w:r>
              <w:t>0x0046</w:t>
            </w:r>
          </w:p>
        </w:tc>
        <w:tc>
          <w:tcPr>
            <w:tcW w:w="1833" w:type="pct"/>
          </w:tcPr>
          <w:p w14:paraId="5E81CE12" w14:textId="77777777" w:rsidR="00F11C70" w:rsidRDefault="00F11C70" w:rsidP="00F11C70">
            <w:pPr>
              <w:pStyle w:val="TableBodyL"/>
            </w:pPr>
            <w:hyperlink w:anchor="_a62e832c-ddbe-4b7d-aadb-68622ebb7561">
              <w:r>
                <w:rPr>
                  <w:color w:val="0000FF"/>
                </w:rPr>
                <w:t>FRAME_10_PARAMETERS_3</w:t>
              </w:r>
            </w:hyperlink>
          </w:p>
        </w:tc>
        <w:tc>
          <w:tcPr>
            <w:tcW w:w="1738" w:type="pct"/>
          </w:tcPr>
          <w:p w14:paraId="34CB612E" w14:textId="77777777" w:rsidR="00F11C70" w:rsidRDefault="00F11C70" w:rsidP="00F11C70">
            <w:pPr>
              <w:pStyle w:val="TableBodyL"/>
            </w:pPr>
            <w:r>
              <w:t>FRAME_10_PARAMETERS_3 register</w:t>
            </w:r>
          </w:p>
        </w:tc>
        <w:tc>
          <w:tcPr>
            <w:tcW w:w="485" w:type="pct"/>
          </w:tcPr>
          <w:p w14:paraId="795BF6FA" w14:textId="77777777" w:rsidR="00F11C70" w:rsidRDefault="00F11C70" w:rsidP="00F11C70">
            <w:pPr>
              <w:pStyle w:val="TableBodyL"/>
            </w:pPr>
            <w:r>
              <w:t>0x06</w:t>
            </w:r>
          </w:p>
        </w:tc>
        <w:tc>
          <w:tcPr>
            <w:tcW w:w="484" w:type="pct"/>
            <w:vMerge/>
          </w:tcPr>
          <w:p w14:paraId="581EC9C8" w14:textId="77777777" w:rsidR="00F11C70" w:rsidRDefault="00F11C70" w:rsidP="00F11C70">
            <w:pPr>
              <w:pStyle w:val="TableBodyL"/>
            </w:pPr>
          </w:p>
        </w:tc>
      </w:tr>
      <w:tr w:rsidR="00F11C70" w14:paraId="12D1BACE" w14:textId="77777777" w:rsidTr="00F11C70">
        <w:tc>
          <w:tcPr>
            <w:tcW w:w="460" w:type="pct"/>
          </w:tcPr>
          <w:p w14:paraId="398A10DB" w14:textId="77777777" w:rsidR="00F11C70" w:rsidRDefault="00F11C70" w:rsidP="00F11C70">
            <w:pPr>
              <w:pStyle w:val="TableBodyL"/>
            </w:pPr>
            <w:r>
              <w:t>0x0047</w:t>
            </w:r>
          </w:p>
        </w:tc>
        <w:tc>
          <w:tcPr>
            <w:tcW w:w="1833" w:type="pct"/>
          </w:tcPr>
          <w:p w14:paraId="00B58032" w14:textId="77777777" w:rsidR="00F11C70" w:rsidRDefault="00F11C70" w:rsidP="00F11C70">
            <w:pPr>
              <w:pStyle w:val="TableBodyL"/>
            </w:pPr>
            <w:hyperlink w:anchor="_a0683f0f-3a51-4de5-81b5-1155e0bb2651">
              <w:r>
                <w:rPr>
                  <w:color w:val="0000FF"/>
                </w:rPr>
                <w:t>FRAME_11_PARAMETERS_3</w:t>
              </w:r>
            </w:hyperlink>
          </w:p>
        </w:tc>
        <w:tc>
          <w:tcPr>
            <w:tcW w:w="1738" w:type="pct"/>
          </w:tcPr>
          <w:p w14:paraId="4E03C173" w14:textId="77777777" w:rsidR="00F11C70" w:rsidRDefault="00F11C70" w:rsidP="00F11C70">
            <w:pPr>
              <w:pStyle w:val="TableBodyL"/>
            </w:pPr>
            <w:r>
              <w:t>FRAME_11_PARAMETERS_3 register</w:t>
            </w:r>
          </w:p>
        </w:tc>
        <w:tc>
          <w:tcPr>
            <w:tcW w:w="485" w:type="pct"/>
          </w:tcPr>
          <w:p w14:paraId="012136F8" w14:textId="77777777" w:rsidR="00F11C70" w:rsidRDefault="00F11C70" w:rsidP="00F11C70">
            <w:pPr>
              <w:pStyle w:val="TableBodyL"/>
            </w:pPr>
            <w:r>
              <w:t>0x07</w:t>
            </w:r>
          </w:p>
        </w:tc>
        <w:tc>
          <w:tcPr>
            <w:tcW w:w="484" w:type="pct"/>
            <w:vMerge/>
          </w:tcPr>
          <w:p w14:paraId="72466D08" w14:textId="77777777" w:rsidR="00F11C70" w:rsidRDefault="00F11C70" w:rsidP="00F11C70">
            <w:pPr>
              <w:pStyle w:val="TableBodyL"/>
            </w:pPr>
          </w:p>
        </w:tc>
      </w:tr>
      <w:tr w:rsidR="00F11C70" w14:paraId="507DA9E5" w14:textId="77777777" w:rsidTr="00F11C70">
        <w:tc>
          <w:tcPr>
            <w:tcW w:w="460" w:type="pct"/>
          </w:tcPr>
          <w:p w14:paraId="12F82943" w14:textId="77777777" w:rsidR="00F11C70" w:rsidRDefault="00F11C70" w:rsidP="00F11C70">
            <w:pPr>
              <w:pStyle w:val="TableBodyL"/>
            </w:pPr>
            <w:r>
              <w:t>0x0048</w:t>
            </w:r>
          </w:p>
        </w:tc>
        <w:tc>
          <w:tcPr>
            <w:tcW w:w="1833" w:type="pct"/>
          </w:tcPr>
          <w:p w14:paraId="55539A33" w14:textId="77777777" w:rsidR="00F11C70" w:rsidRDefault="00F11C70" w:rsidP="00F11C70">
            <w:pPr>
              <w:pStyle w:val="TableBodyL"/>
            </w:pPr>
            <w:hyperlink w:anchor="_a10749ee-c2b4-4e51-afdc-ed80fc051f36">
              <w:r>
                <w:rPr>
                  <w:color w:val="0000FF"/>
                </w:rPr>
                <w:t>FRAME_12_PARAMETERS_3</w:t>
              </w:r>
            </w:hyperlink>
          </w:p>
        </w:tc>
        <w:tc>
          <w:tcPr>
            <w:tcW w:w="1738" w:type="pct"/>
          </w:tcPr>
          <w:p w14:paraId="034F6C79" w14:textId="77777777" w:rsidR="00F11C70" w:rsidRDefault="00F11C70" w:rsidP="00F11C70">
            <w:pPr>
              <w:pStyle w:val="TableBodyL"/>
            </w:pPr>
            <w:r>
              <w:t>FRAME_12_PARAMETERS_3 register</w:t>
            </w:r>
          </w:p>
        </w:tc>
        <w:tc>
          <w:tcPr>
            <w:tcW w:w="485" w:type="pct"/>
          </w:tcPr>
          <w:p w14:paraId="19011E8C" w14:textId="77777777" w:rsidR="00F11C70" w:rsidRDefault="00F11C70" w:rsidP="00F11C70">
            <w:pPr>
              <w:pStyle w:val="TableBodyL"/>
            </w:pPr>
            <w:r>
              <w:t>0x08</w:t>
            </w:r>
          </w:p>
        </w:tc>
        <w:tc>
          <w:tcPr>
            <w:tcW w:w="484" w:type="pct"/>
            <w:vMerge/>
          </w:tcPr>
          <w:p w14:paraId="5AFDAA5D" w14:textId="77777777" w:rsidR="00F11C70" w:rsidRDefault="00F11C70" w:rsidP="00F11C70">
            <w:pPr>
              <w:pStyle w:val="TableBodyL"/>
            </w:pPr>
          </w:p>
        </w:tc>
      </w:tr>
      <w:tr w:rsidR="00F11C70" w14:paraId="53B33979" w14:textId="77777777" w:rsidTr="00F11C70">
        <w:tc>
          <w:tcPr>
            <w:tcW w:w="460" w:type="pct"/>
          </w:tcPr>
          <w:p w14:paraId="7FEB968C" w14:textId="77777777" w:rsidR="00F11C70" w:rsidRDefault="00F11C70" w:rsidP="00F11C70">
            <w:pPr>
              <w:pStyle w:val="TableBodyL"/>
            </w:pPr>
            <w:r>
              <w:t>0x0049</w:t>
            </w:r>
          </w:p>
        </w:tc>
        <w:tc>
          <w:tcPr>
            <w:tcW w:w="1833" w:type="pct"/>
          </w:tcPr>
          <w:p w14:paraId="0BFB6955" w14:textId="77777777" w:rsidR="00F11C70" w:rsidRDefault="00F11C70" w:rsidP="00F11C70">
            <w:pPr>
              <w:pStyle w:val="TableBodyL"/>
            </w:pPr>
            <w:hyperlink w:anchor="_f57510be-87c6-410d-8047-dbf0702da744">
              <w:r>
                <w:rPr>
                  <w:color w:val="0000FF"/>
                </w:rPr>
                <w:t>FRAME_1_PARAMETERS_4</w:t>
              </w:r>
            </w:hyperlink>
          </w:p>
        </w:tc>
        <w:tc>
          <w:tcPr>
            <w:tcW w:w="1738" w:type="pct"/>
          </w:tcPr>
          <w:p w14:paraId="470487B8" w14:textId="77777777" w:rsidR="00F11C70" w:rsidRDefault="00F11C70" w:rsidP="00F11C70">
            <w:pPr>
              <w:pStyle w:val="TableBodyL"/>
            </w:pPr>
            <w:r>
              <w:t>FRAME_1_PARAMETERS_4 register</w:t>
            </w:r>
          </w:p>
        </w:tc>
        <w:tc>
          <w:tcPr>
            <w:tcW w:w="485" w:type="pct"/>
          </w:tcPr>
          <w:p w14:paraId="13D76D45" w14:textId="77777777" w:rsidR="00F11C70" w:rsidRDefault="00F11C70" w:rsidP="00F11C70">
            <w:pPr>
              <w:pStyle w:val="TableBodyL"/>
            </w:pPr>
            <w:r>
              <w:t>0x09</w:t>
            </w:r>
          </w:p>
        </w:tc>
        <w:tc>
          <w:tcPr>
            <w:tcW w:w="484" w:type="pct"/>
            <w:vMerge/>
          </w:tcPr>
          <w:p w14:paraId="4A87B839" w14:textId="77777777" w:rsidR="00F11C70" w:rsidRDefault="00F11C70" w:rsidP="00F11C70">
            <w:pPr>
              <w:pStyle w:val="TableBodyL"/>
            </w:pPr>
          </w:p>
        </w:tc>
      </w:tr>
      <w:tr w:rsidR="00F11C70" w14:paraId="47F4AB67" w14:textId="77777777" w:rsidTr="00F11C70">
        <w:tc>
          <w:tcPr>
            <w:tcW w:w="460" w:type="pct"/>
          </w:tcPr>
          <w:p w14:paraId="1DB0BDD6" w14:textId="77777777" w:rsidR="00F11C70" w:rsidRDefault="00F11C70" w:rsidP="00F11C70">
            <w:pPr>
              <w:pStyle w:val="TableBodyL"/>
            </w:pPr>
            <w:r>
              <w:t>0x004A</w:t>
            </w:r>
          </w:p>
        </w:tc>
        <w:tc>
          <w:tcPr>
            <w:tcW w:w="1833" w:type="pct"/>
          </w:tcPr>
          <w:p w14:paraId="206F7D48" w14:textId="77777777" w:rsidR="00F11C70" w:rsidRDefault="00F11C70" w:rsidP="00F11C70">
            <w:pPr>
              <w:pStyle w:val="TableBodyL"/>
            </w:pPr>
            <w:hyperlink w:anchor="_09d9b9f4-2d67-4a25-a560-b6091c466c2f">
              <w:r>
                <w:rPr>
                  <w:color w:val="0000FF"/>
                </w:rPr>
                <w:t>FRAME_2_PARAMETERS_4</w:t>
              </w:r>
            </w:hyperlink>
          </w:p>
        </w:tc>
        <w:tc>
          <w:tcPr>
            <w:tcW w:w="1738" w:type="pct"/>
          </w:tcPr>
          <w:p w14:paraId="7025F205" w14:textId="77777777" w:rsidR="00F11C70" w:rsidRDefault="00F11C70" w:rsidP="00F11C70">
            <w:pPr>
              <w:pStyle w:val="TableBodyL"/>
            </w:pPr>
            <w:r>
              <w:t>FRAME_2_PARAMETERS_4 register</w:t>
            </w:r>
          </w:p>
        </w:tc>
        <w:tc>
          <w:tcPr>
            <w:tcW w:w="485" w:type="pct"/>
          </w:tcPr>
          <w:p w14:paraId="7AC292DD" w14:textId="77777777" w:rsidR="00F11C70" w:rsidRDefault="00F11C70" w:rsidP="00F11C70">
            <w:pPr>
              <w:pStyle w:val="TableBodyL"/>
            </w:pPr>
            <w:r>
              <w:t>0x0A</w:t>
            </w:r>
          </w:p>
        </w:tc>
        <w:tc>
          <w:tcPr>
            <w:tcW w:w="484" w:type="pct"/>
            <w:vMerge/>
          </w:tcPr>
          <w:p w14:paraId="15891B9A" w14:textId="77777777" w:rsidR="00F11C70" w:rsidRDefault="00F11C70" w:rsidP="00F11C70">
            <w:pPr>
              <w:pStyle w:val="TableBodyL"/>
            </w:pPr>
          </w:p>
        </w:tc>
      </w:tr>
      <w:tr w:rsidR="00F11C70" w14:paraId="41BE83E9" w14:textId="77777777" w:rsidTr="00F11C70">
        <w:tc>
          <w:tcPr>
            <w:tcW w:w="460" w:type="pct"/>
          </w:tcPr>
          <w:p w14:paraId="10605AB3" w14:textId="77777777" w:rsidR="00F11C70" w:rsidRDefault="00F11C70" w:rsidP="00F11C70">
            <w:pPr>
              <w:pStyle w:val="TableBodyL"/>
            </w:pPr>
            <w:r>
              <w:t>0x004B</w:t>
            </w:r>
          </w:p>
        </w:tc>
        <w:tc>
          <w:tcPr>
            <w:tcW w:w="1833" w:type="pct"/>
          </w:tcPr>
          <w:p w14:paraId="5B84350E" w14:textId="77777777" w:rsidR="00F11C70" w:rsidRDefault="00F11C70" w:rsidP="00F11C70">
            <w:pPr>
              <w:pStyle w:val="TableBodyL"/>
            </w:pPr>
            <w:hyperlink w:anchor="_d093e098-88f5-46ee-aabf-b89450478b58">
              <w:r>
                <w:rPr>
                  <w:color w:val="0000FF"/>
                </w:rPr>
                <w:t>FRAME_3_PARAMETERS_4</w:t>
              </w:r>
            </w:hyperlink>
          </w:p>
        </w:tc>
        <w:tc>
          <w:tcPr>
            <w:tcW w:w="1738" w:type="pct"/>
          </w:tcPr>
          <w:p w14:paraId="79F4447B" w14:textId="77777777" w:rsidR="00F11C70" w:rsidRDefault="00F11C70" w:rsidP="00F11C70">
            <w:pPr>
              <w:pStyle w:val="TableBodyL"/>
            </w:pPr>
            <w:r>
              <w:t>FRAME_3_PARAMETERS_4 register</w:t>
            </w:r>
          </w:p>
        </w:tc>
        <w:tc>
          <w:tcPr>
            <w:tcW w:w="485" w:type="pct"/>
          </w:tcPr>
          <w:p w14:paraId="2AF42031" w14:textId="77777777" w:rsidR="00F11C70" w:rsidRDefault="00F11C70" w:rsidP="00F11C70">
            <w:pPr>
              <w:pStyle w:val="TableBodyL"/>
            </w:pPr>
            <w:r>
              <w:t>0x0B</w:t>
            </w:r>
          </w:p>
        </w:tc>
        <w:tc>
          <w:tcPr>
            <w:tcW w:w="484" w:type="pct"/>
            <w:vMerge/>
          </w:tcPr>
          <w:p w14:paraId="7283B4DD" w14:textId="77777777" w:rsidR="00F11C70" w:rsidRDefault="00F11C70" w:rsidP="00F11C70">
            <w:pPr>
              <w:pStyle w:val="TableBodyL"/>
            </w:pPr>
          </w:p>
        </w:tc>
      </w:tr>
      <w:tr w:rsidR="00F11C70" w14:paraId="7BBB1F32" w14:textId="77777777" w:rsidTr="00F11C70">
        <w:tc>
          <w:tcPr>
            <w:tcW w:w="460" w:type="pct"/>
          </w:tcPr>
          <w:p w14:paraId="44D764C6" w14:textId="77777777" w:rsidR="00F11C70" w:rsidRDefault="00F11C70" w:rsidP="00F11C70">
            <w:pPr>
              <w:pStyle w:val="TableBodyL"/>
            </w:pPr>
            <w:r>
              <w:t>0x004C</w:t>
            </w:r>
          </w:p>
        </w:tc>
        <w:tc>
          <w:tcPr>
            <w:tcW w:w="1833" w:type="pct"/>
          </w:tcPr>
          <w:p w14:paraId="1641E5AF" w14:textId="77777777" w:rsidR="00F11C70" w:rsidRDefault="00F11C70" w:rsidP="00F11C70">
            <w:pPr>
              <w:pStyle w:val="TableBodyL"/>
            </w:pPr>
            <w:hyperlink w:anchor="_11567664-f4a1-409e-9f63-1300ad4d1871">
              <w:r>
                <w:rPr>
                  <w:color w:val="0000FF"/>
                </w:rPr>
                <w:t>FRAME_4_PARAMETERS_4</w:t>
              </w:r>
            </w:hyperlink>
          </w:p>
        </w:tc>
        <w:tc>
          <w:tcPr>
            <w:tcW w:w="1738" w:type="pct"/>
          </w:tcPr>
          <w:p w14:paraId="791537AC" w14:textId="77777777" w:rsidR="00F11C70" w:rsidRDefault="00F11C70" w:rsidP="00F11C70">
            <w:pPr>
              <w:pStyle w:val="TableBodyL"/>
            </w:pPr>
            <w:r>
              <w:t>FRAME_4_PARAMETERS_4 register</w:t>
            </w:r>
          </w:p>
        </w:tc>
        <w:tc>
          <w:tcPr>
            <w:tcW w:w="485" w:type="pct"/>
          </w:tcPr>
          <w:p w14:paraId="3E05BE2A" w14:textId="77777777" w:rsidR="00F11C70" w:rsidRDefault="00F11C70" w:rsidP="00F11C70">
            <w:pPr>
              <w:pStyle w:val="TableBodyL"/>
            </w:pPr>
            <w:r>
              <w:t>0x0C</w:t>
            </w:r>
          </w:p>
        </w:tc>
        <w:tc>
          <w:tcPr>
            <w:tcW w:w="484" w:type="pct"/>
            <w:vMerge/>
          </w:tcPr>
          <w:p w14:paraId="7D5D34AF" w14:textId="77777777" w:rsidR="00F11C70" w:rsidRDefault="00F11C70" w:rsidP="00F11C70">
            <w:pPr>
              <w:pStyle w:val="TableBodyL"/>
            </w:pPr>
          </w:p>
        </w:tc>
      </w:tr>
      <w:tr w:rsidR="00F11C70" w14:paraId="0FA540CD" w14:textId="77777777" w:rsidTr="00F11C70">
        <w:tc>
          <w:tcPr>
            <w:tcW w:w="460" w:type="pct"/>
          </w:tcPr>
          <w:p w14:paraId="54A8CAA8" w14:textId="77777777" w:rsidR="00F11C70" w:rsidRDefault="00F11C70" w:rsidP="00F11C70">
            <w:pPr>
              <w:pStyle w:val="TableBodyL"/>
            </w:pPr>
            <w:r>
              <w:t>0x004D</w:t>
            </w:r>
          </w:p>
        </w:tc>
        <w:tc>
          <w:tcPr>
            <w:tcW w:w="1833" w:type="pct"/>
          </w:tcPr>
          <w:p w14:paraId="6A7374DB" w14:textId="77777777" w:rsidR="00F11C70" w:rsidRDefault="00F11C70" w:rsidP="00F11C70">
            <w:pPr>
              <w:pStyle w:val="TableBodyL"/>
            </w:pPr>
            <w:hyperlink w:anchor="_47fac1d1-117f-4c50-bd79-5de90f6a3293">
              <w:r>
                <w:rPr>
                  <w:color w:val="0000FF"/>
                </w:rPr>
                <w:t>FRAME_5_PARAMETERS_4</w:t>
              </w:r>
            </w:hyperlink>
          </w:p>
        </w:tc>
        <w:tc>
          <w:tcPr>
            <w:tcW w:w="1738" w:type="pct"/>
          </w:tcPr>
          <w:p w14:paraId="6A56EFFD" w14:textId="77777777" w:rsidR="00F11C70" w:rsidRDefault="00F11C70" w:rsidP="00F11C70">
            <w:pPr>
              <w:pStyle w:val="TableBodyL"/>
            </w:pPr>
            <w:r>
              <w:t>FRAME_5_PARAMETERS_4 register</w:t>
            </w:r>
          </w:p>
        </w:tc>
        <w:tc>
          <w:tcPr>
            <w:tcW w:w="485" w:type="pct"/>
          </w:tcPr>
          <w:p w14:paraId="2441B579" w14:textId="77777777" w:rsidR="00F11C70" w:rsidRDefault="00F11C70" w:rsidP="00F11C70">
            <w:pPr>
              <w:pStyle w:val="TableBodyL"/>
            </w:pPr>
            <w:r>
              <w:t>0x0D</w:t>
            </w:r>
          </w:p>
        </w:tc>
        <w:tc>
          <w:tcPr>
            <w:tcW w:w="484" w:type="pct"/>
            <w:vMerge/>
          </w:tcPr>
          <w:p w14:paraId="07DBA067" w14:textId="77777777" w:rsidR="00F11C70" w:rsidRDefault="00F11C70" w:rsidP="00F11C70">
            <w:pPr>
              <w:pStyle w:val="TableBodyL"/>
            </w:pPr>
          </w:p>
        </w:tc>
      </w:tr>
      <w:tr w:rsidR="00F11C70" w14:paraId="40049C6F" w14:textId="77777777" w:rsidTr="00F11C70">
        <w:tc>
          <w:tcPr>
            <w:tcW w:w="460" w:type="pct"/>
          </w:tcPr>
          <w:p w14:paraId="51B3A07C" w14:textId="77777777" w:rsidR="00F11C70" w:rsidRDefault="00F11C70" w:rsidP="00F11C70">
            <w:pPr>
              <w:pStyle w:val="TableBodyL"/>
            </w:pPr>
            <w:r>
              <w:t>0x004E</w:t>
            </w:r>
          </w:p>
        </w:tc>
        <w:tc>
          <w:tcPr>
            <w:tcW w:w="1833" w:type="pct"/>
          </w:tcPr>
          <w:p w14:paraId="73208EBC" w14:textId="77777777" w:rsidR="00F11C70" w:rsidRDefault="00F11C70" w:rsidP="00F11C70">
            <w:pPr>
              <w:pStyle w:val="TableBodyL"/>
            </w:pPr>
            <w:hyperlink w:anchor="_6526e5ff-a2d2-48b9-9eb3-6a1533ad5c61">
              <w:r>
                <w:rPr>
                  <w:color w:val="0000FF"/>
                </w:rPr>
                <w:t>FRAME_6_PARAMETERS_4</w:t>
              </w:r>
            </w:hyperlink>
          </w:p>
        </w:tc>
        <w:tc>
          <w:tcPr>
            <w:tcW w:w="1738" w:type="pct"/>
          </w:tcPr>
          <w:p w14:paraId="4310AC65" w14:textId="77777777" w:rsidR="00F11C70" w:rsidRDefault="00F11C70" w:rsidP="00F11C70">
            <w:pPr>
              <w:pStyle w:val="TableBodyL"/>
            </w:pPr>
            <w:r>
              <w:t>FRAME_6_PARAMETERS_4 register</w:t>
            </w:r>
          </w:p>
        </w:tc>
        <w:tc>
          <w:tcPr>
            <w:tcW w:w="485" w:type="pct"/>
          </w:tcPr>
          <w:p w14:paraId="71B28052" w14:textId="77777777" w:rsidR="00F11C70" w:rsidRDefault="00F11C70" w:rsidP="00F11C70">
            <w:pPr>
              <w:pStyle w:val="TableBodyL"/>
            </w:pPr>
            <w:r>
              <w:t>0x0E</w:t>
            </w:r>
          </w:p>
        </w:tc>
        <w:tc>
          <w:tcPr>
            <w:tcW w:w="484" w:type="pct"/>
            <w:vMerge/>
          </w:tcPr>
          <w:p w14:paraId="67F1BDA0" w14:textId="77777777" w:rsidR="00F11C70" w:rsidRDefault="00F11C70" w:rsidP="00F11C70">
            <w:pPr>
              <w:pStyle w:val="TableBodyL"/>
            </w:pPr>
          </w:p>
        </w:tc>
      </w:tr>
      <w:tr w:rsidR="00F11C70" w14:paraId="402A2D3D" w14:textId="77777777" w:rsidTr="00F11C70">
        <w:tc>
          <w:tcPr>
            <w:tcW w:w="460" w:type="pct"/>
          </w:tcPr>
          <w:p w14:paraId="0BF22B17" w14:textId="77777777" w:rsidR="00F11C70" w:rsidRDefault="00F11C70" w:rsidP="00F11C70">
            <w:pPr>
              <w:pStyle w:val="TableBodyL"/>
            </w:pPr>
            <w:r>
              <w:t>0x004F</w:t>
            </w:r>
          </w:p>
        </w:tc>
        <w:tc>
          <w:tcPr>
            <w:tcW w:w="1833" w:type="pct"/>
          </w:tcPr>
          <w:p w14:paraId="646BBFE2" w14:textId="77777777" w:rsidR="00F11C70" w:rsidRDefault="00F11C70" w:rsidP="00F11C70">
            <w:pPr>
              <w:pStyle w:val="TableBodyL"/>
            </w:pPr>
            <w:hyperlink w:anchor="_adc6c93b-9707-4ba0-89d6-66171c076029">
              <w:r>
                <w:rPr>
                  <w:color w:val="0000FF"/>
                </w:rPr>
                <w:t>FRAME_7_PARAMETERS_4</w:t>
              </w:r>
            </w:hyperlink>
          </w:p>
        </w:tc>
        <w:tc>
          <w:tcPr>
            <w:tcW w:w="1738" w:type="pct"/>
          </w:tcPr>
          <w:p w14:paraId="14AD3997" w14:textId="77777777" w:rsidR="00F11C70" w:rsidRDefault="00F11C70" w:rsidP="00F11C70">
            <w:pPr>
              <w:pStyle w:val="TableBodyL"/>
            </w:pPr>
            <w:r>
              <w:t>FRAME_7_PARAMETERS_4 register</w:t>
            </w:r>
          </w:p>
        </w:tc>
        <w:tc>
          <w:tcPr>
            <w:tcW w:w="485" w:type="pct"/>
          </w:tcPr>
          <w:p w14:paraId="54870C54" w14:textId="77777777" w:rsidR="00F11C70" w:rsidRDefault="00F11C70" w:rsidP="00F11C70">
            <w:pPr>
              <w:pStyle w:val="TableBodyL"/>
            </w:pPr>
            <w:r>
              <w:t>0x0F</w:t>
            </w:r>
          </w:p>
        </w:tc>
        <w:tc>
          <w:tcPr>
            <w:tcW w:w="484" w:type="pct"/>
            <w:vMerge/>
          </w:tcPr>
          <w:p w14:paraId="5BF0CE60" w14:textId="77777777" w:rsidR="00F11C70" w:rsidRDefault="00F11C70" w:rsidP="00F11C70">
            <w:pPr>
              <w:pStyle w:val="TableBodyL"/>
            </w:pPr>
          </w:p>
        </w:tc>
      </w:tr>
      <w:tr w:rsidR="00F11C70" w14:paraId="5EE842CB" w14:textId="77777777" w:rsidTr="00F11C70">
        <w:tc>
          <w:tcPr>
            <w:tcW w:w="460" w:type="pct"/>
          </w:tcPr>
          <w:p w14:paraId="2D165A5F" w14:textId="77777777" w:rsidR="00F11C70" w:rsidRDefault="00F11C70" w:rsidP="00F11C70">
            <w:pPr>
              <w:pStyle w:val="TableBodyL"/>
            </w:pPr>
            <w:r>
              <w:t>0x0050</w:t>
            </w:r>
          </w:p>
        </w:tc>
        <w:tc>
          <w:tcPr>
            <w:tcW w:w="1833" w:type="pct"/>
          </w:tcPr>
          <w:p w14:paraId="4D95C6DA" w14:textId="77777777" w:rsidR="00F11C70" w:rsidRDefault="00F11C70" w:rsidP="00F11C70">
            <w:pPr>
              <w:pStyle w:val="TableBodyL"/>
            </w:pPr>
            <w:hyperlink w:anchor="_6a2084dc-4166-4724-b442-43a0fc446f1e">
              <w:r>
                <w:rPr>
                  <w:color w:val="0000FF"/>
                </w:rPr>
                <w:t>FRAME_8_PARAMETERS_4</w:t>
              </w:r>
            </w:hyperlink>
          </w:p>
        </w:tc>
        <w:tc>
          <w:tcPr>
            <w:tcW w:w="1738" w:type="pct"/>
          </w:tcPr>
          <w:p w14:paraId="05FA78F5" w14:textId="77777777" w:rsidR="00F11C70" w:rsidRDefault="00F11C70" w:rsidP="00F11C70">
            <w:pPr>
              <w:pStyle w:val="TableBodyL"/>
            </w:pPr>
            <w:r>
              <w:t>FRAME_8_PARAMETERS_4 register</w:t>
            </w:r>
          </w:p>
        </w:tc>
        <w:tc>
          <w:tcPr>
            <w:tcW w:w="485" w:type="pct"/>
          </w:tcPr>
          <w:p w14:paraId="74FF07B9" w14:textId="77777777" w:rsidR="00F11C70" w:rsidRDefault="00F11C70" w:rsidP="00F11C70">
            <w:pPr>
              <w:pStyle w:val="TableBodyL"/>
            </w:pPr>
            <w:r>
              <w:t>0x10</w:t>
            </w:r>
          </w:p>
        </w:tc>
        <w:tc>
          <w:tcPr>
            <w:tcW w:w="484" w:type="pct"/>
            <w:vMerge/>
          </w:tcPr>
          <w:p w14:paraId="76D8314D" w14:textId="77777777" w:rsidR="00F11C70" w:rsidRDefault="00F11C70" w:rsidP="00F11C70">
            <w:pPr>
              <w:pStyle w:val="TableBodyL"/>
            </w:pPr>
          </w:p>
        </w:tc>
      </w:tr>
      <w:tr w:rsidR="00F11C70" w14:paraId="60133488" w14:textId="77777777" w:rsidTr="00F11C70">
        <w:tc>
          <w:tcPr>
            <w:tcW w:w="460" w:type="pct"/>
          </w:tcPr>
          <w:p w14:paraId="0F574E46" w14:textId="77777777" w:rsidR="00F11C70" w:rsidRDefault="00F11C70" w:rsidP="00F11C70">
            <w:pPr>
              <w:pStyle w:val="TableBodyL"/>
            </w:pPr>
            <w:r>
              <w:t>0x0051</w:t>
            </w:r>
          </w:p>
        </w:tc>
        <w:tc>
          <w:tcPr>
            <w:tcW w:w="1833" w:type="pct"/>
          </w:tcPr>
          <w:p w14:paraId="236295D1" w14:textId="77777777" w:rsidR="00F11C70" w:rsidRDefault="00F11C70" w:rsidP="00F11C70">
            <w:pPr>
              <w:pStyle w:val="TableBodyL"/>
            </w:pPr>
            <w:hyperlink w:anchor="_acde7c8f-50cc-477a-8347-215068d0ae48">
              <w:r>
                <w:rPr>
                  <w:color w:val="0000FF"/>
                </w:rPr>
                <w:t>FRAME_9_PARAMETERS_4</w:t>
              </w:r>
            </w:hyperlink>
          </w:p>
        </w:tc>
        <w:tc>
          <w:tcPr>
            <w:tcW w:w="1738" w:type="pct"/>
          </w:tcPr>
          <w:p w14:paraId="181A4A38" w14:textId="77777777" w:rsidR="00F11C70" w:rsidRDefault="00F11C70" w:rsidP="00F11C70">
            <w:pPr>
              <w:pStyle w:val="TableBodyL"/>
            </w:pPr>
            <w:r>
              <w:t>FRAME_9_PARAMETERS_4 register</w:t>
            </w:r>
          </w:p>
        </w:tc>
        <w:tc>
          <w:tcPr>
            <w:tcW w:w="485" w:type="pct"/>
          </w:tcPr>
          <w:p w14:paraId="439E1146" w14:textId="77777777" w:rsidR="00F11C70" w:rsidRDefault="00F11C70" w:rsidP="00F11C70">
            <w:pPr>
              <w:pStyle w:val="TableBodyL"/>
            </w:pPr>
            <w:r>
              <w:t>0x11</w:t>
            </w:r>
          </w:p>
        </w:tc>
        <w:tc>
          <w:tcPr>
            <w:tcW w:w="484" w:type="pct"/>
            <w:vMerge/>
          </w:tcPr>
          <w:p w14:paraId="2209767C" w14:textId="77777777" w:rsidR="00F11C70" w:rsidRDefault="00F11C70" w:rsidP="00F11C70">
            <w:pPr>
              <w:pStyle w:val="TableBodyL"/>
            </w:pPr>
          </w:p>
        </w:tc>
      </w:tr>
      <w:tr w:rsidR="00F11C70" w14:paraId="50C50837" w14:textId="77777777" w:rsidTr="00F11C70">
        <w:tc>
          <w:tcPr>
            <w:tcW w:w="460" w:type="pct"/>
          </w:tcPr>
          <w:p w14:paraId="5BD33C2B" w14:textId="77777777" w:rsidR="00F11C70" w:rsidRDefault="00F11C70" w:rsidP="00F11C70">
            <w:pPr>
              <w:pStyle w:val="TableBodyL"/>
            </w:pPr>
            <w:r>
              <w:t>0x0052</w:t>
            </w:r>
          </w:p>
        </w:tc>
        <w:tc>
          <w:tcPr>
            <w:tcW w:w="1833" w:type="pct"/>
          </w:tcPr>
          <w:p w14:paraId="51B813A3" w14:textId="77777777" w:rsidR="00F11C70" w:rsidRDefault="00F11C70" w:rsidP="00F11C70">
            <w:pPr>
              <w:pStyle w:val="TableBodyL"/>
            </w:pPr>
            <w:hyperlink w:anchor="_883d9100-b9ac-4a15-a2a1-c1ed052845f8">
              <w:r>
                <w:rPr>
                  <w:color w:val="0000FF"/>
                </w:rPr>
                <w:t>FRAME_10_PARAMETERS_4</w:t>
              </w:r>
            </w:hyperlink>
          </w:p>
        </w:tc>
        <w:tc>
          <w:tcPr>
            <w:tcW w:w="1738" w:type="pct"/>
          </w:tcPr>
          <w:p w14:paraId="1DD64223" w14:textId="77777777" w:rsidR="00F11C70" w:rsidRDefault="00F11C70" w:rsidP="00F11C70">
            <w:pPr>
              <w:pStyle w:val="TableBodyL"/>
            </w:pPr>
            <w:r>
              <w:t>FRAME_10_PARAMETERS_4 register</w:t>
            </w:r>
          </w:p>
        </w:tc>
        <w:tc>
          <w:tcPr>
            <w:tcW w:w="485" w:type="pct"/>
          </w:tcPr>
          <w:p w14:paraId="3FB3FE19" w14:textId="77777777" w:rsidR="00F11C70" w:rsidRDefault="00F11C70" w:rsidP="00F11C70">
            <w:pPr>
              <w:pStyle w:val="TableBodyL"/>
            </w:pPr>
            <w:r>
              <w:t>0x12</w:t>
            </w:r>
          </w:p>
        </w:tc>
        <w:tc>
          <w:tcPr>
            <w:tcW w:w="484" w:type="pct"/>
            <w:vMerge/>
          </w:tcPr>
          <w:p w14:paraId="7727E690" w14:textId="77777777" w:rsidR="00F11C70" w:rsidRDefault="00F11C70" w:rsidP="00F11C70">
            <w:pPr>
              <w:pStyle w:val="TableBodyL"/>
            </w:pPr>
          </w:p>
        </w:tc>
      </w:tr>
      <w:tr w:rsidR="00F11C70" w14:paraId="06859AD1" w14:textId="77777777" w:rsidTr="00F11C70">
        <w:tc>
          <w:tcPr>
            <w:tcW w:w="460" w:type="pct"/>
          </w:tcPr>
          <w:p w14:paraId="31D90105" w14:textId="77777777" w:rsidR="00F11C70" w:rsidRDefault="00F11C70" w:rsidP="00F11C70">
            <w:pPr>
              <w:pStyle w:val="TableBodyL"/>
            </w:pPr>
            <w:r>
              <w:t>0x0053</w:t>
            </w:r>
          </w:p>
        </w:tc>
        <w:tc>
          <w:tcPr>
            <w:tcW w:w="1833" w:type="pct"/>
          </w:tcPr>
          <w:p w14:paraId="6D08EAE4" w14:textId="77777777" w:rsidR="00F11C70" w:rsidRDefault="00F11C70" w:rsidP="00F11C70">
            <w:pPr>
              <w:pStyle w:val="TableBodyL"/>
            </w:pPr>
            <w:hyperlink w:anchor="_7cc11b3c-9da2-4567-880a-22f915b2e79f">
              <w:r>
                <w:rPr>
                  <w:color w:val="0000FF"/>
                </w:rPr>
                <w:t>FRAME_11_PARAMETERS_4</w:t>
              </w:r>
            </w:hyperlink>
          </w:p>
        </w:tc>
        <w:tc>
          <w:tcPr>
            <w:tcW w:w="1738" w:type="pct"/>
          </w:tcPr>
          <w:p w14:paraId="0A281103" w14:textId="77777777" w:rsidR="00F11C70" w:rsidRDefault="00F11C70" w:rsidP="00F11C70">
            <w:pPr>
              <w:pStyle w:val="TableBodyL"/>
            </w:pPr>
            <w:r>
              <w:t>FRAME_11_PARAMETERS_4 register</w:t>
            </w:r>
          </w:p>
        </w:tc>
        <w:tc>
          <w:tcPr>
            <w:tcW w:w="485" w:type="pct"/>
          </w:tcPr>
          <w:p w14:paraId="3E214E05" w14:textId="77777777" w:rsidR="00F11C70" w:rsidRDefault="00F11C70" w:rsidP="00F11C70">
            <w:pPr>
              <w:pStyle w:val="TableBodyL"/>
            </w:pPr>
            <w:r>
              <w:t>0x13</w:t>
            </w:r>
          </w:p>
        </w:tc>
        <w:tc>
          <w:tcPr>
            <w:tcW w:w="484" w:type="pct"/>
            <w:vMerge/>
          </w:tcPr>
          <w:p w14:paraId="1EBAFCEC" w14:textId="77777777" w:rsidR="00F11C70" w:rsidRDefault="00F11C70" w:rsidP="00F11C70">
            <w:pPr>
              <w:pStyle w:val="TableBodyL"/>
            </w:pPr>
          </w:p>
        </w:tc>
      </w:tr>
      <w:tr w:rsidR="00F11C70" w14:paraId="31113D94" w14:textId="77777777" w:rsidTr="00F11C70">
        <w:tc>
          <w:tcPr>
            <w:tcW w:w="460" w:type="pct"/>
          </w:tcPr>
          <w:p w14:paraId="4E90F66D" w14:textId="77777777" w:rsidR="00F11C70" w:rsidRDefault="00F11C70" w:rsidP="00F11C70">
            <w:pPr>
              <w:pStyle w:val="TableBodyL"/>
            </w:pPr>
            <w:r>
              <w:t>0x0054</w:t>
            </w:r>
          </w:p>
        </w:tc>
        <w:tc>
          <w:tcPr>
            <w:tcW w:w="1833" w:type="pct"/>
          </w:tcPr>
          <w:p w14:paraId="2A4A9DC6" w14:textId="77777777" w:rsidR="00F11C70" w:rsidRDefault="00F11C70" w:rsidP="00F11C70">
            <w:pPr>
              <w:pStyle w:val="TableBodyL"/>
            </w:pPr>
            <w:hyperlink w:anchor="_513b6036-b106-4be3-8e59-deb48387ac2b">
              <w:r>
                <w:rPr>
                  <w:color w:val="0000FF"/>
                </w:rPr>
                <w:t>FRAME_12_PARAMETERS_4</w:t>
              </w:r>
            </w:hyperlink>
          </w:p>
        </w:tc>
        <w:tc>
          <w:tcPr>
            <w:tcW w:w="1738" w:type="pct"/>
          </w:tcPr>
          <w:p w14:paraId="0B93772B" w14:textId="77777777" w:rsidR="00F11C70" w:rsidRDefault="00F11C70" w:rsidP="00F11C70">
            <w:pPr>
              <w:pStyle w:val="TableBodyL"/>
            </w:pPr>
            <w:r>
              <w:t>FRAME_12_PARAMETERS_4 register</w:t>
            </w:r>
          </w:p>
        </w:tc>
        <w:tc>
          <w:tcPr>
            <w:tcW w:w="485" w:type="pct"/>
          </w:tcPr>
          <w:p w14:paraId="334F75FA" w14:textId="77777777" w:rsidR="00F11C70" w:rsidRDefault="00F11C70" w:rsidP="00F11C70">
            <w:pPr>
              <w:pStyle w:val="TableBodyL"/>
            </w:pPr>
            <w:r>
              <w:t>0x14</w:t>
            </w:r>
          </w:p>
        </w:tc>
        <w:tc>
          <w:tcPr>
            <w:tcW w:w="484" w:type="pct"/>
            <w:vMerge/>
          </w:tcPr>
          <w:p w14:paraId="0A6DCAFF" w14:textId="77777777" w:rsidR="00F11C70" w:rsidRDefault="00F11C70" w:rsidP="00F11C70">
            <w:pPr>
              <w:pStyle w:val="TableBodyL"/>
            </w:pPr>
          </w:p>
        </w:tc>
      </w:tr>
      <w:tr w:rsidR="00F11C70" w14:paraId="57452335" w14:textId="77777777" w:rsidTr="00F11C70">
        <w:tc>
          <w:tcPr>
            <w:tcW w:w="460" w:type="pct"/>
          </w:tcPr>
          <w:p w14:paraId="7D741F4B" w14:textId="77777777" w:rsidR="00F11C70" w:rsidRDefault="00F11C70" w:rsidP="00F11C70">
            <w:pPr>
              <w:pStyle w:val="TableBodyL"/>
            </w:pPr>
            <w:r>
              <w:t>0x0055</w:t>
            </w:r>
          </w:p>
        </w:tc>
        <w:tc>
          <w:tcPr>
            <w:tcW w:w="1833" w:type="pct"/>
          </w:tcPr>
          <w:p w14:paraId="6AE179DA" w14:textId="77777777" w:rsidR="00F11C70" w:rsidRDefault="00F11C70" w:rsidP="00F11C70">
            <w:pPr>
              <w:pStyle w:val="TableBodyL"/>
            </w:pPr>
            <w:hyperlink w:anchor="_6fa0ddfd-71f7-4211-a645-12d9c5e0a0dd">
              <w:r>
                <w:rPr>
                  <w:color w:val="0000FF"/>
                </w:rPr>
                <w:t>FRAME_1_PARAMETERS_5</w:t>
              </w:r>
            </w:hyperlink>
          </w:p>
        </w:tc>
        <w:tc>
          <w:tcPr>
            <w:tcW w:w="1738" w:type="pct"/>
          </w:tcPr>
          <w:p w14:paraId="670C98E7" w14:textId="77777777" w:rsidR="00F11C70" w:rsidRDefault="00F11C70" w:rsidP="00F11C70">
            <w:pPr>
              <w:pStyle w:val="TableBodyL"/>
            </w:pPr>
            <w:r>
              <w:t>FRAME_1_PARAMETERS_5 register</w:t>
            </w:r>
          </w:p>
        </w:tc>
        <w:tc>
          <w:tcPr>
            <w:tcW w:w="485" w:type="pct"/>
          </w:tcPr>
          <w:p w14:paraId="6952C7BB" w14:textId="77777777" w:rsidR="00F11C70" w:rsidRDefault="00F11C70" w:rsidP="00F11C70">
            <w:pPr>
              <w:pStyle w:val="TableBodyL"/>
            </w:pPr>
            <w:r>
              <w:t>0x15</w:t>
            </w:r>
          </w:p>
        </w:tc>
        <w:tc>
          <w:tcPr>
            <w:tcW w:w="484" w:type="pct"/>
            <w:vMerge/>
          </w:tcPr>
          <w:p w14:paraId="27C54DC4" w14:textId="77777777" w:rsidR="00F11C70" w:rsidRDefault="00F11C70" w:rsidP="00F11C70">
            <w:pPr>
              <w:pStyle w:val="TableBodyL"/>
            </w:pPr>
          </w:p>
        </w:tc>
      </w:tr>
      <w:tr w:rsidR="00F11C70" w14:paraId="7BE83CBC" w14:textId="77777777" w:rsidTr="00F11C70">
        <w:tc>
          <w:tcPr>
            <w:tcW w:w="460" w:type="pct"/>
          </w:tcPr>
          <w:p w14:paraId="12647B47" w14:textId="77777777" w:rsidR="00F11C70" w:rsidRDefault="00F11C70" w:rsidP="00F11C70">
            <w:pPr>
              <w:pStyle w:val="TableBodyL"/>
            </w:pPr>
            <w:r>
              <w:lastRenderedPageBreak/>
              <w:t>0x0056</w:t>
            </w:r>
          </w:p>
        </w:tc>
        <w:tc>
          <w:tcPr>
            <w:tcW w:w="1833" w:type="pct"/>
          </w:tcPr>
          <w:p w14:paraId="33DA1029" w14:textId="77777777" w:rsidR="00F11C70" w:rsidRDefault="00F11C70" w:rsidP="00F11C70">
            <w:pPr>
              <w:pStyle w:val="TableBodyL"/>
            </w:pPr>
            <w:hyperlink w:anchor="_f17bb84d-374d-40b7-821e-555bb0d823cd">
              <w:r>
                <w:rPr>
                  <w:color w:val="0000FF"/>
                </w:rPr>
                <w:t>FRAME_2_PARAMETERS_5</w:t>
              </w:r>
            </w:hyperlink>
          </w:p>
        </w:tc>
        <w:tc>
          <w:tcPr>
            <w:tcW w:w="1738" w:type="pct"/>
          </w:tcPr>
          <w:p w14:paraId="4FAAC5AB" w14:textId="77777777" w:rsidR="00F11C70" w:rsidRDefault="00F11C70" w:rsidP="00F11C70">
            <w:pPr>
              <w:pStyle w:val="TableBodyL"/>
            </w:pPr>
            <w:r>
              <w:t>FRAME_2_PARAMETERS_5 register</w:t>
            </w:r>
          </w:p>
        </w:tc>
        <w:tc>
          <w:tcPr>
            <w:tcW w:w="485" w:type="pct"/>
          </w:tcPr>
          <w:p w14:paraId="656E039D" w14:textId="77777777" w:rsidR="00F11C70" w:rsidRDefault="00F11C70" w:rsidP="00F11C70">
            <w:pPr>
              <w:pStyle w:val="TableBodyL"/>
            </w:pPr>
            <w:r>
              <w:t>0x16</w:t>
            </w:r>
          </w:p>
        </w:tc>
        <w:tc>
          <w:tcPr>
            <w:tcW w:w="484" w:type="pct"/>
            <w:vMerge/>
          </w:tcPr>
          <w:p w14:paraId="488D9DB6" w14:textId="77777777" w:rsidR="00F11C70" w:rsidRDefault="00F11C70" w:rsidP="00F11C70">
            <w:pPr>
              <w:pStyle w:val="TableBodyL"/>
            </w:pPr>
          </w:p>
        </w:tc>
      </w:tr>
      <w:tr w:rsidR="00F11C70" w14:paraId="64B6EFAF" w14:textId="77777777" w:rsidTr="00F11C70">
        <w:tc>
          <w:tcPr>
            <w:tcW w:w="460" w:type="pct"/>
          </w:tcPr>
          <w:p w14:paraId="176EEE89" w14:textId="77777777" w:rsidR="00F11C70" w:rsidRDefault="00F11C70" w:rsidP="00F11C70">
            <w:pPr>
              <w:pStyle w:val="TableBodyL"/>
            </w:pPr>
            <w:r>
              <w:t>0x0057</w:t>
            </w:r>
          </w:p>
        </w:tc>
        <w:tc>
          <w:tcPr>
            <w:tcW w:w="1833" w:type="pct"/>
          </w:tcPr>
          <w:p w14:paraId="15C1C986" w14:textId="77777777" w:rsidR="00F11C70" w:rsidRDefault="00F11C70" w:rsidP="00F11C70">
            <w:pPr>
              <w:pStyle w:val="TableBodyL"/>
            </w:pPr>
            <w:hyperlink w:anchor="_2a6ad705-9c47-4f10-b3f6-23d261dcd31a">
              <w:r>
                <w:rPr>
                  <w:color w:val="0000FF"/>
                </w:rPr>
                <w:t>FRAME_3_PARAMETERS_5</w:t>
              </w:r>
            </w:hyperlink>
          </w:p>
        </w:tc>
        <w:tc>
          <w:tcPr>
            <w:tcW w:w="1738" w:type="pct"/>
          </w:tcPr>
          <w:p w14:paraId="465CE5A8" w14:textId="77777777" w:rsidR="00F11C70" w:rsidRDefault="00F11C70" w:rsidP="00F11C70">
            <w:pPr>
              <w:pStyle w:val="TableBodyL"/>
            </w:pPr>
            <w:r>
              <w:t>FRAME_3_PARAMETERS_5 register</w:t>
            </w:r>
          </w:p>
        </w:tc>
        <w:tc>
          <w:tcPr>
            <w:tcW w:w="485" w:type="pct"/>
          </w:tcPr>
          <w:p w14:paraId="74E33EE9" w14:textId="77777777" w:rsidR="00F11C70" w:rsidRDefault="00F11C70" w:rsidP="00F11C70">
            <w:pPr>
              <w:pStyle w:val="TableBodyL"/>
            </w:pPr>
            <w:r>
              <w:t>0x17</w:t>
            </w:r>
          </w:p>
        </w:tc>
        <w:tc>
          <w:tcPr>
            <w:tcW w:w="484" w:type="pct"/>
            <w:vMerge/>
          </w:tcPr>
          <w:p w14:paraId="4CF16B87" w14:textId="77777777" w:rsidR="00F11C70" w:rsidRDefault="00F11C70" w:rsidP="00F11C70">
            <w:pPr>
              <w:pStyle w:val="TableBodyL"/>
            </w:pPr>
          </w:p>
        </w:tc>
      </w:tr>
      <w:tr w:rsidR="00F11C70" w14:paraId="07B870AC" w14:textId="77777777" w:rsidTr="00F11C70">
        <w:tc>
          <w:tcPr>
            <w:tcW w:w="460" w:type="pct"/>
          </w:tcPr>
          <w:p w14:paraId="5915FE04" w14:textId="77777777" w:rsidR="00F11C70" w:rsidRDefault="00F11C70" w:rsidP="00F11C70">
            <w:pPr>
              <w:pStyle w:val="TableBodyL"/>
            </w:pPr>
            <w:r>
              <w:t>0x0058</w:t>
            </w:r>
          </w:p>
        </w:tc>
        <w:tc>
          <w:tcPr>
            <w:tcW w:w="1833" w:type="pct"/>
          </w:tcPr>
          <w:p w14:paraId="3BBEB971" w14:textId="77777777" w:rsidR="00F11C70" w:rsidRDefault="00F11C70" w:rsidP="00F11C70">
            <w:pPr>
              <w:pStyle w:val="TableBodyL"/>
            </w:pPr>
            <w:hyperlink w:anchor="_34850802-b5c1-46fe-956a-8908aeefab24">
              <w:r>
                <w:rPr>
                  <w:color w:val="0000FF"/>
                </w:rPr>
                <w:t>FRAME_4_PARAMETERS_5</w:t>
              </w:r>
            </w:hyperlink>
          </w:p>
        </w:tc>
        <w:tc>
          <w:tcPr>
            <w:tcW w:w="1738" w:type="pct"/>
          </w:tcPr>
          <w:p w14:paraId="1EDD03A9" w14:textId="77777777" w:rsidR="00F11C70" w:rsidRDefault="00F11C70" w:rsidP="00F11C70">
            <w:pPr>
              <w:pStyle w:val="TableBodyL"/>
            </w:pPr>
            <w:r>
              <w:t>FRAME_4_PARAMETERS_5 register</w:t>
            </w:r>
          </w:p>
        </w:tc>
        <w:tc>
          <w:tcPr>
            <w:tcW w:w="485" w:type="pct"/>
          </w:tcPr>
          <w:p w14:paraId="1FE23B8B" w14:textId="77777777" w:rsidR="00F11C70" w:rsidRDefault="00F11C70" w:rsidP="00F11C70">
            <w:pPr>
              <w:pStyle w:val="TableBodyL"/>
            </w:pPr>
            <w:r>
              <w:t>0x18</w:t>
            </w:r>
          </w:p>
        </w:tc>
        <w:tc>
          <w:tcPr>
            <w:tcW w:w="484" w:type="pct"/>
            <w:vMerge/>
          </w:tcPr>
          <w:p w14:paraId="45131278" w14:textId="77777777" w:rsidR="00F11C70" w:rsidRDefault="00F11C70" w:rsidP="00F11C70">
            <w:pPr>
              <w:pStyle w:val="TableBodyL"/>
            </w:pPr>
          </w:p>
        </w:tc>
      </w:tr>
      <w:tr w:rsidR="00F11C70" w14:paraId="343B0165" w14:textId="77777777" w:rsidTr="00F11C70">
        <w:tc>
          <w:tcPr>
            <w:tcW w:w="460" w:type="pct"/>
          </w:tcPr>
          <w:p w14:paraId="49C71940" w14:textId="77777777" w:rsidR="00F11C70" w:rsidRDefault="00F11C70" w:rsidP="00F11C70">
            <w:pPr>
              <w:pStyle w:val="TableBodyL"/>
            </w:pPr>
            <w:r>
              <w:t>0x0059</w:t>
            </w:r>
          </w:p>
        </w:tc>
        <w:tc>
          <w:tcPr>
            <w:tcW w:w="1833" w:type="pct"/>
          </w:tcPr>
          <w:p w14:paraId="762090E0" w14:textId="77777777" w:rsidR="00F11C70" w:rsidRDefault="00F11C70" w:rsidP="00F11C70">
            <w:pPr>
              <w:pStyle w:val="TableBodyL"/>
            </w:pPr>
            <w:hyperlink w:anchor="_f87ceb88-46d0-4446-9128-1a6299fab7fd">
              <w:r>
                <w:rPr>
                  <w:color w:val="0000FF"/>
                </w:rPr>
                <w:t>FRAME_5_PARAMETERS_5</w:t>
              </w:r>
            </w:hyperlink>
          </w:p>
        </w:tc>
        <w:tc>
          <w:tcPr>
            <w:tcW w:w="1738" w:type="pct"/>
          </w:tcPr>
          <w:p w14:paraId="5A62DF67" w14:textId="77777777" w:rsidR="00F11C70" w:rsidRDefault="00F11C70" w:rsidP="00F11C70">
            <w:pPr>
              <w:pStyle w:val="TableBodyL"/>
            </w:pPr>
            <w:r>
              <w:t>FRAME_5_PARAMETERS_5 register</w:t>
            </w:r>
          </w:p>
        </w:tc>
        <w:tc>
          <w:tcPr>
            <w:tcW w:w="485" w:type="pct"/>
          </w:tcPr>
          <w:p w14:paraId="1E216057" w14:textId="77777777" w:rsidR="00F11C70" w:rsidRDefault="00F11C70" w:rsidP="00F11C70">
            <w:pPr>
              <w:pStyle w:val="TableBodyL"/>
            </w:pPr>
            <w:r>
              <w:t>0x19</w:t>
            </w:r>
          </w:p>
        </w:tc>
        <w:tc>
          <w:tcPr>
            <w:tcW w:w="484" w:type="pct"/>
            <w:vMerge/>
          </w:tcPr>
          <w:p w14:paraId="0179AEFE" w14:textId="77777777" w:rsidR="00F11C70" w:rsidRDefault="00F11C70" w:rsidP="00F11C70">
            <w:pPr>
              <w:pStyle w:val="TableBodyL"/>
            </w:pPr>
          </w:p>
        </w:tc>
      </w:tr>
      <w:tr w:rsidR="00F11C70" w14:paraId="369D46FE" w14:textId="77777777" w:rsidTr="00F11C70">
        <w:tc>
          <w:tcPr>
            <w:tcW w:w="460" w:type="pct"/>
          </w:tcPr>
          <w:p w14:paraId="56B13F3B" w14:textId="77777777" w:rsidR="00F11C70" w:rsidRDefault="00F11C70" w:rsidP="00F11C70">
            <w:pPr>
              <w:pStyle w:val="TableBodyL"/>
            </w:pPr>
            <w:r>
              <w:t>0x005A</w:t>
            </w:r>
          </w:p>
        </w:tc>
        <w:tc>
          <w:tcPr>
            <w:tcW w:w="1833" w:type="pct"/>
          </w:tcPr>
          <w:p w14:paraId="68D3A0F9" w14:textId="77777777" w:rsidR="00F11C70" w:rsidRDefault="00F11C70" w:rsidP="00F11C70">
            <w:pPr>
              <w:pStyle w:val="TableBodyL"/>
            </w:pPr>
            <w:hyperlink w:anchor="_e433cbc2-95bd-4325-9fe4-198ae01e23fb">
              <w:r>
                <w:rPr>
                  <w:color w:val="0000FF"/>
                </w:rPr>
                <w:t>FRAME_6_PARAMETERS_5</w:t>
              </w:r>
            </w:hyperlink>
          </w:p>
        </w:tc>
        <w:tc>
          <w:tcPr>
            <w:tcW w:w="1738" w:type="pct"/>
          </w:tcPr>
          <w:p w14:paraId="19D34D39" w14:textId="77777777" w:rsidR="00F11C70" w:rsidRDefault="00F11C70" w:rsidP="00F11C70">
            <w:pPr>
              <w:pStyle w:val="TableBodyL"/>
            </w:pPr>
            <w:r>
              <w:t>FRAME_6_PARAMETERS_5 register</w:t>
            </w:r>
          </w:p>
        </w:tc>
        <w:tc>
          <w:tcPr>
            <w:tcW w:w="485" w:type="pct"/>
          </w:tcPr>
          <w:p w14:paraId="5A46323C" w14:textId="77777777" w:rsidR="00F11C70" w:rsidRDefault="00F11C70" w:rsidP="00F11C70">
            <w:pPr>
              <w:pStyle w:val="TableBodyL"/>
            </w:pPr>
            <w:r>
              <w:t>0x1A</w:t>
            </w:r>
          </w:p>
        </w:tc>
        <w:tc>
          <w:tcPr>
            <w:tcW w:w="484" w:type="pct"/>
            <w:vMerge/>
          </w:tcPr>
          <w:p w14:paraId="52022048" w14:textId="77777777" w:rsidR="00F11C70" w:rsidRDefault="00F11C70" w:rsidP="00F11C70">
            <w:pPr>
              <w:pStyle w:val="TableBodyL"/>
            </w:pPr>
          </w:p>
        </w:tc>
      </w:tr>
      <w:tr w:rsidR="00F11C70" w14:paraId="0B26E27B" w14:textId="77777777" w:rsidTr="00F11C70">
        <w:tc>
          <w:tcPr>
            <w:tcW w:w="460" w:type="pct"/>
          </w:tcPr>
          <w:p w14:paraId="4AB95A23" w14:textId="77777777" w:rsidR="00F11C70" w:rsidRDefault="00F11C70" w:rsidP="00F11C70">
            <w:pPr>
              <w:pStyle w:val="TableBodyL"/>
            </w:pPr>
            <w:r>
              <w:t>0x005B</w:t>
            </w:r>
          </w:p>
        </w:tc>
        <w:tc>
          <w:tcPr>
            <w:tcW w:w="1833" w:type="pct"/>
          </w:tcPr>
          <w:p w14:paraId="43C3BEB7" w14:textId="77777777" w:rsidR="00F11C70" w:rsidRDefault="00F11C70" w:rsidP="00F11C70">
            <w:pPr>
              <w:pStyle w:val="TableBodyL"/>
            </w:pPr>
            <w:hyperlink w:anchor="_bfda7e7e-ce04-4615-86d6-96368bf1618a">
              <w:r>
                <w:rPr>
                  <w:color w:val="0000FF"/>
                </w:rPr>
                <w:t>FRAME_7_PARAMETERS_5</w:t>
              </w:r>
            </w:hyperlink>
          </w:p>
        </w:tc>
        <w:tc>
          <w:tcPr>
            <w:tcW w:w="1738" w:type="pct"/>
          </w:tcPr>
          <w:p w14:paraId="47784FB1" w14:textId="77777777" w:rsidR="00F11C70" w:rsidRDefault="00F11C70" w:rsidP="00F11C70">
            <w:pPr>
              <w:pStyle w:val="TableBodyL"/>
            </w:pPr>
            <w:r>
              <w:t>FRAME_7_PARAMETERS_5 register</w:t>
            </w:r>
          </w:p>
        </w:tc>
        <w:tc>
          <w:tcPr>
            <w:tcW w:w="485" w:type="pct"/>
          </w:tcPr>
          <w:p w14:paraId="6D9611A4" w14:textId="77777777" w:rsidR="00F11C70" w:rsidRDefault="00F11C70" w:rsidP="00F11C70">
            <w:pPr>
              <w:pStyle w:val="TableBodyL"/>
            </w:pPr>
            <w:r>
              <w:t>0x1B</w:t>
            </w:r>
          </w:p>
        </w:tc>
        <w:tc>
          <w:tcPr>
            <w:tcW w:w="484" w:type="pct"/>
            <w:vMerge/>
          </w:tcPr>
          <w:p w14:paraId="312FA056" w14:textId="77777777" w:rsidR="00F11C70" w:rsidRDefault="00F11C70" w:rsidP="00F11C70">
            <w:pPr>
              <w:pStyle w:val="TableBodyL"/>
            </w:pPr>
          </w:p>
        </w:tc>
      </w:tr>
      <w:tr w:rsidR="00F11C70" w14:paraId="0F4B0AA0" w14:textId="77777777" w:rsidTr="00F11C70">
        <w:tc>
          <w:tcPr>
            <w:tcW w:w="460" w:type="pct"/>
          </w:tcPr>
          <w:p w14:paraId="6DCB36FD" w14:textId="77777777" w:rsidR="00F11C70" w:rsidRDefault="00F11C70" w:rsidP="00F11C70">
            <w:pPr>
              <w:pStyle w:val="TableBodyL"/>
            </w:pPr>
            <w:r>
              <w:t>0x005C</w:t>
            </w:r>
          </w:p>
        </w:tc>
        <w:tc>
          <w:tcPr>
            <w:tcW w:w="1833" w:type="pct"/>
          </w:tcPr>
          <w:p w14:paraId="28096B7E" w14:textId="77777777" w:rsidR="00F11C70" w:rsidRDefault="00F11C70" w:rsidP="00F11C70">
            <w:pPr>
              <w:pStyle w:val="TableBodyL"/>
            </w:pPr>
            <w:hyperlink w:anchor="_1c38cdd7-9434-4753-8014-0059e4f31709">
              <w:r>
                <w:rPr>
                  <w:color w:val="0000FF"/>
                </w:rPr>
                <w:t>FRAME_8_PARAMETERS_5</w:t>
              </w:r>
            </w:hyperlink>
          </w:p>
        </w:tc>
        <w:tc>
          <w:tcPr>
            <w:tcW w:w="1738" w:type="pct"/>
          </w:tcPr>
          <w:p w14:paraId="0C6D83B0" w14:textId="77777777" w:rsidR="00F11C70" w:rsidRDefault="00F11C70" w:rsidP="00F11C70">
            <w:pPr>
              <w:pStyle w:val="TableBodyL"/>
            </w:pPr>
            <w:r>
              <w:t>FRAME_8_PARAMETERS_5 register</w:t>
            </w:r>
          </w:p>
        </w:tc>
        <w:tc>
          <w:tcPr>
            <w:tcW w:w="485" w:type="pct"/>
          </w:tcPr>
          <w:p w14:paraId="6061B247" w14:textId="77777777" w:rsidR="00F11C70" w:rsidRDefault="00F11C70" w:rsidP="00F11C70">
            <w:pPr>
              <w:pStyle w:val="TableBodyL"/>
            </w:pPr>
            <w:r>
              <w:t>0x1C</w:t>
            </w:r>
          </w:p>
        </w:tc>
        <w:tc>
          <w:tcPr>
            <w:tcW w:w="484" w:type="pct"/>
            <w:vMerge/>
          </w:tcPr>
          <w:p w14:paraId="1F01489A" w14:textId="77777777" w:rsidR="00F11C70" w:rsidRDefault="00F11C70" w:rsidP="00F11C70">
            <w:pPr>
              <w:pStyle w:val="TableBodyL"/>
            </w:pPr>
          </w:p>
        </w:tc>
      </w:tr>
      <w:tr w:rsidR="00F11C70" w14:paraId="0634A1F0" w14:textId="77777777" w:rsidTr="00F11C70">
        <w:tc>
          <w:tcPr>
            <w:tcW w:w="460" w:type="pct"/>
          </w:tcPr>
          <w:p w14:paraId="4CE344F6" w14:textId="77777777" w:rsidR="00F11C70" w:rsidRDefault="00F11C70" w:rsidP="00F11C70">
            <w:pPr>
              <w:pStyle w:val="TableBodyL"/>
            </w:pPr>
            <w:r>
              <w:t>0x005D</w:t>
            </w:r>
          </w:p>
        </w:tc>
        <w:tc>
          <w:tcPr>
            <w:tcW w:w="1833" w:type="pct"/>
          </w:tcPr>
          <w:p w14:paraId="45D96AFB" w14:textId="77777777" w:rsidR="00F11C70" w:rsidRDefault="00F11C70" w:rsidP="00F11C70">
            <w:pPr>
              <w:pStyle w:val="TableBodyL"/>
            </w:pPr>
            <w:hyperlink w:anchor="_e3e312d0-b6cd-48eb-87a6-a29455f272b6">
              <w:r>
                <w:rPr>
                  <w:color w:val="0000FF"/>
                </w:rPr>
                <w:t>FRAME_9_PARAMETERS_5</w:t>
              </w:r>
            </w:hyperlink>
          </w:p>
        </w:tc>
        <w:tc>
          <w:tcPr>
            <w:tcW w:w="1738" w:type="pct"/>
          </w:tcPr>
          <w:p w14:paraId="40EA0250" w14:textId="77777777" w:rsidR="00F11C70" w:rsidRDefault="00F11C70" w:rsidP="00F11C70">
            <w:pPr>
              <w:pStyle w:val="TableBodyL"/>
            </w:pPr>
            <w:r>
              <w:t>FRAME_9_PARAMETERS_5 register</w:t>
            </w:r>
          </w:p>
        </w:tc>
        <w:tc>
          <w:tcPr>
            <w:tcW w:w="485" w:type="pct"/>
          </w:tcPr>
          <w:p w14:paraId="6C679CD0" w14:textId="77777777" w:rsidR="00F11C70" w:rsidRDefault="00F11C70" w:rsidP="00F11C70">
            <w:pPr>
              <w:pStyle w:val="TableBodyL"/>
            </w:pPr>
            <w:r>
              <w:t>0x1D</w:t>
            </w:r>
          </w:p>
        </w:tc>
        <w:tc>
          <w:tcPr>
            <w:tcW w:w="484" w:type="pct"/>
            <w:vMerge/>
          </w:tcPr>
          <w:p w14:paraId="5DF7CB07" w14:textId="77777777" w:rsidR="00F11C70" w:rsidRDefault="00F11C70" w:rsidP="00F11C70">
            <w:pPr>
              <w:pStyle w:val="TableBodyL"/>
            </w:pPr>
          </w:p>
        </w:tc>
      </w:tr>
      <w:tr w:rsidR="00F11C70" w14:paraId="738647B5" w14:textId="77777777" w:rsidTr="00F11C70">
        <w:tc>
          <w:tcPr>
            <w:tcW w:w="460" w:type="pct"/>
          </w:tcPr>
          <w:p w14:paraId="2C353839" w14:textId="77777777" w:rsidR="00F11C70" w:rsidRDefault="00F11C70" w:rsidP="00F11C70">
            <w:pPr>
              <w:pStyle w:val="TableBodyL"/>
            </w:pPr>
            <w:r>
              <w:t>0x005E</w:t>
            </w:r>
          </w:p>
        </w:tc>
        <w:tc>
          <w:tcPr>
            <w:tcW w:w="1833" w:type="pct"/>
          </w:tcPr>
          <w:p w14:paraId="10BAB9DA" w14:textId="77777777" w:rsidR="00F11C70" w:rsidRDefault="00F11C70" w:rsidP="00F11C70">
            <w:pPr>
              <w:pStyle w:val="TableBodyL"/>
            </w:pPr>
            <w:hyperlink w:anchor="_cf8cb9c2-94c9-4f46-b233-16072726de36">
              <w:r>
                <w:rPr>
                  <w:color w:val="0000FF"/>
                </w:rPr>
                <w:t>FRAME_10_PARAMETERS_5</w:t>
              </w:r>
            </w:hyperlink>
          </w:p>
        </w:tc>
        <w:tc>
          <w:tcPr>
            <w:tcW w:w="1738" w:type="pct"/>
          </w:tcPr>
          <w:p w14:paraId="66789D2F" w14:textId="77777777" w:rsidR="00F11C70" w:rsidRDefault="00F11C70" w:rsidP="00F11C70">
            <w:pPr>
              <w:pStyle w:val="TableBodyL"/>
            </w:pPr>
            <w:r>
              <w:t>FRAME_10_PARAMETERS_5 register</w:t>
            </w:r>
          </w:p>
        </w:tc>
        <w:tc>
          <w:tcPr>
            <w:tcW w:w="485" w:type="pct"/>
          </w:tcPr>
          <w:p w14:paraId="3C330EBB" w14:textId="77777777" w:rsidR="00F11C70" w:rsidRDefault="00F11C70" w:rsidP="00F11C70">
            <w:pPr>
              <w:pStyle w:val="TableBodyL"/>
            </w:pPr>
            <w:r>
              <w:t>0x1E</w:t>
            </w:r>
          </w:p>
        </w:tc>
        <w:tc>
          <w:tcPr>
            <w:tcW w:w="484" w:type="pct"/>
            <w:vMerge/>
          </w:tcPr>
          <w:p w14:paraId="0DC9030A" w14:textId="77777777" w:rsidR="00F11C70" w:rsidRDefault="00F11C70" w:rsidP="00F11C70">
            <w:pPr>
              <w:pStyle w:val="TableBodyL"/>
            </w:pPr>
          </w:p>
        </w:tc>
      </w:tr>
      <w:tr w:rsidR="00F11C70" w14:paraId="7377B7DC" w14:textId="77777777" w:rsidTr="00F11C70">
        <w:tc>
          <w:tcPr>
            <w:tcW w:w="460" w:type="pct"/>
          </w:tcPr>
          <w:p w14:paraId="0179E9FC" w14:textId="77777777" w:rsidR="00F11C70" w:rsidRDefault="00F11C70" w:rsidP="00F11C70">
            <w:pPr>
              <w:pStyle w:val="TableBodyL"/>
            </w:pPr>
            <w:r>
              <w:t>0x005F</w:t>
            </w:r>
          </w:p>
        </w:tc>
        <w:tc>
          <w:tcPr>
            <w:tcW w:w="1833" w:type="pct"/>
          </w:tcPr>
          <w:p w14:paraId="3D122C82" w14:textId="77777777" w:rsidR="00F11C70" w:rsidRDefault="00F11C70" w:rsidP="00F11C70">
            <w:pPr>
              <w:pStyle w:val="TableBodyL"/>
            </w:pPr>
            <w:hyperlink w:anchor="_d1dc207c-a031-4dcc-9193-0d4888cacf82">
              <w:r>
                <w:rPr>
                  <w:color w:val="0000FF"/>
                </w:rPr>
                <w:t>FRAME_11_PARAMETERS_5</w:t>
              </w:r>
            </w:hyperlink>
          </w:p>
        </w:tc>
        <w:tc>
          <w:tcPr>
            <w:tcW w:w="1738" w:type="pct"/>
          </w:tcPr>
          <w:p w14:paraId="7D424766" w14:textId="77777777" w:rsidR="00F11C70" w:rsidRDefault="00F11C70" w:rsidP="00F11C70">
            <w:pPr>
              <w:pStyle w:val="TableBodyL"/>
            </w:pPr>
            <w:r>
              <w:t>FRAME_11_PARAMETERS_5 register</w:t>
            </w:r>
          </w:p>
        </w:tc>
        <w:tc>
          <w:tcPr>
            <w:tcW w:w="485" w:type="pct"/>
          </w:tcPr>
          <w:p w14:paraId="72BA06FE" w14:textId="77777777" w:rsidR="00F11C70" w:rsidRDefault="00F11C70" w:rsidP="00F11C70">
            <w:pPr>
              <w:pStyle w:val="TableBodyL"/>
            </w:pPr>
            <w:r>
              <w:t>0x1F</w:t>
            </w:r>
          </w:p>
        </w:tc>
        <w:tc>
          <w:tcPr>
            <w:tcW w:w="484" w:type="pct"/>
            <w:vMerge/>
          </w:tcPr>
          <w:p w14:paraId="65AB30B0" w14:textId="77777777" w:rsidR="00F11C70" w:rsidRDefault="00F11C70" w:rsidP="00F11C70">
            <w:pPr>
              <w:pStyle w:val="TableBodyL"/>
            </w:pPr>
          </w:p>
        </w:tc>
      </w:tr>
      <w:tr w:rsidR="00F11C70" w14:paraId="65561874" w14:textId="77777777" w:rsidTr="00F11C70">
        <w:tc>
          <w:tcPr>
            <w:tcW w:w="460" w:type="pct"/>
          </w:tcPr>
          <w:p w14:paraId="52D570A7" w14:textId="77777777" w:rsidR="00F11C70" w:rsidRDefault="00F11C70" w:rsidP="00F11C70">
            <w:pPr>
              <w:pStyle w:val="TableBodyL"/>
            </w:pPr>
            <w:r>
              <w:t>0x0060</w:t>
            </w:r>
          </w:p>
        </w:tc>
        <w:tc>
          <w:tcPr>
            <w:tcW w:w="1833" w:type="pct"/>
          </w:tcPr>
          <w:p w14:paraId="614F88B6" w14:textId="77777777" w:rsidR="00F11C70" w:rsidRDefault="00F11C70" w:rsidP="00F11C70">
            <w:pPr>
              <w:pStyle w:val="TableBodyL"/>
            </w:pPr>
            <w:hyperlink w:anchor="_a413bf34-8e49-413b-82a4-8b33ef2ec480">
              <w:r>
                <w:rPr>
                  <w:color w:val="0000FF"/>
                </w:rPr>
                <w:t>FRAME_12_PARAMETERS_5</w:t>
              </w:r>
            </w:hyperlink>
          </w:p>
        </w:tc>
        <w:tc>
          <w:tcPr>
            <w:tcW w:w="1738" w:type="pct"/>
          </w:tcPr>
          <w:p w14:paraId="433CAA59" w14:textId="77777777" w:rsidR="00F11C70" w:rsidRDefault="00F11C70" w:rsidP="00F11C70">
            <w:pPr>
              <w:pStyle w:val="TableBodyL"/>
            </w:pPr>
            <w:r>
              <w:t>FRAME_12_PARAMETERS_5 register</w:t>
            </w:r>
          </w:p>
        </w:tc>
        <w:tc>
          <w:tcPr>
            <w:tcW w:w="485" w:type="pct"/>
          </w:tcPr>
          <w:p w14:paraId="095FF852" w14:textId="77777777" w:rsidR="00F11C70" w:rsidRDefault="00F11C70" w:rsidP="00F11C70">
            <w:pPr>
              <w:pStyle w:val="TableBodyL"/>
            </w:pPr>
            <w:r>
              <w:t>0x20</w:t>
            </w:r>
          </w:p>
        </w:tc>
        <w:tc>
          <w:tcPr>
            <w:tcW w:w="484" w:type="pct"/>
            <w:vMerge/>
          </w:tcPr>
          <w:p w14:paraId="41C6090D" w14:textId="77777777" w:rsidR="00F11C70" w:rsidRDefault="00F11C70" w:rsidP="00F11C70">
            <w:pPr>
              <w:pStyle w:val="TableBodyL"/>
            </w:pPr>
          </w:p>
        </w:tc>
      </w:tr>
      <w:tr w:rsidR="00F11C70" w14:paraId="1AC7AD64" w14:textId="77777777" w:rsidTr="00F11C70">
        <w:tc>
          <w:tcPr>
            <w:tcW w:w="460" w:type="pct"/>
          </w:tcPr>
          <w:p w14:paraId="32F50716" w14:textId="77777777" w:rsidR="00F11C70" w:rsidRDefault="00F11C70" w:rsidP="00F11C70">
            <w:pPr>
              <w:pStyle w:val="TableBodyL"/>
            </w:pPr>
            <w:r>
              <w:t>0x0061</w:t>
            </w:r>
          </w:p>
        </w:tc>
        <w:tc>
          <w:tcPr>
            <w:tcW w:w="1833" w:type="pct"/>
          </w:tcPr>
          <w:p w14:paraId="7D1DB4E0" w14:textId="77777777" w:rsidR="00F11C70" w:rsidRDefault="00F11C70" w:rsidP="00F11C70">
            <w:pPr>
              <w:pStyle w:val="TableBodyL"/>
            </w:pPr>
            <w:hyperlink w:anchor="_0caa808b-17a4-4563-bf2e-131eaf80b9fb">
              <w:r>
                <w:rPr>
                  <w:color w:val="0000FF"/>
                </w:rPr>
                <w:t>FRAME_1_PARAMETERS_6</w:t>
              </w:r>
            </w:hyperlink>
          </w:p>
        </w:tc>
        <w:tc>
          <w:tcPr>
            <w:tcW w:w="1738" w:type="pct"/>
          </w:tcPr>
          <w:p w14:paraId="77B0E610" w14:textId="77777777" w:rsidR="00F11C70" w:rsidRDefault="00F11C70" w:rsidP="00F11C70">
            <w:pPr>
              <w:pStyle w:val="TableBodyL"/>
            </w:pPr>
            <w:r>
              <w:t>FRAME_1_PARAMETERS_6 register</w:t>
            </w:r>
          </w:p>
        </w:tc>
        <w:tc>
          <w:tcPr>
            <w:tcW w:w="485" w:type="pct"/>
          </w:tcPr>
          <w:p w14:paraId="5876FB35" w14:textId="77777777" w:rsidR="00F11C70" w:rsidRDefault="00F11C70" w:rsidP="00F11C70">
            <w:pPr>
              <w:pStyle w:val="TableBodyL"/>
            </w:pPr>
            <w:r>
              <w:t>0x21</w:t>
            </w:r>
          </w:p>
        </w:tc>
        <w:tc>
          <w:tcPr>
            <w:tcW w:w="484" w:type="pct"/>
            <w:vMerge/>
          </w:tcPr>
          <w:p w14:paraId="679002C8" w14:textId="77777777" w:rsidR="00F11C70" w:rsidRDefault="00F11C70" w:rsidP="00F11C70">
            <w:pPr>
              <w:pStyle w:val="TableBodyL"/>
            </w:pPr>
          </w:p>
        </w:tc>
      </w:tr>
      <w:tr w:rsidR="00F11C70" w14:paraId="2E077475" w14:textId="77777777" w:rsidTr="00F11C70">
        <w:tc>
          <w:tcPr>
            <w:tcW w:w="460" w:type="pct"/>
          </w:tcPr>
          <w:p w14:paraId="79539D08" w14:textId="77777777" w:rsidR="00F11C70" w:rsidRDefault="00F11C70" w:rsidP="00F11C70">
            <w:pPr>
              <w:pStyle w:val="TableBodyL"/>
            </w:pPr>
            <w:r>
              <w:t>0x0062</w:t>
            </w:r>
          </w:p>
        </w:tc>
        <w:tc>
          <w:tcPr>
            <w:tcW w:w="1833" w:type="pct"/>
          </w:tcPr>
          <w:p w14:paraId="17BC3598" w14:textId="77777777" w:rsidR="00F11C70" w:rsidRDefault="00F11C70" w:rsidP="00F11C70">
            <w:pPr>
              <w:pStyle w:val="TableBodyL"/>
            </w:pPr>
            <w:hyperlink w:anchor="_cef275f9-d0d5-41fc-afc9-2989a67f1a4d">
              <w:r>
                <w:rPr>
                  <w:color w:val="0000FF"/>
                </w:rPr>
                <w:t>FRAME_2_PARAMETERS_6</w:t>
              </w:r>
            </w:hyperlink>
          </w:p>
        </w:tc>
        <w:tc>
          <w:tcPr>
            <w:tcW w:w="1738" w:type="pct"/>
          </w:tcPr>
          <w:p w14:paraId="2A60BB19" w14:textId="77777777" w:rsidR="00F11C70" w:rsidRDefault="00F11C70" w:rsidP="00F11C70">
            <w:pPr>
              <w:pStyle w:val="TableBodyL"/>
            </w:pPr>
            <w:r>
              <w:t>FRAME_2_PARAMETERS_6 register</w:t>
            </w:r>
          </w:p>
        </w:tc>
        <w:tc>
          <w:tcPr>
            <w:tcW w:w="485" w:type="pct"/>
          </w:tcPr>
          <w:p w14:paraId="5BF66E5E" w14:textId="77777777" w:rsidR="00F11C70" w:rsidRDefault="00F11C70" w:rsidP="00F11C70">
            <w:pPr>
              <w:pStyle w:val="TableBodyL"/>
            </w:pPr>
            <w:r>
              <w:t>0x22</w:t>
            </w:r>
          </w:p>
        </w:tc>
        <w:tc>
          <w:tcPr>
            <w:tcW w:w="484" w:type="pct"/>
            <w:vMerge/>
          </w:tcPr>
          <w:p w14:paraId="17F50682" w14:textId="77777777" w:rsidR="00F11C70" w:rsidRDefault="00F11C70" w:rsidP="00F11C70">
            <w:pPr>
              <w:pStyle w:val="TableBodyL"/>
            </w:pPr>
          </w:p>
        </w:tc>
      </w:tr>
      <w:tr w:rsidR="00F11C70" w14:paraId="2EABE732" w14:textId="77777777" w:rsidTr="00F11C70">
        <w:tc>
          <w:tcPr>
            <w:tcW w:w="460" w:type="pct"/>
          </w:tcPr>
          <w:p w14:paraId="6F0B6E10" w14:textId="77777777" w:rsidR="00F11C70" w:rsidRDefault="00F11C70" w:rsidP="00F11C70">
            <w:pPr>
              <w:pStyle w:val="TableBodyL"/>
            </w:pPr>
            <w:r>
              <w:t>0x0063</w:t>
            </w:r>
          </w:p>
        </w:tc>
        <w:tc>
          <w:tcPr>
            <w:tcW w:w="1833" w:type="pct"/>
          </w:tcPr>
          <w:p w14:paraId="248A598B" w14:textId="77777777" w:rsidR="00F11C70" w:rsidRDefault="00F11C70" w:rsidP="00F11C70">
            <w:pPr>
              <w:pStyle w:val="TableBodyL"/>
            </w:pPr>
            <w:hyperlink w:anchor="_efadf2f0-dec4-4dd8-8ac6-a5751b243b7b">
              <w:r>
                <w:rPr>
                  <w:color w:val="0000FF"/>
                </w:rPr>
                <w:t>FRAME_3_PARAMETERS_6</w:t>
              </w:r>
            </w:hyperlink>
          </w:p>
        </w:tc>
        <w:tc>
          <w:tcPr>
            <w:tcW w:w="1738" w:type="pct"/>
          </w:tcPr>
          <w:p w14:paraId="6A99FB8A" w14:textId="77777777" w:rsidR="00F11C70" w:rsidRDefault="00F11C70" w:rsidP="00F11C70">
            <w:pPr>
              <w:pStyle w:val="TableBodyL"/>
            </w:pPr>
            <w:r>
              <w:t>FRAME_3_PARAMETERS_6 register</w:t>
            </w:r>
          </w:p>
        </w:tc>
        <w:tc>
          <w:tcPr>
            <w:tcW w:w="485" w:type="pct"/>
          </w:tcPr>
          <w:p w14:paraId="3053D95D" w14:textId="77777777" w:rsidR="00F11C70" w:rsidRDefault="00F11C70" w:rsidP="00F11C70">
            <w:pPr>
              <w:pStyle w:val="TableBodyL"/>
            </w:pPr>
            <w:r>
              <w:t>0x23</w:t>
            </w:r>
          </w:p>
        </w:tc>
        <w:tc>
          <w:tcPr>
            <w:tcW w:w="484" w:type="pct"/>
            <w:vMerge/>
          </w:tcPr>
          <w:p w14:paraId="1BC6A4C5" w14:textId="77777777" w:rsidR="00F11C70" w:rsidRDefault="00F11C70" w:rsidP="00F11C70">
            <w:pPr>
              <w:pStyle w:val="TableBodyL"/>
            </w:pPr>
          </w:p>
        </w:tc>
      </w:tr>
      <w:tr w:rsidR="00F11C70" w14:paraId="6733F439" w14:textId="77777777" w:rsidTr="00F11C70">
        <w:tc>
          <w:tcPr>
            <w:tcW w:w="460" w:type="pct"/>
          </w:tcPr>
          <w:p w14:paraId="13D12389" w14:textId="77777777" w:rsidR="00F11C70" w:rsidRDefault="00F11C70" w:rsidP="00F11C70">
            <w:pPr>
              <w:pStyle w:val="TableBodyL"/>
            </w:pPr>
            <w:r>
              <w:t>0x0064</w:t>
            </w:r>
          </w:p>
        </w:tc>
        <w:tc>
          <w:tcPr>
            <w:tcW w:w="1833" w:type="pct"/>
          </w:tcPr>
          <w:p w14:paraId="594D055A" w14:textId="77777777" w:rsidR="00F11C70" w:rsidRDefault="00F11C70" w:rsidP="00F11C70">
            <w:pPr>
              <w:pStyle w:val="TableBodyL"/>
            </w:pPr>
            <w:hyperlink w:anchor="_4ca8ff5e-1ef5-401b-a1c1-7d67b81691f2">
              <w:r>
                <w:rPr>
                  <w:color w:val="0000FF"/>
                </w:rPr>
                <w:t>FRAME_4_PARAMETERS_6</w:t>
              </w:r>
            </w:hyperlink>
          </w:p>
        </w:tc>
        <w:tc>
          <w:tcPr>
            <w:tcW w:w="1738" w:type="pct"/>
          </w:tcPr>
          <w:p w14:paraId="7AD32B94" w14:textId="77777777" w:rsidR="00F11C70" w:rsidRDefault="00F11C70" w:rsidP="00F11C70">
            <w:pPr>
              <w:pStyle w:val="TableBodyL"/>
            </w:pPr>
            <w:r>
              <w:t>FRAME_4_PARAMETERS_6 register</w:t>
            </w:r>
          </w:p>
        </w:tc>
        <w:tc>
          <w:tcPr>
            <w:tcW w:w="485" w:type="pct"/>
          </w:tcPr>
          <w:p w14:paraId="123BBD76" w14:textId="77777777" w:rsidR="00F11C70" w:rsidRDefault="00F11C70" w:rsidP="00F11C70">
            <w:pPr>
              <w:pStyle w:val="TableBodyL"/>
            </w:pPr>
            <w:r>
              <w:t>0x24</w:t>
            </w:r>
          </w:p>
        </w:tc>
        <w:tc>
          <w:tcPr>
            <w:tcW w:w="484" w:type="pct"/>
            <w:vMerge/>
          </w:tcPr>
          <w:p w14:paraId="18E0128A" w14:textId="77777777" w:rsidR="00F11C70" w:rsidRDefault="00F11C70" w:rsidP="00F11C70">
            <w:pPr>
              <w:pStyle w:val="TableBodyL"/>
            </w:pPr>
          </w:p>
        </w:tc>
      </w:tr>
      <w:tr w:rsidR="00F11C70" w14:paraId="71B21C3D" w14:textId="77777777" w:rsidTr="00F11C70">
        <w:tc>
          <w:tcPr>
            <w:tcW w:w="460" w:type="pct"/>
          </w:tcPr>
          <w:p w14:paraId="4F2D2278" w14:textId="77777777" w:rsidR="00F11C70" w:rsidRDefault="00F11C70" w:rsidP="00F11C70">
            <w:pPr>
              <w:pStyle w:val="TableBodyL"/>
            </w:pPr>
            <w:r>
              <w:t>0x0065</w:t>
            </w:r>
          </w:p>
        </w:tc>
        <w:tc>
          <w:tcPr>
            <w:tcW w:w="1833" w:type="pct"/>
          </w:tcPr>
          <w:p w14:paraId="119047CA" w14:textId="77777777" w:rsidR="00F11C70" w:rsidRDefault="00F11C70" w:rsidP="00F11C70">
            <w:pPr>
              <w:pStyle w:val="TableBodyL"/>
            </w:pPr>
            <w:hyperlink w:anchor="_40abeb44-a225-4e55-9646-00ddc0d0de4d">
              <w:r>
                <w:rPr>
                  <w:color w:val="0000FF"/>
                </w:rPr>
                <w:t>FRAME_5_PARAMETERS_6</w:t>
              </w:r>
            </w:hyperlink>
          </w:p>
        </w:tc>
        <w:tc>
          <w:tcPr>
            <w:tcW w:w="1738" w:type="pct"/>
          </w:tcPr>
          <w:p w14:paraId="671EBCF7" w14:textId="77777777" w:rsidR="00F11C70" w:rsidRDefault="00F11C70" w:rsidP="00F11C70">
            <w:pPr>
              <w:pStyle w:val="TableBodyL"/>
            </w:pPr>
            <w:r>
              <w:t>FRAME_5_PARAMETERS_6 register</w:t>
            </w:r>
          </w:p>
        </w:tc>
        <w:tc>
          <w:tcPr>
            <w:tcW w:w="485" w:type="pct"/>
          </w:tcPr>
          <w:p w14:paraId="21442C7E" w14:textId="77777777" w:rsidR="00F11C70" w:rsidRDefault="00F11C70" w:rsidP="00F11C70">
            <w:pPr>
              <w:pStyle w:val="TableBodyL"/>
            </w:pPr>
            <w:r>
              <w:t>0x25</w:t>
            </w:r>
          </w:p>
        </w:tc>
        <w:tc>
          <w:tcPr>
            <w:tcW w:w="484" w:type="pct"/>
            <w:vMerge/>
          </w:tcPr>
          <w:p w14:paraId="4F6BB2AB" w14:textId="77777777" w:rsidR="00F11C70" w:rsidRDefault="00F11C70" w:rsidP="00F11C70">
            <w:pPr>
              <w:pStyle w:val="TableBodyL"/>
            </w:pPr>
          </w:p>
        </w:tc>
      </w:tr>
      <w:tr w:rsidR="00F11C70" w14:paraId="3B85F2BB" w14:textId="77777777" w:rsidTr="00F11C70">
        <w:tc>
          <w:tcPr>
            <w:tcW w:w="460" w:type="pct"/>
          </w:tcPr>
          <w:p w14:paraId="58F2535C" w14:textId="77777777" w:rsidR="00F11C70" w:rsidRDefault="00F11C70" w:rsidP="00F11C70">
            <w:pPr>
              <w:pStyle w:val="TableBodyL"/>
            </w:pPr>
            <w:r>
              <w:t>0x0066</w:t>
            </w:r>
          </w:p>
        </w:tc>
        <w:tc>
          <w:tcPr>
            <w:tcW w:w="1833" w:type="pct"/>
          </w:tcPr>
          <w:p w14:paraId="6374CC5B" w14:textId="77777777" w:rsidR="00F11C70" w:rsidRDefault="00F11C70" w:rsidP="00F11C70">
            <w:pPr>
              <w:pStyle w:val="TableBodyL"/>
            </w:pPr>
            <w:hyperlink w:anchor="_c3dc8285-903d-4a0d-9e0d-84cda8ebbc4c">
              <w:r>
                <w:rPr>
                  <w:color w:val="0000FF"/>
                </w:rPr>
                <w:t>FRAME_6_PARAMETERS_6</w:t>
              </w:r>
            </w:hyperlink>
          </w:p>
        </w:tc>
        <w:tc>
          <w:tcPr>
            <w:tcW w:w="1738" w:type="pct"/>
          </w:tcPr>
          <w:p w14:paraId="12D0BA65" w14:textId="77777777" w:rsidR="00F11C70" w:rsidRDefault="00F11C70" w:rsidP="00F11C70">
            <w:pPr>
              <w:pStyle w:val="TableBodyL"/>
            </w:pPr>
            <w:r>
              <w:t>FRAME_6_PARAMETERS_6 register</w:t>
            </w:r>
          </w:p>
        </w:tc>
        <w:tc>
          <w:tcPr>
            <w:tcW w:w="485" w:type="pct"/>
          </w:tcPr>
          <w:p w14:paraId="6C8B676A" w14:textId="77777777" w:rsidR="00F11C70" w:rsidRDefault="00F11C70" w:rsidP="00F11C70">
            <w:pPr>
              <w:pStyle w:val="TableBodyL"/>
            </w:pPr>
            <w:r>
              <w:t>0x26</w:t>
            </w:r>
          </w:p>
        </w:tc>
        <w:tc>
          <w:tcPr>
            <w:tcW w:w="484" w:type="pct"/>
            <w:vMerge/>
          </w:tcPr>
          <w:p w14:paraId="3B0B4C96" w14:textId="77777777" w:rsidR="00F11C70" w:rsidRDefault="00F11C70" w:rsidP="00F11C70">
            <w:pPr>
              <w:pStyle w:val="TableBodyL"/>
            </w:pPr>
          </w:p>
        </w:tc>
      </w:tr>
      <w:tr w:rsidR="00F11C70" w14:paraId="49ED957D" w14:textId="77777777" w:rsidTr="00F11C70">
        <w:tc>
          <w:tcPr>
            <w:tcW w:w="460" w:type="pct"/>
          </w:tcPr>
          <w:p w14:paraId="1CBDBA6A" w14:textId="77777777" w:rsidR="00F11C70" w:rsidRDefault="00F11C70" w:rsidP="00F11C70">
            <w:pPr>
              <w:pStyle w:val="TableBodyL"/>
            </w:pPr>
            <w:r>
              <w:t>0x0067</w:t>
            </w:r>
          </w:p>
        </w:tc>
        <w:tc>
          <w:tcPr>
            <w:tcW w:w="1833" w:type="pct"/>
          </w:tcPr>
          <w:p w14:paraId="35A53D1D" w14:textId="77777777" w:rsidR="00F11C70" w:rsidRDefault="00F11C70" w:rsidP="00F11C70">
            <w:pPr>
              <w:pStyle w:val="TableBodyL"/>
            </w:pPr>
            <w:hyperlink w:anchor="_7a321ac9-c288-4614-abcf-6af759c986ab">
              <w:r>
                <w:rPr>
                  <w:color w:val="0000FF"/>
                </w:rPr>
                <w:t>FRAME_7_PARAMETERS_6</w:t>
              </w:r>
            </w:hyperlink>
          </w:p>
        </w:tc>
        <w:tc>
          <w:tcPr>
            <w:tcW w:w="1738" w:type="pct"/>
          </w:tcPr>
          <w:p w14:paraId="1F265BC0" w14:textId="77777777" w:rsidR="00F11C70" w:rsidRDefault="00F11C70" w:rsidP="00F11C70">
            <w:pPr>
              <w:pStyle w:val="TableBodyL"/>
            </w:pPr>
            <w:r>
              <w:t>FRAME_7_PARAMETERS_6 register</w:t>
            </w:r>
          </w:p>
        </w:tc>
        <w:tc>
          <w:tcPr>
            <w:tcW w:w="485" w:type="pct"/>
          </w:tcPr>
          <w:p w14:paraId="1D9AA2E7" w14:textId="77777777" w:rsidR="00F11C70" w:rsidRDefault="00F11C70" w:rsidP="00F11C70">
            <w:pPr>
              <w:pStyle w:val="TableBodyL"/>
            </w:pPr>
            <w:r>
              <w:t>0x27</w:t>
            </w:r>
          </w:p>
        </w:tc>
        <w:tc>
          <w:tcPr>
            <w:tcW w:w="484" w:type="pct"/>
            <w:vMerge/>
          </w:tcPr>
          <w:p w14:paraId="50683CB4" w14:textId="77777777" w:rsidR="00F11C70" w:rsidRDefault="00F11C70" w:rsidP="00F11C70">
            <w:pPr>
              <w:pStyle w:val="TableBodyL"/>
            </w:pPr>
          </w:p>
        </w:tc>
      </w:tr>
      <w:tr w:rsidR="00F11C70" w14:paraId="3284F0EE" w14:textId="77777777" w:rsidTr="00F11C70">
        <w:tc>
          <w:tcPr>
            <w:tcW w:w="460" w:type="pct"/>
          </w:tcPr>
          <w:p w14:paraId="3A8CBCEB" w14:textId="77777777" w:rsidR="00F11C70" w:rsidRDefault="00F11C70" w:rsidP="00F11C70">
            <w:pPr>
              <w:pStyle w:val="TableBodyL"/>
            </w:pPr>
            <w:r>
              <w:t>0x0068</w:t>
            </w:r>
          </w:p>
        </w:tc>
        <w:tc>
          <w:tcPr>
            <w:tcW w:w="1833" w:type="pct"/>
          </w:tcPr>
          <w:p w14:paraId="44385B69" w14:textId="77777777" w:rsidR="00F11C70" w:rsidRDefault="00F11C70" w:rsidP="00F11C70">
            <w:pPr>
              <w:pStyle w:val="TableBodyL"/>
            </w:pPr>
            <w:hyperlink w:anchor="_bd55bcf4-16de-493b-8a72-1b4870cd5010">
              <w:r>
                <w:rPr>
                  <w:color w:val="0000FF"/>
                </w:rPr>
                <w:t>FRAME_8_PARAMETERS_6</w:t>
              </w:r>
            </w:hyperlink>
          </w:p>
        </w:tc>
        <w:tc>
          <w:tcPr>
            <w:tcW w:w="1738" w:type="pct"/>
          </w:tcPr>
          <w:p w14:paraId="4117B565" w14:textId="77777777" w:rsidR="00F11C70" w:rsidRDefault="00F11C70" w:rsidP="00F11C70">
            <w:pPr>
              <w:pStyle w:val="TableBodyL"/>
            </w:pPr>
            <w:r>
              <w:t>FRAME_8_PARAMETERS_6 register</w:t>
            </w:r>
          </w:p>
        </w:tc>
        <w:tc>
          <w:tcPr>
            <w:tcW w:w="485" w:type="pct"/>
          </w:tcPr>
          <w:p w14:paraId="4596ACE5" w14:textId="77777777" w:rsidR="00F11C70" w:rsidRDefault="00F11C70" w:rsidP="00F11C70">
            <w:pPr>
              <w:pStyle w:val="TableBodyL"/>
            </w:pPr>
            <w:r>
              <w:t>0x28</w:t>
            </w:r>
          </w:p>
        </w:tc>
        <w:tc>
          <w:tcPr>
            <w:tcW w:w="484" w:type="pct"/>
            <w:vMerge/>
          </w:tcPr>
          <w:p w14:paraId="4073B8CA" w14:textId="77777777" w:rsidR="00F11C70" w:rsidRDefault="00F11C70" w:rsidP="00F11C70">
            <w:pPr>
              <w:pStyle w:val="TableBodyL"/>
            </w:pPr>
          </w:p>
        </w:tc>
      </w:tr>
      <w:tr w:rsidR="00F11C70" w14:paraId="1D7B6FD7" w14:textId="77777777" w:rsidTr="00F11C70">
        <w:tc>
          <w:tcPr>
            <w:tcW w:w="460" w:type="pct"/>
          </w:tcPr>
          <w:p w14:paraId="311BA23E" w14:textId="77777777" w:rsidR="00F11C70" w:rsidRDefault="00F11C70" w:rsidP="00F11C70">
            <w:pPr>
              <w:pStyle w:val="TableBodyL"/>
            </w:pPr>
            <w:r>
              <w:t>0x0069</w:t>
            </w:r>
          </w:p>
        </w:tc>
        <w:tc>
          <w:tcPr>
            <w:tcW w:w="1833" w:type="pct"/>
          </w:tcPr>
          <w:p w14:paraId="0C2BFED1" w14:textId="77777777" w:rsidR="00F11C70" w:rsidRDefault="00F11C70" w:rsidP="00F11C70">
            <w:pPr>
              <w:pStyle w:val="TableBodyL"/>
            </w:pPr>
            <w:hyperlink w:anchor="_c541cea3-5af2-425b-9031-165ad18a9da7">
              <w:r>
                <w:rPr>
                  <w:color w:val="0000FF"/>
                </w:rPr>
                <w:t>FRAME_9_PARAMETERS_6</w:t>
              </w:r>
            </w:hyperlink>
          </w:p>
        </w:tc>
        <w:tc>
          <w:tcPr>
            <w:tcW w:w="1738" w:type="pct"/>
          </w:tcPr>
          <w:p w14:paraId="0EDB46AF" w14:textId="77777777" w:rsidR="00F11C70" w:rsidRDefault="00F11C70" w:rsidP="00F11C70">
            <w:pPr>
              <w:pStyle w:val="TableBodyL"/>
            </w:pPr>
            <w:r>
              <w:t>FRAME_9_PARAMETERS_6 register</w:t>
            </w:r>
          </w:p>
        </w:tc>
        <w:tc>
          <w:tcPr>
            <w:tcW w:w="485" w:type="pct"/>
          </w:tcPr>
          <w:p w14:paraId="0D33683E" w14:textId="77777777" w:rsidR="00F11C70" w:rsidRDefault="00F11C70" w:rsidP="00F11C70">
            <w:pPr>
              <w:pStyle w:val="TableBodyL"/>
            </w:pPr>
            <w:r>
              <w:t>0x29</w:t>
            </w:r>
          </w:p>
        </w:tc>
        <w:tc>
          <w:tcPr>
            <w:tcW w:w="484" w:type="pct"/>
            <w:vMerge/>
          </w:tcPr>
          <w:p w14:paraId="0832BCA3" w14:textId="77777777" w:rsidR="00F11C70" w:rsidRDefault="00F11C70" w:rsidP="00F11C70">
            <w:pPr>
              <w:pStyle w:val="TableBodyL"/>
            </w:pPr>
          </w:p>
        </w:tc>
      </w:tr>
      <w:tr w:rsidR="00F11C70" w14:paraId="0A8CFC06" w14:textId="77777777" w:rsidTr="00F11C70">
        <w:tc>
          <w:tcPr>
            <w:tcW w:w="460" w:type="pct"/>
          </w:tcPr>
          <w:p w14:paraId="237E4E8B" w14:textId="77777777" w:rsidR="00F11C70" w:rsidRDefault="00F11C70" w:rsidP="00F11C70">
            <w:pPr>
              <w:pStyle w:val="TableBodyL"/>
            </w:pPr>
            <w:r>
              <w:t>0x006A</w:t>
            </w:r>
          </w:p>
        </w:tc>
        <w:tc>
          <w:tcPr>
            <w:tcW w:w="1833" w:type="pct"/>
          </w:tcPr>
          <w:p w14:paraId="3F97F041" w14:textId="77777777" w:rsidR="00F11C70" w:rsidRDefault="00F11C70" w:rsidP="00F11C70">
            <w:pPr>
              <w:pStyle w:val="TableBodyL"/>
            </w:pPr>
            <w:hyperlink w:anchor="_3dc950fe-5bd3-4dd6-a1c0-2dcbf4519ea8">
              <w:r>
                <w:rPr>
                  <w:color w:val="0000FF"/>
                </w:rPr>
                <w:t>FRAME_10_PARAMETERS_6</w:t>
              </w:r>
            </w:hyperlink>
          </w:p>
        </w:tc>
        <w:tc>
          <w:tcPr>
            <w:tcW w:w="1738" w:type="pct"/>
          </w:tcPr>
          <w:p w14:paraId="42E8CB93" w14:textId="77777777" w:rsidR="00F11C70" w:rsidRDefault="00F11C70" w:rsidP="00F11C70">
            <w:pPr>
              <w:pStyle w:val="TableBodyL"/>
            </w:pPr>
            <w:r>
              <w:t>FRAME_10_PARAMETERS_6 register</w:t>
            </w:r>
          </w:p>
        </w:tc>
        <w:tc>
          <w:tcPr>
            <w:tcW w:w="485" w:type="pct"/>
          </w:tcPr>
          <w:p w14:paraId="77D697B2" w14:textId="77777777" w:rsidR="00F11C70" w:rsidRDefault="00F11C70" w:rsidP="00F11C70">
            <w:pPr>
              <w:pStyle w:val="TableBodyL"/>
            </w:pPr>
            <w:r>
              <w:t>0x2A</w:t>
            </w:r>
          </w:p>
        </w:tc>
        <w:tc>
          <w:tcPr>
            <w:tcW w:w="484" w:type="pct"/>
            <w:vMerge/>
          </w:tcPr>
          <w:p w14:paraId="7E868AEF" w14:textId="77777777" w:rsidR="00F11C70" w:rsidRDefault="00F11C70" w:rsidP="00F11C70">
            <w:pPr>
              <w:pStyle w:val="TableBodyL"/>
            </w:pPr>
          </w:p>
        </w:tc>
      </w:tr>
      <w:tr w:rsidR="00F11C70" w14:paraId="09CFC960" w14:textId="77777777" w:rsidTr="00F11C70">
        <w:tc>
          <w:tcPr>
            <w:tcW w:w="460" w:type="pct"/>
          </w:tcPr>
          <w:p w14:paraId="5DAD15C5" w14:textId="77777777" w:rsidR="00F11C70" w:rsidRDefault="00F11C70" w:rsidP="00F11C70">
            <w:pPr>
              <w:pStyle w:val="TableBodyL"/>
            </w:pPr>
            <w:r>
              <w:t>0x006B</w:t>
            </w:r>
          </w:p>
        </w:tc>
        <w:tc>
          <w:tcPr>
            <w:tcW w:w="1833" w:type="pct"/>
          </w:tcPr>
          <w:p w14:paraId="54290B1F" w14:textId="77777777" w:rsidR="00F11C70" w:rsidRDefault="00F11C70" w:rsidP="00F11C70">
            <w:pPr>
              <w:pStyle w:val="TableBodyL"/>
            </w:pPr>
            <w:hyperlink w:anchor="_aaed3a2d-1bed-4f96-9ca1-1862ae1cd0c4">
              <w:r>
                <w:rPr>
                  <w:color w:val="0000FF"/>
                </w:rPr>
                <w:t>FRAME_11_PARAMETERS_6</w:t>
              </w:r>
            </w:hyperlink>
          </w:p>
        </w:tc>
        <w:tc>
          <w:tcPr>
            <w:tcW w:w="1738" w:type="pct"/>
          </w:tcPr>
          <w:p w14:paraId="459C74F6" w14:textId="77777777" w:rsidR="00F11C70" w:rsidRDefault="00F11C70" w:rsidP="00F11C70">
            <w:pPr>
              <w:pStyle w:val="TableBodyL"/>
            </w:pPr>
            <w:r>
              <w:t>FRAME_11_PARAMETERS_6 register</w:t>
            </w:r>
          </w:p>
        </w:tc>
        <w:tc>
          <w:tcPr>
            <w:tcW w:w="485" w:type="pct"/>
          </w:tcPr>
          <w:p w14:paraId="1E3FCCE6" w14:textId="77777777" w:rsidR="00F11C70" w:rsidRDefault="00F11C70" w:rsidP="00F11C70">
            <w:pPr>
              <w:pStyle w:val="TableBodyL"/>
            </w:pPr>
            <w:r>
              <w:t>0x2B</w:t>
            </w:r>
          </w:p>
        </w:tc>
        <w:tc>
          <w:tcPr>
            <w:tcW w:w="484" w:type="pct"/>
            <w:vMerge/>
          </w:tcPr>
          <w:p w14:paraId="10A44AA1" w14:textId="77777777" w:rsidR="00F11C70" w:rsidRDefault="00F11C70" w:rsidP="00F11C70">
            <w:pPr>
              <w:pStyle w:val="TableBodyL"/>
            </w:pPr>
          </w:p>
        </w:tc>
      </w:tr>
      <w:tr w:rsidR="00F11C70" w14:paraId="4845E55F" w14:textId="77777777" w:rsidTr="00F11C70">
        <w:tc>
          <w:tcPr>
            <w:tcW w:w="460" w:type="pct"/>
          </w:tcPr>
          <w:p w14:paraId="036D14E9" w14:textId="77777777" w:rsidR="00F11C70" w:rsidRDefault="00F11C70" w:rsidP="00F11C70">
            <w:pPr>
              <w:pStyle w:val="TableBodyL"/>
            </w:pPr>
            <w:r>
              <w:t>0x006C</w:t>
            </w:r>
          </w:p>
        </w:tc>
        <w:tc>
          <w:tcPr>
            <w:tcW w:w="1833" w:type="pct"/>
          </w:tcPr>
          <w:p w14:paraId="0AC7E87E" w14:textId="77777777" w:rsidR="00F11C70" w:rsidRDefault="00F11C70" w:rsidP="00F11C70">
            <w:pPr>
              <w:pStyle w:val="TableBodyL"/>
            </w:pPr>
            <w:hyperlink w:anchor="_ebf33eef-289e-4a89-9780-1f9eb84c7441">
              <w:r>
                <w:rPr>
                  <w:color w:val="0000FF"/>
                </w:rPr>
                <w:t>FRAME_12_PARAMETERS_6</w:t>
              </w:r>
            </w:hyperlink>
          </w:p>
        </w:tc>
        <w:tc>
          <w:tcPr>
            <w:tcW w:w="1738" w:type="pct"/>
          </w:tcPr>
          <w:p w14:paraId="322EE5F1" w14:textId="77777777" w:rsidR="00F11C70" w:rsidRDefault="00F11C70" w:rsidP="00F11C70">
            <w:pPr>
              <w:pStyle w:val="TableBodyL"/>
            </w:pPr>
            <w:r>
              <w:t>FRAME_12_PARAMETERS_6 register</w:t>
            </w:r>
          </w:p>
        </w:tc>
        <w:tc>
          <w:tcPr>
            <w:tcW w:w="485" w:type="pct"/>
          </w:tcPr>
          <w:p w14:paraId="4C3822EB" w14:textId="77777777" w:rsidR="00F11C70" w:rsidRDefault="00F11C70" w:rsidP="00F11C70">
            <w:pPr>
              <w:pStyle w:val="TableBodyL"/>
            </w:pPr>
            <w:r>
              <w:t>0x2C</w:t>
            </w:r>
          </w:p>
        </w:tc>
        <w:tc>
          <w:tcPr>
            <w:tcW w:w="484" w:type="pct"/>
            <w:vMerge/>
          </w:tcPr>
          <w:p w14:paraId="20A07F71" w14:textId="77777777" w:rsidR="00F11C70" w:rsidRDefault="00F11C70" w:rsidP="00F11C70">
            <w:pPr>
              <w:pStyle w:val="TableBodyL"/>
            </w:pPr>
          </w:p>
        </w:tc>
      </w:tr>
      <w:tr w:rsidR="00F11C70" w14:paraId="73B70412" w14:textId="77777777" w:rsidTr="00F11C70">
        <w:tc>
          <w:tcPr>
            <w:tcW w:w="460" w:type="pct"/>
          </w:tcPr>
          <w:p w14:paraId="3C7D46C0" w14:textId="77777777" w:rsidR="00F11C70" w:rsidRDefault="00F11C70" w:rsidP="00F11C70">
            <w:pPr>
              <w:pStyle w:val="TableBodyL"/>
            </w:pPr>
            <w:r>
              <w:t>0x006D</w:t>
            </w:r>
          </w:p>
        </w:tc>
        <w:tc>
          <w:tcPr>
            <w:tcW w:w="1833" w:type="pct"/>
          </w:tcPr>
          <w:p w14:paraId="2D101A67" w14:textId="77777777" w:rsidR="00F11C70" w:rsidRDefault="00F11C70" w:rsidP="00F11C70">
            <w:pPr>
              <w:pStyle w:val="TableBodyL"/>
            </w:pPr>
            <w:hyperlink w:anchor="_c445b2fe-75dd-440f-a0e9-3488ba49ae0b">
              <w:r>
                <w:rPr>
                  <w:color w:val="0000FF"/>
                </w:rPr>
                <w:t>FRAME_1_PARAMETERS_7</w:t>
              </w:r>
            </w:hyperlink>
          </w:p>
        </w:tc>
        <w:tc>
          <w:tcPr>
            <w:tcW w:w="1738" w:type="pct"/>
          </w:tcPr>
          <w:p w14:paraId="5DD1B569" w14:textId="77777777" w:rsidR="00F11C70" w:rsidRDefault="00F11C70" w:rsidP="00F11C70">
            <w:pPr>
              <w:pStyle w:val="TableBodyL"/>
            </w:pPr>
            <w:r>
              <w:t>FRAME_1_PARAMETERS_7 register</w:t>
            </w:r>
          </w:p>
        </w:tc>
        <w:tc>
          <w:tcPr>
            <w:tcW w:w="485" w:type="pct"/>
          </w:tcPr>
          <w:p w14:paraId="51296EBC" w14:textId="77777777" w:rsidR="00F11C70" w:rsidRDefault="00F11C70" w:rsidP="00F11C70">
            <w:pPr>
              <w:pStyle w:val="TableBodyL"/>
            </w:pPr>
            <w:r>
              <w:t>0x2D</w:t>
            </w:r>
          </w:p>
        </w:tc>
        <w:tc>
          <w:tcPr>
            <w:tcW w:w="484" w:type="pct"/>
            <w:vMerge/>
          </w:tcPr>
          <w:p w14:paraId="3D8A0A39" w14:textId="77777777" w:rsidR="00F11C70" w:rsidRDefault="00F11C70" w:rsidP="00F11C70">
            <w:pPr>
              <w:pStyle w:val="TableBodyL"/>
            </w:pPr>
          </w:p>
        </w:tc>
      </w:tr>
      <w:tr w:rsidR="00F11C70" w14:paraId="4DB47E30" w14:textId="77777777" w:rsidTr="00F11C70">
        <w:tc>
          <w:tcPr>
            <w:tcW w:w="460" w:type="pct"/>
          </w:tcPr>
          <w:p w14:paraId="4F241ECC" w14:textId="77777777" w:rsidR="00F11C70" w:rsidRDefault="00F11C70" w:rsidP="00F11C70">
            <w:pPr>
              <w:pStyle w:val="TableBodyL"/>
            </w:pPr>
            <w:r>
              <w:t>0x006E</w:t>
            </w:r>
          </w:p>
        </w:tc>
        <w:tc>
          <w:tcPr>
            <w:tcW w:w="1833" w:type="pct"/>
          </w:tcPr>
          <w:p w14:paraId="37BE667B" w14:textId="77777777" w:rsidR="00F11C70" w:rsidRDefault="00F11C70" w:rsidP="00F11C70">
            <w:pPr>
              <w:pStyle w:val="TableBodyL"/>
            </w:pPr>
            <w:hyperlink w:anchor="_9ea7c25a-8691-468b-b6b4-cccbc5a2965f">
              <w:r>
                <w:rPr>
                  <w:color w:val="0000FF"/>
                </w:rPr>
                <w:t>FRAME_2_PARAMETERS_7</w:t>
              </w:r>
            </w:hyperlink>
          </w:p>
        </w:tc>
        <w:tc>
          <w:tcPr>
            <w:tcW w:w="1738" w:type="pct"/>
          </w:tcPr>
          <w:p w14:paraId="1E6E4584" w14:textId="77777777" w:rsidR="00F11C70" w:rsidRDefault="00F11C70" w:rsidP="00F11C70">
            <w:pPr>
              <w:pStyle w:val="TableBodyL"/>
            </w:pPr>
            <w:r>
              <w:t>FRAME_2_PARAMETERS_7 register</w:t>
            </w:r>
          </w:p>
        </w:tc>
        <w:tc>
          <w:tcPr>
            <w:tcW w:w="485" w:type="pct"/>
          </w:tcPr>
          <w:p w14:paraId="076DA1B6" w14:textId="77777777" w:rsidR="00F11C70" w:rsidRDefault="00F11C70" w:rsidP="00F11C70">
            <w:pPr>
              <w:pStyle w:val="TableBodyL"/>
            </w:pPr>
            <w:r>
              <w:t>0x2E</w:t>
            </w:r>
          </w:p>
        </w:tc>
        <w:tc>
          <w:tcPr>
            <w:tcW w:w="484" w:type="pct"/>
            <w:vMerge/>
          </w:tcPr>
          <w:p w14:paraId="13E184E8" w14:textId="77777777" w:rsidR="00F11C70" w:rsidRDefault="00F11C70" w:rsidP="00F11C70">
            <w:pPr>
              <w:pStyle w:val="TableBodyL"/>
            </w:pPr>
          </w:p>
        </w:tc>
      </w:tr>
      <w:tr w:rsidR="00F11C70" w14:paraId="33B9D430" w14:textId="77777777" w:rsidTr="00F11C70">
        <w:tc>
          <w:tcPr>
            <w:tcW w:w="460" w:type="pct"/>
          </w:tcPr>
          <w:p w14:paraId="2059E356" w14:textId="77777777" w:rsidR="00F11C70" w:rsidRDefault="00F11C70" w:rsidP="00F11C70">
            <w:pPr>
              <w:pStyle w:val="TableBodyL"/>
            </w:pPr>
            <w:r>
              <w:t>0x006F</w:t>
            </w:r>
          </w:p>
        </w:tc>
        <w:tc>
          <w:tcPr>
            <w:tcW w:w="1833" w:type="pct"/>
          </w:tcPr>
          <w:p w14:paraId="3373234C" w14:textId="77777777" w:rsidR="00F11C70" w:rsidRDefault="00F11C70" w:rsidP="00F11C70">
            <w:pPr>
              <w:pStyle w:val="TableBodyL"/>
            </w:pPr>
            <w:hyperlink w:anchor="_6fd63eef-f492-432c-b745-c36d757f2f2e">
              <w:r>
                <w:rPr>
                  <w:color w:val="0000FF"/>
                </w:rPr>
                <w:t>FRAME_3_PARAMETERS_7</w:t>
              </w:r>
            </w:hyperlink>
          </w:p>
        </w:tc>
        <w:tc>
          <w:tcPr>
            <w:tcW w:w="1738" w:type="pct"/>
          </w:tcPr>
          <w:p w14:paraId="631DF845" w14:textId="77777777" w:rsidR="00F11C70" w:rsidRDefault="00F11C70" w:rsidP="00F11C70">
            <w:pPr>
              <w:pStyle w:val="TableBodyL"/>
            </w:pPr>
            <w:r>
              <w:t>FRAME_3_PARAMETERS_7 register</w:t>
            </w:r>
          </w:p>
        </w:tc>
        <w:tc>
          <w:tcPr>
            <w:tcW w:w="485" w:type="pct"/>
          </w:tcPr>
          <w:p w14:paraId="0FCA4ADB" w14:textId="77777777" w:rsidR="00F11C70" w:rsidRDefault="00F11C70" w:rsidP="00F11C70">
            <w:pPr>
              <w:pStyle w:val="TableBodyL"/>
            </w:pPr>
            <w:r>
              <w:t>0x2F</w:t>
            </w:r>
          </w:p>
        </w:tc>
        <w:tc>
          <w:tcPr>
            <w:tcW w:w="484" w:type="pct"/>
            <w:vMerge/>
          </w:tcPr>
          <w:p w14:paraId="5EA67A97" w14:textId="77777777" w:rsidR="00F11C70" w:rsidRDefault="00F11C70" w:rsidP="00F11C70">
            <w:pPr>
              <w:pStyle w:val="TableBodyL"/>
            </w:pPr>
          </w:p>
        </w:tc>
      </w:tr>
      <w:tr w:rsidR="00F11C70" w14:paraId="772A0546" w14:textId="77777777" w:rsidTr="00F11C70">
        <w:tc>
          <w:tcPr>
            <w:tcW w:w="460" w:type="pct"/>
          </w:tcPr>
          <w:p w14:paraId="7B0E0D66" w14:textId="77777777" w:rsidR="00F11C70" w:rsidRDefault="00F11C70" w:rsidP="00F11C70">
            <w:pPr>
              <w:pStyle w:val="TableBodyL"/>
            </w:pPr>
            <w:r>
              <w:t>0x0070</w:t>
            </w:r>
          </w:p>
        </w:tc>
        <w:tc>
          <w:tcPr>
            <w:tcW w:w="1833" w:type="pct"/>
          </w:tcPr>
          <w:p w14:paraId="65250BB2" w14:textId="77777777" w:rsidR="00F11C70" w:rsidRDefault="00F11C70" w:rsidP="00F11C70">
            <w:pPr>
              <w:pStyle w:val="TableBodyL"/>
            </w:pPr>
            <w:hyperlink w:anchor="_f00b145e-a97e-469d-80ca-b080a2a3b1af">
              <w:r>
                <w:rPr>
                  <w:color w:val="0000FF"/>
                </w:rPr>
                <w:t>FRAME_4_PARAMETERS_7</w:t>
              </w:r>
            </w:hyperlink>
          </w:p>
        </w:tc>
        <w:tc>
          <w:tcPr>
            <w:tcW w:w="1738" w:type="pct"/>
          </w:tcPr>
          <w:p w14:paraId="593E9F6D" w14:textId="77777777" w:rsidR="00F11C70" w:rsidRDefault="00F11C70" w:rsidP="00F11C70">
            <w:pPr>
              <w:pStyle w:val="TableBodyL"/>
            </w:pPr>
            <w:r>
              <w:t>FRAME_4_PARAMETERS_7 register</w:t>
            </w:r>
          </w:p>
        </w:tc>
        <w:tc>
          <w:tcPr>
            <w:tcW w:w="485" w:type="pct"/>
          </w:tcPr>
          <w:p w14:paraId="52770ACA" w14:textId="77777777" w:rsidR="00F11C70" w:rsidRDefault="00F11C70" w:rsidP="00F11C70">
            <w:pPr>
              <w:pStyle w:val="TableBodyL"/>
            </w:pPr>
            <w:r>
              <w:t>0x30</w:t>
            </w:r>
          </w:p>
        </w:tc>
        <w:tc>
          <w:tcPr>
            <w:tcW w:w="484" w:type="pct"/>
            <w:vMerge/>
          </w:tcPr>
          <w:p w14:paraId="3BE5BA54" w14:textId="77777777" w:rsidR="00F11C70" w:rsidRDefault="00F11C70" w:rsidP="00F11C70">
            <w:pPr>
              <w:pStyle w:val="TableBodyL"/>
            </w:pPr>
          </w:p>
        </w:tc>
      </w:tr>
      <w:tr w:rsidR="00F11C70" w14:paraId="74E85086" w14:textId="77777777" w:rsidTr="00F11C70">
        <w:tc>
          <w:tcPr>
            <w:tcW w:w="460" w:type="pct"/>
          </w:tcPr>
          <w:p w14:paraId="221949B0" w14:textId="77777777" w:rsidR="00F11C70" w:rsidRDefault="00F11C70" w:rsidP="00F11C70">
            <w:pPr>
              <w:pStyle w:val="TableBodyL"/>
            </w:pPr>
            <w:r>
              <w:t>0x0071</w:t>
            </w:r>
          </w:p>
        </w:tc>
        <w:tc>
          <w:tcPr>
            <w:tcW w:w="1833" w:type="pct"/>
          </w:tcPr>
          <w:p w14:paraId="3F2CB722" w14:textId="77777777" w:rsidR="00F11C70" w:rsidRDefault="00F11C70" w:rsidP="00F11C70">
            <w:pPr>
              <w:pStyle w:val="TableBodyL"/>
            </w:pPr>
            <w:hyperlink w:anchor="_7259d8d5-d2f4-4f8a-bba4-f3b9b2d45ce9">
              <w:r>
                <w:rPr>
                  <w:color w:val="0000FF"/>
                </w:rPr>
                <w:t>FRAME_5_PARAMETERS_7</w:t>
              </w:r>
            </w:hyperlink>
          </w:p>
        </w:tc>
        <w:tc>
          <w:tcPr>
            <w:tcW w:w="1738" w:type="pct"/>
          </w:tcPr>
          <w:p w14:paraId="317A7728" w14:textId="77777777" w:rsidR="00F11C70" w:rsidRDefault="00F11C70" w:rsidP="00F11C70">
            <w:pPr>
              <w:pStyle w:val="TableBodyL"/>
            </w:pPr>
            <w:r>
              <w:t>FRAME_5_PARAMETERS_7 register</w:t>
            </w:r>
          </w:p>
        </w:tc>
        <w:tc>
          <w:tcPr>
            <w:tcW w:w="485" w:type="pct"/>
          </w:tcPr>
          <w:p w14:paraId="423A1146" w14:textId="77777777" w:rsidR="00F11C70" w:rsidRDefault="00F11C70" w:rsidP="00F11C70">
            <w:pPr>
              <w:pStyle w:val="TableBodyL"/>
            </w:pPr>
            <w:r>
              <w:t>0x31</w:t>
            </w:r>
          </w:p>
        </w:tc>
        <w:tc>
          <w:tcPr>
            <w:tcW w:w="484" w:type="pct"/>
            <w:vMerge/>
          </w:tcPr>
          <w:p w14:paraId="48B578CE" w14:textId="77777777" w:rsidR="00F11C70" w:rsidRDefault="00F11C70" w:rsidP="00F11C70">
            <w:pPr>
              <w:pStyle w:val="TableBodyL"/>
            </w:pPr>
          </w:p>
        </w:tc>
      </w:tr>
      <w:tr w:rsidR="00F11C70" w14:paraId="27C6F8D5" w14:textId="77777777" w:rsidTr="00F11C70">
        <w:tc>
          <w:tcPr>
            <w:tcW w:w="460" w:type="pct"/>
          </w:tcPr>
          <w:p w14:paraId="0F660EC8" w14:textId="77777777" w:rsidR="00F11C70" w:rsidRDefault="00F11C70" w:rsidP="00F11C70">
            <w:pPr>
              <w:pStyle w:val="TableBodyL"/>
            </w:pPr>
            <w:r>
              <w:t>0x0072</w:t>
            </w:r>
          </w:p>
        </w:tc>
        <w:tc>
          <w:tcPr>
            <w:tcW w:w="1833" w:type="pct"/>
          </w:tcPr>
          <w:p w14:paraId="5951C9EC" w14:textId="77777777" w:rsidR="00F11C70" w:rsidRDefault="00F11C70" w:rsidP="00F11C70">
            <w:pPr>
              <w:pStyle w:val="TableBodyL"/>
            </w:pPr>
            <w:hyperlink w:anchor="_c1b77946-ad3d-4817-af13-d4b60ef23920">
              <w:r>
                <w:rPr>
                  <w:color w:val="0000FF"/>
                </w:rPr>
                <w:t>FRAME_6_PARAMETERS_7</w:t>
              </w:r>
            </w:hyperlink>
          </w:p>
        </w:tc>
        <w:tc>
          <w:tcPr>
            <w:tcW w:w="1738" w:type="pct"/>
          </w:tcPr>
          <w:p w14:paraId="31BC5693" w14:textId="77777777" w:rsidR="00F11C70" w:rsidRDefault="00F11C70" w:rsidP="00F11C70">
            <w:pPr>
              <w:pStyle w:val="TableBodyL"/>
            </w:pPr>
            <w:r>
              <w:t>FRAME_6_PARAMETERS_7 register</w:t>
            </w:r>
          </w:p>
        </w:tc>
        <w:tc>
          <w:tcPr>
            <w:tcW w:w="485" w:type="pct"/>
          </w:tcPr>
          <w:p w14:paraId="21521833" w14:textId="77777777" w:rsidR="00F11C70" w:rsidRDefault="00F11C70" w:rsidP="00F11C70">
            <w:pPr>
              <w:pStyle w:val="TableBodyL"/>
            </w:pPr>
            <w:r>
              <w:t>0x32</w:t>
            </w:r>
          </w:p>
        </w:tc>
        <w:tc>
          <w:tcPr>
            <w:tcW w:w="484" w:type="pct"/>
            <w:vMerge/>
          </w:tcPr>
          <w:p w14:paraId="65772B5A" w14:textId="77777777" w:rsidR="00F11C70" w:rsidRDefault="00F11C70" w:rsidP="00F11C70">
            <w:pPr>
              <w:pStyle w:val="TableBodyL"/>
            </w:pPr>
          </w:p>
        </w:tc>
      </w:tr>
      <w:tr w:rsidR="00F11C70" w14:paraId="197E596C" w14:textId="77777777" w:rsidTr="00F11C70">
        <w:tc>
          <w:tcPr>
            <w:tcW w:w="460" w:type="pct"/>
          </w:tcPr>
          <w:p w14:paraId="1744D4C1" w14:textId="77777777" w:rsidR="00F11C70" w:rsidRDefault="00F11C70" w:rsidP="00F11C70">
            <w:pPr>
              <w:pStyle w:val="TableBodyL"/>
            </w:pPr>
            <w:r>
              <w:t>0x0073</w:t>
            </w:r>
          </w:p>
        </w:tc>
        <w:tc>
          <w:tcPr>
            <w:tcW w:w="1833" w:type="pct"/>
          </w:tcPr>
          <w:p w14:paraId="46A2ADA1" w14:textId="77777777" w:rsidR="00F11C70" w:rsidRDefault="00F11C70" w:rsidP="00F11C70">
            <w:pPr>
              <w:pStyle w:val="TableBodyL"/>
            </w:pPr>
            <w:hyperlink w:anchor="_bf55b97f-0ada-4b45-b071-488e98b1fbb4">
              <w:r>
                <w:rPr>
                  <w:color w:val="0000FF"/>
                </w:rPr>
                <w:t>FRAME_7_PARAMETERS_7</w:t>
              </w:r>
            </w:hyperlink>
          </w:p>
        </w:tc>
        <w:tc>
          <w:tcPr>
            <w:tcW w:w="1738" w:type="pct"/>
          </w:tcPr>
          <w:p w14:paraId="69EBD832" w14:textId="77777777" w:rsidR="00F11C70" w:rsidRDefault="00F11C70" w:rsidP="00F11C70">
            <w:pPr>
              <w:pStyle w:val="TableBodyL"/>
            </w:pPr>
            <w:r>
              <w:t>FRAME_7_PARAMETERS_7 register</w:t>
            </w:r>
          </w:p>
        </w:tc>
        <w:tc>
          <w:tcPr>
            <w:tcW w:w="485" w:type="pct"/>
          </w:tcPr>
          <w:p w14:paraId="17D1E6C9" w14:textId="77777777" w:rsidR="00F11C70" w:rsidRDefault="00F11C70" w:rsidP="00F11C70">
            <w:pPr>
              <w:pStyle w:val="TableBodyL"/>
            </w:pPr>
            <w:r>
              <w:t>0x33</w:t>
            </w:r>
          </w:p>
        </w:tc>
        <w:tc>
          <w:tcPr>
            <w:tcW w:w="484" w:type="pct"/>
            <w:vMerge/>
          </w:tcPr>
          <w:p w14:paraId="6A8F60B8" w14:textId="77777777" w:rsidR="00F11C70" w:rsidRDefault="00F11C70" w:rsidP="00F11C70">
            <w:pPr>
              <w:pStyle w:val="TableBodyL"/>
            </w:pPr>
          </w:p>
        </w:tc>
      </w:tr>
      <w:tr w:rsidR="00F11C70" w14:paraId="2AB62387" w14:textId="77777777" w:rsidTr="00F11C70">
        <w:tc>
          <w:tcPr>
            <w:tcW w:w="460" w:type="pct"/>
          </w:tcPr>
          <w:p w14:paraId="1F395143" w14:textId="77777777" w:rsidR="00F11C70" w:rsidRDefault="00F11C70" w:rsidP="00F11C70">
            <w:pPr>
              <w:pStyle w:val="TableBodyL"/>
            </w:pPr>
            <w:r>
              <w:t>0x0074</w:t>
            </w:r>
          </w:p>
        </w:tc>
        <w:tc>
          <w:tcPr>
            <w:tcW w:w="1833" w:type="pct"/>
          </w:tcPr>
          <w:p w14:paraId="74EF46B0" w14:textId="77777777" w:rsidR="00F11C70" w:rsidRDefault="00F11C70" w:rsidP="00F11C70">
            <w:pPr>
              <w:pStyle w:val="TableBodyL"/>
            </w:pPr>
            <w:hyperlink w:anchor="_16473b4f-98fe-4431-8891-0eef439cecbb">
              <w:r>
                <w:rPr>
                  <w:color w:val="0000FF"/>
                </w:rPr>
                <w:t>FRAME_8_PARAMETERS_7</w:t>
              </w:r>
            </w:hyperlink>
          </w:p>
        </w:tc>
        <w:tc>
          <w:tcPr>
            <w:tcW w:w="1738" w:type="pct"/>
          </w:tcPr>
          <w:p w14:paraId="1A77B57E" w14:textId="77777777" w:rsidR="00F11C70" w:rsidRDefault="00F11C70" w:rsidP="00F11C70">
            <w:pPr>
              <w:pStyle w:val="TableBodyL"/>
            </w:pPr>
            <w:r>
              <w:t>FRAME_8_PARAMETERS_7 register</w:t>
            </w:r>
          </w:p>
        </w:tc>
        <w:tc>
          <w:tcPr>
            <w:tcW w:w="485" w:type="pct"/>
          </w:tcPr>
          <w:p w14:paraId="7D7A5772" w14:textId="77777777" w:rsidR="00F11C70" w:rsidRDefault="00F11C70" w:rsidP="00F11C70">
            <w:pPr>
              <w:pStyle w:val="TableBodyL"/>
            </w:pPr>
            <w:r>
              <w:t>0x34</w:t>
            </w:r>
          </w:p>
        </w:tc>
        <w:tc>
          <w:tcPr>
            <w:tcW w:w="484" w:type="pct"/>
            <w:vMerge/>
          </w:tcPr>
          <w:p w14:paraId="5979A4DA" w14:textId="77777777" w:rsidR="00F11C70" w:rsidRDefault="00F11C70" w:rsidP="00F11C70">
            <w:pPr>
              <w:pStyle w:val="TableBodyL"/>
            </w:pPr>
          </w:p>
        </w:tc>
      </w:tr>
      <w:tr w:rsidR="00F11C70" w14:paraId="48F8DFC0" w14:textId="77777777" w:rsidTr="00F11C70">
        <w:tc>
          <w:tcPr>
            <w:tcW w:w="460" w:type="pct"/>
          </w:tcPr>
          <w:p w14:paraId="287DADD6" w14:textId="77777777" w:rsidR="00F11C70" w:rsidRDefault="00F11C70" w:rsidP="00F11C70">
            <w:pPr>
              <w:pStyle w:val="TableBodyL"/>
            </w:pPr>
            <w:r>
              <w:t>0x0075</w:t>
            </w:r>
          </w:p>
        </w:tc>
        <w:tc>
          <w:tcPr>
            <w:tcW w:w="1833" w:type="pct"/>
          </w:tcPr>
          <w:p w14:paraId="7882C2A1" w14:textId="77777777" w:rsidR="00F11C70" w:rsidRDefault="00F11C70" w:rsidP="00F11C70">
            <w:pPr>
              <w:pStyle w:val="TableBodyL"/>
            </w:pPr>
            <w:hyperlink w:anchor="_85dbf344-1b08-4d95-b689-6821d3d10533">
              <w:r>
                <w:rPr>
                  <w:color w:val="0000FF"/>
                </w:rPr>
                <w:t>FRAME_9_PARAMETERS_7</w:t>
              </w:r>
            </w:hyperlink>
          </w:p>
        </w:tc>
        <w:tc>
          <w:tcPr>
            <w:tcW w:w="1738" w:type="pct"/>
          </w:tcPr>
          <w:p w14:paraId="4B719D2A" w14:textId="77777777" w:rsidR="00F11C70" w:rsidRDefault="00F11C70" w:rsidP="00F11C70">
            <w:pPr>
              <w:pStyle w:val="TableBodyL"/>
            </w:pPr>
            <w:r>
              <w:t>FRAME_9_PARAMETERS_7 register</w:t>
            </w:r>
          </w:p>
        </w:tc>
        <w:tc>
          <w:tcPr>
            <w:tcW w:w="485" w:type="pct"/>
          </w:tcPr>
          <w:p w14:paraId="60A725B4" w14:textId="77777777" w:rsidR="00F11C70" w:rsidRDefault="00F11C70" w:rsidP="00F11C70">
            <w:pPr>
              <w:pStyle w:val="TableBodyL"/>
            </w:pPr>
            <w:r>
              <w:t>0x35</w:t>
            </w:r>
          </w:p>
        </w:tc>
        <w:tc>
          <w:tcPr>
            <w:tcW w:w="484" w:type="pct"/>
            <w:vMerge/>
          </w:tcPr>
          <w:p w14:paraId="075E553E" w14:textId="77777777" w:rsidR="00F11C70" w:rsidRDefault="00F11C70" w:rsidP="00F11C70">
            <w:pPr>
              <w:pStyle w:val="TableBodyL"/>
            </w:pPr>
          </w:p>
        </w:tc>
      </w:tr>
      <w:tr w:rsidR="00F11C70" w14:paraId="2B2050CB" w14:textId="77777777" w:rsidTr="00F11C70">
        <w:tc>
          <w:tcPr>
            <w:tcW w:w="460" w:type="pct"/>
          </w:tcPr>
          <w:p w14:paraId="0EAC9362" w14:textId="77777777" w:rsidR="00F11C70" w:rsidRDefault="00F11C70" w:rsidP="00F11C70">
            <w:pPr>
              <w:pStyle w:val="TableBodyL"/>
            </w:pPr>
            <w:r>
              <w:t>0x0076</w:t>
            </w:r>
          </w:p>
        </w:tc>
        <w:tc>
          <w:tcPr>
            <w:tcW w:w="1833" w:type="pct"/>
          </w:tcPr>
          <w:p w14:paraId="0D9EC6C9" w14:textId="77777777" w:rsidR="00F11C70" w:rsidRDefault="00F11C70" w:rsidP="00F11C70">
            <w:pPr>
              <w:pStyle w:val="TableBodyL"/>
            </w:pPr>
            <w:hyperlink w:anchor="_6cc7bacd-2bb0-45c5-8367-cf3304fffd0e">
              <w:r>
                <w:rPr>
                  <w:color w:val="0000FF"/>
                </w:rPr>
                <w:t>FRAME_10_PARAMETERS_7</w:t>
              </w:r>
            </w:hyperlink>
          </w:p>
        </w:tc>
        <w:tc>
          <w:tcPr>
            <w:tcW w:w="1738" w:type="pct"/>
          </w:tcPr>
          <w:p w14:paraId="1F3CB8A1" w14:textId="77777777" w:rsidR="00F11C70" w:rsidRDefault="00F11C70" w:rsidP="00F11C70">
            <w:pPr>
              <w:pStyle w:val="TableBodyL"/>
            </w:pPr>
            <w:r>
              <w:t>FRAME_10_PARAMETERS_7 register</w:t>
            </w:r>
          </w:p>
        </w:tc>
        <w:tc>
          <w:tcPr>
            <w:tcW w:w="485" w:type="pct"/>
          </w:tcPr>
          <w:p w14:paraId="7783C762" w14:textId="77777777" w:rsidR="00F11C70" w:rsidRDefault="00F11C70" w:rsidP="00F11C70">
            <w:pPr>
              <w:pStyle w:val="TableBodyL"/>
            </w:pPr>
            <w:r>
              <w:t>0x36</w:t>
            </w:r>
          </w:p>
        </w:tc>
        <w:tc>
          <w:tcPr>
            <w:tcW w:w="484" w:type="pct"/>
            <w:vMerge/>
          </w:tcPr>
          <w:p w14:paraId="15850512" w14:textId="77777777" w:rsidR="00F11C70" w:rsidRDefault="00F11C70" w:rsidP="00F11C70">
            <w:pPr>
              <w:pStyle w:val="TableBodyL"/>
            </w:pPr>
          </w:p>
        </w:tc>
      </w:tr>
      <w:tr w:rsidR="00F11C70" w14:paraId="37A1DCEC" w14:textId="77777777" w:rsidTr="00F11C70">
        <w:tc>
          <w:tcPr>
            <w:tcW w:w="460" w:type="pct"/>
          </w:tcPr>
          <w:p w14:paraId="11C839A4" w14:textId="77777777" w:rsidR="00F11C70" w:rsidRDefault="00F11C70" w:rsidP="00F11C70">
            <w:pPr>
              <w:pStyle w:val="TableBodyL"/>
            </w:pPr>
            <w:r>
              <w:t>0x0077</w:t>
            </w:r>
          </w:p>
        </w:tc>
        <w:tc>
          <w:tcPr>
            <w:tcW w:w="1833" w:type="pct"/>
          </w:tcPr>
          <w:p w14:paraId="4957FD67" w14:textId="77777777" w:rsidR="00F11C70" w:rsidRDefault="00F11C70" w:rsidP="00F11C70">
            <w:pPr>
              <w:pStyle w:val="TableBodyL"/>
            </w:pPr>
            <w:hyperlink w:anchor="_4c909a26-da19-4229-a07c-65c7052ae74a">
              <w:r>
                <w:rPr>
                  <w:color w:val="0000FF"/>
                </w:rPr>
                <w:t>FRAME_11_PARAMETERS_7</w:t>
              </w:r>
            </w:hyperlink>
          </w:p>
        </w:tc>
        <w:tc>
          <w:tcPr>
            <w:tcW w:w="1738" w:type="pct"/>
          </w:tcPr>
          <w:p w14:paraId="4FA1346E" w14:textId="77777777" w:rsidR="00F11C70" w:rsidRDefault="00F11C70" w:rsidP="00F11C70">
            <w:pPr>
              <w:pStyle w:val="TableBodyL"/>
            </w:pPr>
            <w:r>
              <w:t>FRAME_11_PARAMETERS_7 register</w:t>
            </w:r>
          </w:p>
        </w:tc>
        <w:tc>
          <w:tcPr>
            <w:tcW w:w="485" w:type="pct"/>
          </w:tcPr>
          <w:p w14:paraId="76653BE5" w14:textId="77777777" w:rsidR="00F11C70" w:rsidRDefault="00F11C70" w:rsidP="00F11C70">
            <w:pPr>
              <w:pStyle w:val="TableBodyL"/>
            </w:pPr>
            <w:r>
              <w:t>0x37</w:t>
            </w:r>
          </w:p>
        </w:tc>
        <w:tc>
          <w:tcPr>
            <w:tcW w:w="484" w:type="pct"/>
            <w:vMerge/>
          </w:tcPr>
          <w:p w14:paraId="24B7BB86" w14:textId="77777777" w:rsidR="00F11C70" w:rsidRDefault="00F11C70" w:rsidP="00F11C70">
            <w:pPr>
              <w:pStyle w:val="TableBodyL"/>
            </w:pPr>
          </w:p>
        </w:tc>
      </w:tr>
      <w:tr w:rsidR="00F11C70" w14:paraId="5810B8FF" w14:textId="77777777" w:rsidTr="00F11C70">
        <w:tc>
          <w:tcPr>
            <w:tcW w:w="460" w:type="pct"/>
          </w:tcPr>
          <w:p w14:paraId="57A50A06" w14:textId="77777777" w:rsidR="00F11C70" w:rsidRDefault="00F11C70" w:rsidP="00F11C70">
            <w:pPr>
              <w:pStyle w:val="TableBodyL"/>
            </w:pPr>
            <w:r>
              <w:t>0x0078</w:t>
            </w:r>
          </w:p>
        </w:tc>
        <w:tc>
          <w:tcPr>
            <w:tcW w:w="1833" w:type="pct"/>
          </w:tcPr>
          <w:p w14:paraId="717E5C2C" w14:textId="77777777" w:rsidR="00F11C70" w:rsidRDefault="00F11C70" w:rsidP="00F11C70">
            <w:pPr>
              <w:pStyle w:val="TableBodyL"/>
            </w:pPr>
            <w:hyperlink w:anchor="_63865748-3280-422a-aa12-480c81b2831c">
              <w:r>
                <w:rPr>
                  <w:color w:val="0000FF"/>
                </w:rPr>
                <w:t>FRAME_12_PARAMETERS_7</w:t>
              </w:r>
            </w:hyperlink>
          </w:p>
        </w:tc>
        <w:tc>
          <w:tcPr>
            <w:tcW w:w="1738" w:type="pct"/>
          </w:tcPr>
          <w:p w14:paraId="17A2F594" w14:textId="77777777" w:rsidR="00F11C70" w:rsidRDefault="00F11C70" w:rsidP="00F11C70">
            <w:pPr>
              <w:pStyle w:val="TableBodyL"/>
            </w:pPr>
            <w:r>
              <w:t>FRAME_12_PARAMETERS_7 register</w:t>
            </w:r>
          </w:p>
        </w:tc>
        <w:tc>
          <w:tcPr>
            <w:tcW w:w="485" w:type="pct"/>
          </w:tcPr>
          <w:p w14:paraId="61B3F053" w14:textId="77777777" w:rsidR="00F11C70" w:rsidRDefault="00F11C70" w:rsidP="00F11C70">
            <w:pPr>
              <w:pStyle w:val="TableBodyL"/>
            </w:pPr>
            <w:r>
              <w:t>0x38</w:t>
            </w:r>
          </w:p>
        </w:tc>
        <w:tc>
          <w:tcPr>
            <w:tcW w:w="484" w:type="pct"/>
            <w:vMerge/>
          </w:tcPr>
          <w:p w14:paraId="4F179DE2" w14:textId="77777777" w:rsidR="00F11C70" w:rsidRDefault="00F11C70" w:rsidP="00F11C70">
            <w:pPr>
              <w:pStyle w:val="TableBodyL"/>
            </w:pPr>
          </w:p>
        </w:tc>
      </w:tr>
      <w:tr w:rsidR="00F11C70" w14:paraId="34D71F69" w14:textId="77777777" w:rsidTr="00F11C70">
        <w:tc>
          <w:tcPr>
            <w:tcW w:w="460" w:type="pct"/>
          </w:tcPr>
          <w:p w14:paraId="1495FCEF" w14:textId="77777777" w:rsidR="00F11C70" w:rsidRDefault="00F11C70" w:rsidP="00F11C70">
            <w:pPr>
              <w:pStyle w:val="TableBodyL"/>
            </w:pPr>
            <w:r>
              <w:t>0x0079</w:t>
            </w:r>
          </w:p>
        </w:tc>
        <w:tc>
          <w:tcPr>
            <w:tcW w:w="1833" w:type="pct"/>
          </w:tcPr>
          <w:p w14:paraId="59151EAF" w14:textId="77777777" w:rsidR="00F11C70" w:rsidRDefault="00F11C70" w:rsidP="00F11C70">
            <w:pPr>
              <w:pStyle w:val="TableBodyL"/>
            </w:pPr>
            <w:hyperlink w:anchor="_bc225921-752e-462d-acc3-3fae65257582">
              <w:r>
                <w:rPr>
                  <w:color w:val="0000FF"/>
                </w:rPr>
                <w:t>SAVE_FRAME_DATA_RAW</w:t>
              </w:r>
            </w:hyperlink>
          </w:p>
        </w:tc>
        <w:tc>
          <w:tcPr>
            <w:tcW w:w="1738" w:type="pct"/>
          </w:tcPr>
          <w:p w14:paraId="1A4712D1" w14:textId="77777777" w:rsidR="00F11C70" w:rsidRDefault="00F11C70" w:rsidP="00F11C70">
            <w:pPr>
              <w:pStyle w:val="TableBodyL"/>
            </w:pPr>
            <w:r>
              <w:t>SAVE_FRAME_DATA_RAW register</w:t>
            </w:r>
          </w:p>
        </w:tc>
        <w:tc>
          <w:tcPr>
            <w:tcW w:w="485" w:type="pct"/>
          </w:tcPr>
          <w:p w14:paraId="33A99D57" w14:textId="77777777" w:rsidR="00F11C70" w:rsidRDefault="00F11C70" w:rsidP="00F11C70">
            <w:pPr>
              <w:pStyle w:val="TableBodyL"/>
            </w:pPr>
            <w:r>
              <w:t>0x39</w:t>
            </w:r>
          </w:p>
        </w:tc>
        <w:tc>
          <w:tcPr>
            <w:tcW w:w="484" w:type="pct"/>
            <w:vMerge/>
          </w:tcPr>
          <w:p w14:paraId="0D05DC0A" w14:textId="77777777" w:rsidR="00F11C70" w:rsidRDefault="00F11C70" w:rsidP="00F11C70">
            <w:pPr>
              <w:pStyle w:val="TableBodyL"/>
            </w:pPr>
          </w:p>
        </w:tc>
      </w:tr>
      <w:tr w:rsidR="00F11C70" w14:paraId="03FDB28C" w14:textId="77777777" w:rsidTr="00F11C70">
        <w:tc>
          <w:tcPr>
            <w:tcW w:w="460" w:type="pct"/>
          </w:tcPr>
          <w:p w14:paraId="3BDCC654" w14:textId="77777777" w:rsidR="00F11C70" w:rsidRDefault="00F11C70" w:rsidP="00F11C70">
            <w:pPr>
              <w:pStyle w:val="TableBodyL"/>
            </w:pPr>
            <w:r>
              <w:t>0x0080</w:t>
            </w:r>
          </w:p>
        </w:tc>
        <w:tc>
          <w:tcPr>
            <w:tcW w:w="1833" w:type="pct"/>
          </w:tcPr>
          <w:p w14:paraId="1FB14D6C" w14:textId="77777777" w:rsidR="00F11C70" w:rsidRDefault="00F11C70" w:rsidP="00F11C70">
            <w:pPr>
              <w:pStyle w:val="TableBodyL"/>
            </w:pPr>
            <w:hyperlink w:anchor="_5b94342b-c1b1-47c4-9e5c-8e3c1097ed57">
              <w:r>
                <w:rPr>
                  <w:color w:val="0000FF"/>
                </w:rPr>
                <w:t>DIGITAL_RAMP_DEBUG_REG</w:t>
              </w:r>
            </w:hyperlink>
          </w:p>
        </w:tc>
        <w:tc>
          <w:tcPr>
            <w:tcW w:w="1738" w:type="pct"/>
          </w:tcPr>
          <w:p w14:paraId="6FF3F7F5" w14:textId="77777777" w:rsidR="00F11C70" w:rsidRDefault="00F11C70" w:rsidP="00F11C70">
            <w:pPr>
              <w:pStyle w:val="TableBodyL"/>
            </w:pPr>
            <w:r>
              <w:t xml:space="preserve">DIGITAL_RAMP_DEBUG_REG </w:t>
            </w:r>
            <w:r>
              <w:lastRenderedPageBreak/>
              <w:t>register</w:t>
            </w:r>
          </w:p>
        </w:tc>
        <w:tc>
          <w:tcPr>
            <w:tcW w:w="485" w:type="pct"/>
          </w:tcPr>
          <w:p w14:paraId="7D7C5608" w14:textId="77777777" w:rsidR="00F11C70" w:rsidRDefault="00F11C70" w:rsidP="00F11C70">
            <w:pPr>
              <w:pStyle w:val="TableBodyL"/>
            </w:pPr>
            <w:r>
              <w:lastRenderedPageBreak/>
              <w:t>0x00</w:t>
            </w:r>
          </w:p>
        </w:tc>
        <w:tc>
          <w:tcPr>
            <w:tcW w:w="484" w:type="pct"/>
            <w:vMerge w:val="restart"/>
            <w:vAlign w:val="center"/>
          </w:tcPr>
          <w:p w14:paraId="25FD5DA1" w14:textId="77777777" w:rsidR="00F11C70" w:rsidRDefault="00F11C70" w:rsidP="00F11C70">
            <w:pPr>
              <w:pStyle w:val="TableBodyL"/>
            </w:pPr>
            <w:r>
              <w:t>0x02</w:t>
            </w:r>
          </w:p>
        </w:tc>
      </w:tr>
      <w:tr w:rsidR="00F11C70" w14:paraId="76CB38D9" w14:textId="77777777" w:rsidTr="00F11C70">
        <w:tc>
          <w:tcPr>
            <w:tcW w:w="460" w:type="pct"/>
          </w:tcPr>
          <w:p w14:paraId="36B75C28" w14:textId="77777777" w:rsidR="00F11C70" w:rsidRDefault="00F11C70" w:rsidP="00F11C70">
            <w:pPr>
              <w:pStyle w:val="TableBodyL"/>
            </w:pPr>
            <w:r>
              <w:t>0x0086</w:t>
            </w:r>
          </w:p>
        </w:tc>
        <w:tc>
          <w:tcPr>
            <w:tcW w:w="1833" w:type="pct"/>
          </w:tcPr>
          <w:p w14:paraId="33574652" w14:textId="77777777" w:rsidR="00F11C70" w:rsidRDefault="00F11C70" w:rsidP="00F11C70">
            <w:pPr>
              <w:pStyle w:val="TableBodyL"/>
            </w:pPr>
            <w:hyperlink w:anchor="_12017ee1-044e-45fe-8368-abb4adfd897c">
              <w:r>
                <w:rPr>
                  <w:color w:val="0000FF"/>
                </w:rPr>
                <w:t>PPG_DEBUG_REG_0</w:t>
              </w:r>
            </w:hyperlink>
          </w:p>
        </w:tc>
        <w:tc>
          <w:tcPr>
            <w:tcW w:w="1738" w:type="pct"/>
          </w:tcPr>
          <w:p w14:paraId="36317ED2" w14:textId="77777777" w:rsidR="00F11C70" w:rsidRDefault="00F11C70" w:rsidP="00F11C70">
            <w:pPr>
              <w:pStyle w:val="TableBodyL"/>
            </w:pPr>
            <w:r>
              <w:t>PPG_DEBUG_REG_0 register</w:t>
            </w:r>
          </w:p>
        </w:tc>
        <w:tc>
          <w:tcPr>
            <w:tcW w:w="485" w:type="pct"/>
          </w:tcPr>
          <w:p w14:paraId="23DB1F9F" w14:textId="77777777" w:rsidR="00F11C70" w:rsidRDefault="00F11C70" w:rsidP="00F11C70">
            <w:pPr>
              <w:pStyle w:val="TableBodyL"/>
            </w:pPr>
            <w:r>
              <w:t>0x06</w:t>
            </w:r>
          </w:p>
        </w:tc>
        <w:tc>
          <w:tcPr>
            <w:tcW w:w="484" w:type="pct"/>
            <w:vMerge/>
          </w:tcPr>
          <w:p w14:paraId="2858EEBB" w14:textId="77777777" w:rsidR="00F11C70" w:rsidRDefault="00F11C70" w:rsidP="00F11C70">
            <w:pPr>
              <w:pStyle w:val="TableBodyL"/>
            </w:pPr>
          </w:p>
        </w:tc>
      </w:tr>
      <w:tr w:rsidR="00F11C70" w14:paraId="413FDD2A" w14:textId="77777777" w:rsidTr="00F11C70">
        <w:tc>
          <w:tcPr>
            <w:tcW w:w="460" w:type="pct"/>
          </w:tcPr>
          <w:p w14:paraId="6D50D085" w14:textId="77777777" w:rsidR="00F11C70" w:rsidRDefault="00F11C70" w:rsidP="00F11C70">
            <w:pPr>
              <w:pStyle w:val="TableBodyL"/>
            </w:pPr>
            <w:r>
              <w:t>0x0087</w:t>
            </w:r>
          </w:p>
        </w:tc>
        <w:tc>
          <w:tcPr>
            <w:tcW w:w="1833" w:type="pct"/>
          </w:tcPr>
          <w:p w14:paraId="505C698A" w14:textId="77777777" w:rsidR="00F11C70" w:rsidRDefault="00F11C70" w:rsidP="00F11C70">
            <w:pPr>
              <w:pStyle w:val="TableBodyL"/>
            </w:pPr>
            <w:hyperlink w:anchor="_2709a9f5-0503-4336-af19-9f85a4992dce">
              <w:r>
                <w:rPr>
                  <w:color w:val="0000FF"/>
                </w:rPr>
                <w:t>PPG_DEBUG_REG_1</w:t>
              </w:r>
            </w:hyperlink>
          </w:p>
        </w:tc>
        <w:tc>
          <w:tcPr>
            <w:tcW w:w="1738" w:type="pct"/>
          </w:tcPr>
          <w:p w14:paraId="0449AA47" w14:textId="77777777" w:rsidR="00F11C70" w:rsidRDefault="00F11C70" w:rsidP="00F11C70">
            <w:pPr>
              <w:pStyle w:val="TableBodyL"/>
            </w:pPr>
            <w:r>
              <w:t>PPG_DEBUG_REG_1 register</w:t>
            </w:r>
          </w:p>
        </w:tc>
        <w:tc>
          <w:tcPr>
            <w:tcW w:w="485" w:type="pct"/>
          </w:tcPr>
          <w:p w14:paraId="191622CA" w14:textId="77777777" w:rsidR="00F11C70" w:rsidRDefault="00F11C70" w:rsidP="00F11C70">
            <w:pPr>
              <w:pStyle w:val="TableBodyL"/>
            </w:pPr>
            <w:r>
              <w:t>0x07</w:t>
            </w:r>
          </w:p>
        </w:tc>
        <w:tc>
          <w:tcPr>
            <w:tcW w:w="484" w:type="pct"/>
            <w:vMerge/>
          </w:tcPr>
          <w:p w14:paraId="01414D51" w14:textId="77777777" w:rsidR="00F11C70" w:rsidRDefault="00F11C70" w:rsidP="00F11C70">
            <w:pPr>
              <w:pStyle w:val="TableBodyL"/>
            </w:pPr>
          </w:p>
        </w:tc>
      </w:tr>
      <w:tr w:rsidR="00F11C70" w14:paraId="0A797879" w14:textId="77777777" w:rsidTr="00F11C70">
        <w:tc>
          <w:tcPr>
            <w:tcW w:w="460" w:type="pct"/>
          </w:tcPr>
          <w:p w14:paraId="4A146BB3" w14:textId="77777777" w:rsidR="00F11C70" w:rsidRDefault="00F11C70" w:rsidP="00F11C70">
            <w:pPr>
              <w:pStyle w:val="TableBodyL"/>
            </w:pPr>
            <w:r>
              <w:t>0x0088</w:t>
            </w:r>
          </w:p>
        </w:tc>
        <w:tc>
          <w:tcPr>
            <w:tcW w:w="1833" w:type="pct"/>
          </w:tcPr>
          <w:p w14:paraId="0C74965C" w14:textId="77777777" w:rsidR="00F11C70" w:rsidRDefault="00F11C70" w:rsidP="00F11C70">
            <w:pPr>
              <w:pStyle w:val="TableBodyL"/>
            </w:pPr>
            <w:hyperlink w:anchor="_f99d4226-c0e7-41c7-a9a5-8f60fa88b238">
              <w:r>
                <w:rPr>
                  <w:color w:val="0000FF"/>
                </w:rPr>
                <w:t>PPG_DEBUG_REG_2</w:t>
              </w:r>
            </w:hyperlink>
          </w:p>
        </w:tc>
        <w:tc>
          <w:tcPr>
            <w:tcW w:w="1738" w:type="pct"/>
          </w:tcPr>
          <w:p w14:paraId="6FB90336" w14:textId="77777777" w:rsidR="00F11C70" w:rsidRDefault="00F11C70" w:rsidP="00F11C70">
            <w:pPr>
              <w:pStyle w:val="TableBodyL"/>
            </w:pPr>
            <w:r>
              <w:t>PPG_DEBUG_REG_2 register</w:t>
            </w:r>
          </w:p>
        </w:tc>
        <w:tc>
          <w:tcPr>
            <w:tcW w:w="485" w:type="pct"/>
          </w:tcPr>
          <w:p w14:paraId="27BD2CE0" w14:textId="77777777" w:rsidR="00F11C70" w:rsidRDefault="00F11C70" w:rsidP="00F11C70">
            <w:pPr>
              <w:pStyle w:val="TableBodyL"/>
            </w:pPr>
            <w:r>
              <w:t>0x08</w:t>
            </w:r>
          </w:p>
        </w:tc>
        <w:tc>
          <w:tcPr>
            <w:tcW w:w="484" w:type="pct"/>
            <w:vMerge/>
          </w:tcPr>
          <w:p w14:paraId="1F6F4367" w14:textId="77777777" w:rsidR="00F11C70" w:rsidRDefault="00F11C70" w:rsidP="00F11C70">
            <w:pPr>
              <w:pStyle w:val="TableBodyL"/>
            </w:pPr>
          </w:p>
        </w:tc>
      </w:tr>
      <w:tr w:rsidR="00F11C70" w14:paraId="0707C6F9" w14:textId="77777777" w:rsidTr="00F11C70">
        <w:tc>
          <w:tcPr>
            <w:tcW w:w="460" w:type="pct"/>
          </w:tcPr>
          <w:p w14:paraId="710F7A51" w14:textId="77777777" w:rsidR="00F11C70" w:rsidRDefault="00F11C70" w:rsidP="00F11C70">
            <w:pPr>
              <w:pStyle w:val="TableBodyL"/>
            </w:pPr>
            <w:r>
              <w:t>0x0089</w:t>
            </w:r>
          </w:p>
        </w:tc>
        <w:tc>
          <w:tcPr>
            <w:tcW w:w="1833" w:type="pct"/>
          </w:tcPr>
          <w:p w14:paraId="79D476C0" w14:textId="77777777" w:rsidR="00F11C70" w:rsidRDefault="00F11C70" w:rsidP="00F11C70">
            <w:pPr>
              <w:pStyle w:val="TableBodyL"/>
            </w:pPr>
            <w:hyperlink w:anchor="_36c4a414-de18-4ecf-bf69-0569fe753991">
              <w:r>
                <w:rPr>
                  <w:color w:val="0000FF"/>
                </w:rPr>
                <w:t>ADC_GENERAL_DEBUG_0</w:t>
              </w:r>
            </w:hyperlink>
          </w:p>
        </w:tc>
        <w:tc>
          <w:tcPr>
            <w:tcW w:w="1738" w:type="pct"/>
          </w:tcPr>
          <w:p w14:paraId="66DC915E" w14:textId="77777777" w:rsidR="00F11C70" w:rsidRDefault="00F11C70" w:rsidP="00F11C70">
            <w:pPr>
              <w:pStyle w:val="TableBodyL"/>
            </w:pPr>
            <w:r>
              <w:t>ADC_GENERAL_DEBUG_0 register</w:t>
            </w:r>
          </w:p>
        </w:tc>
        <w:tc>
          <w:tcPr>
            <w:tcW w:w="485" w:type="pct"/>
          </w:tcPr>
          <w:p w14:paraId="36C1B976" w14:textId="77777777" w:rsidR="00F11C70" w:rsidRDefault="00F11C70" w:rsidP="00F11C70">
            <w:pPr>
              <w:pStyle w:val="TableBodyL"/>
            </w:pPr>
            <w:r>
              <w:t>0x09</w:t>
            </w:r>
          </w:p>
        </w:tc>
        <w:tc>
          <w:tcPr>
            <w:tcW w:w="484" w:type="pct"/>
            <w:vMerge/>
          </w:tcPr>
          <w:p w14:paraId="40F4B670" w14:textId="77777777" w:rsidR="00F11C70" w:rsidRDefault="00F11C70" w:rsidP="00F11C70">
            <w:pPr>
              <w:pStyle w:val="TableBodyL"/>
            </w:pPr>
          </w:p>
        </w:tc>
      </w:tr>
      <w:tr w:rsidR="00F11C70" w14:paraId="1B1E12B7" w14:textId="77777777" w:rsidTr="00F11C70">
        <w:tc>
          <w:tcPr>
            <w:tcW w:w="460" w:type="pct"/>
          </w:tcPr>
          <w:p w14:paraId="50690198" w14:textId="77777777" w:rsidR="00F11C70" w:rsidRDefault="00F11C70" w:rsidP="00F11C70">
            <w:pPr>
              <w:pStyle w:val="TableBodyL"/>
            </w:pPr>
            <w:r>
              <w:t>0x008A</w:t>
            </w:r>
          </w:p>
        </w:tc>
        <w:tc>
          <w:tcPr>
            <w:tcW w:w="1833" w:type="pct"/>
          </w:tcPr>
          <w:p w14:paraId="676EF477" w14:textId="77777777" w:rsidR="00F11C70" w:rsidRDefault="00F11C70" w:rsidP="00F11C70">
            <w:pPr>
              <w:pStyle w:val="TableBodyL"/>
            </w:pPr>
            <w:hyperlink w:anchor="_5417d09e-fe8a-4898-bfc9-5e5ddf1b3529">
              <w:r>
                <w:rPr>
                  <w:color w:val="0000FF"/>
                </w:rPr>
                <w:t>ADC_GENERAL_DEBUG_1</w:t>
              </w:r>
            </w:hyperlink>
          </w:p>
        </w:tc>
        <w:tc>
          <w:tcPr>
            <w:tcW w:w="1738" w:type="pct"/>
          </w:tcPr>
          <w:p w14:paraId="26A567AD" w14:textId="77777777" w:rsidR="00F11C70" w:rsidRDefault="00F11C70" w:rsidP="00F11C70">
            <w:pPr>
              <w:pStyle w:val="TableBodyL"/>
            </w:pPr>
            <w:r>
              <w:t>ADC_GENERAL_DEBUG_1 register</w:t>
            </w:r>
          </w:p>
        </w:tc>
        <w:tc>
          <w:tcPr>
            <w:tcW w:w="485" w:type="pct"/>
          </w:tcPr>
          <w:p w14:paraId="328727A6" w14:textId="77777777" w:rsidR="00F11C70" w:rsidRDefault="00F11C70" w:rsidP="00F11C70">
            <w:pPr>
              <w:pStyle w:val="TableBodyL"/>
            </w:pPr>
            <w:r>
              <w:t>0x0A</w:t>
            </w:r>
          </w:p>
        </w:tc>
        <w:tc>
          <w:tcPr>
            <w:tcW w:w="484" w:type="pct"/>
            <w:vMerge/>
          </w:tcPr>
          <w:p w14:paraId="0608CFF1" w14:textId="77777777" w:rsidR="00F11C70" w:rsidRDefault="00F11C70" w:rsidP="00F11C70">
            <w:pPr>
              <w:pStyle w:val="TableBodyL"/>
            </w:pPr>
          </w:p>
        </w:tc>
      </w:tr>
      <w:tr w:rsidR="00F11C70" w14:paraId="1FD98B68" w14:textId="77777777" w:rsidTr="00F11C70">
        <w:tc>
          <w:tcPr>
            <w:tcW w:w="460" w:type="pct"/>
          </w:tcPr>
          <w:p w14:paraId="6BC0B8DD" w14:textId="77777777" w:rsidR="00F11C70" w:rsidRDefault="00F11C70" w:rsidP="00F11C70">
            <w:pPr>
              <w:pStyle w:val="TableBodyL"/>
            </w:pPr>
            <w:r>
              <w:t>0x008B</w:t>
            </w:r>
          </w:p>
        </w:tc>
        <w:tc>
          <w:tcPr>
            <w:tcW w:w="1833" w:type="pct"/>
          </w:tcPr>
          <w:p w14:paraId="5B80F3F0" w14:textId="77777777" w:rsidR="00F11C70" w:rsidRDefault="00F11C70" w:rsidP="00F11C70">
            <w:pPr>
              <w:pStyle w:val="TableBodyL"/>
            </w:pPr>
            <w:hyperlink w:anchor="_3c45a332-f369-4b74-a5f4-143d2428b756">
              <w:r>
                <w:rPr>
                  <w:color w:val="0000FF"/>
                </w:rPr>
                <w:t>ADC_ERROR_CAP_9_DEBUG</w:t>
              </w:r>
            </w:hyperlink>
          </w:p>
        </w:tc>
        <w:tc>
          <w:tcPr>
            <w:tcW w:w="1738" w:type="pct"/>
          </w:tcPr>
          <w:p w14:paraId="7D1B2F8D" w14:textId="77777777" w:rsidR="00F11C70" w:rsidRDefault="00F11C70" w:rsidP="00F11C70">
            <w:pPr>
              <w:pStyle w:val="TableBodyL"/>
            </w:pPr>
            <w:r>
              <w:t>ADC_ERROR_CAP_9_DEBUG register</w:t>
            </w:r>
          </w:p>
        </w:tc>
        <w:tc>
          <w:tcPr>
            <w:tcW w:w="485" w:type="pct"/>
          </w:tcPr>
          <w:p w14:paraId="16FC2D9C" w14:textId="77777777" w:rsidR="00F11C70" w:rsidRDefault="00F11C70" w:rsidP="00F11C70">
            <w:pPr>
              <w:pStyle w:val="TableBodyL"/>
            </w:pPr>
            <w:r>
              <w:t>0x0B</w:t>
            </w:r>
          </w:p>
        </w:tc>
        <w:tc>
          <w:tcPr>
            <w:tcW w:w="484" w:type="pct"/>
            <w:vMerge/>
          </w:tcPr>
          <w:p w14:paraId="636E7709" w14:textId="77777777" w:rsidR="00F11C70" w:rsidRDefault="00F11C70" w:rsidP="00F11C70">
            <w:pPr>
              <w:pStyle w:val="TableBodyL"/>
            </w:pPr>
          </w:p>
        </w:tc>
      </w:tr>
      <w:tr w:rsidR="00F11C70" w14:paraId="610C4F22" w14:textId="77777777" w:rsidTr="00F11C70">
        <w:tc>
          <w:tcPr>
            <w:tcW w:w="460" w:type="pct"/>
          </w:tcPr>
          <w:p w14:paraId="77C5E746" w14:textId="77777777" w:rsidR="00F11C70" w:rsidRDefault="00F11C70" w:rsidP="00F11C70">
            <w:pPr>
              <w:pStyle w:val="TableBodyL"/>
            </w:pPr>
            <w:r>
              <w:t>0x008C</w:t>
            </w:r>
          </w:p>
        </w:tc>
        <w:tc>
          <w:tcPr>
            <w:tcW w:w="1833" w:type="pct"/>
          </w:tcPr>
          <w:p w14:paraId="7E46681B" w14:textId="77777777" w:rsidR="00F11C70" w:rsidRDefault="00F11C70" w:rsidP="00F11C70">
            <w:pPr>
              <w:pStyle w:val="TableBodyL"/>
            </w:pPr>
            <w:hyperlink w:anchor="_11bd4f99-45aa-4a19-8fb4-81ac350453d5">
              <w:r>
                <w:rPr>
                  <w:color w:val="0000FF"/>
                </w:rPr>
                <w:t>ADC_ERROR_CAP_8_DEBUG</w:t>
              </w:r>
            </w:hyperlink>
          </w:p>
        </w:tc>
        <w:tc>
          <w:tcPr>
            <w:tcW w:w="1738" w:type="pct"/>
          </w:tcPr>
          <w:p w14:paraId="6E14C16D" w14:textId="77777777" w:rsidR="00F11C70" w:rsidRDefault="00F11C70" w:rsidP="00F11C70">
            <w:pPr>
              <w:pStyle w:val="TableBodyL"/>
            </w:pPr>
            <w:r>
              <w:t>ADC_ERROR_CAP_8_DEBUG register</w:t>
            </w:r>
          </w:p>
        </w:tc>
        <w:tc>
          <w:tcPr>
            <w:tcW w:w="485" w:type="pct"/>
          </w:tcPr>
          <w:p w14:paraId="2D4D68E9" w14:textId="77777777" w:rsidR="00F11C70" w:rsidRDefault="00F11C70" w:rsidP="00F11C70">
            <w:pPr>
              <w:pStyle w:val="TableBodyL"/>
            </w:pPr>
            <w:r>
              <w:t>0x0C</w:t>
            </w:r>
          </w:p>
        </w:tc>
        <w:tc>
          <w:tcPr>
            <w:tcW w:w="484" w:type="pct"/>
            <w:vMerge/>
          </w:tcPr>
          <w:p w14:paraId="0DBE854B" w14:textId="77777777" w:rsidR="00F11C70" w:rsidRDefault="00F11C70" w:rsidP="00F11C70">
            <w:pPr>
              <w:pStyle w:val="TableBodyL"/>
            </w:pPr>
          </w:p>
        </w:tc>
      </w:tr>
      <w:tr w:rsidR="00F11C70" w14:paraId="3C10DEB4" w14:textId="77777777" w:rsidTr="00F11C70">
        <w:tc>
          <w:tcPr>
            <w:tcW w:w="460" w:type="pct"/>
          </w:tcPr>
          <w:p w14:paraId="3044B0BB" w14:textId="77777777" w:rsidR="00F11C70" w:rsidRDefault="00F11C70" w:rsidP="00F11C70">
            <w:pPr>
              <w:pStyle w:val="TableBodyL"/>
            </w:pPr>
            <w:r>
              <w:t>0x008D</w:t>
            </w:r>
          </w:p>
        </w:tc>
        <w:tc>
          <w:tcPr>
            <w:tcW w:w="1833" w:type="pct"/>
          </w:tcPr>
          <w:p w14:paraId="563CC68E" w14:textId="77777777" w:rsidR="00F11C70" w:rsidRDefault="00F11C70" w:rsidP="00F11C70">
            <w:pPr>
              <w:pStyle w:val="TableBodyL"/>
            </w:pPr>
            <w:hyperlink w:anchor="_93f28d07-d7e5-433e-b8ad-0c0a80181eda">
              <w:r>
                <w:rPr>
                  <w:color w:val="0000FF"/>
                </w:rPr>
                <w:t>ADC_ERROR_CAP_7_DEBUG</w:t>
              </w:r>
            </w:hyperlink>
          </w:p>
        </w:tc>
        <w:tc>
          <w:tcPr>
            <w:tcW w:w="1738" w:type="pct"/>
          </w:tcPr>
          <w:p w14:paraId="749A2081" w14:textId="77777777" w:rsidR="00F11C70" w:rsidRDefault="00F11C70" w:rsidP="00F11C70">
            <w:pPr>
              <w:pStyle w:val="TableBodyL"/>
            </w:pPr>
            <w:r>
              <w:t>ADC_ERROR_CAP_7_DEBUG register</w:t>
            </w:r>
          </w:p>
        </w:tc>
        <w:tc>
          <w:tcPr>
            <w:tcW w:w="485" w:type="pct"/>
          </w:tcPr>
          <w:p w14:paraId="57DDFCC8" w14:textId="77777777" w:rsidR="00F11C70" w:rsidRDefault="00F11C70" w:rsidP="00F11C70">
            <w:pPr>
              <w:pStyle w:val="TableBodyL"/>
            </w:pPr>
            <w:r>
              <w:t>0x0D</w:t>
            </w:r>
          </w:p>
        </w:tc>
        <w:tc>
          <w:tcPr>
            <w:tcW w:w="484" w:type="pct"/>
            <w:vMerge/>
          </w:tcPr>
          <w:p w14:paraId="7A3771AC" w14:textId="77777777" w:rsidR="00F11C70" w:rsidRDefault="00F11C70" w:rsidP="00F11C70">
            <w:pPr>
              <w:pStyle w:val="TableBodyL"/>
            </w:pPr>
          </w:p>
        </w:tc>
      </w:tr>
      <w:tr w:rsidR="00F11C70" w14:paraId="3436315C" w14:textId="77777777" w:rsidTr="00F11C70">
        <w:tc>
          <w:tcPr>
            <w:tcW w:w="460" w:type="pct"/>
          </w:tcPr>
          <w:p w14:paraId="6E3C65BF" w14:textId="77777777" w:rsidR="00F11C70" w:rsidRDefault="00F11C70" w:rsidP="00F11C70">
            <w:pPr>
              <w:pStyle w:val="TableBodyL"/>
            </w:pPr>
            <w:r>
              <w:t>0x008E</w:t>
            </w:r>
          </w:p>
        </w:tc>
        <w:tc>
          <w:tcPr>
            <w:tcW w:w="1833" w:type="pct"/>
          </w:tcPr>
          <w:p w14:paraId="1E183FBC" w14:textId="77777777" w:rsidR="00F11C70" w:rsidRDefault="00F11C70" w:rsidP="00F11C70">
            <w:pPr>
              <w:pStyle w:val="TableBodyL"/>
            </w:pPr>
            <w:hyperlink w:anchor="_2f8025be-6516-445d-97b9-db384e19eb13">
              <w:r>
                <w:rPr>
                  <w:color w:val="0000FF"/>
                </w:rPr>
                <w:t>ADC_ERROR_CAP_6_DEBUG</w:t>
              </w:r>
            </w:hyperlink>
          </w:p>
        </w:tc>
        <w:tc>
          <w:tcPr>
            <w:tcW w:w="1738" w:type="pct"/>
          </w:tcPr>
          <w:p w14:paraId="2351BFC7" w14:textId="77777777" w:rsidR="00F11C70" w:rsidRDefault="00F11C70" w:rsidP="00F11C70">
            <w:pPr>
              <w:pStyle w:val="TableBodyL"/>
            </w:pPr>
            <w:r>
              <w:t>ADC_ERROR_CAP_6_DEBUG register</w:t>
            </w:r>
          </w:p>
        </w:tc>
        <w:tc>
          <w:tcPr>
            <w:tcW w:w="485" w:type="pct"/>
          </w:tcPr>
          <w:p w14:paraId="1236FCC7" w14:textId="77777777" w:rsidR="00F11C70" w:rsidRDefault="00F11C70" w:rsidP="00F11C70">
            <w:pPr>
              <w:pStyle w:val="TableBodyL"/>
            </w:pPr>
            <w:r>
              <w:t>0x0E</w:t>
            </w:r>
          </w:p>
        </w:tc>
        <w:tc>
          <w:tcPr>
            <w:tcW w:w="484" w:type="pct"/>
            <w:vMerge/>
          </w:tcPr>
          <w:p w14:paraId="628C1CB5" w14:textId="77777777" w:rsidR="00F11C70" w:rsidRDefault="00F11C70" w:rsidP="00F11C70">
            <w:pPr>
              <w:pStyle w:val="TableBodyL"/>
            </w:pPr>
          </w:p>
        </w:tc>
      </w:tr>
      <w:tr w:rsidR="00F11C70" w14:paraId="55A0763B" w14:textId="77777777" w:rsidTr="00F11C70">
        <w:tc>
          <w:tcPr>
            <w:tcW w:w="460" w:type="pct"/>
          </w:tcPr>
          <w:p w14:paraId="1E105597" w14:textId="77777777" w:rsidR="00F11C70" w:rsidRDefault="00F11C70" w:rsidP="00F11C70">
            <w:pPr>
              <w:pStyle w:val="TableBodyL"/>
            </w:pPr>
            <w:r>
              <w:t>0x008F</w:t>
            </w:r>
          </w:p>
        </w:tc>
        <w:tc>
          <w:tcPr>
            <w:tcW w:w="1833" w:type="pct"/>
          </w:tcPr>
          <w:p w14:paraId="73B03A0D" w14:textId="77777777" w:rsidR="00F11C70" w:rsidRDefault="00F11C70" w:rsidP="00F11C70">
            <w:pPr>
              <w:pStyle w:val="TableBodyL"/>
            </w:pPr>
            <w:hyperlink w:anchor="_b01cc6ab-2b9e-4777-9e80-efb6230bc5fa">
              <w:r>
                <w:rPr>
                  <w:color w:val="0000FF"/>
                </w:rPr>
                <w:t>ADC_ERROR_CAP_5_DEBUG</w:t>
              </w:r>
            </w:hyperlink>
          </w:p>
        </w:tc>
        <w:tc>
          <w:tcPr>
            <w:tcW w:w="1738" w:type="pct"/>
          </w:tcPr>
          <w:p w14:paraId="4AAFE767" w14:textId="77777777" w:rsidR="00F11C70" w:rsidRDefault="00F11C70" w:rsidP="00F11C70">
            <w:pPr>
              <w:pStyle w:val="TableBodyL"/>
            </w:pPr>
            <w:r>
              <w:t>ADC_ERROR_CAP_5_DEBUG register</w:t>
            </w:r>
          </w:p>
        </w:tc>
        <w:tc>
          <w:tcPr>
            <w:tcW w:w="485" w:type="pct"/>
          </w:tcPr>
          <w:p w14:paraId="594D3CCC" w14:textId="77777777" w:rsidR="00F11C70" w:rsidRDefault="00F11C70" w:rsidP="00F11C70">
            <w:pPr>
              <w:pStyle w:val="TableBodyL"/>
            </w:pPr>
            <w:r>
              <w:t>0x0F</w:t>
            </w:r>
          </w:p>
        </w:tc>
        <w:tc>
          <w:tcPr>
            <w:tcW w:w="484" w:type="pct"/>
            <w:vMerge/>
          </w:tcPr>
          <w:p w14:paraId="03224AE9" w14:textId="77777777" w:rsidR="00F11C70" w:rsidRDefault="00F11C70" w:rsidP="00F11C70">
            <w:pPr>
              <w:pStyle w:val="TableBodyL"/>
            </w:pPr>
          </w:p>
        </w:tc>
      </w:tr>
      <w:tr w:rsidR="00F11C70" w14:paraId="30E2ED3E" w14:textId="77777777" w:rsidTr="00F11C70">
        <w:tc>
          <w:tcPr>
            <w:tcW w:w="460" w:type="pct"/>
          </w:tcPr>
          <w:p w14:paraId="07E48803" w14:textId="77777777" w:rsidR="00F11C70" w:rsidRDefault="00F11C70" w:rsidP="00F11C70">
            <w:pPr>
              <w:pStyle w:val="TableBodyL"/>
            </w:pPr>
            <w:r>
              <w:t>0x0090</w:t>
            </w:r>
          </w:p>
        </w:tc>
        <w:tc>
          <w:tcPr>
            <w:tcW w:w="1833" w:type="pct"/>
          </w:tcPr>
          <w:p w14:paraId="654285A6" w14:textId="77777777" w:rsidR="00F11C70" w:rsidRDefault="00F11C70" w:rsidP="00F11C70">
            <w:pPr>
              <w:pStyle w:val="TableBodyL"/>
            </w:pPr>
            <w:hyperlink w:anchor="_759ffa3c-7f7b-47ef-8b88-2db6b92ebe70">
              <w:r>
                <w:rPr>
                  <w:color w:val="0000FF"/>
                </w:rPr>
                <w:t>ADC_ERROR_CAP_4_DEBUG</w:t>
              </w:r>
            </w:hyperlink>
          </w:p>
        </w:tc>
        <w:tc>
          <w:tcPr>
            <w:tcW w:w="1738" w:type="pct"/>
          </w:tcPr>
          <w:p w14:paraId="440E11BD" w14:textId="77777777" w:rsidR="00F11C70" w:rsidRDefault="00F11C70" w:rsidP="00F11C70">
            <w:pPr>
              <w:pStyle w:val="TableBodyL"/>
            </w:pPr>
            <w:r>
              <w:t>ADC_ERROR_CAP_4_DEBUG register</w:t>
            </w:r>
          </w:p>
        </w:tc>
        <w:tc>
          <w:tcPr>
            <w:tcW w:w="485" w:type="pct"/>
          </w:tcPr>
          <w:p w14:paraId="6ACB50BB" w14:textId="77777777" w:rsidR="00F11C70" w:rsidRDefault="00F11C70" w:rsidP="00F11C70">
            <w:pPr>
              <w:pStyle w:val="TableBodyL"/>
            </w:pPr>
            <w:r>
              <w:t>0x10</w:t>
            </w:r>
          </w:p>
        </w:tc>
        <w:tc>
          <w:tcPr>
            <w:tcW w:w="484" w:type="pct"/>
            <w:vMerge/>
          </w:tcPr>
          <w:p w14:paraId="14E5044E" w14:textId="77777777" w:rsidR="00F11C70" w:rsidRDefault="00F11C70" w:rsidP="00F11C70">
            <w:pPr>
              <w:pStyle w:val="TableBodyL"/>
            </w:pPr>
          </w:p>
        </w:tc>
      </w:tr>
      <w:tr w:rsidR="00F11C70" w14:paraId="7E1E9B83" w14:textId="77777777" w:rsidTr="00F11C70">
        <w:tc>
          <w:tcPr>
            <w:tcW w:w="460" w:type="pct"/>
          </w:tcPr>
          <w:p w14:paraId="0CB43340" w14:textId="77777777" w:rsidR="00F11C70" w:rsidRDefault="00F11C70" w:rsidP="00F11C70">
            <w:pPr>
              <w:pStyle w:val="TableBodyL"/>
            </w:pPr>
            <w:r>
              <w:t>0x0091</w:t>
            </w:r>
          </w:p>
        </w:tc>
        <w:tc>
          <w:tcPr>
            <w:tcW w:w="1833" w:type="pct"/>
          </w:tcPr>
          <w:p w14:paraId="781EDBEA" w14:textId="77777777" w:rsidR="00F11C70" w:rsidRDefault="00F11C70" w:rsidP="00F11C70">
            <w:pPr>
              <w:pStyle w:val="TableBodyL"/>
            </w:pPr>
            <w:hyperlink w:anchor="_3ef49653-065f-4092-a317-6c8f5e6b484d">
              <w:r>
                <w:rPr>
                  <w:color w:val="0000FF"/>
                </w:rPr>
                <w:t>ADC_ERROR_CAP_3_DEBUG</w:t>
              </w:r>
            </w:hyperlink>
          </w:p>
        </w:tc>
        <w:tc>
          <w:tcPr>
            <w:tcW w:w="1738" w:type="pct"/>
          </w:tcPr>
          <w:p w14:paraId="52E78CA7" w14:textId="77777777" w:rsidR="00F11C70" w:rsidRDefault="00F11C70" w:rsidP="00F11C70">
            <w:pPr>
              <w:pStyle w:val="TableBodyL"/>
            </w:pPr>
            <w:r>
              <w:t>ADC_ERROR_CAP_3_DEBUG register</w:t>
            </w:r>
          </w:p>
        </w:tc>
        <w:tc>
          <w:tcPr>
            <w:tcW w:w="485" w:type="pct"/>
          </w:tcPr>
          <w:p w14:paraId="180BCB32" w14:textId="77777777" w:rsidR="00F11C70" w:rsidRDefault="00F11C70" w:rsidP="00F11C70">
            <w:pPr>
              <w:pStyle w:val="TableBodyL"/>
            </w:pPr>
            <w:r>
              <w:t>0x11</w:t>
            </w:r>
          </w:p>
        </w:tc>
        <w:tc>
          <w:tcPr>
            <w:tcW w:w="484" w:type="pct"/>
            <w:vMerge/>
          </w:tcPr>
          <w:p w14:paraId="177EFF8E" w14:textId="77777777" w:rsidR="00F11C70" w:rsidRDefault="00F11C70" w:rsidP="00F11C70">
            <w:pPr>
              <w:pStyle w:val="TableBodyL"/>
            </w:pPr>
          </w:p>
        </w:tc>
      </w:tr>
      <w:tr w:rsidR="00F11C70" w14:paraId="661842C2" w14:textId="77777777" w:rsidTr="00F11C70">
        <w:tc>
          <w:tcPr>
            <w:tcW w:w="460" w:type="pct"/>
          </w:tcPr>
          <w:p w14:paraId="7740E1E1" w14:textId="77777777" w:rsidR="00F11C70" w:rsidRDefault="00F11C70" w:rsidP="00F11C70">
            <w:pPr>
              <w:pStyle w:val="TableBodyL"/>
            </w:pPr>
            <w:r>
              <w:t>0x0092</w:t>
            </w:r>
          </w:p>
        </w:tc>
        <w:tc>
          <w:tcPr>
            <w:tcW w:w="1833" w:type="pct"/>
          </w:tcPr>
          <w:p w14:paraId="0F266728" w14:textId="77777777" w:rsidR="00F11C70" w:rsidRDefault="00F11C70" w:rsidP="00F11C70">
            <w:pPr>
              <w:pStyle w:val="TableBodyL"/>
            </w:pPr>
            <w:hyperlink w:anchor="_6b3d1278-6c9e-4b2d-94fa-52f982877697">
              <w:r>
                <w:rPr>
                  <w:color w:val="0000FF"/>
                </w:rPr>
                <w:t>ADC_ERROR_CAP_2_DEBUG</w:t>
              </w:r>
            </w:hyperlink>
          </w:p>
        </w:tc>
        <w:tc>
          <w:tcPr>
            <w:tcW w:w="1738" w:type="pct"/>
          </w:tcPr>
          <w:p w14:paraId="4F502B18" w14:textId="77777777" w:rsidR="00F11C70" w:rsidRDefault="00F11C70" w:rsidP="00F11C70">
            <w:pPr>
              <w:pStyle w:val="TableBodyL"/>
            </w:pPr>
            <w:r>
              <w:t>ADC_ERROR_CAP_2_DEBUG register</w:t>
            </w:r>
          </w:p>
        </w:tc>
        <w:tc>
          <w:tcPr>
            <w:tcW w:w="485" w:type="pct"/>
          </w:tcPr>
          <w:p w14:paraId="51920F16" w14:textId="77777777" w:rsidR="00F11C70" w:rsidRDefault="00F11C70" w:rsidP="00F11C70">
            <w:pPr>
              <w:pStyle w:val="TableBodyL"/>
            </w:pPr>
            <w:r>
              <w:t>0x12</w:t>
            </w:r>
          </w:p>
        </w:tc>
        <w:tc>
          <w:tcPr>
            <w:tcW w:w="484" w:type="pct"/>
            <w:vMerge/>
          </w:tcPr>
          <w:p w14:paraId="6B5990E3" w14:textId="77777777" w:rsidR="00F11C70" w:rsidRDefault="00F11C70" w:rsidP="00F11C70">
            <w:pPr>
              <w:pStyle w:val="TableBodyL"/>
            </w:pPr>
          </w:p>
        </w:tc>
      </w:tr>
      <w:tr w:rsidR="00F11C70" w14:paraId="4175D808" w14:textId="77777777" w:rsidTr="00F11C70">
        <w:tc>
          <w:tcPr>
            <w:tcW w:w="460" w:type="pct"/>
          </w:tcPr>
          <w:p w14:paraId="4BC5F4B4" w14:textId="77777777" w:rsidR="00F11C70" w:rsidRDefault="00F11C70" w:rsidP="00F11C70">
            <w:pPr>
              <w:pStyle w:val="TableBodyL"/>
            </w:pPr>
            <w:r>
              <w:t>0x0093</w:t>
            </w:r>
          </w:p>
        </w:tc>
        <w:tc>
          <w:tcPr>
            <w:tcW w:w="1833" w:type="pct"/>
          </w:tcPr>
          <w:p w14:paraId="04496A45" w14:textId="77777777" w:rsidR="00F11C70" w:rsidRDefault="00F11C70" w:rsidP="00F11C70">
            <w:pPr>
              <w:pStyle w:val="TableBodyL"/>
            </w:pPr>
            <w:hyperlink w:anchor="_d9830f8f-0772-4051-b6da-3d47c7ca96c8">
              <w:r>
                <w:rPr>
                  <w:color w:val="0000FF"/>
                </w:rPr>
                <w:t>ADC_ERROR_CAP_1_DEBUG</w:t>
              </w:r>
            </w:hyperlink>
          </w:p>
        </w:tc>
        <w:tc>
          <w:tcPr>
            <w:tcW w:w="1738" w:type="pct"/>
          </w:tcPr>
          <w:p w14:paraId="0F7E9A7B" w14:textId="77777777" w:rsidR="00F11C70" w:rsidRDefault="00F11C70" w:rsidP="00F11C70">
            <w:pPr>
              <w:pStyle w:val="TableBodyL"/>
            </w:pPr>
            <w:r>
              <w:t>ADC_ERROR_CAP_1_DEBUG register</w:t>
            </w:r>
          </w:p>
        </w:tc>
        <w:tc>
          <w:tcPr>
            <w:tcW w:w="485" w:type="pct"/>
          </w:tcPr>
          <w:p w14:paraId="06F92A1E" w14:textId="77777777" w:rsidR="00F11C70" w:rsidRDefault="00F11C70" w:rsidP="00F11C70">
            <w:pPr>
              <w:pStyle w:val="TableBodyL"/>
            </w:pPr>
            <w:r>
              <w:t>0x13</w:t>
            </w:r>
          </w:p>
        </w:tc>
        <w:tc>
          <w:tcPr>
            <w:tcW w:w="484" w:type="pct"/>
            <w:vMerge/>
          </w:tcPr>
          <w:p w14:paraId="1FD174AD" w14:textId="77777777" w:rsidR="00F11C70" w:rsidRDefault="00F11C70" w:rsidP="00F11C70">
            <w:pPr>
              <w:pStyle w:val="TableBodyL"/>
            </w:pPr>
          </w:p>
        </w:tc>
      </w:tr>
      <w:tr w:rsidR="00F11C70" w14:paraId="55470CF9" w14:textId="77777777" w:rsidTr="00F11C70">
        <w:tc>
          <w:tcPr>
            <w:tcW w:w="460" w:type="pct"/>
          </w:tcPr>
          <w:p w14:paraId="60ED73CF" w14:textId="77777777" w:rsidR="00F11C70" w:rsidRDefault="00F11C70" w:rsidP="00F11C70">
            <w:pPr>
              <w:pStyle w:val="TableBodyL"/>
            </w:pPr>
            <w:r>
              <w:t>0x0094</w:t>
            </w:r>
          </w:p>
        </w:tc>
        <w:tc>
          <w:tcPr>
            <w:tcW w:w="1833" w:type="pct"/>
          </w:tcPr>
          <w:p w14:paraId="1080C24A" w14:textId="77777777" w:rsidR="00F11C70" w:rsidRDefault="00F11C70" w:rsidP="00F11C70">
            <w:pPr>
              <w:pStyle w:val="TableBodyL"/>
            </w:pPr>
            <w:hyperlink w:anchor="_9c66c1be-f636-4df0-9129-406f733193a1">
              <w:r>
                <w:rPr>
                  <w:color w:val="0000FF"/>
                </w:rPr>
                <w:t>ADC_ERROR_CAP_0_DEBUG</w:t>
              </w:r>
            </w:hyperlink>
          </w:p>
        </w:tc>
        <w:tc>
          <w:tcPr>
            <w:tcW w:w="1738" w:type="pct"/>
          </w:tcPr>
          <w:p w14:paraId="36AA4E8D" w14:textId="77777777" w:rsidR="00F11C70" w:rsidRDefault="00F11C70" w:rsidP="00F11C70">
            <w:pPr>
              <w:pStyle w:val="TableBodyL"/>
            </w:pPr>
            <w:r>
              <w:t>ADC_ERROR_CAP_0_DEBUG register</w:t>
            </w:r>
          </w:p>
        </w:tc>
        <w:tc>
          <w:tcPr>
            <w:tcW w:w="485" w:type="pct"/>
          </w:tcPr>
          <w:p w14:paraId="3E943D81" w14:textId="77777777" w:rsidR="00F11C70" w:rsidRDefault="00F11C70" w:rsidP="00F11C70">
            <w:pPr>
              <w:pStyle w:val="TableBodyL"/>
            </w:pPr>
            <w:r>
              <w:t>0x14</w:t>
            </w:r>
          </w:p>
        </w:tc>
        <w:tc>
          <w:tcPr>
            <w:tcW w:w="484" w:type="pct"/>
            <w:vMerge/>
          </w:tcPr>
          <w:p w14:paraId="5808663D" w14:textId="77777777" w:rsidR="00F11C70" w:rsidRDefault="00F11C70" w:rsidP="00F11C70">
            <w:pPr>
              <w:pStyle w:val="TableBodyL"/>
            </w:pPr>
          </w:p>
        </w:tc>
      </w:tr>
      <w:tr w:rsidR="00F11C70" w14:paraId="3590F641" w14:textId="77777777" w:rsidTr="00F11C70">
        <w:tc>
          <w:tcPr>
            <w:tcW w:w="460" w:type="pct"/>
          </w:tcPr>
          <w:p w14:paraId="21C98BFE" w14:textId="77777777" w:rsidR="00F11C70" w:rsidRDefault="00F11C70" w:rsidP="00F11C70">
            <w:pPr>
              <w:pStyle w:val="TableBodyL"/>
            </w:pPr>
            <w:r>
              <w:t>0x0095</w:t>
            </w:r>
          </w:p>
        </w:tc>
        <w:tc>
          <w:tcPr>
            <w:tcW w:w="1833" w:type="pct"/>
          </w:tcPr>
          <w:p w14:paraId="4C0C5974" w14:textId="77777777" w:rsidR="00F11C70" w:rsidRDefault="00F11C70" w:rsidP="00F11C70">
            <w:pPr>
              <w:pStyle w:val="TableBodyL"/>
            </w:pPr>
            <w:hyperlink w:anchor="_4a43438c-42b1-4317-9fba-aa8c4d3d1812">
              <w:r>
                <w:rPr>
                  <w:color w:val="0000FF"/>
                </w:rPr>
                <w:t>DEVICE_STATUS_REG</w:t>
              </w:r>
            </w:hyperlink>
          </w:p>
        </w:tc>
        <w:tc>
          <w:tcPr>
            <w:tcW w:w="1738" w:type="pct"/>
          </w:tcPr>
          <w:p w14:paraId="10D08A3D" w14:textId="77777777" w:rsidR="00F11C70" w:rsidRDefault="00F11C70" w:rsidP="00F11C70">
            <w:pPr>
              <w:pStyle w:val="TableBodyL"/>
            </w:pPr>
            <w:r>
              <w:t>DEVICE_STATUS_REG register</w:t>
            </w:r>
          </w:p>
        </w:tc>
        <w:tc>
          <w:tcPr>
            <w:tcW w:w="485" w:type="pct"/>
          </w:tcPr>
          <w:p w14:paraId="2B540A7F" w14:textId="77777777" w:rsidR="00F11C70" w:rsidRDefault="00F11C70" w:rsidP="00F11C70">
            <w:pPr>
              <w:pStyle w:val="TableBodyL"/>
            </w:pPr>
            <w:r>
              <w:t>0x15</w:t>
            </w:r>
          </w:p>
        </w:tc>
        <w:tc>
          <w:tcPr>
            <w:tcW w:w="484" w:type="pct"/>
            <w:vMerge/>
          </w:tcPr>
          <w:p w14:paraId="522376CA" w14:textId="77777777" w:rsidR="00F11C70" w:rsidRDefault="00F11C70" w:rsidP="00F11C70">
            <w:pPr>
              <w:pStyle w:val="TableBodyL"/>
            </w:pPr>
          </w:p>
        </w:tc>
      </w:tr>
      <w:tr w:rsidR="00F11C70" w14:paraId="78CD4472" w14:textId="77777777" w:rsidTr="00F11C70">
        <w:tc>
          <w:tcPr>
            <w:tcW w:w="460" w:type="pct"/>
          </w:tcPr>
          <w:p w14:paraId="1543F169" w14:textId="77777777" w:rsidR="00F11C70" w:rsidRDefault="00F11C70" w:rsidP="00F11C70">
            <w:pPr>
              <w:pStyle w:val="TableBodyL"/>
            </w:pPr>
            <w:r>
              <w:t>0x0096</w:t>
            </w:r>
          </w:p>
        </w:tc>
        <w:tc>
          <w:tcPr>
            <w:tcW w:w="1833" w:type="pct"/>
          </w:tcPr>
          <w:p w14:paraId="6A90FBCB" w14:textId="77777777" w:rsidR="00F11C70" w:rsidRDefault="00F11C70" w:rsidP="00F11C70">
            <w:pPr>
              <w:pStyle w:val="TableBodyL"/>
            </w:pPr>
            <w:hyperlink w:anchor="_9920062a-d8b0-45b7-a251-3c4d51940926">
              <w:r>
                <w:rPr>
                  <w:color w:val="0000FF"/>
                </w:rPr>
                <w:t>ELAB_STATUS_REG</w:t>
              </w:r>
            </w:hyperlink>
          </w:p>
        </w:tc>
        <w:tc>
          <w:tcPr>
            <w:tcW w:w="1738" w:type="pct"/>
          </w:tcPr>
          <w:p w14:paraId="571892DB" w14:textId="77777777" w:rsidR="00F11C70" w:rsidRDefault="00F11C70" w:rsidP="00F11C70">
            <w:pPr>
              <w:pStyle w:val="TableBodyL"/>
            </w:pPr>
            <w:r>
              <w:t>ELAB_STATUS_REG register</w:t>
            </w:r>
          </w:p>
        </w:tc>
        <w:tc>
          <w:tcPr>
            <w:tcW w:w="485" w:type="pct"/>
          </w:tcPr>
          <w:p w14:paraId="64C6BBEA" w14:textId="77777777" w:rsidR="00F11C70" w:rsidRDefault="00F11C70" w:rsidP="00F11C70">
            <w:pPr>
              <w:pStyle w:val="TableBodyL"/>
            </w:pPr>
            <w:r>
              <w:t>0x16</w:t>
            </w:r>
          </w:p>
        </w:tc>
        <w:tc>
          <w:tcPr>
            <w:tcW w:w="484" w:type="pct"/>
            <w:vMerge/>
          </w:tcPr>
          <w:p w14:paraId="3723F07A" w14:textId="77777777" w:rsidR="00F11C70" w:rsidRDefault="00F11C70" w:rsidP="00F11C70">
            <w:pPr>
              <w:pStyle w:val="TableBodyL"/>
            </w:pPr>
          </w:p>
        </w:tc>
      </w:tr>
      <w:tr w:rsidR="00F11C70" w14:paraId="3406298E" w14:textId="77777777" w:rsidTr="00F11C70">
        <w:tc>
          <w:tcPr>
            <w:tcW w:w="460" w:type="pct"/>
          </w:tcPr>
          <w:p w14:paraId="75C7B83B" w14:textId="77777777" w:rsidR="00F11C70" w:rsidRDefault="00F11C70" w:rsidP="00F11C70">
            <w:pPr>
              <w:pStyle w:val="TableBodyL"/>
            </w:pPr>
            <w:r>
              <w:t>0x0097</w:t>
            </w:r>
          </w:p>
        </w:tc>
        <w:tc>
          <w:tcPr>
            <w:tcW w:w="1833" w:type="pct"/>
          </w:tcPr>
          <w:p w14:paraId="09F3A227" w14:textId="77777777" w:rsidR="00F11C70" w:rsidRDefault="00F11C70" w:rsidP="00F11C70">
            <w:pPr>
              <w:pStyle w:val="TableBodyL"/>
            </w:pPr>
            <w:hyperlink w:anchor="_dfe8f3f1-2200-4d54-9821-a1174e96f51d">
              <w:r>
                <w:rPr>
                  <w:color w:val="0000FF"/>
                </w:rPr>
                <w:t>ANA_TEST_0</w:t>
              </w:r>
            </w:hyperlink>
          </w:p>
        </w:tc>
        <w:tc>
          <w:tcPr>
            <w:tcW w:w="1738" w:type="pct"/>
          </w:tcPr>
          <w:p w14:paraId="62A0693D" w14:textId="77777777" w:rsidR="00F11C70" w:rsidRDefault="00F11C70" w:rsidP="00F11C70">
            <w:pPr>
              <w:pStyle w:val="TableBodyL"/>
            </w:pPr>
            <w:r>
              <w:t>ANA_TEST_0 register</w:t>
            </w:r>
          </w:p>
        </w:tc>
        <w:tc>
          <w:tcPr>
            <w:tcW w:w="485" w:type="pct"/>
          </w:tcPr>
          <w:p w14:paraId="3EF23668" w14:textId="77777777" w:rsidR="00F11C70" w:rsidRDefault="00F11C70" w:rsidP="00F11C70">
            <w:pPr>
              <w:pStyle w:val="TableBodyL"/>
            </w:pPr>
            <w:r>
              <w:t>0x17</w:t>
            </w:r>
          </w:p>
        </w:tc>
        <w:tc>
          <w:tcPr>
            <w:tcW w:w="484" w:type="pct"/>
            <w:vMerge/>
          </w:tcPr>
          <w:p w14:paraId="6D1E072D" w14:textId="77777777" w:rsidR="00F11C70" w:rsidRDefault="00F11C70" w:rsidP="00F11C70">
            <w:pPr>
              <w:pStyle w:val="TableBodyL"/>
            </w:pPr>
          </w:p>
        </w:tc>
      </w:tr>
      <w:tr w:rsidR="00F11C70" w14:paraId="2975A536" w14:textId="77777777" w:rsidTr="00F11C70">
        <w:tc>
          <w:tcPr>
            <w:tcW w:w="460" w:type="pct"/>
          </w:tcPr>
          <w:p w14:paraId="6B750F1D" w14:textId="77777777" w:rsidR="00F11C70" w:rsidRDefault="00F11C70" w:rsidP="00F11C70">
            <w:pPr>
              <w:pStyle w:val="TableBodyL"/>
            </w:pPr>
            <w:r>
              <w:t>0x0098</w:t>
            </w:r>
          </w:p>
        </w:tc>
        <w:tc>
          <w:tcPr>
            <w:tcW w:w="1833" w:type="pct"/>
          </w:tcPr>
          <w:p w14:paraId="04D1C646" w14:textId="77777777" w:rsidR="00F11C70" w:rsidRDefault="00F11C70" w:rsidP="00F11C70">
            <w:pPr>
              <w:pStyle w:val="TableBodyL"/>
            </w:pPr>
            <w:hyperlink w:anchor="_1cb3eabb-e41d-4a59-8b18-f96ecb81a209">
              <w:r>
                <w:rPr>
                  <w:color w:val="0000FF"/>
                </w:rPr>
                <w:t>ANA_TEST_1</w:t>
              </w:r>
            </w:hyperlink>
          </w:p>
        </w:tc>
        <w:tc>
          <w:tcPr>
            <w:tcW w:w="1738" w:type="pct"/>
          </w:tcPr>
          <w:p w14:paraId="7EB00CEB" w14:textId="77777777" w:rsidR="00F11C70" w:rsidRDefault="00F11C70" w:rsidP="00F11C70">
            <w:pPr>
              <w:pStyle w:val="TableBodyL"/>
            </w:pPr>
            <w:r>
              <w:t>ANA_TEST_1 register</w:t>
            </w:r>
          </w:p>
        </w:tc>
        <w:tc>
          <w:tcPr>
            <w:tcW w:w="485" w:type="pct"/>
          </w:tcPr>
          <w:p w14:paraId="42EC9AFE" w14:textId="77777777" w:rsidR="00F11C70" w:rsidRDefault="00F11C70" w:rsidP="00F11C70">
            <w:pPr>
              <w:pStyle w:val="TableBodyL"/>
            </w:pPr>
            <w:r>
              <w:t>0x18</w:t>
            </w:r>
          </w:p>
        </w:tc>
        <w:tc>
          <w:tcPr>
            <w:tcW w:w="484" w:type="pct"/>
            <w:vMerge/>
          </w:tcPr>
          <w:p w14:paraId="0A02D36D" w14:textId="77777777" w:rsidR="00F11C70" w:rsidRDefault="00F11C70" w:rsidP="00F11C70">
            <w:pPr>
              <w:pStyle w:val="TableBodyL"/>
            </w:pPr>
          </w:p>
        </w:tc>
      </w:tr>
      <w:tr w:rsidR="00F11C70" w14:paraId="3E7ED3B5" w14:textId="77777777" w:rsidTr="00F11C70">
        <w:tc>
          <w:tcPr>
            <w:tcW w:w="460" w:type="pct"/>
          </w:tcPr>
          <w:p w14:paraId="214FCD54" w14:textId="77777777" w:rsidR="00F11C70" w:rsidRDefault="00F11C70" w:rsidP="00F11C70">
            <w:pPr>
              <w:pStyle w:val="TableBodyL"/>
            </w:pPr>
            <w:r>
              <w:t>0x0099</w:t>
            </w:r>
          </w:p>
        </w:tc>
        <w:tc>
          <w:tcPr>
            <w:tcW w:w="1833" w:type="pct"/>
          </w:tcPr>
          <w:p w14:paraId="0D84D8A6" w14:textId="77777777" w:rsidR="00F11C70" w:rsidRDefault="00F11C70" w:rsidP="00F11C70">
            <w:pPr>
              <w:pStyle w:val="TableBodyL"/>
            </w:pPr>
            <w:hyperlink w:anchor="_c928cfcd-a76a-4ac9-806a-8498302e92a2">
              <w:r>
                <w:rPr>
                  <w:color w:val="0000FF"/>
                </w:rPr>
                <w:t>ANA_TEST_2</w:t>
              </w:r>
            </w:hyperlink>
          </w:p>
        </w:tc>
        <w:tc>
          <w:tcPr>
            <w:tcW w:w="1738" w:type="pct"/>
          </w:tcPr>
          <w:p w14:paraId="3C781692" w14:textId="77777777" w:rsidR="00F11C70" w:rsidRDefault="00F11C70" w:rsidP="00F11C70">
            <w:pPr>
              <w:pStyle w:val="TableBodyL"/>
            </w:pPr>
            <w:r>
              <w:t>ANA_TEST_2 register</w:t>
            </w:r>
          </w:p>
        </w:tc>
        <w:tc>
          <w:tcPr>
            <w:tcW w:w="485" w:type="pct"/>
          </w:tcPr>
          <w:p w14:paraId="6606B6B4" w14:textId="77777777" w:rsidR="00F11C70" w:rsidRDefault="00F11C70" w:rsidP="00F11C70">
            <w:pPr>
              <w:pStyle w:val="TableBodyL"/>
            </w:pPr>
            <w:r>
              <w:t>0x19</w:t>
            </w:r>
          </w:p>
        </w:tc>
        <w:tc>
          <w:tcPr>
            <w:tcW w:w="484" w:type="pct"/>
            <w:vMerge/>
          </w:tcPr>
          <w:p w14:paraId="2A9C052A" w14:textId="77777777" w:rsidR="00F11C70" w:rsidRDefault="00F11C70" w:rsidP="00F11C70">
            <w:pPr>
              <w:pStyle w:val="TableBodyL"/>
            </w:pPr>
          </w:p>
        </w:tc>
      </w:tr>
      <w:tr w:rsidR="00F11C70" w14:paraId="06F5D9CC" w14:textId="77777777" w:rsidTr="00F11C70">
        <w:tc>
          <w:tcPr>
            <w:tcW w:w="460" w:type="pct"/>
          </w:tcPr>
          <w:p w14:paraId="228C8A1E" w14:textId="77777777" w:rsidR="00F11C70" w:rsidRDefault="00F11C70" w:rsidP="00F11C70">
            <w:pPr>
              <w:pStyle w:val="TableBodyL"/>
            </w:pPr>
            <w:r>
              <w:t>0x009A</w:t>
            </w:r>
          </w:p>
        </w:tc>
        <w:tc>
          <w:tcPr>
            <w:tcW w:w="1833" w:type="pct"/>
          </w:tcPr>
          <w:p w14:paraId="049B5FB1" w14:textId="77777777" w:rsidR="00F11C70" w:rsidRDefault="00F11C70" w:rsidP="00F11C70">
            <w:pPr>
              <w:pStyle w:val="TableBodyL"/>
            </w:pPr>
            <w:hyperlink w:anchor="_c2f1810c-3981-4d76-a360-c45cc57186f5">
              <w:r>
                <w:rPr>
                  <w:color w:val="0000FF"/>
                </w:rPr>
                <w:t>ANA_TEST_3</w:t>
              </w:r>
            </w:hyperlink>
          </w:p>
        </w:tc>
        <w:tc>
          <w:tcPr>
            <w:tcW w:w="1738" w:type="pct"/>
          </w:tcPr>
          <w:p w14:paraId="57B2C504" w14:textId="77777777" w:rsidR="00F11C70" w:rsidRDefault="00F11C70" w:rsidP="00F11C70">
            <w:pPr>
              <w:pStyle w:val="TableBodyL"/>
            </w:pPr>
            <w:r>
              <w:t>ANA_TEST_3 register</w:t>
            </w:r>
          </w:p>
        </w:tc>
        <w:tc>
          <w:tcPr>
            <w:tcW w:w="485" w:type="pct"/>
          </w:tcPr>
          <w:p w14:paraId="003D21BE" w14:textId="77777777" w:rsidR="00F11C70" w:rsidRDefault="00F11C70" w:rsidP="00F11C70">
            <w:pPr>
              <w:pStyle w:val="TableBodyL"/>
            </w:pPr>
            <w:r>
              <w:t>0x1A</w:t>
            </w:r>
          </w:p>
        </w:tc>
        <w:tc>
          <w:tcPr>
            <w:tcW w:w="484" w:type="pct"/>
            <w:vMerge/>
          </w:tcPr>
          <w:p w14:paraId="44443018" w14:textId="77777777" w:rsidR="00F11C70" w:rsidRDefault="00F11C70" w:rsidP="00F11C70">
            <w:pPr>
              <w:pStyle w:val="TableBodyL"/>
            </w:pPr>
          </w:p>
        </w:tc>
      </w:tr>
      <w:tr w:rsidR="00F11C70" w14:paraId="566BB42D" w14:textId="77777777" w:rsidTr="00F11C70">
        <w:tc>
          <w:tcPr>
            <w:tcW w:w="460" w:type="pct"/>
          </w:tcPr>
          <w:p w14:paraId="20B11724" w14:textId="77777777" w:rsidR="00F11C70" w:rsidRDefault="00F11C70" w:rsidP="00F11C70">
            <w:pPr>
              <w:pStyle w:val="TableBodyL"/>
            </w:pPr>
            <w:r>
              <w:t>0x009B</w:t>
            </w:r>
          </w:p>
        </w:tc>
        <w:tc>
          <w:tcPr>
            <w:tcW w:w="1833" w:type="pct"/>
          </w:tcPr>
          <w:p w14:paraId="44D1841D" w14:textId="77777777" w:rsidR="00F11C70" w:rsidRDefault="00F11C70" w:rsidP="00F11C70">
            <w:pPr>
              <w:pStyle w:val="TableBodyL"/>
            </w:pPr>
            <w:hyperlink w:anchor="_a7145256-ec98-461b-813a-6b41b6107538">
              <w:r>
                <w:rPr>
                  <w:color w:val="0000FF"/>
                </w:rPr>
                <w:t>ANA_TEST_4</w:t>
              </w:r>
            </w:hyperlink>
          </w:p>
        </w:tc>
        <w:tc>
          <w:tcPr>
            <w:tcW w:w="1738" w:type="pct"/>
          </w:tcPr>
          <w:p w14:paraId="34C623AE" w14:textId="77777777" w:rsidR="00F11C70" w:rsidRDefault="00F11C70" w:rsidP="00F11C70">
            <w:pPr>
              <w:pStyle w:val="TableBodyL"/>
            </w:pPr>
            <w:r>
              <w:t>ANA_TEST_4 register</w:t>
            </w:r>
          </w:p>
        </w:tc>
        <w:tc>
          <w:tcPr>
            <w:tcW w:w="485" w:type="pct"/>
          </w:tcPr>
          <w:p w14:paraId="30538734" w14:textId="77777777" w:rsidR="00F11C70" w:rsidRDefault="00F11C70" w:rsidP="00F11C70">
            <w:pPr>
              <w:pStyle w:val="TableBodyL"/>
            </w:pPr>
            <w:r>
              <w:t>0x1B</w:t>
            </w:r>
          </w:p>
        </w:tc>
        <w:tc>
          <w:tcPr>
            <w:tcW w:w="484" w:type="pct"/>
            <w:vMerge/>
          </w:tcPr>
          <w:p w14:paraId="0F76AA30" w14:textId="77777777" w:rsidR="00F11C70" w:rsidRDefault="00F11C70" w:rsidP="00F11C70">
            <w:pPr>
              <w:pStyle w:val="TableBodyL"/>
            </w:pPr>
          </w:p>
        </w:tc>
      </w:tr>
      <w:tr w:rsidR="00F11C70" w14:paraId="637DB095" w14:textId="77777777" w:rsidTr="00F11C70">
        <w:tc>
          <w:tcPr>
            <w:tcW w:w="460" w:type="pct"/>
          </w:tcPr>
          <w:p w14:paraId="7CEBF9C9" w14:textId="77777777" w:rsidR="00F11C70" w:rsidRDefault="00F11C70" w:rsidP="00F11C70">
            <w:pPr>
              <w:pStyle w:val="TableBodyL"/>
            </w:pPr>
            <w:r>
              <w:t>0x009C</w:t>
            </w:r>
          </w:p>
        </w:tc>
        <w:tc>
          <w:tcPr>
            <w:tcW w:w="1833" w:type="pct"/>
          </w:tcPr>
          <w:p w14:paraId="03DA9340" w14:textId="77777777" w:rsidR="00F11C70" w:rsidRDefault="00F11C70" w:rsidP="00F11C70">
            <w:pPr>
              <w:pStyle w:val="TableBodyL"/>
            </w:pPr>
            <w:hyperlink w:anchor="_0e2bb13b-b161-45ec-bdf1-e4adc80e0922">
              <w:r>
                <w:rPr>
                  <w:color w:val="0000FF"/>
                </w:rPr>
                <w:t>ADC_DATA_OUT_DEBUG_LOW</w:t>
              </w:r>
            </w:hyperlink>
          </w:p>
        </w:tc>
        <w:tc>
          <w:tcPr>
            <w:tcW w:w="1738" w:type="pct"/>
          </w:tcPr>
          <w:p w14:paraId="734FC235" w14:textId="77777777" w:rsidR="00F11C70" w:rsidRDefault="00F11C70" w:rsidP="00F11C70">
            <w:pPr>
              <w:pStyle w:val="TableBodyL"/>
            </w:pPr>
            <w:r>
              <w:t>ADC_DATA_OUT_DEBUG_l register</w:t>
            </w:r>
          </w:p>
        </w:tc>
        <w:tc>
          <w:tcPr>
            <w:tcW w:w="485" w:type="pct"/>
          </w:tcPr>
          <w:p w14:paraId="55DA61CA" w14:textId="77777777" w:rsidR="00F11C70" w:rsidRDefault="00F11C70" w:rsidP="00F11C70">
            <w:pPr>
              <w:pStyle w:val="TableBodyL"/>
            </w:pPr>
            <w:r>
              <w:t>0x1C</w:t>
            </w:r>
          </w:p>
        </w:tc>
        <w:tc>
          <w:tcPr>
            <w:tcW w:w="484" w:type="pct"/>
            <w:vMerge/>
          </w:tcPr>
          <w:p w14:paraId="35E66A02" w14:textId="77777777" w:rsidR="00F11C70" w:rsidRDefault="00F11C70" w:rsidP="00F11C70">
            <w:pPr>
              <w:pStyle w:val="TableBodyL"/>
            </w:pPr>
          </w:p>
        </w:tc>
      </w:tr>
      <w:tr w:rsidR="00F11C70" w14:paraId="0D0F9EF0" w14:textId="77777777" w:rsidTr="00F11C70">
        <w:tc>
          <w:tcPr>
            <w:tcW w:w="460" w:type="pct"/>
          </w:tcPr>
          <w:p w14:paraId="67EC2682" w14:textId="77777777" w:rsidR="00F11C70" w:rsidRDefault="00F11C70" w:rsidP="00F11C70">
            <w:pPr>
              <w:pStyle w:val="TableBodyL"/>
            </w:pPr>
            <w:r>
              <w:t>0x009D</w:t>
            </w:r>
          </w:p>
        </w:tc>
        <w:tc>
          <w:tcPr>
            <w:tcW w:w="1833" w:type="pct"/>
          </w:tcPr>
          <w:p w14:paraId="698E3605" w14:textId="77777777" w:rsidR="00F11C70" w:rsidRDefault="00F11C70" w:rsidP="00F11C70">
            <w:pPr>
              <w:pStyle w:val="TableBodyL"/>
            </w:pPr>
            <w:hyperlink w:anchor="_bf6629ee-4cbe-40cb-97ea-3a20dad1d64b">
              <w:r>
                <w:rPr>
                  <w:color w:val="0000FF"/>
                </w:rPr>
                <w:t>ADC_DATA_OUT_DEBUG_HIGH</w:t>
              </w:r>
            </w:hyperlink>
          </w:p>
        </w:tc>
        <w:tc>
          <w:tcPr>
            <w:tcW w:w="1738" w:type="pct"/>
          </w:tcPr>
          <w:p w14:paraId="0FBB5422" w14:textId="77777777" w:rsidR="00F11C70" w:rsidRDefault="00F11C70" w:rsidP="00F11C70">
            <w:pPr>
              <w:pStyle w:val="TableBodyL"/>
            </w:pPr>
            <w:r>
              <w:t>ADC_DATA_OUT_DEBUG_h register</w:t>
            </w:r>
          </w:p>
        </w:tc>
        <w:tc>
          <w:tcPr>
            <w:tcW w:w="485" w:type="pct"/>
          </w:tcPr>
          <w:p w14:paraId="20974890" w14:textId="77777777" w:rsidR="00F11C70" w:rsidRDefault="00F11C70" w:rsidP="00F11C70">
            <w:pPr>
              <w:pStyle w:val="TableBodyL"/>
            </w:pPr>
            <w:r>
              <w:t>0x1D</w:t>
            </w:r>
          </w:p>
        </w:tc>
        <w:tc>
          <w:tcPr>
            <w:tcW w:w="484" w:type="pct"/>
            <w:vMerge/>
          </w:tcPr>
          <w:p w14:paraId="66C7763B" w14:textId="77777777" w:rsidR="00F11C70" w:rsidRDefault="00F11C70" w:rsidP="00F11C70">
            <w:pPr>
              <w:pStyle w:val="TableBodyL"/>
            </w:pPr>
          </w:p>
        </w:tc>
      </w:tr>
      <w:tr w:rsidR="00F11C70" w14:paraId="4A0FC65D" w14:textId="77777777" w:rsidTr="00F11C70">
        <w:tc>
          <w:tcPr>
            <w:tcW w:w="460" w:type="pct"/>
          </w:tcPr>
          <w:p w14:paraId="2B510713" w14:textId="77777777" w:rsidR="00F11C70" w:rsidRDefault="00F11C70" w:rsidP="00F11C70">
            <w:pPr>
              <w:pStyle w:val="TableBodyL"/>
            </w:pPr>
            <w:r>
              <w:t>0x009E</w:t>
            </w:r>
          </w:p>
        </w:tc>
        <w:tc>
          <w:tcPr>
            <w:tcW w:w="1833" w:type="pct"/>
          </w:tcPr>
          <w:p w14:paraId="5E892BFB" w14:textId="77777777" w:rsidR="00F11C70" w:rsidRDefault="00F11C70" w:rsidP="00F11C70">
            <w:pPr>
              <w:pStyle w:val="TableBodyL"/>
            </w:pPr>
            <w:hyperlink w:anchor="_5ff081f1-1798-4001-a333-37d610f03405">
              <w:r>
                <w:rPr>
                  <w:color w:val="0000FF"/>
                </w:rPr>
                <w:t>DEBUG_GSR_REG</w:t>
              </w:r>
            </w:hyperlink>
          </w:p>
        </w:tc>
        <w:tc>
          <w:tcPr>
            <w:tcW w:w="1738" w:type="pct"/>
          </w:tcPr>
          <w:p w14:paraId="4F693258" w14:textId="77777777" w:rsidR="00F11C70" w:rsidRDefault="00F11C70" w:rsidP="00F11C70">
            <w:pPr>
              <w:pStyle w:val="TableBodyL"/>
            </w:pPr>
            <w:r>
              <w:t>DEBUG GSR REGISTER</w:t>
            </w:r>
          </w:p>
        </w:tc>
        <w:tc>
          <w:tcPr>
            <w:tcW w:w="485" w:type="pct"/>
          </w:tcPr>
          <w:p w14:paraId="11BD44F8" w14:textId="77777777" w:rsidR="00F11C70" w:rsidRDefault="00F11C70" w:rsidP="00F11C70">
            <w:pPr>
              <w:pStyle w:val="TableBodyL"/>
            </w:pPr>
            <w:r>
              <w:t>0x1E</w:t>
            </w:r>
          </w:p>
        </w:tc>
        <w:tc>
          <w:tcPr>
            <w:tcW w:w="484" w:type="pct"/>
            <w:vMerge/>
          </w:tcPr>
          <w:p w14:paraId="250BA042" w14:textId="77777777" w:rsidR="00F11C70" w:rsidRDefault="00F11C70" w:rsidP="00F11C70">
            <w:pPr>
              <w:pStyle w:val="TableBodyL"/>
            </w:pPr>
          </w:p>
        </w:tc>
      </w:tr>
      <w:tr w:rsidR="00F11C70" w14:paraId="0715FB35" w14:textId="77777777" w:rsidTr="00F11C70">
        <w:tc>
          <w:tcPr>
            <w:tcW w:w="460" w:type="pct"/>
          </w:tcPr>
          <w:p w14:paraId="5A39B513" w14:textId="77777777" w:rsidR="00F11C70" w:rsidRDefault="00F11C70" w:rsidP="00F11C70">
            <w:pPr>
              <w:pStyle w:val="TableBodyL"/>
            </w:pPr>
            <w:r>
              <w:t>0x009F</w:t>
            </w:r>
          </w:p>
        </w:tc>
        <w:tc>
          <w:tcPr>
            <w:tcW w:w="1833" w:type="pct"/>
          </w:tcPr>
          <w:p w14:paraId="72E48B31" w14:textId="77777777" w:rsidR="00F11C70" w:rsidRDefault="00F11C70" w:rsidP="00F11C70">
            <w:pPr>
              <w:pStyle w:val="TableBodyL"/>
            </w:pPr>
            <w:hyperlink w:anchor="_edd81a8e-a5d0-4310-a019-593f2f5f53b8">
              <w:r>
                <w:rPr>
                  <w:color w:val="0000FF"/>
                </w:rPr>
                <w:t>B_IDAC_DEBUG_LOW</w:t>
              </w:r>
            </w:hyperlink>
          </w:p>
        </w:tc>
        <w:tc>
          <w:tcPr>
            <w:tcW w:w="1738" w:type="pct"/>
          </w:tcPr>
          <w:p w14:paraId="44BCC937" w14:textId="77777777" w:rsidR="00F11C70" w:rsidRDefault="00F11C70" w:rsidP="00F11C70">
            <w:pPr>
              <w:pStyle w:val="TableBodyL"/>
            </w:pPr>
            <w:r>
              <w:t>B_IDAC_DEBUG_l register</w:t>
            </w:r>
          </w:p>
        </w:tc>
        <w:tc>
          <w:tcPr>
            <w:tcW w:w="485" w:type="pct"/>
          </w:tcPr>
          <w:p w14:paraId="19802AE9" w14:textId="77777777" w:rsidR="00F11C70" w:rsidRDefault="00F11C70" w:rsidP="00F11C70">
            <w:pPr>
              <w:pStyle w:val="TableBodyL"/>
            </w:pPr>
            <w:r>
              <w:t>0x1F</w:t>
            </w:r>
          </w:p>
        </w:tc>
        <w:tc>
          <w:tcPr>
            <w:tcW w:w="484" w:type="pct"/>
            <w:vMerge/>
          </w:tcPr>
          <w:p w14:paraId="64FADDA5" w14:textId="77777777" w:rsidR="00F11C70" w:rsidRDefault="00F11C70" w:rsidP="00F11C70">
            <w:pPr>
              <w:pStyle w:val="TableBodyL"/>
            </w:pPr>
          </w:p>
        </w:tc>
      </w:tr>
      <w:tr w:rsidR="00F11C70" w14:paraId="6A7526C3" w14:textId="77777777" w:rsidTr="00F11C70">
        <w:tc>
          <w:tcPr>
            <w:tcW w:w="460" w:type="pct"/>
          </w:tcPr>
          <w:p w14:paraId="7152C1D2" w14:textId="77777777" w:rsidR="00F11C70" w:rsidRDefault="00F11C70" w:rsidP="00F11C70">
            <w:pPr>
              <w:pStyle w:val="TableBodyL"/>
            </w:pPr>
            <w:r>
              <w:t>0x00A0</w:t>
            </w:r>
          </w:p>
        </w:tc>
        <w:tc>
          <w:tcPr>
            <w:tcW w:w="1833" w:type="pct"/>
          </w:tcPr>
          <w:p w14:paraId="0EE27D85" w14:textId="77777777" w:rsidR="00F11C70" w:rsidRDefault="00F11C70" w:rsidP="00F11C70">
            <w:pPr>
              <w:pStyle w:val="TableBodyL"/>
            </w:pPr>
            <w:hyperlink w:anchor="_5e5c807a-e1a1-415b-8dfd-0d251a081fe1">
              <w:r>
                <w:rPr>
                  <w:color w:val="0000FF"/>
                </w:rPr>
                <w:t>B_IDAC_DEBUG_HIGH</w:t>
              </w:r>
            </w:hyperlink>
          </w:p>
        </w:tc>
        <w:tc>
          <w:tcPr>
            <w:tcW w:w="1738" w:type="pct"/>
          </w:tcPr>
          <w:p w14:paraId="21F5FDE8" w14:textId="77777777" w:rsidR="00F11C70" w:rsidRDefault="00F11C70" w:rsidP="00F11C70">
            <w:pPr>
              <w:pStyle w:val="TableBodyL"/>
            </w:pPr>
            <w:r>
              <w:t>B_IDAC_DEBUG_h register</w:t>
            </w:r>
          </w:p>
        </w:tc>
        <w:tc>
          <w:tcPr>
            <w:tcW w:w="485" w:type="pct"/>
          </w:tcPr>
          <w:p w14:paraId="751A75A9" w14:textId="77777777" w:rsidR="00F11C70" w:rsidRDefault="00F11C70" w:rsidP="00F11C70">
            <w:pPr>
              <w:pStyle w:val="TableBodyL"/>
            </w:pPr>
            <w:r>
              <w:t>0x20</w:t>
            </w:r>
          </w:p>
        </w:tc>
        <w:tc>
          <w:tcPr>
            <w:tcW w:w="484" w:type="pct"/>
            <w:vMerge/>
          </w:tcPr>
          <w:p w14:paraId="1320C012" w14:textId="77777777" w:rsidR="00F11C70" w:rsidRDefault="00F11C70" w:rsidP="00F11C70">
            <w:pPr>
              <w:pStyle w:val="TableBodyL"/>
            </w:pPr>
          </w:p>
        </w:tc>
      </w:tr>
      <w:tr w:rsidR="00F11C70" w14:paraId="7F0A802D" w14:textId="77777777" w:rsidTr="00F11C70">
        <w:tc>
          <w:tcPr>
            <w:tcW w:w="460" w:type="pct"/>
          </w:tcPr>
          <w:p w14:paraId="2B5CF7D5" w14:textId="77777777" w:rsidR="00F11C70" w:rsidRDefault="00F11C70" w:rsidP="00F11C70">
            <w:pPr>
              <w:pStyle w:val="TableBodyL"/>
            </w:pPr>
            <w:r>
              <w:t>0x00A1</w:t>
            </w:r>
          </w:p>
        </w:tc>
        <w:tc>
          <w:tcPr>
            <w:tcW w:w="1833" w:type="pct"/>
          </w:tcPr>
          <w:p w14:paraId="289C7CEC" w14:textId="77777777" w:rsidR="00F11C70" w:rsidRDefault="00F11C70" w:rsidP="00F11C70">
            <w:pPr>
              <w:pStyle w:val="TableBodyL"/>
            </w:pPr>
            <w:hyperlink w:anchor="_125f5e01-4583-4ffa-a48f-2fc135f8f660">
              <w:r>
                <w:rPr>
                  <w:color w:val="0000FF"/>
                </w:rPr>
                <w:t>SPARE_0_REG</w:t>
              </w:r>
            </w:hyperlink>
          </w:p>
        </w:tc>
        <w:tc>
          <w:tcPr>
            <w:tcW w:w="1738" w:type="pct"/>
          </w:tcPr>
          <w:p w14:paraId="16713BB5" w14:textId="77777777" w:rsidR="00F11C70" w:rsidRDefault="00F11C70" w:rsidP="00F11C70">
            <w:pPr>
              <w:pStyle w:val="TableBodyL"/>
            </w:pPr>
            <w:r>
              <w:t>AFE SPARE 0 REGISTER</w:t>
            </w:r>
          </w:p>
        </w:tc>
        <w:tc>
          <w:tcPr>
            <w:tcW w:w="485" w:type="pct"/>
          </w:tcPr>
          <w:p w14:paraId="110C5DA8" w14:textId="77777777" w:rsidR="00F11C70" w:rsidRDefault="00F11C70" w:rsidP="00F11C70">
            <w:pPr>
              <w:pStyle w:val="TableBodyL"/>
            </w:pPr>
            <w:r>
              <w:t>0x21</w:t>
            </w:r>
          </w:p>
        </w:tc>
        <w:tc>
          <w:tcPr>
            <w:tcW w:w="484" w:type="pct"/>
            <w:vMerge/>
          </w:tcPr>
          <w:p w14:paraId="2271B3C6" w14:textId="77777777" w:rsidR="00F11C70" w:rsidRDefault="00F11C70" w:rsidP="00F11C70">
            <w:pPr>
              <w:pStyle w:val="TableBodyL"/>
            </w:pPr>
          </w:p>
        </w:tc>
      </w:tr>
      <w:tr w:rsidR="00F11C70" w14:paraId="0C376C47" w14:textId="77777777" w:rsidTr="00F11C70">
        <w:tc>
          <w:tcPr>
            <w:tcW w:w="460" w:type="pct"/>
          </w:tcPr>
          <w:p w14:paraId="50E448F7" w14:textId="77777777" w:rsidR="00F11C70" w:rsidRDefault="00F11C70" w:rsidP="00F11C70">
            <w:pPr>
              <w:pStyle w:val="TableBodyL"/>
            </w:pPr>
            <w:r>
              <w:t>0x00A2</w:t>
            </w:r>
          </w:p>
        </w:tc>
        <w:tc>
          <w:tcPr>
            <w:tcW w:w="1833" w:type="pct"/>
          </w:tcPr>
          <w:p w14:paraId="60D00711" w14:textId="77777777" w:rsidR="00F11C70" w:rsidRDefault="00F11C70" w:rsidP="00F11C70">
            <w:pPr>
              <w:pStyle w:val="TableBodyL"/>
            </w:pPr>
            <w:hyperlink w:anchor="_8733bf6a-433d-471f-9f8f-4d295087236d">
              <w:r>
                <w:rPr>
                  <w:color w:val="0000FF"/>
                </w:rPr>
                <w:t>SPARE_1_REG</w:t>
              </w:r>
            </w:hyperlink>
          </w:p>
        </w:tc>
        <w:tc>
          <w:tcPr>
            <w:tcW w:w="1738" w:type="pct"/>
          </w:tcPr>
          <w:p w14:paraId="27AC0120" w14:textId="77777777" w:rsidR="00F11C70" w:rsidRDefault="00F11C70" w:rsidP="00F11C70">
            <w:pPr>
              <w:pStyle w:val="TableBodyL"/>
            </w:pPr>
            <w:r>
              <w:t>AFE SPARE 1 REGISTER</w:t>
            </w:r>
          </w:p>
        </w:tc>
        <w:tc>
          <w:tcPr>
            <w:tcW w:w="485" w:type="pct"/>
          </w:tcPr>
          <w:p w14:paraId="0CB3FC53" w14:textId="77777777" w:rsidR="00F11C70" w:rsidRDefault="00F11C70" w:rsidP="00F11C70">
            <w:pPr>
              <w:pStyle w:val="TableBodyL"/>
            </w:pPr>
            <w:r>
              <w:t>0x22</w:t>
            </w:r>
          </w:p>
        </w:tc>
        <w:tc>
          <w:tcPr>
            <w:tcW w:w="484" w:type="pct"/>
            <w:vMerge/>
          </w:tcPr>
          <w:p w14:paraId="6FE3AB81" w14:textId="77777777" w:rsidR="00F11C70" w:rsidRDefault="00F11C70" w:rsidP="00F11C70">
            <w:pPr>
              <w:pStyle w:val="TableBodyL"/>
            </w:pPr>
          </w:p>
        </w:tc>
      </w:tr>
      <w:tr w:rsidR="00F11C70" w14:paraId="7AA1AA82" w14:textId="77777777" w:rsidTr="00F11C70">
        <w:tc>
          <w:tcPr>
            <w:tcW w:w="460" w:type="pct"/>
          </w:tcPr>
          <w:p w14:paraId="45418F5F" w14:textId="77777777" w:rsidR="00F11C70" w:rsidRDefault="00F11C70" w:rsidP="00F11C70">
            <w:pPr>
              <w:pStyle w:val="TableBodyL"/>
            </w:pPr>
            <w:r>
              <w:t>0x00A3</w:t>
            </w:r>
          </w:p>
        </w:tc>
        <w:tc>
          <w:tcPr>
            <w:tcW w:w="1833" w:type="pct"/>
          </w:tcPr>
          <w:p w14:paraId="7F261676" w14:textId="77777777" w:rsidR="00F11C70" w:rsidRDefault="00F11C70" w:rsidP="00F11C70">
            <w:pPr>
              <w:pStyle w:val="TableBodyL"/>
            </w:pPr>
            <w:hyperlink w:anchor="_460574dd-b7a8-476d-a915-9355eae129db">
              <w:r>
                <w:rPr>
                  <w:color w:val="0000FF"/>
                </w:rPr>
                <w:t>TEST_GPIO</w:t>
              </w:r>
            </w:hyperlink>
          </w:p>
        </w:tc>
        <w:tc>
          <w:tcPr>
            <w:tcW w:w="1738" w:type="pct"/>
          </w:tcPr>
          <w:p w14:paraId="73389CBB" w14:textId="77777777" w:rsidR="00F11C70" w:rsidRDefault="00F11C70" w:rsidP="00F11C70">
            <w:pPr>
              <w:pStyle w:val="TableBodyL"/>
            </w:pPr>
            <w:r>
              <w:t>TEST_GPIO REGISTER</w:t>
            </w:r>
          </w:p>
        </w:tc>
        <w:tc>
          <w:tcPr>
            <w:tcW w:w="485" w:type="pct"/>
          </w:tcPr>
          <w:p w14:paraId="5DE1B97A" w14:textId="77777777" w:rsidR="00F11C70" w:rsidRDefault="00F11C70" w:rsidP="00F11C70">
            <w:pPr>
              <w:pStyle w:val="TableBodyL"/>
            </w:pPr>
            <w:r>
              <w:t>0x23</w:t>
            </w:r>
          </w:p>
        </w:tc>
        <w:tc>
          <w:tcPr>
            <w:tcW w:w="484" w:type="pct"/>
            <w:vMerge/>
          </w:tcPr>
          <w:p w14:paraId="37956DCA" w14:textId="77777777" w:rsidR="00F11C70" w:rsidRDefault="00F11C70" w:rsidP="00F11C70">
            <w:pPr>
              <w:pStyle w:val="TableBodyL"/>
            </w:pPr>
          </w:p>
        </w:tc>
      </w:tr>
      <w:tr w:rsidR="00F11C70" w14:paraId="37B4D0EB" w14:textId="77777777" w:rsidTr="00F11C70">
        <w:tc>
          <w:tcPr>
            <w:tcW w:w="460" w:type="pct"/>
          </w:tcPr>
          <w:p w14:paraId="27172C0C" w14:textId="77777777" w:rsidR="00F11C70" w:rsidRDefault="00F11C70" w:rsidP="00F11C70">
            <w:pPr>
              <w:pStyle w:val="TableBodyL"/>
            </w:pPr>
            <w:r>
              <w:t>0x00A4</w:t>
            </w:r>
          </w:p>
        </w:tc>
        <w:tc>
          <w:tcPr>
            <w:tcW w:w="1833" w:type="pct"/>
          </w:tcPr>
          <w:p w14:paraId="3F0194B6" w14:textId="77777777" w:rsidR="00F11C70" w:rsidRDefault="00F11C70" w:rsidP="00F11C70">
            <w:pPr>
              <w:pStyle w:val="TableBodyL"/>
            </w:pPr>
            <w:hyperlink w:anchor="_22e37fa6-00a3-4523-adc7-87676012b355">
              <w:r>
                <w:rPr>
                  <w:color w:val="0000FF"/>
                </w:rPr>
                <w:t>PPG_STATUS</w:t>
              </w:r>
            </w:hyperlink>
          </w:p>
        </w:tc>
        <w:tc>
          <w:tcPr>
            <w:tcW w:w="1738" w:type="pct"/>
          </w:tcPr>
          <w:p w14:paraId="3AB2E77A" w14:textId="77777777" w:rsidR="00F11C70" w:rsidRDefault="00F11C70" w:rsidP="00F11C70">
            <w:pPr>
              <w:pStyle w:val="TableBodyL"/>
            </w:pPr>
            <w:r>
              <w:t>PPG_STATUS REGISTER</w:t>
            </w:r>
          </w:p>
        </w:tc>
        <w:tc>
          <w:tcPr>
            <w:tcW w:w="485" w:type="pct"/>
          </w:tcPr>
          <w:p w14:paraId="7C671998" w14:textId="77777777" w:rsidR="00F11C70" w:rsidRDefault="00F11C70" w:rsidP="00F11C70">
            <w:pPr>
              <w:pStyle w:val="TableBodyL"/>
            </w:pPr>
            <w:r>
              <w:t>0x24</w:t>
            </w:r>
          </w:p>
        </w:tc>
        <w:tc>
          <w:tcPr>
            <w:tcW w:w="484" w:type="pct"/>
            <w:vMerge/>
          </w:tcPr>
          <w:p w14:paraId="1A4DDA1A" w14:textId="77777777" w:rsidR="00F11C70" w:rsidRDefault="00F11C70" w:rsidP="00F11C70">
            <w:pPr>
              <w:pStyle w:val="TableBodyL"/>
            </w:pPr>
          </w:p>
        </w:tc>
      </w:tr>
      <w:tr w:rsidR="00F11C70" w14:paraId="7472A5A5" w14:textId="77777777" w:rsidTr="00F11C70">
        <w:tc>
          <w:tcPr>
            <w:tcW w:w="460" w:type="pct"/>
          </w:tcPr>
          <w:p w14:paraId="2EBF8710" w14:textId="77777777" w:rsidR="00F11C70" w:rsidRDefault="00F11C70" w:rsidP="00F11C70">
            <w:pPr>
              <w:pStyle w:val="TableBodyL"/>
            </w:pPr>
            <w:r>
              <w:t>0x00CF</w:t>
            </w:r>
          </w:p>
        </w:tc>
        <w:tc>
          <w:tcPr>
            <w:tcW w:w="1833" w:type="pct"/>
          </w:tcPr>
          <w:p w14:paraId="04AD336D" w14:textId="77777777" w:rsidR="00F11C70" w:rsidRDefault="00F11C70" w:rsidP="00F11C70">
            <w:pPr>
              <w:pStyle w:val="TableBodyL"/>
            </w:pPr>
            <w:hyperlink w:anchor="_809cb4ca-d8c6-4cad-9de2-5f59701ca296">
              <w:r>
                <w:rPr>
                  <w:color w:val="0000FF"/>
                </w:rPr>
                <w:t>VIREF_LDO1V8_CLK16M</w:t>
              </w:r>
            </w:hyperlink>
          </w:p>
        </w:tc>
        <w:tc>
          <w:tcPr>
            <w:tcW w:w="1738" w:type="pct"/>
          </w:tcPr>
          <w:p w14:paraId="039AA26F" w14:textId="77777777" w:rsidR="00F11C70" w:rsidRDefault="00F11C70" w:rsidP="00F11C70">
            <w:pPr>
              <w:pStyle w:val="TableBodyL"/>
            </w:pPr>
            <w:r>
              <w:t>VIREF_LDO1V8_CLK16M register</w:t>
            </w:r>
          </w:p>
        </w:tc>
        <w:tc>
          <w:tcPr>
            <w:tcW w:w="485" w:type="pct"/>
          </w:tcPr>
          <w:p w14:paraId="5E563AE3" w14:textId="77777777" w:rsidR="00F11C70" w:rsidRDefault="00F11C70" w:rsidP="00F11C70">
            <w:pPr>
              <w:pStyle w:val="TableBodyL"/>
            </w:pPr>
            <w:r>
              <w:t>0x0F</w:t>
            </w:r>
          </w:p>
        </w:tc>
        <w:tc>
          <w:tcPr>
            <w:tcW w:w="484" w:type="pct"/>
            <w:vMerge w:val="restart"/>
            <w:vAlign w:val="center"/>
          </w:tcPr>
          <w:p w14:paraId="2D1E0A01" w14:textId="77777777" w:rsidR="00F11C70" w:rsidRDefault="00F11C70" w:rsidP="00F11C70">
            <w:pPr>
              <w:pStyle w:val="TableBodyL"/>
            </w:pPr>
            <w:r>
              <w:t>0x03</w:t>
            </w:r>
          </w:p>
        </w:tc>
      </w:tr>
      <w:tr w:rsidR="00F11C70" w14:paraId="04D9F6A3" w14:textId="77777777" w:rsidTr="00F11C70">
        <w:tc>
          <w:tcPr>
            <w:tcW w:w="460" w:type="pct"/>
          </w:tcPr>
          <w:p w14:paraId="6D49B09C" w14:textId="77777777" w:rsidR="00F11C70" w:rsidRDefault="00F11C70" w:rsidP="00F11C70">
            <w:pPr>
              <w:pStyle w:val="TableBodyL"/>
            </w:pPr>
            <w:r>
              <w:t>0x00D2</w:t>
            </w:r>
          </w:p>
        </w:tc>
        <w:tc>
          <w:tcPr>
            <w:tcW w:w="1833" w:type="pct"/>
          </w:tcPr>
          <w:p w14:paraId="3F0952AC" w14:textId="77777777" w:rsidR="00F11C70" w:rsidRDefault="00F11C70" w:rsidP="00F11C70">
            <w:pPr>
              <w:pStyle w:val="TableBodyL"/>
            </w:pPr>
            <w:hyperlink w:anchor="_9cebe700-8de9-4092-9d03-34a428bbf12a">
              <w:r>
                <w:rPr>
                  <w:color w:val="0000FF"/>
                </w:rPr>
                <w:t>GPIO_CTRL_OUT</w:t>
              </w:r>
            </w:hyperlink>
          </w:p>
        </w:tc>
        <w:tc>
          <w:tcPr>
            <w:tcW w:w="1738" w:type="pct"/>
          </w:tcPr>
          <w:p w14:paraId="63B57004" w14:textId="77777777" w:rsidR="00F11C70" w:rsidRDefault="00F11C70" w:rsidP="00F11C70">
            <w:pPr>
              <w:pStyle w:val="TableBodyL"/>
            </w:pPr>
            <w:r>
              <w:t>GPIO_CONTROL_OUTPUT register</w:t>
            </w:r>
          </w:p>
        </w:tc>
        <w:tc>
          <w:tcPr>
            <w:tcW w:w="485" w:type="pct"/>
          </w:tcPr>
          <w:p w14:paraId="429739FF" w14:textId="77777777" w:rsidR="00F11C70" w:rsidRDefault="00F11C70" w:rsidP="00F11C70">
            <w:pPr>
              <w:pStyle w:val="TableBodyL"/>
            </w:pPr>
            <w:r>
              <w:t>0x12</w:t>
            </w:r>
          </w:p>
        </w:tc>
        <w:tc>
          <w:tcPr>
            <w:tcW w:w="484" w:type="pct"/>
            <w:vMerge/>
          </w:tcPr>
          <w:p w14:paraId="3E98BEBC" w14:textId="77777777" w:rsidR="00F11C70" w:rsidRDefault="00F11C70" w:rsidP="00F11C70">
            <w:pPr>
              <w:pStyle w:val="TableBodyL"/>
            </w:pPr>
          </w:p>
        </w:tc>
      </w:tr>
      <w:tr w:rsidR="00F11C70" w14:paraId="04E63B57" w14:textId="77777777" w:rsidTr="00F11C70">
        <w:tc>
          <w:tcPr>
            <w:tcW w:w="460" w:type="pct"/>
          </w:tcPr>
          <w:p w14:paraId="38D77181" w14:textId="77777777" w:rsidR="00F11C70" w:rsidRDefault="00F11C70" w:rsidP="00F11C70">
            <w:pPr>
              <w:pStyle w:val="TableBodyL"/>
            </w:pPr>
            <w:r>
              <w:t>0x00D3</w:t>
            </w:r>
          </w:p>
        </w:tc>
        <w:tc>
          <w:tcPr>
            <w:tcW w:w="1833" w:type="pct"/>
          </w:tcPr>
          <w:p w14:paraId="3C2A34BC" w14:textId="77777777" w:rsidR="00F11C70" w:rsidRDefault="00F11C70" w:rsidP="00F11C70">
            <w:pPr>
              <w:pStyle w:val="TableBodyL"/>
            </w:pPr>
            <w:hyperlink w:anchor="_5a4d7fb8-93ab-4719-acbc-81adaf4bc6f0">
              <w:r>
                <w:rPr>
                  <w:color w:val="0000FF"/>
                </w:rPr>
                <w:t>GPIO1_CTRL_IN</w:t>
              </w:r>
            </w:hyperlink>
          </w:p>
        </w:tc>
        <w:tc>
          <w:tcPr>
            <w:tcW w:w="1738" w:type="pct"/>
          </w:tcPr>
          <w:p w14:paraId="3A35E617" w14:textId="77777777" w:rsidR="00F11C70" w:rsidRDefault="00F11C70" w:rsidP="00F11C70">
            <w:pPr>
              <w:pStyle w:val="TableBodyL"/>
            </w:pPr>
            <w:r>
              <w:t>GPIO1_CONTROL _INPUT register</w:t>
            </w:r>
          </w:p>
        </w:tc>
        <w:tc>
          <w:tcPr>
            <w:tcW w:w="485" w:type="pct"/>
          </w:tcPr>
          <w:p w14:paraId="40C8D95F" w14:textId="77777777" w:rsidR="00F11C70" w:rsidRDefault="00F11C70" w:rsidP="00F11C70">
            <w:pPr>
              <w:pStyle w:val="TableBodyL"/>
            </w:pPr>
            <w:r>
              <w:t>0x13</w:t>
            </w:r>
          </w:p>
        </w:tc>
        <w:tc>
          <w:tcPr>
            <w:tcW w:w="484" w:type="pct"/>
            <w:vMerge/>
          </w:tcPr>
          <w:p w14:paraId="7447E341" w14:textId="77777777" w:rsidR="00F11C70" w:rsidRDefault="00F11C70" w:rsidP="00F11C70">
            <w:pPr>
              <w:pStyle w:val="TableBodyL"/>
            </w:pPr>
          </w:p>
        </w:tc>
      </w:tr>
      <w:tr w:rsidR="00F11C70" w14:paraId="12A6D3E9" w14:textId="77777777" w:rsidTr="00F11C70">
        <w:tc>
          <w:tcPr>
            <w:tcW w:w="460" w:type="pct"/>
          </w:tcPr>
          <w:p w14:paraId="0F7F1C80" w14:textId="77777777" w:rsidR="00F11C70" w:rsidRDefault="00F11C70" w:rsidP="00F11C70">
            <w:pPr>
              <w:pStyle w:val="TableBodyL"/>
            </w:pPr>
            <w:r>
              <w:t>0x00D4</w:t>
            </w:r>
          </w:p>
        </w:tc>
        <w:tc>
          <w:tcPr>
            <w:tcW w:w="1833" w:type="pct"/>
          </w:tcPr>
          <w:p w14:paraId="1A750E34" w14:textId="77777777" w:rsidR="00F11C70" w:rsidRDefault="00F11C70" w:rsidP="00F11C70">
            <w:pPr>
              <w:pStyle w:val="TableBodyL"/>
            </w:pPr>
            <w:hyperlink w:anchor="_c7764a39-3ee5-4fa5-aedd-d67a122e5288">
              <w:r>
                <w:rPr>
                  <w:color w:val="0000FF"/>
                </w:rPr>
                <w:t>GPIO2_CTRL_IN</w:t>
              </w:r>
            </w:hyperlink>
          </w:p>
        </w:tc>
        <w:tc>
          <w:tcPr>
            <w:tcW w:w="1738" w:type="pct"/>
          </w:tcPr>
          <w:p w14:paraId="17AEA11B" w14:textId="77777777" w:rsidR="00F11C70" w:rsidRDefault="00F11C70" w:rsidP="00F11C70">
            <w:pPr>
              <w:pStyle w:val="TableBodyL"/>
            </w:pPr>
            <w:r>
              <w:t>GPIO2_CONTROL_INPUT register</w:t>
            </w:r>
          </w:p>
        </w:tc>
        <w:tc>
          <w:tcPr>
            <w:tcW w:w="485" w:type="pct"/>
          </w:tcPr>
          <w:p w14:paraId="216755D6" w14:textId="77777777" w:rsidR="00F11C70" w:rsidRDefault="00F11C70" w:rsidP="00F11C70">
            <w:pPr>
              <w:pStyle w:val="TableBodyL"/>
            </w:pPr>
            <w:r>
              <w:t>0x14</w:t>
            </w:r>
          </w:p>
        </w:tc>
        <w:tc>
          <w:tcPr>
            <w:tcW w:w="484" w:type="pct"/>
            <w:vMerge/>
          </w:tcPr>
          <w:p w14:paraId="1454C218" w14:textId="77777777" w:rsidR="00F11C70" w:rsidRDefault="00F11C70" w:rsidP="00F11C70">
            <w:pPr>
              <w:pStyle w:val="TableBodyL"/>
            </w:pPr>
          </w:p>
        </w:tc>
      </w:tr>
      <w:tr w:rsidR="00F11C70" w14:paraId="4AF45F65" w14:textId="77777777" w:rsidTr="00F11C70">
        <w:tc>
          <w:tcPr>
            <w:tcW w:w="460" w:type="pct"/>
          </w:tcPr>
          <w:p w14:paraId="251C462C" w14:textId="77777777" w:rsidR="00F11C70" w:rsidRDefault="00F11C70" w:rsidP="00F11C70">
            <w:pPr>
              <w:pStyle w:val="TableBodyL"/>
            </w:pPr>
            <w:r>
              <w:lastRenderedPageBreak/>
              <w:t>0x00D5</w:t>
            </w:r>
          </w:p>
        </w:tc>
        <w:tc>
          <w:tcPr>
            <w:tcW w:w="1833" w:type="pct"/>
          </w:tcPr>
          <w:p w14:paraId="48BCC61F" w14:textId="77777777" w:rsidR="00F11C70" w:rsidRDefault="00F11C70" w:rsidP="00F11C70">
            <w:pPr>
              <w:pStyle w:val="TableBodyL"/>
            </w:pPr>
            <w:hyperlink w:anchor="_f8cfa97d-a732-4474-96e6-565009d1716c">
              <w:r>
                <w:rPr>
                  <w:color w:val="0000FF"/>
                </w:rPr>
                <w:t>GPIO3_CTRL_IN</w:t>
              </w:r>
            </w:hyperlink>
          </w:p>
        </w:tc>
        <w:tc>
          <w:tcPr>
            <w:tcW w:w="1738" w:type="pct"/>
          </w:tcPr>
          <w:p w14:paraId="0D097FB0" w14:textId="77777777" w:rsidR="00F11C70" w:rsidRDefault="00F11C70" w:rsidP="00F11C70">
            <w:pPr>
              <w:pStyle w:val="TableBodyL"/>
            </w:pPr>
            <w:r>
              <w:t>GPIO3_CONTROL _INPUT register</w:t>
            </w:r>
          </w:p>
        </w:tc>
        <w:tc>
          <w:tcPr>
            <w:tcW w:w="485" w:type="pct"/>
          </w:tcPr>
          <w:p w14:paraId="4074300B" w14:textId="77777777" w:rsidR="00F11C70" w:rsidRDefault="00F11C70" w:rsidP="00F11C70">
            <w:pPr>
              <w:pStyle w:val="TableBodyL"/>
            </w:pPr>
            <w:r>
              <w:t>0x15</w:t>
            </w:r>
          </w:p>
        </w:tc>
        <w:tc>
          <w:tcPr>
            <w:tcW w:w="484" w:type="pct"/>
            <w:vMerge/>
          </w:tcPr>
          <w:p w14:paraId="4463FD2C" w14:textId="77777777" w:rsidR="00F11C70" w:rsidRDefault="00F11C70" w:rsidP="00F11C70">
            <w:pPr>
              <w:pStyle w:val="TableBodyL"/>
            </w:pPr>
          </w:p>
        </w:tc>
      </w:tr>
      <w:tr w:rsidR="00F11C70" w14:paraId="2F0C2046" w14:textId="77777777" w:rsidTr="00F11C70">
        <w:tc>
          <w:tcPr>
            <w:tcW w:w="460" w:type="pct"/>
          </w:tcPr>
          <w:p w14:paraId="1BFC7A70" w14:textId="77777777" w:rsidR="00F11C70" w:rsidRDefault="00F11C70" w:rsidP="00F11C70">
            <w:pPr>
              <w:pStyle w:val="TableBodyL"/>
            </w:pPr>
            <w:r>
              <w:t>0x00D6</w:t>
            </w:r>
          </w:p>
        </w:tc>
        <w:tc>
          <w:tcPr>
            <w:tcW w:w="1833" w:type="pct"/>
          </w:tcPr>
          <w:p w14:paraId="3FF1DEDF" w14:textId="77777777" w:rsidR="00F11C70" w:rsidRDefault="00F11C70" w:rsidP="00F11C70">
            <w:pPr>
              <w:pStyle w:val="TableBodyL"/>
            </w:pPr>
            <w:hyperlink w:anchor="_9f5cc6c3-686a-40ee-92a0-cb7be3c4a8f8">
              <w:r>
                <w:rPr>
                  <w:color w:val="0000FF"/>
                </w:rPr>
                <w:t>GPIO4_CTRL_IN</w:t>
              </w:r>
            </w:hyperlink>
          </w:p>
        </w:tc>
        <w:tc>
          <w:tcPr>
            <w:tcW w:w="1738" w:type="pct"/>
          </w:tcPr>
          <w:p w14:paraId="3CFFF617" w14:textId="77777777" w:rsidR="00F11C70" w:rsidRDefault="00F11C70" w:rsidP="00F11C70">
            <w:pPr>
              <w:pStyle w:val="TableBodyL"/>
            </w:pPr>
            <w:r>
              <w:t>GPIO4_CONTROL_INPUT register</w:t>
            </w:r>
          </w:p>
        </w:tc>
        <w:tc>
          <w:tcPr>
            <w:tcW w:w="485" w:type="pct"/>
          </w:tcPr>
          <w:p w14:paraId="4290AB78" w14:textId="77777777" w:rsidR="00F11C70" w:rsidRDefault="00F11C70" w:rsidP="00F11C70">
            <w:pPr>
              <w:pStyle w:val="TableBodyL"/>
            </w:pPr>
            <w:r>
              <w:t>0x16</w:t>
            </w:r>
          </w:p>
        </w:tc>
        <w:tc>
          <w:tcPr>
            <w:tcW w:w="484" w:type="pct"/>
            <w:vMerge/>
          </w:tcPr>
          <w:p w14:paraId="430EEFA3" w14:textId="77777777" w:rsidR="00F11C70" w:rsidRDefault="00F11C70" w:rsidP="00F11C70">
            <w:pPr>
              <w:pStyle w:val="TableBodyL"/>
            </w:pPr>
          </w:p>
        </w:tc>
      </w:tr>
      <w:tr w:rsidR="00F11C70" w14:paraId="322D406F" w14:textId="77777777" w:rsidTr="00F11C70">
        <w:tc>
          <w:tcPr>
            <w:tcW w:w="460" w:type="pct"/>
          </w:tcPr>
          <w:p w14:paraId="7F3EF205" w14:textId="77777777" w:rsidR="00F11C70" w:rsidRDefault="00F11C70" w:rsidP="00F11C70">
            <w:pPr>
              <w:pStyle w:val="TableBodyL"/>
            </w:pPr>
            <w:r>
              <w:t>0x00D7</w:t>
            </w:r>
          </w:p>
        </w:tc>
        <w:tc>
          <w:tcPr>
            <w:tcW w:w="1833" w:type="pct"/>
          </w:tcPr>
          <w:p w14:paraId="2CD7ACCB" w14:textId="77777777" w:rsidR="00F11C70" w:rsidRDefault="00F11C70" w:rsidP="00F11C70">
            <w:pPr>
              <w:pStyle w:val="TableBodyL"/>
            </w:pPr>
            <w:hyperlink w:anchor="_44d1be9a-dac1-4f36-a675-837e7a801fc4">
              <w:r>
                <w:rPr>
                  <w:color w:val="0000FF"/>
                </w:rPr>
                <w:t>PAD_CTRL</w:t>
              </w:r>
            </w:hyperlink>
          </w:p>
        </w:tc>
        <w:tc>
          <w:tcPr>
            <w:tcW w:w="1738" w:type="pct"/>
          </w:tcPr>
          <w:p w14:paraId="690CAEB3" w14:textId="77777777" w:rsidR="00F11C70" w:rsidRDefault="00F11C70" w:rsidP="00F11C70">
            <w:pPr>
              <w:pStyle w:val="TableBodyL"/>
            </w:pPr>
            <w:r>
              <w:t>PAD_CTRL register</w:t>
            </w:r>
          </w:p>
        </w:tc>
        <w:tc>
          <w:tcPr>
            <w:tcW w:w="485" w:type="pct"/>
          </w:tcPr>
          <w:p w14:paraId="269709C2" w14:textId="77777777" w:rsidR="00F11C70" w:rsidRDefault="00F11C70" w:rsidP="00F11C70">
            <w:pPr>
              <w:pStyle w:val="TableBodyL"/>
            </w:pPr>
            <w:r>
              <w:t>0x17</w:t>
            </w:r>
          </w:p>
        </w:tc>
        <w:tc>
          <w:tcPr>
            <w:tcW w:w="484" w:type="pct"/>
            <w:vMerge/>
          </w:tcPr>
          <w:p w14:paraId="0B5E0D34" w14:textId="77777777" w:rsidR="00F11C70" w:rsidRDefault="00F11C70" w:rsidP="00F11C70">
            <w:pPr>
              <w:pStyle w:val="TableBodyL"/>
            </w:pPr>
          </w:p>
        </w:tc>
      </w:tr>
      <w:tr w:rsidR="00F11C70" w14:paraId="27DEA31E" w14:textId="77777777" w:rsidTr="00F11C70">
        <w:tc>
          <w:tcPr>
            <w:tcW w:w="460" w:type="pct"/>
          </w:tcPr>
          <w:p w14:paraId="0D0DB32D" w14:textId="77777777" w:rsidR="00F11C70" w:rsidRDefault="00F11C70" w:rsidP="00F11C70">
            <w:pPr>
              <w:pStyle w:val="TableBodyL"/>
            </w:pPr>
            <w:r>
              <w:t>0x00D8</w:t>
            </w:r>
          </w:p>
        </w:tc>
        <w:tc>
          <w:tcPr>
            <w:tcW w:w="1833" w:type="pct"/>
          </w:tcPr>
          <w:p w14:paraId="619F7872" w14:textId="77777777" w:rsidR="00F11C70" w:rsidRDefault="00F11C70" w:rsidP="00F11C70">
            <w:pPr>
              <w:pStyle w:val="TableBodyL"/>
            </w:pPr>
            <w:hyperlink w:anchor="_ef911053-5c77-4d38-860c-545c3f97271e">
              <w:r>
                <w:rPr>
                  <w:color w:val="0000FF"/>
                </w:rPr>
                <w:t>PAD_CTRL_GPIO</w:t>
              </w:r>
            </w:hyperlink>
          </w:p>
        </w:tc>
        <w:tc>
          <w:tcPr>
            <w:tcW w:w="1738" w:type="pct"/>
          </w:tcPr>
          <w:p w14:paraId="3DDCA8F9" w14:textId="77777777" w:rsidR="00F11C70" w:rsidRDefault="00F11C70" w:rsidP="00F11C70">
            <w:pPr>
              <w:pStyle w:val="TableBodyL"/>
            </w:pPr>
            <w:r>
              <w:t>PAD_CTRL_GPIO register</w:t>
            </w:r>
          </w:p>
        </w:tc>
        <w:tc>
          <w:tcPr>
            <w:tcW w:w="485" w:type="pct"/>
          </w:tcPr>
          <w:p w14:paraId="554B2016" w14:textId="77777777" w:rsidR="00F11C70" w:rsidRDefault="00F11C70" w:rsidP="00F11C70">
            <w:pPr>
              <w:pStyle w:val="TableBodyL"/>
            </w:pPr>
            <w:r>
              <w:t>0x18</w:t>
            </w:r>
          </w:p>
        </w:tc>
        <w:tc>
          <w:tcPr>
            <w:tcW w:w="484" w:type="pct"/>
            <w:vMerge/>
          </w:tcPr>
          <w:p w14:paraId="3E1ADEB5" w14:textId="77777777" w:rsidR="00F11C70" w:rsidRDefault="00F11C70" w:rsidP="00F11C70">
            <w:pPr>
              <w:pStyle w:val="TableBodyL"/>
            </w:pPr>
          </w:p>
        </w:tc>
      </w:tr>
      <w:tr w:rsidR="00F11C70" w14:paraId="1503656D" w14:textId="77777777" w:rsidTr="00F11C70">
        <w:tc>
          <w:tcPr>
            <w:tcW w:w="460" w:type="pct"/>
          </w:tcPr>
          <w:p w14:paraId="232475D0" w14:textId="77777777" w:rsidR="00F11C70" w:rsidRDefault="00F11C70" w:rsidP="00F11C70">
            <w:pPr>
              <w:pStyle w:val="TableBodyL"/>
            </w:pPr>
            <w:r>
              <w:t>0x00D9</w:t>
            </w:r>
          </w:p>
        </w:tc>
        <w:tc>
          <w:tcPr>
            <w:tcW w:w="1833" w:type="pct"/>
          </w:tcPr>
          <w:p w14:paraId="48C88414" w14:textId="77777777" w:rsidR="00F11C70" w:rsidRDefault="00F11C70" w:rsidP="00F11C70">
            <w:pPr>
              <w:pStyle w:val="TableBodyL"/>
            </w:pPr>
            <w:hyperlink w:anchor="_31ef8597-39e9-415f-a0b8-7b84ecc5292a">
              <w:r>
                <w:rPr>
                  <w:color w:val="0000FF"/>
                </w:rPr>
                <w:t>OFFSET_CALIBRATION_DATA1_LOW</w:t>
              </w:r>
            </w:hyperlink>
          </w:p>
        </w:tc>
        <w:tc>
          <w:tcPr>
            <w:tcW w:w="1738" w:type="pct"/>
          </w:tcPr>
          <w:p w14:paraId="4F7FD319" w14:textId="77777777" w:rsidR="00F11C70" w:rsidRDefault="00F11C70" w:rsidP="00F11C70">
            <w:pPr>
              <w:pStyle w:val="TableBodyL"/>
            </w:pPr>
            <w:r>
              <w:t>OFFSET_CALIBRATION_DATA1_l register</w:t>
            </w:r>
          </w:p>
        </w:tc>
        <w:tc>
          <w:tcPr>
            <w:tcW w:w="485" w:type="pct"/>
          </w:tcPr>
          <w:p w14:paraId="75D24C22" w14:textId="77777777" w:rsidR="00F11C70" w:rsidRDefault="00F11C70" w:rsidP="00F11C70">
            <w:pPr>
              <w:pStyle w:val="TableBodyL"/>
            </w:pPr>
            <w:r>
              <w:t>0x19</w:t>
            </w:r>
          </w:p>
        </w:tc>
        <w:tc>
          <w:tcPr>
            <w:tcW w:w="484" w:type="pct"/>
            <w:vMerge/>
          </w:tcPr>
          <w:p w14:paraId="1FBF9D54" w14:textId="77777777" w:rsidR="00F11C70" w:rsidRDefault="00F11C70" w:rsidP="00F11C70">
            <w:pPr>
              <w:pStyle w:val="TableBodyL"/>
            </w:pPr>
          </w:p>
        </w:tc>
      </w:tr>
      <w:tr w:rsidR="00F11C70" w14:paraId="387B290C" w14:textId="77777777" w:rsidTr="00F11C70">
        <w:tc>
          <w:tcPr>
            <w:tcW w:w="460" w:type="pct"/>
          </w:tcPr>
          <w:p w14:paraId="3E56CC22" w14:textId="77777777" w:rsidR="00F11C70" w:rsidRDefault="00F11C70" w:rsidP="00F11C70">
            <w:pPr>
              <w:pStyle w:val="TableBodyL"/>
            </w:pPr>
            <w:r>
              <w:t>0x00DA</w:t>
            </w:r>
          </w:p>
        </w:tc>
        <w:tc>
          <w:tcPr>
            <w:tcW w:w="1833" w:type="pct"/>
          </w:tcPr>
          <w:p w14:paraId="22E1FD69" w14:textId="77777777" w:rsidR="00F11C70" w:rsidRDefault="00F11C70" w:rsidP="00F11C70">
            <w:pPr>
              <w:pStyle w:val="TableBodyL"/>
            </w:pPr>
            <w:hyperlink w:anchor="_f093f47d-a067-49a4-beb8-1b78fa26ac72">
              <w:r>
                <w:rPr>
                  <w:color w:val="0000FF"/>
                </w:rPr>
                <w:t>OFFSET_CALIBRATION_DATA1_HIGH</w:t>
              </w:r>
            </w:hyperlink>
          </w:p>
        </w:tc>
        <w:tc>
          <w:tcPr>
            <w:tcW w:w="1738" w:type="pct"/>
          </w:tcPr>
          <w:p w14:paraId="52C35C71" w14:textId="77777777" w:rsidR="00F11C70" w:rsidRDefault="00F11C70" w:rsidP="00F11C70">
            <w:pPr>
              <w:pStyle w:val="TableBodyL"/>
            </w:pPr>
            <w:r>
              <w:t>OFFSET_CALIBRATION_DATA1_h register</w:t>
            </w:r>
          </w:p>
        </w:tc>
        <w:tc>
          <w:tcPr>
            <w:tcW w:w="485" w:type="pct"/>
          </w:tcPr>
          <w:p w14:paraId="2BBE36D7" w14:textId="77777777" w:rsidR="00F11C70" w:rsidRDefault="00F11C70" w:rsidP="00F11C70">
            <w:pPr>
              <w:pStyle w:val="TableBodyL"/>
            </w:pPr>
            <w:r>
              <w:t>0x1A</w:t>
            </w:r>
          </w:p>
        </w:tc>
        <w:tc>
          <w:tcPr>
            <w:tcW w:w="484" w:type="pct"/>
            <w:vMerge/>
          </w:tcPr>
          <w:p w14:paraId="3B4A9D23" w14:textId="77777777" w:rsidR="00F11C70" w:rsidRDefault="00F11C70" w:rsidP="00F11C70">
            <w:pPr>
              <w:pStyle w:val="TableBodyL"/>
            </w:pPr>
          </w:p>
        </w:tc>
      </w:tr>
      <w:tr w:rsidR="00F11C70" w14:paraId="65FDBE8E" w14:textId="77777777" w:rsidTr="00F11C70">
        <w:tc>
          <w:tcPr>
            <w:tcW w:w="460" w:type="pct"/>
          </w:tcPr>
          <w:p w14:paraId="67E28953" w14:textId="77777777" w:rsidR="00F11C70" w:rsidRDefault="00F11C70" w:rsidP="00F11C70">
            <w:pPr>
              <w:pStyle w:val="TableBodyL"/>
            </w:pPr>
            <w:r>
              <w:t>0x00DB</w:t>
            </w:r>
          </w:p>
        </w:tc>
        <w:tc>
          <w:tcPr>
            <w:tcW w:w="1833" w:type="pct"/>
          </w:tcPr>
          <w:p w14:paraId="78BB186E" w14:textId="77777777" w:rsidR="00F11C70" w:rsidRDefault="00F11C70" w:rsidP="00F11C70">
            <w:pPr>
              <w:pStyle w:val="TableBodyL"/>
            </w:pPr>
            <w:hyperlink w:anchor="_fb972078-f64d-4c09-84dd-895c699e239b">
              <w:r>
                <w:rPr>
                  <w:color w:val="0000FF"/>
                </w:rPr>
                <w:t>OFFSET_CALIBRATION_DATA2_LOW</w:t>
              </w:r>
            </w:hyperlink>
          </w:p>
        </w:tc>
        <w:tc>
          <w:tcPr>
            <w:tcW w:w="1738" w:type="pct"/>
          </w:tcPr>
          <w:p w14:paraId="3CA527A7" w14:textId="77777777" w:rsidR="00F11C70" w:rsidRDefault="00F11C70" w:rsidP="00F11C70">
            <w:pPr>
              <w:pStyle w:val="TableBodyL"/>
            </w:pPr>
            <w:r>
              <w:t>OFFSET_CALIBRATION_DATA2_l register</w:t>
            </w:r>
          </w:p>
        </w:tc>
        <w:tc>
          <w:tcPr>
            <w:tcW w:w="485" w:type="pct"/>
          </w:tcPr>
          <w:p w14:paraId="26EEF687" w14:textId="77777777" w:rsidR="00F11C70" w:rsidRDefault="00F11C70" w:rsidP="00F11C70">
            <w:pPr>
              <w:pStyle w:val="TableBodyL"/>
            </w:pPr>
            <w:r>
              <w:t>0x1B</w:t>
            </w:r>
          </w:p>
        </w:tc>
        <w:tc>
          <w:tcPr>
            <w:tcW w:w="484" w:type="pct"/>
            <w:vMerge/>
          </w:tcPr>
          <w:p w14:paraId="3874701C" w14:textId="77777777" w:rsidR="00F11C70" w:rsidRDefault="00F11C70" w:rsidP="00F11C70">
            <w:pPr>
              <w:pStyle w:val="TableBodyL"/>
            </w:pPr>
          </w:p>
        </w:tc>
      </w:tr>
      <w:tr w:rsidR="00F11C70" w14:paraId="34AD59CB" w14:textId="77777777" w:rsidTr="00F11C70">
        <w:tc>
          <w:tcPr>
            <w:tcW w:w="460" w:type="pct"/>
          </w:tcPr>
          <w:p w14:paraId="52844C5D" w14:textId="77777777" w:rsidR="00F11C70" w:rsidRDefault="00F11C70" w:rsidP="00F11C70">
            <w:pPr>
              <w:pStyle w:val="TableBodyL"/>
            </w:pPr>
            <w:r>
              <w:t>0x00DC</w:t>
            </w:r>
          </w:p>
        </w:tc>
        <w:tc>
          <w:tcPr>
            <w:tcW w:w="1833" w:type="pct"/>
          </w:tcPr>
          <w:p w14:paraId="38727283" w14:textId="77777777" w:rsidR="00F11C70" w:rsidRDefault="00F11C70" w:rsidP="00F11C70">
            <w:pPr>
              <w:pStyle w:val="TableBodyL"/>
            </w:pPr>
            <w:hyperlink w:anchor="_460900f9-c795-4403-947a-edd5bf513769">
              <w:r>
                <w:rPr>
                  <w:color w:val="0000FF"/>
                </w:rPr>
                <w:t>OFFSET_CALIBRATION_DATA2_HIGH</w:t>
              </w:r>
            </w:hyperlink>
          </w:p>
        </w:tc>
        <w:tc>
          <w:tcPr>
            <w:tcW w:w="1738" w:type="pct"/>
          </w:tcPr>
          <w:p w14:paraId="199FE68E" w14:textId="77777777" w:rsidR="00F11C70" w:rsidRDefault="00F11C70" w:rsidP="00F11C70">
            <w:pPr>
              <w:pStyle w:val="TableBodyL"/>
            </w:pPr>
            <w:r>
              <w:t>OFFSET_CALIBRATION_DATA2_h register</w:t>
            </w:r>
          </w:p>
        </w:tc>
        <w:tc>
          <w:tcPr>
            <w:tcW w:w="485" w:type="pct"/>
          </w:tcPr>
          <w:p w14:paraId="265C9CB2" w14:textId="77777777" w:rsidR="00F11C70" w:rsidRDefault="00F11C70" w:rsidP="00F11C70">
            <w:pPr>
              <w:pStyle w:val="TableBodyL"/>
            </w:pPr>
            <w:r>
              <w:t>0x1C</w:t>
            </w:r>
          </w:p>
        </w:tc>
        <w:tc>
          <w:tcPr>
            <w:tcW w:w="484" w:type="pct"/>
            <w:vMerge/>
          </w:tcPr>
          <w:p w14:paraId="49F41A9A" w14:textId="77777777" w:rsidR="00F11C70" w:rsidRDefault="00F11C70" w:rsidP="00F11C70">
            <w:pPr>
              <w:pStyle w:val="TableBodyL"/>
            </w:pPr>
          </w:p>
        </w:tc>
      </w:tr>
      <w:tr w:rsidR="00F11C70" w14:paraId="2AD1F6B9" w14:textId="77777777" w:rsidTr="00F11C70">
        <w:tc>
          <w:tcPr>
            <w:tcW w:w="460" w:type="pct"/>
          </w:tcPr>
          <w:p w14:paraId="795A7E09" w14:textId="77777777" w:rsidR="00F11C70" w:rsidRDefault="00F11C70" w:rsidP="00F11C70">
            <w:pPr>
              <w:pStyle w:val="TableBodyL"/>
            </w:pPr>
            <w:r>
              <w:t>0x00DD</w:t>
            </w:r>
          </w:p>
        </w:tc>
        <w:tc>
          <w:tcPr>
            <w:tcW w:w="1833" w:type="pct"/>
          </w:tcPr>
          <w:p w14:paraId="1FA20F71" w14:textId="77777777" w:rsidR="00F11C70" w:rsidRDefault="00F11C70" w:rsidP="00F11C70">
            <w:pPr>
              <w:pStyle w:val="TableBodyL"/>
            </w:pPr>
            <w:hyperlink w:anchor="_6867db70-dc4a-4a0a-9ee5-b7db3ad6a126">
              <w:r>
                <w:rPr>
                  <w:color w:val="0000FF"/>
                </w:rPr>
                <w:t>OFFSET_CALIBRATION_DATA3_LOW</w:t>
              </w:r>
            </w:hyperlink>
          </w:p>
        </w:tc>
        <w:tc>
          <w:tcPr>
            <w:tcW w:w="1738" w:type="pct"/>
          </w:tcPr>
          <w:p w14:paraId="27371262" w14:textId="77777777" w:rsidR="00F11C70" w:rsidRDefault="00F11C70" w:rsidP="00F11C70">
            <w:pPr>
              <w:pStyle w:val="TableBodyL"/>
            </w:pPr>
            <w:r>
              <w:t>OFFSET_CALIBRATION_DATA3_l register</w:t>
            </w:r>
          </w:p>
        </w:tc>
        <w:tc>
          <w:tcPr>
            <w:tcW w:w="485" w:type="pct"/>
          </w:tcPr>
          <w:p w14:paraId="06C8F326" w14:textId="77777777" w:rsidR="00F11C70" w:rsidRDefault="00F11C70" w:rsidP="00F11C70">
            <w:pPr>
              <w:pStyle w:val="TableBodyL"/>
            </w:pPr>
            <w:r>
              <w:t>0x1D</w:t>
            </w:r>
          </w:p>
        </w:tc>
        <w:tc>
          <w:tcPr>
            <w:tcW w:w="484" w:type="pct"/>
            <w:vMerge/>
          </w:tcPr>
          <w:p w14:paraId="6624BF76" w14:textId="77777777" w:rsidR="00F11C70" w:rsidRDefault="00F11C70" w:rsidP="00F11C70">
            <w:pPr>
              <w:pStyle w:val="TableBodyL"/>
            </w:pPr>
          </w:p>
        </w:tc>
      </w:tr>
      <w:tr w:rsidR="00F11C70" w14:paraId="47C973A0" w14:textId="77777777" w:rsidTr="00F11C70">
        <w:tc>
          <w:tcPr>
            <w:tcW w:w="460" w:type="pct"/>
          </w:tcPr>
          <w:p w14:paraId="53F2DD6A" w14:textId="77777777" w:rsidR="00F11C70" w:rsidRDefault="00F11C70" w:rsidP="00F11C70">
            <w:pPr>
              <w:pStyle w:val="TableBodyL"/>
            </w:pPr>
            <w:r>
              <w:t>0x00DE</w:t>
            </w:r>
          </w:p>
        </w:tc>
        <w:tc>
          <w:tcPr>
            <w:tcW w:w="1833" w:type="pct"/>
          </w:tcPr>
          <w:p w14:paraId="27250CEB" w14:textId="77777777" w:rsidR="00F11C70" w:rsidRDefault="00F11C70" w:rsidP="00F11C70">
            <w:pPr>
              <w:pStyle w:val="TableBodyL"/>
            </w:pPr>
            <w:hyperlink w:anchor="_2de0bd9b-4670-4f87-b0e7-140aa621f8a5">
              <w:r>
                <w:rPr>
                  <w:color w:val="0000FF"/>
                </w:rPr>
                <w:t>OFFSET_CALIBRATION_DATA3_HIGH</w:t>
              </w:r>
            </w:hyperlink>
          </w:p>
        </w:tc>
        <w:tc>
          <w:tcPr>
            <w:tcW w:w="1738" w:type="pct"/>
          </w:tcPr>
          <w:p w14:paraId="536D4BF1" w14:textId="77777777" w:rsidR="00F11C70" w:rsidRDefault="00F11C70" w:rsidP="00F11C70">
            <w:pPr>
              <w:pStyle w:val="TableBodyL"/>
            </w:pPr>
            <w:r>
              <w:t>OFFSET_CALIBRATION_DATA3_h register</w:t>
            </w:r>
          </w:p>
        </w:tc>
        <w:tc>
          <w:tcPr>
            <w:tcW w:w="485" w:type="pct"/>
          </w:tcPr>
          <w:p w14:paraId="23073BB6" w14:textId="77777777" w:rsidR="00F11C70" w:rsidRDefault="00F11C70" w:rsidP="00F11C70">
            <w:pPr>
              <w:pStyle w:val="TableBodyL"/>
            </w:pPr>
            <w:r>
              <w:t>0x1E</w:t>
            </w:r>
          </w:p>
        </w:tc>
        <w:tc>
          <w:tcPr>
            <w:tcW w:w="484" w:type="pct"/>
            <w:vMerge/>
          </w:tcPr>
          <w:p w14:paraId="678A82D1" w14:textId="77777777" w:rsidR="00F11C70" w:rsidRDefault="00F11C70" w:rsidP="00F11C70">
            <w:pPr>
              <w:pStyle w:val="TableBodyL"/>
            </w:pPr>
          </w:p>
        </w:tc>
      </w:tr>
      <w:tr w:rsidR="00F11C70" w14:paraId="520014F6" w14:textId="77777777" w:rsidTr="00F11C70">
        <w:tc>
          <w:tcPr>
            <w:tcW w:w="460" w:type="pct"/>
          </w:tcPr>
          <w:p w14:paraId="1665A9F4" w14:textId="77777777" w:rsidR="00F11C70" w:rsidRDefault="00F11C70" w:rsidP="00F11C70">
            <w:pPr>
              <w:pStyle w:val="TableBodyL"/>
            </w:pPr>
            <w:r>
              <w:t>0x00DF</w:t>
            </w:r>
          </w:p>
        </w:tc>
        <w:tc>
          <w:tcPr>
            <w:tcW w:w="1833" w:type="pct"/>
          </w:tcPr>
          <w:p w14:paraId="5535AD89" w14:textId="77777777" w:rsidR="00F11C70" w:rsidRDefault="00F11C70" w:rsidP="00F11C70">
            <w:pPr>
              <w:pStyle w:val="TableBodyL"/>
            </w:pPr>
            <w:hyperlink w:anchor="_b1109dbb-f27f-4e8a-83c9-b79f987f0414">
              <w:r>
                <w:rPr>
                  <w:color w:val="0000FF"/>
                </w:rPr>
                <w:t>OFFSET_CALIBRATION_DATA4_LOW</w:t>
              </w:r>
            </w:hyperlink>
          </w:p>
        </w:tc>
        <w:tc>
          <w:tcPr>
            <w:tcW w:w="1738" w:type="pct"/>
          </w:tcPr>
          <w:p w14:paraId="074F4DF2" w14:textId="77777777" w:rsidR="00F11C70" w:rsidRDefault="00F11C70" w:rsidP="00F11C70">
            <w:pPr>
              <w:pStyle w:val="TableBodyL"/>
            </w:pPr>
            <w:r>
              <w:t>OFFSET_CALIBRATION_DATA4_l register</w:t>
            </w:r>
          </w:p>
        </w:tc>
        <w:tc>
          <w:tcPr>
            <w:tcW w:w="485" w:type="pct"/>
          </w:tcPr>
          <w:p w14:paraId="086DE2FB" w14:textId="77777777" w:rsidR="00F11C70" w:rsidRDefault="00F11C70" w:rsidP="00F11C70">
            <w:pPr>
              <w:pStyle w:val="TableBodyL"/>
            </w:pPr>
            <w:r>
              <w:t>0x1F</w:t>
            </w:r>
          </w:p>
        </w:tc>
        <w:tc>
          <w:tcPr>
            <w:tcW w:w="484" w:type="pct"/>
            <w:vMerge/>
          </w:tcPr>
          <w:p w14:paraId="7AA97525" w14:textId="77777777" w:rsidR="00F11C70" w:rsidRDefault="00F11C70" w:rsidP="00F11C70">
            <w:pPr>
              <w:pStyle w:val="TableBodyL"/>
            </w:pPr>
          </w:p>
        </w:tc>
      </w:tr>
      <w:tr w:rsidR="00F11C70" w14:paraId="349F2B51" w14:textId="77777777" w:rsidTr="00F11C70">
        <w:tc>
          <w:tcPr>
            <w:tcW w:w="460" w:type="pct"/>
          </w:tcPr>
          <w:p w14:paraId="6830F968" w14:textId="77777777" w:rsidR="00F11C70" w:rsidRDefault="00F11C70" w:rsidP="00F11C70">
            <w:pPr>
              <w:pStyle w:val="TableBodyL"/>
            </w:pPr>
            <w:r>
              <w:t>0x00E0</w:t>
            </w:r>
          </w:p>
        </w:tc>
        <w:tc>
          <w:tcPr>
            <w:tcW w:w="1833" w:type="pct"/>
          </w:tcPr>
          <w:p w14:paraId="39DCF508" w14:textId="77777777" w:rsidR="00F11C70" w:rsidRDefault="00F11C70" w:rsidP="00F11C70">
            <w:pPr>
              <w:pStyle w:val="TableBodyL"/>
            </w:pPr>
            <w:hyperlink w:anchor="_83a66a61-b4c0-4122-9e48-aa8c155639c3">
              <w:r>
                <w:rPr>
                  <w:color w:val="0000FF"/>
                </w:rPr>
                <w:t>OFFSET_CALIBRATION_DATA4_HIGH</w:t>
              </w:r>
            </w:hyperlink>
          </w:p>
        </w:tc>
        <w:tc>
          <w:tcPr>
            <w:tcW w:w="1738" w:type="pct"/>
          </w:tcPr>
          <w:p w14:paraId="6CB0FD1C" w14:textId="77777777" w:rsidR="00F11C70" w:rsidRDefault="00F11C70" w:rsidP="00F11C70">
            <w:pPr>
              <w:pStyle w:val="TableBodyL"/>
            </w:pPr>
            <w:r>
              <w:t>OFFSET_CALIBRATION_DATA4_h register</w:t>
            </w:r>
          </w:p>
        </w:tc>
        <w:tc>
          <w:tcPr>
            <w:tcW w:w="485" w:type="pct"/>
          </w:tcPr>
          <w:p w14:paraId="5CEB06C4" w14:textId="77777777" w:rsidR="00F11C70" w:rsidRDefault="00F11C70" w:rsidP="00F11C70">
            <w:pPr>
              <w:pStyle w:val="TableBodyL"/>
            </w:pPr>
            <w:r>
              <w:t>0x20</w:t>
            </w:r>
          </w:p>
        </w:tc>
        <w:tc>
          <w:tcPr>
            <w:tcW w:w="484" w:type="pct"/>
            <w:vMerge/>
          </w:tcPr>
          <w:p w14:paraId="3F6F871D" w14:textId="77777777" w:rsidR="00F11C70" w:rsidRDefault="00F11C70" w:rsidP="00F11C70">
            <w:pPr>
              <w:pStyle w:val="TableBodyL"/>
            </w:pPr>
          </w:p>
        </w:tc>
      </w:tr>
      <w:tr w:rsidR="00F11C70" w14:paraId="35952166" w14:textId="77777777" w:rsidTr="00F11C70">
        <w:tc>
          <w:tcPr>
            <w:tcW w:w="460" w:type="pct"/>
          </w:tcPr>
          <w:p w14:paraId="594D9CB7" w14:textId="77777777" w:rsidR="00F11C70" w:rsidRDefault="00F11C70" w:rsidP="00F11C70">
            <w:pPr>
              <w:pStyle w:val="TableBodyL"/>
            </w:pPr>
            <w:r>
              <w:t>0x00E1</w:t>
            </w:r>
          </w:p>
        </w:tc>
        <w:tc>
          <w:tcPr>
            <w:tcW w:w="1833" w:type="pct"/>
          </w:tcPr>
          <w:p w14:paraId="1181ED9A" w14:textId="77777777" w:rsidR="00F11C70" w:rsidRDefault="00F11C70" w:rsidP="00F11C70">
            <w:pPr>
              <w:pStyle w:val="TableBodyL"/>
            </w:pPr>
            <w:hyperlink w:anchor="_2b36cb0f-7c32-4203-9ebf-e9c84a518ec6">
              <w:r>
                <w:rPr>
                  <w:color w:val="0000FF"/>
                </w:rPr>
                <w:t>OFFSET_CALIBRATION_DATA5_LOW</w:t>
              </w:r>
            </w:hyperlink>
          </w:p>
        </w:tc>
        <w:tc>
          <w:tcPr>
            <w:tcW w:w="1738" w:type="pct"/>
          </w:tcPr>
          <w:p w14:paraId="4084ED9C" w14:textId="77777777" w:rsidR="00F11C70" w:rsidRDefault="00F11C70" w:rsidP="00F11C70">
            <w:pPr>
              <w:pStyle w:val="TableBodyL"/>
            </w:pPr>
            <w:r>
              <w:t>OFFSET_CALIBRATION_DATA5_l register</w:t>
            </w:r>
          </w:p>
        </w:tc>
        <w:tc>
          <w:tcPr>
            <w:tcW w:w="485" w:type="pct"/>
          </w:tcPr>
          <w:p w14:paraId="469C4A25" w14:textId="77777777" w:rsidR="00F11C70" w:rsidRDefault="00F11C70" w:rsidP="00F11C70">
            <w:pPr>
              <w:pStyle w:val="TableBodyL"/>
            </w:pPr>
            <w:r>
              <w:t>0x21</w:t>
            </w:r>
          </w:p>
        </w:tc>
        <w:tc>
          <w:tcPr>
            <w:tcW w:w="484" w:type="pct"/>
            <w:vMerge/>
          </w:tcPr>
          <w:p w14:paraId="74D54A6D" w14:textId="77777777" w:rsidR="00F11C70" w:rsidRDefault="00F11C70" w:rsidP="00F11C70">
            <w:pPr>
              <w:pStyle w:val="TableBodyL"/>
            </w:pPr>
          </w:p>
        </w:tc>
      </w:tr>
      <w:tr w:rsidR="00F11C70" w14:paraId="3D009D15" w14:textId="77777777" w:rsidTr="00F11C70">
        <w:tc>
          <w:tcPr>
            <w:tcW w:w="460" w:type="pct"/>
          </w:tcPr>
          <w:p w14:paraId="352F0BD0" w14:textId="77777777" w:rsidR="00F11C70" w:rsidRDefault="00F11C70" w:rsidP="00F11C70">
            <w:pPr>
              <w:pStyle w:val="TableBodyL"/>
            </w:pPr>
            <w:r>
              <w:t>0x00E2</w:t>
            </w:r>
          </w:p>
        </w:tc>
        <w:tc>
          <w:tcPr>
            <w:tcW w:w="1833" w:type="pct"/>
          </w:tcPr>
          <w:p w14:paraId="68E50885" w14:textId="77777777" w:rsidR="00F11C70" w:rsidRDefault="00F11C70" w:rsidP="00F11C70">
            <w:pPr>
              <w:pStyle w:val="TableBodyL"/>
            </w:pPr>
            <w:hyperlink w:anchor="_5879346c-7dc1-4236-9902-100434ec54c6">
              <w:r>
                <w:rPr>
                  <w:color w:val="0000FF"/>
                </w:rPr>
                <w:t>OFFSET_CALIBRATION_DATA5_HIGH</w:t>
              </w:r>
            </w:hyperlink>
          </w:p>
        </w:tc>
        <w:tc>
          <w:tcPr>
            <w:tcW w:w="1738" w:type="pct"/>
          </w:tcPr>
          <w:p w14:paraId="3584CDFA" w14:textId="77777777" w:rsidR="00F11C70" w:rsidRDefault="00F11C70" w:rsidP="00F11C70">
            <w:pPr>
              <w:pStyle w:val="TableBodyL"/>
            </w:pPr>
            <w:r>
              <w:t>OFFSET_CALIBRATION_DATA5_h register</w:t>
            </w:r>
          </w:p>
        </w:tc>
        <w:tc>
          <w:tcPr>
            <w:tcW w:w="485" w:type="pct"/>
          </w:tcPr>
          <w:p w14:paraId="42DECCBB" w14:textId="77777777" w:rsidR="00F11C70" w:rsidRDefault="00F11C70" w:rsidP="00F11C70">
            <w:pPr>
              <w:pStyle w:val="TableBodyL"/>
            </w:pPr>
            <w:r>
              <w:t>0x22</w:t>
            </w:r>
          </w:p>
        </w:tc>
        <w:tc>
          <w:tcPr>
            <w:tcW w:w="484" w:type="pct"/>
            <w:vMerge/>
          </w:tcPr>
          <w:p w14:paraId="786104C3" w14:textId="77777777" w:rsidR="00F11C70" w:rsidRDefault="00F11C70" w:rsidP="00F11C70">
            <w:pPr>
              <w:pStyle w:val="TableBodyL"/>
            </w:pPr>
          </w:p>
        </w:tc>
      </w:tr>
      <w:tr w:rsidR="00F11C70" w14:paraId="00BC833D" w14:textId="77777777" w:rsidTr="00F11C70">
        <w:tc>
          <w:tcPr>
            <w:tcW w:w="460" w:type="pct"/>
          </w:tcPr>
          <w:p w14:paraId="5B970C5D" w14:textId="77777777" w:rsidR="00F11C70" w:rsidRDefault="00F11C70" w:rsidP="00F11C70">
            <w:pPr>
              <w:pStyle w:val="TableBodyL"/>
            </w:pPr>
            <w:r>
              <w:t>0x00E3</w:t>
            </w:r>
          </w:p>
        </w:tc>
        <w:tc>
          <w:tcPr>
            <w:tcW w:w="1833" w:type="pct"/>
          </w:tcPr>
          <w:p w14:paraId="4CC22E8A" w14:textId="77777777" w:rsidR="00F11C70" w:rsidRDefault="00F11C70" w:rsidP="00F11C70">
            <w:pPr>
              <w:pStyle w:val="TableBodyL"/>
            </w:pPr>
            <w:hyperlink w:anchor="_71c2b652-9ce1-4a6f-be62-736223904f19">
              <w:r>
                <w:rPr>
                  <w:color w:val="0000FF"/>
                </w:rPr>
                <w:t>OFFSET_CALIBRATION_DATA6_LOW</w:t>
              </w:r>
            </w:hyperlink>
          </w:p>
        </w:tc>
        <w:tc>
          <w:tcPr>
            <w:tcW w:w="1738" w:type="pct"/>
          </w:tcPr>
          <w:p w14:paraId="50804D68" w14:textId="77777777" w:rsidR="00F11C70" w:rsidRDefault="00F11C70" w:rsidP="00F11C70">
            <w:pPr>
              <w:pStyle w:val="TableBodyL"/>
            </w:pPr>
            <w:r>
              <w:t>OFFSET_CALIBRATION_DATA6_l register</w:t>
            </w:r>
          </w:p>
        </w:tc>
        <w:tc>
          <w:tcPr>
            <w:tcW w:w="485" w:type="pct"/>
          </w:tcPr>
          <w:p w14:paraId="6526707C" w14:textId="77777777" w:rsidR="00F11C70" w:rsidRDefault="00F11C70" w:rsidP="00F11C70">
            <w:pPr>
              <w:pStyle w:val="TableBodyL"/>
            </w:pPr>
            <w:r>
              <w:t>0x23</w:t>
            </w:r>
          </w:p>
        </w:tc>
        <w:tc>
          <w:tcPr>
            <w:tcW w:w="484" w:type="pct"/>
            <w:vMerge/>
          </w:tcPr>
          <w:p w14:paraId="0EB63FDC" w14:textId="77777777" w:rsidR="00F11C70" w:rsidRDefault="00F11C70" w:rsidP="00F11C70">
            <w:pPr>
              <w:pStyle w:val="TableBodyL"/>
            </w:pPr>
          </w:p>
        </w:tc>
      </w:tr>
      <w:tr w:rsidR="00F11C70" w14:paraId="0A75E838" w14:textId="77777777" w:rsidTr="00F11C70">
        <w:tc>
          <w:tcPr>
            <w:tcW w:w="460" w:type="pct"/>
          </w:tcPr>
          <w:p w14:paraId="5B0363FF" w14:textId="77777777" w:rsidR="00F11C70" w:rsidRDefault="00F11C70" w:rsidP="00F11C70">
            <w:pPr>
              <w:pStyle w:val="TableBodyL"/>
            </w:pPr>
            <w:r>
              <w:t>0x00E4</w:t>
            </w:r>
          </w:p>
        </w:tc>
        <w:tc>
          <w:tcPr>
            <w:tcW w:w="1833" w:type="pct"/>
          </w:tcPr>
          <w:p w14:paraId="2C200741" w14:textId="77777777" w:rsidR="00F11C70" w:rsidRDefault="00F11C70" w:rsidP="00F11C70">
            <w:pPr>
              <w:pStyle w:val="TableBodyL"/>
            </w:pPr>
            <w:hyperlink w:anchor="_b3c1e65f-9a2d-4a1b-89e8-0a7a6ab6a893">
              <w:r>
                <w:rPr>
                  <w:color w:val="0000FF"/>
                </w:rPr>
                <w:t>OFFSET_CALIBRATION_DATA6_HIGH</w:t>
              </w:r>
            </w:hyperlink>
          </w:p>
        </w:tc>
        <w:tc>
          <w:tcPr>
            <w:tcW w:w="1738" w:type="pct"/>
          </w:tcPr>
          <w:p w14:paraId="63C310D8" w14:textId="77777777" w:rsidR="00F11C70" w:rsidRDefault="00F11C70" w:rsidP="00F11C70">
            <w:pPr>
              <w:pStyle w:val="TableBodyL"/>
            </w:pPr>
            <w:r>
              <w:t>OFFSET_CALIBRATION_DATA6_h register</w:t>
            </w:r>
          </w:p>
        </w:tc>
        <w:tc>
          <w:tcPr>
            <w:tcW w:w="485" w:type="pct"/>
          </w:tcPr>
          <w:p w14:paraId="4D6A0C34" w14:textId="77777777" w:rsidR="00F11C70" w:rsidRDefault="00F11C70" w:rsidP="00F11C70">
            <w:pPr>
              <w:pStyle w:val="TableBodyL"/>
            </w:pPr>
            <w:r>
              <w:t>0x24</w:t>
            </w:r>
          </w:p>
        </w:tc>
        <w:tc>
          <w:tcPr>
            <w:tcW w:w="484" w:type="pct"/>
            <w:vMerge/>
          </w:tcPr>
          <w:p w14:paraId="786309A5" w14:textId="77777777" w:rsidR="00F11C70" w:rsidRDefault="00F11C70" w:rsidP="00F11C70">
            <w:pPr>
              <w:pStyle w:val="TableBodyL"/>
            </w:pPr>
          </w:p>
        </w:tc>
      </w:tr>
      <w:tr w:rsidR="00F11C70" w14:paraId="32BF0065" w14:textId="77777777" w:rsidTr="00F11C70">
        <w:tc>
          <w:tcPr>
            <w:tcW w:w="460" w:type="pct"/>
          </w:tcPr>
          <w:p w14:paraId="685A67C2" w14:textId="77777777" w:rsidR="00F11C70" w:rsidRDefault="00F11C70" w:rsidP="00F11C70">
            <w:pPr>
              <w:pStyle w:val="TableBodyL"/>
            </w:pPr>
            <w:r>
              <w:t>0x00E5</w:t>
            </w:r>
          </w:p>
        </w:tc>
        <w:tc>
          <w:tcPr>
            <w:tcW w:w="1833" w:type="pct"/>
          </w:tcPr>
          <w:p w14:paraId="6F4B7F40" w14:textId="77777777" w:rsidR="00F11C70" w:rsidRDefault="00F11C70" w:rsidP="00F11C70">
            <w:pPr>
              <w:pStyle w:val="TableBodyL"/>
            </w:pPr>
            <w:hyperlink w:anchor="_3bbbdaf0-4e09-4253-ada3-a72785bf4583">
              <w:r>
                <w:rPr>
                  <w:color w:val="0000FF"/>
                </w:rPr>
                <w:t>OFFSET_CALIBRATION_DATA7_LOW</w:t>
              </w:r>
            </w:hyperlink>
          </w:p>
        </w:tc>
        <w:tc>
          <w:tcPr>
            <w:tcW w:w="1738" w:type="pct"/>
          </w:tcPr>
          <w:p w14:paraId="3E5DAB2B" w14:textId="77777777" w:rsidR="00F11C70" w:rsidRDefault="00F11C70" w:rsidP="00F11C70">
            <w:pPr>
              <w:pStyle w:val="TableBodyL"/>
            </w:pPr>
            <w:r>
              <w:t>OFFSET_CALIBRATION_DATA7_l register</w:t>
            </w:r>
          </w:p>
        </w:tc>
        <w:tc>
          <w:tcPr>
            <w:tcW w:w="485" w:type="pct"/>
          </w:tcPr>
          <w:p w14:paraId="2A7C6046" w14:textId="77777777" w:rsidR="00F11C70" w:rsidRDefault="00F11C70" w:rsidP="00F11C70">
            <w:pPr>
              <w:pStyle w:val="TableBodyL"/>
            </w:pPr>
            <w:r>
              <w:t>0x25</w:t>
            </w:r>
          </w:p>
        </w:tc>
        <w:tc>
          <w:tcPr>
            <w:tcW w:w="484" w:type="pct"/>
            <w:vMerge/>
          </w:tcPr>
          <w:p w14:paraId="00861422" w14:textId="77777777" w:rsidR="00F11C70" w:rsidRDefault="00F11C70" w:rsidP="00F11C70">
            <w:pPr>
              <w:pStyle w:val="TableBodyL"/>
            </w:pPr>
          </w:p>
        </w:tc>
      </w:tr>
      <w:tr w:rsidR="00F11C70" w14:paraId="1370331A" w14:textId="77777777" w:rsidTr="00F11C70">
        <w:tc>
          <w:tcPr>
            <w:tcW w:w="460" w:type="pct"/>
          </w:tcPr>
          <w:p w14:paraId="647EE454" w14:textId="77777777" w:rsidR="00F11C70" w:rsidRDefault="00F11C70" w:rsidP="00F11C70">
            <w:pPr>
              <w:pStyle w:val="TableBodyL"/>
            </w:pPr>
            <w:r>
              <w:t>0x00E6</w:t>
            </w:r>
          </w:p>
        </w:tc>
        <w:tc>
          <w:tcPr>
            <w:tcW w:w="1833" w:type="pct"/>
          </w:tcPr>
          <w:p w14:paraId="730A5459" w14:textId="77777777" w:rsidR="00F11C70" w:rsidRDefault="00F11C70" w:rsidP="00F11C70">
            <w:pPr>
              <w:pStyle w:val="TableBodyL"/>
            </w:pPr>
            <w:hyperlink w:anchor="_b7cc29c1-a912-482d-b46f-3d8dce4009b8">
              <w:r>
                <w:rPr>
                  <w:color w:val="0000FF"/>
                </w:rPr>
                <w:t>OFFSET_CALIBRATION_DATA7_HIGH</w:t>
              </w:r>
            </w:hyperlink>
          </w:p>
        </w:tc>
        <w:tc>
          <w:tcPr>
            <w:tcW w:w="1738" w:type="pct"/>
          </w:tcPr>
          <w:p w14:paraId="6E52DD28" w14:textId="77777777" w:rsidR="00F11C70" w:rsidRDefault="00F11C70" w:rsidP="00F11C70">
            <w:pPr>
              <w:pStyle w:val="TableBodyL"/>
            </w:pPr>
            <w:r>
              <w:t>OFFSET_CALIBRATION_DATA7_h register</w:t>
            </w:r>
          </w:p>
        </w:tc>
        <w:tc>
          <w:tcPr>
            <w:tcW w:w="485" w:type="pct"/>
          </w:tcPr>
          <w:p w14:paraId="7BFB2710" w14:textId="77777777" w:rsidR="00F11C70" w:rsidRDefault="00F11C70" w:rsidP="00F11C70">
            <w:pPr>
              <w:pStyle w:val="TableBodyL"/>
            </w:pPr>
            <w:r>
              <w:t>0x26</w:t>
            </w:r>
          </w:p>
        </w:tc>
        <w:tc>
          <w:tcPr>
            <w:tcW w:w="484" w:type="pct"/>
            <w:vMerge/>
          </w:tcPr>
          <w:p w14:paraId="6D16816D" w14:textId="77777777" w:rsidR="00F11C70" w:rsidRDefault="00F11C70" w:rsidP="00F11C70">
            <w:pPr>
              <w:pStyle w:val="TableBodyL"/>
            </w:pPr>
          </w:p>
        </w:tc>
      </w:tr>
      <w:tr w:rsidR="00F11C70" w14:paraId="3048D1CA" w14:textId="77777777" w:rsidTr="00F11C70">
        <w:tc>
          <w:tcPr>
            <w:tcW w:w="460" w:type="pct"/>
          </w:tcPr>
          <w:p w14:paraId="526533B4" w14:textId="77777777" w:rsidR="00F11C70" w:rsidRDefault="00F11C70" w:rsidP="00F11C70">
            <w:pPr>
              <w:pStyle w:val="TableBodyL"/>
            </w:pPr>
            <w:r>
              <w:t>0x00E7</w:t>
            </w:r>
          </w:p>
        </w:tc>
        <w:tc>
          <w:tcPr>
            <w:tcW w:w="1833" w:type="pct"/>
          </w:tcPr>
          <w:p w14:paraId="0F7D5044" w14:textId="77777777" w:rsidR="00F11C70" w:rsidRDefault="00F11C70" w:rsidP="00F11C70">
            <w:pPr>
              <w:pStyle w:val="TableBodyL"/>
            </w:pPr>
            <w:hyperlink w:anchor="_2d82b47c-0659-4f50-b9f0-010db8875d94">
              <w:r>
                <w:rPr>
                  <w:color w:val="0000FF"/>
                </w:rPr>
                <w:t>OFFSET_CALIBRATION_DATA8_LOW</w:t>
              </w:r>
            </w:hyperlink>
          </w:p>
        </w:tc>
        <w:tc>
          <w:tcPr>
            <w:tcW w:w="1738" w:type="pct"/>
          </w:tcPr>
          <w:p w14:paraId="557D0C4E" w14:textId="77777777" w:rsidR="00F11C70" w:rsidRDefault="00F11C70" w:rsidP="00F11C70">
            <w:pPr>
              <w:pStyle w:val="TableBodyL"/>
            </w:pPr>
            <w:r>
              <w:t>OFFSET_CALIBRATION_DATA8_l register</w:t>
            </w:r>
          </w:p>
        </w:tc>
        <w:tc>
          <w:tcPr>
            <w:tcW w:w="485" w:type="pct"/>
          </w:tcPr>
          <w:p w14:paraId="394DF0BE" w14:textId="77777777" w:rsidR="00F11C70" w:rsidRDefault="00F11C70" w:rsidP="00F11C70">
            <w:pPr>
              <w:pStyle w:val="TableBodyL"/>
            </w:pPr>
            <w:r>
              <w:t>0x27</w:t>
            </w:r>
          </w:p>
        </w:tc>
        <w:tc>
          <w:tcPr>
            <w:tcW w:w="484" w:type="pct"/>
            <w:vMerge/>
          </w:tcPr>
          <w:p w14:paraId="7E196BC8" w14:textId="77777777" w:rsidR="00F11C70" w:rsidRDefault="00F11C70" w:rsidP="00F11C70">
            <w:pPr>
              <w:pStyle w:val="TableBodyL"/>
            </w:pPr>
          </w:p>
        </w:tc>
      </w:tr>
      <w:tr w:rsidR="00F11C70" w14:paraId="1BB9A055" w14:textId="77777777" w:rsidTr="00F11C70">
        <w:tc>
          <w:tcPr>
            <w:tcW w:w="460" w:type="pct"/>
          </w:tcPr>
          <w:p w14:paraId="74A50F37" w14:textId="77777777" w:rsidR="00F11C70" w:rsidRDefault="00F11C70" w:rsidP="00F11C70">
            <w:pPr>
              <w:pStyle w:val="TableBodyL"/>
            </w:pPr>
            <w:r>
              <w:t>0x00E8</w:t>
            </w:r>
          </w:p>
        </w:tc>
        <w:tc>
          <w:tcPr>
            <w:tcW w:w="1833" w:type="pct"/>
          </w:tcPr>
          <w:p w14:paraId="7B45B334" w14:textId="77777777" w:rsidR="00F11C70" w:rsidRDefault="00F11C70" w:rsidP="00F11C70">
            <w:pPr>
              <w:pStyle w:val="TableBodyL"/>
            </w:pPr>
            <w:hyperlink w:anchor="_d9e19c76-f679-44d5-a696-50cc097b886c">
              <w:r>
                <w:rPr>
                  <w:color w:val="0000FF"/>
                </w:rPr>
                <w:t>OFFSET_CALIBRATION_DATA8_HIGH</w:t>
              </w:r>
            </w:hyperlink>
          </w:p>
        </w:tc>
        <w:tc>
          <w:tcPr>
            <w:tcW w:w="1738" w:type="pct"/>
          </w:tcPr>
          <w:p w14:paraId="3BF8C668" w14:textId="77777777" w:rsidR="00F11C70" w:rsidRDefault="00F11C70" w:rsidP="00F11C70">
            <w:pPr>
              <w:pStyle w:val="TableBodyL"/>
            </w:pPr>
            <w:r>
              <w:t>OFFSET_CALIBRATION_DATA8_h register</w:t>
            </w:r>
          </w:p>
        </w:tc>
        <w:tc>
          <w:tcPr>
            <w:tcW w:w="485" w:type="pct"/>
          </w:tcPr>
          <w:p w14:paraId="51E048A4" w14:textId="77777777" w:rsidR="00F11C70" w:rsidRDefault="00F11C70" w:rsidP="00F11C70">
            <w:pPr>
              <w:pStyle w:val="TableBodyL"/>
            </w:pPr>
            <w:r>
              <w:t>0x28</w:t>
            </w:r>
          </w:p>
        </w:tc>
        <w:tc>
          <w:tcPr>
            <w:tcW w:w="484" w:type="pct"/>
            <w:vMerge/>
          </w:tcPr>
          <w:p w14:paraId="244F92A6" w14:textId="77777777" w:rsidR="00F11C70" w:rsidRDefault="00F11C70" w:rsidP="00F11C70">
            <w:pPr>
              <w:pStyle w:val="TableBodyL"/>
            </w:pPr>
          </w:p>
        </w:tc>
      </w:tr>
      <w:tr w:rsidR="00F11C70" w14:paraId="62CF7607" w14:textId="77777777" w:rsidTr="00F11C70">
        <w:tc>
          <w:tcPr>
            <w:tcW w:w="460" w:type="pct"/>
          </w:tcPr>
          <w:p w14:paraId="3B488EEE" w14:textId="77777777" w:rsidR="00F11C70" w:rsidRDefault="00F11C70" w:rsidP="00F11C70">
            <w:pPr>
              <w:pStyle w:val="TableBodyL"/>
            </w:pPr>
            <w:r>
              <w:t>0x00E9</w:t>
            </w:r>
          </w:p>
        </w:tc>
        <w:tc>
          <w:tcPr>
            <w:tcW w:w="1833" w:type="pct"/>
          </w:tcPr>
          <w:p w14:paraId="69A0272F" w14:textId="77777777" w:rsidR="00F11C70" w:rsidRDefault="00F11C70" w:rsidP="00F11C70">
            <w:pPr>
              <w:pStyle w:val="TableBodyL"/>
            </w:pPr>
            <w:hyperlink w:anchor="_89a0ff7d-ef86-4fee-af3c-b651cbd47c16">
              <w:r>
                <w:rPr>
                  <w:color w:val="0000FF"/>
                </w:rPr>
                <w:t>OFFSET_CALIBRATION_DATA9_LOW</w:t>
              </w:r>
            </w:hyperlink>
          </w:p>
        </w:tc>
        <w:tc>
          <w:tcPr>
            <w:tcW w:w="1738" w:type="pct"/>
          </w:tcPr>
          <w:p w14:paraId="400C3767" w14:textId="77777777" w:rsidR="00F11C70" w:rsidRDefault="00F11C70" w:rsidP="00F11C70">
            <w:pPr>
              <w:pStyle w:val="TableBodyL"/>
            </w:pPr>
            <w:r>
              <w:t>OFFSET_CALIBRATION_DATA9_l register</w:t>
            </w:r>
          </w:p>
        </w:tc>
        <w:tc>
          <w:tcPr>
            <w:tcW w:w="485" w:type="pct"/>
          </w:tcPr>
          <w:p w14:paraId="2FB63187" w14:textId="77777777" w:rsidR="00F11C70" w:rsidRDefault="00F11C70" w:rsidP="00F11C70">
            <w:pPr>
              <w:pStyle w:val="TableBodyL"/>
            </w:pPr>
            <w:r>
              <w:t>0x29</w:t>
            </w:r>
          </w:p>
        </w:tc>
        <w:tc>
          <w:tcPr>
            <w:tcW w:w="484" w:type="pct"/>
            <w:vMerge/>
          </w:tcPr>
          <w:p w14:paraId="7B96C9FA" w14:textId="77777777" w:rsidR="00F11C70" w:rsidRDefault="00F11C70" w:rsidP="00F11C70">
            <w:pPr>
              <w:pStyle w:val="TableBodyL"/>
            </w:pPr>
          </w:p>
        </w:tc>
      </w:tr>
      <w:tr w:rsidR="00F11C70" w14:paraId="6FE33B61" w14:textId="77777777" w:rsidTr="00F11C70">
        <w:tc>
          <w:tcPr>
            <w:tcW w:w="460" w:type="pct"/>
          </w:tcPr>
          <w:p w14:paraId="4BEFCE46" w14:textId="77777777" w:rsidR="00F11C70" w:rsidRDefault="00F11C70" w:rsidP="00F11C70">
            <w:pPr>
              <w:pStyle w:val="TableBodyL"/>
            </w:pPr>
            <w:r>
              <w:t>0x00EA</w:t>
            </w:r>
          </w:p>
        </w:tc>
        <w:tc>
          <w:tcPr>
            <w:tcW w:w="1833" w:type="pct"/>
          </w:tcPr>
          <w:p w14:paraId="49C92434" w14:textId="77777777" w:rsidR="00F11C70" w:rsidRDefault="00F11C70" w:rsidP="00F11C70">
            <w:pPr>
              <w:pStyle w:val="TableBodyL"/>
            </w:pPr>
            <w:hyperlink w:anchor="_fd06cfcb-115d-4911-8a11-8d2c5a91c60a">
              <w:r>
                <w:rPr>
                  <w:color w:val="0000FF"/>
                </w:rPr>
                <w:t>OFFSET_CALIBRATION_DATA9_HIGH</w:t>
              </w:r>
            </w:hyperlink>
          </w:p>
        </w:tc>
        <w:tc>
          <w:tcPr>
            <w:tcW w:w="1738" w:type="pct"/>
          </w:tcPr>
          <w:p w14:paraId="447EB163" w14:textId="77777777" w:rsidR="00F11C70" w:rsidRDefault="00F11C70" w:rsidP="00F11C70">
            <w:pPr>
              <w:pStyle w:val="TableBodyL"/>
            </w:pPr>
            <w:r>
              <w:t>OFFSET_CALIBRATION_DATA9_h register</w:t>
            </w:r>
          </w:p>
        </w:tc>
        <w:tc>
          <w:tcPr>
            <w:tcW w:w="485" w:type="pct"/>
          </w:tcPr>
          <w:p w14:paraId="4B67FC47" w14:textId="77777777" w:rsidR="00F11C70" w:rsidRDefault="00F11C70" w:rsidP="00F11C70">
            <w:pPr>
              <w:pStyle w:val="TableBodyL"/>
            </w:pPr>
            <w:r>
              <w:t>0x2A</w:t>
            </w:r>
          </w:p>
        </w:tc>
        <w:tc>
          <w:tcPr>
            <w:tcW w:w="484" w:type="pct"/>
            <w:vMerge/>
          </w:tcPr>
          <w:p w14:paraId="6F461D69" w14:textId="77777777" w:rsidR="00F11C70" w:rsidRDefault="00F11C70" w:rsidP="00F11C70">
            <w:pPr>
              <w:pStyle w:val="TableBodyL"/>
            </w:pPr>
          </w:p>
        </w:tc>
      </w:tr>
      <w:tr w:rsidR="00F11C70" w14:paraId="5D8BF6C7" w14:textId="77777777" w:rsidTr="00F11C70">
        <w:tc>
          <w:tcPr>
            <w:tcW w:w="460" w:type="pct"/>
          </w:tcPr>
          <w:p w14:paraId="7B69EA5A" w14:textId="77777777" w:rsidR="00F11C70" w:rsidRDefault="00F11C70" w:rsidP="00F11C70">
            <w:pPr>
              <w:pStyle w:val="TableBodyL"/>
            </w:pPr>
            <w:r>
              <w:t>0x00EB</w:t>
            </w:r>
          </w:p>
        </w:tc>
        <w:tc>
          <w:tcPr>
            <w:tcW w:w="1833" w:type="pct"/>
          </w:tcPr>
          <w:p w14:paraId="2950711D" w14:textId="77777777" w:rsidR="00F11C70" w:rsidRDefault="00F11C70" w:rsidP="00F11C70">
            <w:pPr>
              <w:pStyle w:val="TableBodyL"/>
            </w:pPr>
            <w:hyperlink w:anchor="_a662f78a-037e-461b-97fd-713328cddad8">
              <w:r>
                <w:rPr>
                  <w:color w:val="0000FF"/>
                </w:rPr>
                <w:t>RESET_ASYNC_BIO_CH</w:t>
              </w:r>
            </w:hyperlink>
          </w:p>
        </w:tc>
        <w:tc>
          <w:tcPr>
            <w:tcW w:w="1738" w:type="pct"/>
          </w:tcPr>
          <w:p w14:paraId="0E10271A" w14:textId="77777777" w:rsidR="00F11C70" w:rsidRDefault="00F11C70" w:rsidP="00F11C70">
            <w:pPr>
              <w:pStyle w:val="TableBodyL"/>
            </w:pPr>
            <w:r>
              <w:t>RESET_ASYNC_BIO_CH REGISTER</w:t>
            </w:r>
          </w:p>
        </w:tc>
        <w:tc>
          <w:tcPr>
            <w:tcW w:w="485" w:type="pct"/>
          </w:tcPr>
          <w:p w14:paraId="1CB8C173" w14:textId="77777777" w:rsidR="00F11C70" w:rsidRDefault="00F11C70" w:rsidP="00F11C70">
            <w:pPr>
              <w:pStyle w:val="TableBodyL"/>
            </w:pPr>
            <w:r>
              <w:t>0x2B</w:t>
            </w:r>
          </w:p>
        </w:tc>
        <w:tc>
          <w:tcPr>
            <w:tcW w:w="484" w:type="pct"/>
            <w:vMerge/>
          </w:tcPr>
          <w:p w14:paraId="76E22AAC" w14:textId="77777777" w:rsidR="00F11C70" w:rsidRDefault="00F11C70" w:rsidP="00F11C70">
            <w:pPr>
              <w:pStyle w:val="TableBodyL"/>
            </w:pPr>
          </w:p>
        </w:tc>
      </w:tr>
    </w:tbl>
    <w:p w14:paraId="68D09C98" w14:textId="77777777" w:rsidR="00E470C6" w:rsidRPr="00E470C6" w:rsidRDefault="00E470C6" w:rsidP="00E470C6">
      <w:pPr>
        <w:pStyle w:val="Caption"/>
        <w:rPr>
          <w:i w:val="0"/>
          <w:iCs w:val="0"/>
        </w:rPr>
      </w:pPr>
    </w:p>
    <w:p w14:paraId="2863A5B8" w14:textId="0557BD2C" w:rsidR="002C300B" w:rsidRDefault="002C300B" w:rsidP="002C300B">
      <w:pPr>
        <w:pStyle w:val="Caption"/>
        <w:jc w:val="center"/>
      </w:pPr>
      <w:bookmarkStart w:id="197" w:name="_Toc210989369"/>
      <w:r w:rsidRPr="3CC3039E">
        <w:t xml:space="preserve">Table </w:t>
      </w:r>
      <w:fldSimple w:instr=" SEQ Tableau \* ARABIC ">
        <w:r w:rsidR="00E27A95">
          <w:rPr>
            <w:noProof/>
          </w:rPr>
          <w:t>35</w:t>
        </w:r>
      </w:fldSimple>
      <w:r w:rsidRPr="3CC3039E">
        <w:t xml:space="preserve">:  </w:t>
      </w:r>
      <w:r w:rsidR="00DF183D" w:rsidRPr="3CC3039E">
        <w:t>AFE_BLOCK register list.</w:t>
      </w:r>
      <w:bookmarkEnd w:id="197"/>
    </w:p>
    <w:p w14:paraId="5980D174" w14:textId="77777777" w:rsidR="00AC457E" w:rsidRDefault="00AC457E"/>
    <w:p w14:paraId="7551CB87" w14:textId="5A8D10E6" w:rsidR="00B105C1" w:rsidRDefault="00FE00D0">
      <w:r w:rsidRPr="3CC3039E">
        <w:t xml:space="preserve">In the following are reported the configuration internal registers of </w:t>
      </w:r>
      <w:r w:rsidR="00E3705C" w:rsidRPr="3CC3039E">
        <w:t xml:space="preserve">HOST_IF </w:t>
      </w:r>
      <w:r w:rsidRPr="3CC3039E">
        <w:t>I2C/SPI A</w:t>
      </w:r>
      <w:r w:rsidR="00B105C1" w:rsidRPr="3CC3039E">
        <w:t>HB.</w:t>
      </w:r>
      <w:r w:rsidR="002960B3" w:rsidRPr="3CC3039E">
        <w:t xml:space="preserve"> For more information and </w:t>
      </w:r>
      <w:r w:rsidR="00D31652" w:rsidRPr="3CC3039E">
        <w:t>details</w:t>
      </w:r>
      <w:r w:rsidR="00BA540C" w:rsidRPr="3CC3039E">
        <w:t xml:space="preserve"> regarding to </w:t>
      </w:r>
      <w:r w:rsidR="006E3A24" w:rsidRPr="3CC3039E">
        <w:t xml:space="preserve">IP functionalities and register it’s need to reference the </w:t>
      </w:r>
      <w:r w:rsidR="00630993" w:rsidRPr="3CC3039E">
        <w:t>IP documentation.</w:t>
      </w:r>
    </w:p>
    <w:p w14:paraId="4352F922" w14:textId="02AE5725" w:rsidR="00AC457E" w:rsidRDefault="00FE00D0">
      <w:r>
        <w:t xml:space="preserve"> </w:t>
      </w:r>
    </w:p>
    <w:tbl>
      <w:tblPr>
        <w:tblStyle w:val="TableGrid"/>
        <w:tblW w:w="0" w:type="auto"/>
        <w:tblLook w:val="04A0" w:firstRow="1" w:lastRow="0" w:firstColumn="1" w:lastColumn="0" w:noHBand="0" w:noVBand="1"/>
      </w:tblPr>
      <w:tblGrid>
        <w:gridCol w:w="2697"/>
        <w:gridCol w:w="1821"/>
        <w:gridCol w:w="816"/>
        <w:gridCol w:w="987"/>
        <w:gridCol w:w="733"/>
        <w:gridCol w:w="2394"/>
      </w:tblGrid>
      <w:tr w:rsidR="00AC457E" w:rsidRPr="00AC457E" w14:paraId="22A1BA94" w14:textId="77777777" w:rsidTr="00AC457E">
        <w:trPr>
          <w:trHeight w:val="945"/>
        </w:trPr>
        <w:tc>
          <w:tcPr>
            <w:tcW w:w="2697" w:type="dxa"/>
            <w:noWrap/>
            <w:hideMark/>
          </w:tcPr>
          <w:p w14:paraId="721FC85A" w14:textId="58DC0CD0" w:rsidR="00AC457E" w:rsidRPr="00AC457E" w:rsidRDefault="00AC457E">
            <w:pPr>
              <w:rPr>
                <w:b/>
              </w:rPr>
            </w:pPr>
            <w:r w:rsidRPr="00AC457E">
              <w:rPr>
                <w:b/>
                <w:bCs/>
              </w:rPr>
              <w:lastRenderedPageBreak/>
              <w:t>Register Name</w:t>
            </w:r>
          </w:p>
        </w:tc>
        <w:tc>
          <w:tcPr>
            <w:tcW w:w="1821" w:type="dxa"/>
            <w:noWrap/>
            <w:hideMark/>
          </w:tcPr>
          <w:p w14:paraId="485620ED" w14:textId="4AE2A146" w:rsidR="00AC457E" w:rsidRPr="00AC457E" w:rsidRDefault="00AC457E">
            <w:pPr>
              <w:rPr>
                <w:b/>
              </w:rPr>
            </w:pPr>
            <w:r w:rsidRPr="00AC457E">
              <w:rPr>
                <w:b/>
                <w:bCs/>
              </w:rPr>
              <w:t>Address Offset</w:t>
            </w:r>
          </w:p>
        </w:tc>
        <w:tc>
          <w:tcPr>
            <w:tcW w:w="816" w:type="dxa"/>
            <w:noWrap/>
            <w:hideMark/>
          </w:tcPr>
          <w:p w14:paraId="2B3A043B" w14:textId="77777777" w:rsidR="00AC457E" w:rsidRPr="00AC457E" w:rsidRDefault="00AC457E">
            <w:pPr>
              <w:rPr>
                <w:b/>
                <w:bCs/>
              </w:rPr>
            </w:pPr>
            <w:r w:rsidRPr="00AC457E">
              <w:rPr>
                <w:b/>
                <w:bCs/>
              </w:rPr>
              <w:t>Reset Value</w:t>
            </w:r>
          </w:p>
        </w:tc>
        <w:tc>
          <w:tcPr>
            <w:tcW w:w="987" w:type="dxa"/>
            <w:noWrap/>
            <w:hideMark/>
          </w:tcPr>
          <w:p w14:paraId="6BC126FE" w14:textId="77777777" w:rsidR="00AC457E" w:rsidRPr="00AC457E" w:rsidRDefault="00AC457E">
            <w:pPr>
              <w:rPr>
                <w:b/>
                <w:bCs/>
              </w:rPr>
            </w:pPr>
            <w:r w:rsidRPr="00AC457E">
              <w:rPr>
                <w:b/>
                <w:bCs/>
              </w:rPr>
              <w:t>Access</w:t>
            </w:r>
          </w:p>
        </w:tc>
        <w:tc>
          <w:tcPr>
            <w:tcW w:w="733" w:type="dxa"/>
            <w:noWrap/>
            <w:hideMark/>
          </w:tcPr>
          <w:p w14:paraId="6C01DD20" w14:textId="77777777" w:rsidR="00AC457E" w:rsidRPr="00AC457E" w:rsidRDefault="00AC457E">
            <w:pPr>
              <w:rPr>
                <w:b/>
                <w:bCs/>
              </w:rPr>
            </w:pPr>
            <w:r w:rsidRPr="00AC457E">
              <w:rPr>
                <w:b/>
                <w:bCs/>
              </w:rPr>
              <w:t>Bits</w:t>
            </w:r>
          </w:p>
        </w:tc>
        <w:tc>
          <w:tcPr>
            <w:tcW w:w="2394" w:type="dxa"/>
            <w:noWrap/>
            <w:hideMark/>
          </w:tcPr>
          <w:p w14:paraId="1E8D0266" w14:textId="46D4DB60" w:rsidR="00AC457E" w:rsidRPr="00AC457E" w:rsidRDefault="00AC457E">
            <w:pPr>
              <w:rPr>
                <w:b/>
              </w:rPr>
            </w:pPr>
            <w:r w:rsidRPr="00AC457E">
              <w:rPr>
                <w:b/>
                <w:bCs/>
              </w:rPr>
              <w:t>Field name</w:t>
            </w:r>
          </w:p>
        </w:tc>
      </w:tr>
      <w:tr w:rsidR="00AC457E" w:rsidRPr="00AC457E" w14:paraId="7A3C0874" w14:textId="77777777" w:rsidTr="00AC457E">
        <w:trPr>
          <w:trHeight w:val="615"/>
        </w:trPr>
        <w:tc>
          <w:tcPr>
            <w:tcW w:w="2697" w:type="dxa"/>
            <w:vMerge w:val="restart"/>
            <w:hideMark/>
          </w:tcPr>
          <w:p w14:paraId="38A1C90A" w14:textId="77777777" w:rsidR="00AC457E" w:rsidRPr="00AC457E" w:rsidRDefault="00AC457E" w:rsidP="00AC457E">
            <w:r w:rsidRPr="00AC457E">
              <w:t>PAGE_SEL</w:t>
            </w:r>
          </w:p>
        </w:tc>
        <w:tc>
          <w:tcPr>
            <w:tcW w:w="1821" w:type="dxa"/>
            <w:vMerge w:val="restart"/>
            <w:hideMark/>
          </w:tcPr>
          <w:p w14:paraId="31AA56D5" w14:textId="77777777" w:rsidR="00AC457E" w:rsidRPr="00AC457E" w:rsidRDefault="00AC457E" w:rsidP="00AC457E">
            <w:r w:rsidRPr="00AC457E">
              <w:t>0x40</w:t>
            </w:r>
          </w:p>
        </w:tc>
        <w:tc>
          <w:tcPr>
            <w:tcW w:w="816" w:type="dxa"/>
            <w:vMerge w:val="restart"/>
            <w:noWrap/>
            <w:hideMark/>
          </w:tcPr>
          <w:p w14:paraId="6ED1E6D1" w14:textId="77777777" w:rsidR="00AC457E" w:rsidRPr="00AC457E" w:rsidRDefault="00AC457E" w:rsidP="00AC457E">
            <w:r w:rsidRPr="00AC457E">
              <w:t>0x00</w:t>
            </w:r>
          </w:p>
        </w:tc>
        <w:tc>
          <w:tcPr>
            <w:tcW w:w="987" w:type="dxa"/>
            <w:vMerge w:val="restart"/>
            <w:noWrap/>
            <w:hideMark/>
          </w:tcPr>
          <w:p w14:paraId="0590DE09" w14:textId="77777777" w:rsidR="00AC457E" w:rsidRPr="00AC457E" w:rsidRDefault="00AC457E" w:rsidP="00AC457E">
            <w:r w:rsidRPr="00AC457E">
              <w:t>RW</w:t>
            </w:r>
          </w:p>
        </w:tc>
        <w:tc>
          <w:tcPr>
            <w:tcW w:w="733" w:type="dxa"/>
            <w:noWrap/>
            <w:hideMark/>
          </w:tcPr>
          <w:p w14:paraId="21A2A75C" w14:textId="4B0D6602" w:rsidR="00AC457E" w:rsidRPr="00AC457E" w:rsidRDefault="00AC457E" w:rsidP="00AC457E">
            <w:r w:rsidRPr="00AC457E">
              <w:t>7:2</w:t>
            </w:r>
          </w:p>
        </w:tc>
        <w:tc>
          <w:tcPr>
            <w:tcW w:w="2394" w:type="dxa"/>
            <w:noWrap/>
            <w:hideMark/>
          </w:tcPr>
          <w:p w14:paraId="77FB2EB7" w14:textId="785BC6F7" w:rsidR="00AC457E" w:rsidRPr="00AC457E" w:rsidRDefault="00AC457E">
            <w:r w:rsidRPr="00AC457E">
              <w:t>Unused</w:t>
            </w:r>
          </w:p>
        </w:tc>
      </w:tr>
      <w:tr w:rsidR="00AC457E" w:rsidRPr="00AC457E" w14:paraId="78C0761A" w14:textId="77777777" w:rsidTr="00AC457E">
        <w:trPr>
          <w:trHeight w:val="510"/>
        </w:trPr>
        <w:tc>
          <w:tcPr>
            <w:tcW w:w="2697" w:type="dxa"/>
            <w:vMerge/>
            <w:hideMark/>
          </w:tcPr>
          <w:p w14:paraId="6C1D5295" w14:textId="77777777" w:rsidR="00AC457E" w:rsidRPr="00AC457E" w:rsidRDefault="00AC457E"/>
        </w:tc>
        <w:tc>
          <w:tcPr>
            <w:tcW w:w="1821" w:type="dxa"/>
            <w:vMerge/>
            <w:hideMark/>
          </w:tcPr>
          <w:p w14:paraId="3BF6157E" w14:textId="77777777" w:rsidR="00AC457E" w:rsidRPr="00AC457E" w:rsidRDefault="00AC457E"/>
        </w:tc>
        <w:tc>
          <w:tcPr>
            <w:tcW w:w="816" w:type="dxa"/>
            <w:vMerge/>
            <w:hideMark/>
          </w:tcPr>
          <w:p w14:paraId="6AA343E2" w14:textId="77777777" w:rsidR="00AC457E" w:rsidRPr="00AC457E" w:rsidRDefault="00AC457E"/>
        </w:tc>
        <w:tc>
          <w:tcPr>
            <w:tcW w:w="987" w:type="dxa"/>
            <w:vMerge/>
            <w:hideMark/>
          </w:tcPr>
          <w:p w14:paraId="14702F63" w14:textId="77777777" w:rsidR="00AC457E" w:rsidRPr="00AC457E" w:rsidRDefault="00AC457E"/>
        </w:tc>
        <w:tc>
          <w:tcPr>
            <w:tcW w:w="733" w:type="dxa"/>
            <w:noWrap/>
            <w:hideMark/>
          </w:tcPr>
          <w:p w14:paraId="2ED6AD3A" w14:textId="602BF08C" w:rsidR="00AC457E" w:rsidRPr="00AC457E" w:rsidRDefault="00AC457E" w:rsidP="00AC457E">
            <w:r w:rsidRPr="00AC457E">
              <w:t>1:0</w:t>
            </w:r>
          </w:p>
        </w:tc>
        <w:tc>
          <w:tcPr>
            <w:tcW w:w="2394" w:type="dxa"/>
            <w:hideMark/>
          </w:tcPr>
          <w:p w14:paraId="7CC04FC0" w14:textId="3DD21EED" w:rsidR="00AC457E" w:rsidRPr="00AC457E" w:rsidRDefault="00AC457E">
            <w:r w:rsidRPr="00AC457E">
              <w:t>In case of external 4 pages registers expansion these bits are used to choose the page</w:t>
            </w:r>
          </w:p>
        </w:tc>
      </w:tr>
      <w:tr w:rsidR="00AC457E" w:rsidRPr="00AC457E" w14:paraId="342827A1" w14:textId="77777777" w:rsidTr="00AC457E">
        <w:trPr>
          <w:trHeight w:val="630"/>
        </w:trPr>
        <w:tc>
          <w:tcPr>
            <w:tcW w:w="2697" w:type="dxa"/>
            <w:hideMark/>
          </w:tcPr>
          <w:p w14:paraId="0655E683" w14:textId="77777777" w:rsidR="00AC457E" w:rsidRPr="00AC457E" w:rsidRDefault="00AC457E" w:rsidP="00AC457E">
            <w:r w:rsidRPr="00AC457E">
              <w:t>ERROR_BYTE</w:t>
            </w:r>
          </w:p>
        </w:tc>
        <w:tc>
          <w:tcPr>
            <w:tcW w:w="1821" w:type="dxa"/>
            <w:hideMark/>
          </w:tcPr>
          <w:p w14:paraId="2878E65D" w14:textId="77777777" w:rsidR="00AC457E" w:rsidRPr="00AC457E" w:rsidRDefault="00AC457E" w:rsidP="00AC457E">
            <w:r w:rsidRPr="00AC457E">
              <w:t>0x41</w:t>
            </w:r>
          </w:p>
        </w:tc>
        <w:tc>
          <w:tcPr>
            <w:tcW w:w="816" w:type="dxa"/>
            <w:noWrap/>
            <w:hideMark/>
          </w:tcPr>
          <w:p w14:paraId="412A4F28" w14:textId="77777777" w:rsidR="00AC457E" w:rsidRPr="00AC457E" w:rsidRDefault="00AC457E" w:rsidP="00AC457E">
            <w:r w:rsidRPr="00AC457E">
              <w:t>0x00</w:t>
            </w:r>
          </w:p>
        </w:tc>
        <w:tc>
          <w:tcPr>
            <w:tcW w:w="987" w:type="dxa"/>
            <w:noWrap/>
            <w:hideMark/>
          </w:tcPr>
          <w:p w14:paraId="0F2B956A" w14:textId="77777777" w:rsidR="00AC457E" w:rsidRPr="00AC457E" w:rsidRDefault="00AC457E" w:rsidP="00AC457E">
            <w:r w:rsidRPr="00AC457E">
              <w:t>RW</w:t>
            </w:r>
          </w:p>
        </w:tc>
        <w:tc>
          <w:tcPr>
            <w:tcW w:w="733" w:type="dxa"/>
            <w:noWrap/>
            <w:hideMark/>
          </w:tcPr>
          <w:p w14:paraId="160FBBDB" w14:textId="3591FBB6" w:rsidR="00AC457E" w:rsidRPr="00AC457E" w:rsidRDefault="00AC457E" w:rsidP="00AC457E">
            <w:r w:rsidRPr="00AC457E">
              <w:t>7:0</w:t>
            </w:r>
          </w:p>
        </w:tc>
        <w:tc>
          <w:tcPr>
            <w:tcW w:w="2394" w:type="dxa"/>
            <w:noWrap/>
            <w:hideMark/>
          </w:tcPr>
          <w:p w14:paraId="74A68ACF" w14:textId="5490CD09" w:rsidR="00AC457E" w:rsidRPr="00AC457E" w:rsidRDefault="00AC457E">
            <w:r w:rsidRPr="00AC457E">
              <w:t>Byte send to the I2C/SPI master in case of error</w:t>
            </w:r>
          </w:p>
        </w:tc>
      </w:tr>
      <w:tr w:rsidR="00AC457E" w:rsidRPr="00AC457E" w14:paraId="620ABE34" w14:textId="77777777" w:rsidTr="00AC457E">
        <w:trPr>
          <w:trHeight w:val="510"/>
        </w:trPr>
        <w:tc>
          <w:tcPr>
            <w:tcW w:w="2697" w:type="dxa"/>
            <w:vMerge w:val="restart"/>
            <w:hideMark/>
          </w:tcPr>
          <w:p w14:paraId="27953F42" w14:textId="77777777" w:rsidR="00AC457E" w:rsidRPr="00AC457E" w:rsidRDefault="00AC457E" w:rsidP="00AC457E">
            <w:r w:rsidRPr="00AC457E">
              <w:t>FLUSH_FIFO</w:t>
            </w:r>
          </w:p>
        </w:tc>
        <w:tc>
          <w:tcPr>
            <w:tcW w:w="1821" w:type="dxa"/>
            <w:vMerge w:val="restart"/>
            <w:hideMark/>
          </w:tcPr>
          <w:p w14:paraId="23A89EA5" w14:textId="77777777" w:rsidR="00AC457E" w:rsidRPr="00AC457E" w:rsidRDefault="00AC457E" w:rsidP="00AC457E">
            <w:r w:rsidRPr="00AC457E">
              <w:t>0x4B</w:t>
            </w:r>
          </w:p>
        </w:tc>
        <w:tc>
          <w:tcPr>
            <w:tcW w:w="816" w:type="dxa"/>
            <w:vMerge w:val="restart"/>
            <w:noWrap/>
            <w:hideMark/>
          </w:tcPr>
          <w:p w14:paraId="16DAE75A" w14:textId="77777777" w:rsidR="00AC457E" w:rsidRPr="00AC457E" w:rsidRDefault="00AC457E" w:rsidP="00AC457E">
            <w:r w:rsidRPr="00AC457E">
              <w:t>0x00</w:t>
            </w:r>
          </w:p>
        </w:tc>
        <w:tc>
          <w:tcPr>
            <w:tcW w:w="987" w:type="dxa"/>
            <w:vMerge w:val="restart"/>
            <w:noWrap/>
            <w:hideMark/>
          </w:tcPr>
          <w:p w14:paraId="66EA1F24" w14:textId="77777777" w:rsidR="00AC457E" w:rsidRPr="00AC457E" w:rsidRDefault="00AC457E" w:rsidP="00AC457E">
            <w:r w:rsidRPr="00AC457E">
              <w:t>RW</w:t>
            </w:r>
          </w:p>
        </w:tc>
        <w:tc>
          <w:tcPr>
            <w:tcW w:w="733" w:type="dxa"/>
            <w:noWrap/>
            <w:hideMark/>
          </w:tcPr>
          <w:p w14:paraId="3EB991CD" w14:textId="627326EF" w:rsidR="00AC457E" w:rsidRPr="00AC457E" w:rsidRDefault="00AC457E" w:rsidP="00AC457E">
            <w:r w:rsidRPr="00AC457E">
              <w:t>7:2</w:t>
            </w:r>
          </w:p>
        </w:tc>
        <w:tc>
          <w:tcPr>
            <w:tcW w:w="2394" w:type="dxa"/>
            <w:noWrap/>
            <w:hideMark/>
          </w:tcPr>
          <w:p w14:paraId="701B4AA0" w14:textId="52D412F7" w:rsidR="00AC457E" w:rsidRPr="00AC457E" w:rsidRDefault="00AC457E">
            <w:r w:rsidRPr="00AC457E">
              <w:t>Unused</w:t>
            </w:r>
          </w:p>
        </w:tc>
      </w:tr>
      <w:tr w:rsidR="00AC457E" w:rsidRPr="00AC457E" w14:paraId="7949615C" w14:textId="77777777" w:rsidTr="00AC457E">
        <w:trPr>
          <w:trHeight w:val="510"/>
        </w:trPr>
        <w:tc>
          <w:tcPr>
            <w:tcW w:w="2697" w:type="dxa"/>
            <w:vMerge/>
            <w:hideMark/>
          </w:tcPr>
          <w:p w14:paraId="512FC840" w14:textId="77777777" w:rsidR="00AC457E" w:rsidRPr="00AC457E" w:rsidRDefault="00AC457E"/>
        </w:tc>
        <w:tc>
          <w:tcPr>
            <w:tcW w:w="1821" w:type="dxa"/>
            <w:vMerge/>
            <w:hideMark/>
          </w:tcPr>
          <w:p w14:paraId="312226A7" w14:textId="77777777" w:rsidR="00AC457E" w:rsidRPr="00AC457E" w:rsidRDefault="00AC457E"/>
        </w:tc>
        <w:tc>
          <w:tcPr>
            <w:tcW w:w="816" w:type="dxa"/>
            <w:vMerge/>
            <w:hideMark/>
          </w:tcPr>
          <w:p w14:paraId="0631A1A0" w14:textId="77777777" w:rsidR="00AC457E" w:rsidRPr="00AC457E" w:rsidRDefault="00AC457E"/>
        </w:tc>
        <w:tc>
          <w:tcPr>
            <w:tcW w:w="987" w:type="dxa"/>
            <w:vMerge/>
            <w:hideMark/>
          </w:tcPr>
          <w:p w14:paraId="39121925" w14:textId="77777777" w:rsidR="00AC457E" w:rsidRPr="00AC457E" w:rsidRDefault="00AC457E"/>
        </w:tc>
        <w:tc>
          <w:tcPr>
            <w:tcW w:w="733" w:type="dxa"/>
            <w:noWrap/>
            <w:hideMark/>
          </w:tcPr>
          <w:p w14:paraId="065B65C1" w14:textId="77777777" w:rsidR="00AC457E" w:rsidRPr="00AC457E" w:rsidRDefault="00AC457E" w:rsidP="00AC457E">
            <w:r w:rsidRPr="00AC457E">
              <w:t>1</w:t>
            </w:r>
          </w:p>
        </w:tc>
        <w:tc>
          <w:tcPr>
            <w:tcW w:w="2394" w:type="dxa"/>
            <w:noWrap/>
            <w:hideMark/>
          </w:tcPr>
          <w:p w14:paraId="7B5B5143" w14:textId="299AC37C" w:rsidR="00AC457E" w:rsidRPr="00AC457E" w:rsidRDefault="00AC457E">
            <w:r w:rsidRPr="00AC457E">
              <w:t>Force flush of write fifo. Write 0 and then 1 to activate the function</w:t>
            </w:r>
          </w:p>
        </w:tc>
      </w:tr>
      <w:tr w:rsidR="00AC457E" w:rsidRPr="00AC457E" w14:paraId="7AB5F2B4" w14:textId="77777777" w:rsidTr="00AC457E">
        <w:trPr>
          <w:trHeight w:val="435"/>
        </w:trPr>
        <w:tc>
          <w:tcPr>
            <w:tcW w:w="2697" w:type="dxa"/>
            <w:vMerge/>
            <w:hideMark/>
          </w:tcPr>
          <w:p w14:paraId="0F290787" w14:textId="77777777" w:rsidR="00AC457E" w:rsidRPr="00AC457E" w:rsidRDefault="00AC457E"/>
        </w:tc>
        <w:tc>
          <w:tcPr>
            <w:tcW w:w="1821" w:type="dxa"/>
            <w:vMerge/>
            <w:hideMark/>
          </w:tcPr>
          <w:p w14:paraId="34127852" w14:textId="77777777" w:rsidR="00AC457E" w:rsidRPr="00AC457E" w:rsidRDefault="00AC457E"/>
        </w:tc>
        <w:tc>
          <w:tcPr>
            <w:tcW w:w="816" w:type="dxa"/>
            <w:vMerge/>
            <w:hideMark/>
          </w:tcPr>
          <w:p w14:paraId="439EB70F" w14:textId="77777777" w:rsidR="00AC457E" w:rsidRPr="00AC457E" w:rsidRDefault="00AC457E"/>
        </w:tc>
        <w:tc>
          <w:tcPr>
            <w:tcW w:w="987" w:type="dxa"/>
            <w:vMerge/>
            <w:hideMark/>
          </w:tcPr>
          <w:p w14:paraId="3AE1890D" w14:textId="77777777" w:rsidR="00AC457E" w:rsidRPr="00AC457E" w:rsidRDefault="00AC457E"/>
        </w:tc>
        <w:tc>
          <w:tcPr>
            <w:tcW w:w="733" w:type="dxa"/>
            <w:noWrap/>
            <w:hideMark/>
          </w:tcPr>
          <w:p w14:paraId="79537FF3" w14:textId="77777777" w:rsidR="00AC457E" w:rsidRPr="00AC457E" w:rsidRDefault="00AC457E" w:rsidP="00AC457E">
            <w:r w:rsidRPr="00AC457E">
              <w:t>0</w:t>
            </w:r>
          </w:p>
        </w:tc>
        <w:tc>
          <w:tcPr>
            <w:tcW w:w="2394" w:type="dxa"/>
            <w:noWrap/>
            <w:hideMark/>
          </w:tcPr>
          <w:p w14:paraId="13609161" w14:textId="38FE9A25" w:rsidR="00AC457E" w:rsidRPr="00AC457E" w:rsidRDefault="00AC457E">
            <w:r w:rsidRPr="00AC457E">
              <w:t>Force flush of read fifo. Write 0 and then 1 to activate the function</w:t>
            </w:r>
          </w:p>
        </w:tc>
      </w:tr>
      <w:tr w:rsidR="00AC457E" w:rsidRPr="00AC457E" w14:paraId="1859ED9C" w14:textId="77777777" w:rsidTr="00AC457E">
        <w:trPr>
          <w:trHeight w:val="435"/>
        </w:trPr>
        <w:tc>
          <w:tcPr>
            <w:tcW w:w="2697" w:type="dxa"/>
            <w:vMerge w:val="restart"/>
            <w:hideMark/>
          </w:tcPr>
          <w:p w14:paraId="62F960B6" w14:textId="77777777" w:rsidR="00AC457E" w:rsidRPr="00AC457E" w:rsidRDefault="00AC457E" w:rsidP="00AC457E">
            <w:r w:rsidRPr="00AC457E">
              <w:t>FIFO_STATUS</w:t>
            </w:r>
          </w:p>
        </w:tc>
        <w:tc>
          <w:tcPr>
            <w:tcW w:w="1821" w:type="dxa"/>
            <w:vMerge w:val="restart"/>
            <w:hideMark/>
          </w:tcPr>
          <w:p w14:paraId="14000DBF" w14:textId="77777777" w:rsidR="00AC457E" w:rsidRPr="00AC457E" w:rsidRDefault="00AC457E" w:rsidP="00AC457E">
            <w:r w:rsidRPr="00AC457E">
              <w:t>0x4C</w:t>
            </w:r>
          </w:p>
        </w:tc>
        <w:tc>
          <w:tcPr>
            <w:tcW w:w="816" w:type="dxa"/>
            <w:vMerge w:val="restart"/>
            <w:noWrap/>
            <w:hideMark/>
          </w:tcPr>
          <w:p w14:paraId="611C13E1" w14:textId="77777777" w:rsidR="00AC457E" w:rsidRPr="00AC457E" w:rsidRDefault="00AC457E" w:rsidP="00AC457E">
            <w:r w:rsidRPr="00AC457E">
              <w:t>0x00</w:t>
            </w:r>
          </w:p>
        </w:tc>
        <w:tc>
          <w:tcPr>
            <w:tcW w:w="987" w:type="dxa"/>
            <w:vMerge w:val="restart"/>
            <w:noWrap/>
            <w:hideMark/>
          </w:tcPr>
          <w:p w14:paraId="0D33811F" w14:textId="77777777" w:rsidR="00AC457E" w:rsidRPr="00AC457E" w:rsidRDefault="00AC457E" w:rsidP="00AC457E">
            <w:r w:rsidRPr="00AC457E">
              <w:t>RO</w:t>
            </w:r>
          </w:p>
        </w:tc>
        <w:tc>
          <w:tcPr>
            <w:tcW w:w="733" w:type="dxa"/>
            <w:noWrap/>
            <w:hideMark/>
          </w:tcPr>
          <w:p w14:paraId="0BED48B3" w14:textId="7CA48803" w:rsidR="00AC457E" w:rsidRPr="00AC457E" w:rsidRDefault="00AC457E" w:rsidP="00AC457E">
            <w:r w:rsidRPr="00AC457E">
              <w:t>7:4</w:t>
            </w:r>
          </w:p>
        </w:tc>
        <w:tc>
          <w:tcPr>
            <w:tcW w:w="2394" w:type="dxa"/>
            <w:noWrap/>
            <w:hideMark/>
          </w:tcPr>
          <w:p w14:paraId="290AA49D" w14:textId="640279E5" w:rsidR="00AC457E" w:rsidRPr="00AC457E" w:rsidRDefault="00AC457E">
            <w:r w:rsidRPr="00AC457E">
              <w:t>Unused</w:t>
            </w:r>
          </w:p>
        </w:tc>
      </w:tr>
      <w:tr w:rsidR="00AC457E" w:rsidRPr="00AC457E" w14:paraId="7AF1DE3D" w14:textId="77777777" w:rsidTr="00AC457E">
        <w:trPr>
          <w:trHeight w:val="495"/>
        </w:trPr>
        <w:tc>
          <w:tcPr>
            <w:tcW w:w="2697" w:type="dxa"/>
            <w:vMerge/>
            <w:hideMark/>
          </w:tcPr>
          <w:p w14:paraId="4CFD3397" w14:textId="77777777" w:rsidR="00AC457E" w:rsidRPr="00AC457E" w:rsidRDefault="00AC457E"/>
        </w:tc>
        <w:tc>
          <w:tcPr>
            <w:tcW w:w="1821" w:type="dxa"/>
            <w:vMerge/>
            <w:hideMark/>
          </w:tcPr>
          <w:p w14:paraId="28B1115B" w14:textId="77777777" w:rsidR="00AC457E" w:rsidRPr="00AC457E" w:rsidRDefault="00AC457E"/>
        </w:tc>
        <w:tc>
          <w:tcPr>
            <w:tcW w:w="816" w:type="dxa"/>
            <w:vMerge/>
            <w:hideMark/>
          </w:tcPr>
          <w:p w14:paraId="2BF3A04F" w14:textId="77777777" w:rsidR="00AC457E" w:rsidRPr="00AC457E" w:rsidRDefault="00AC457E"/>
        </w:tc>
        <w:tc>
          <w:tcPr>
            <w:tcW w:w="987" w:type="dxa"/>
            <w:vMerge/>
            <w:hideMark/>
          </w:tcPr>
          <w:p w14:paraId="3C59BEC8" w14:textId="77777777" w:rsidR="00AC457E" w:rsidRPr="00AC457E" w:rsidRDefault="00AC457E"/>
        </w:tc>
        <w:tc>
          <w:tcPr>
            <w:tcW w:w="733" w:type="dxa"/>
            <w:noWrap/>
            <w:hideMark/>
          </w:tcPr>
          <w:p w14:paraId="59F8CE74" w14:textId="77777777" w:rsidR="00AC457E" w:rsidRPr="00AC457E" w:rsidRDefault="00AC457E" w:rsidP="00AC457E">
            <w:r w:rsidRPr="00AC457E">
              <w:t>3</w:t>
            </w:r>
          </w:p>
        </w:tc>
        <w:tc>
          <w:tcPr>
            <w:tcW w:w="2394" w:type="dxa"/>
            <w:noWrap/>
            <w:hideMark/>
          </w:tcPr>
          <w:p w14:paraId="39152324" w14:textId="016B6021" w:rsidR="00AC457E" w:rsidRPr="00AC457E" w:rsidRDefault="00AC457E">
            <w:r w:rsidRPr="00AC457E">
              <w:t>Read fifo full</w:t>
            </w:r>
          </w:p>
        </w:tc>
      </w:tr>
      <w:tr w:rsidR="00AC457E" w:rsidRPr="00AC457E" w14:paraId="23389134" w14:textId="77777777" w:rsidTr="00AC457E">
        <w:trPr>
          <w:trHeight w:val="465"/>
        </w:trPr>
        <w:tc>
          <w:tcPr>
            <w:tcW w:w="2697" w:type="dxa"/>
            <w:vMerge/>
            <w:hideMark/>
          </w:tcPr>
          <w:p w14:paraId="2BE7B2E9" w14:textId="77777777" w:rsidR="00AC457E" w:rsidRPr="00AC457E" w:rsidRDefault="00AC457E"/>
        </w:tc>
        <w:tc>
          <w:tcPr>
            <w:tcW w:w="1821" w:type="dxa"/>
            <w:vMerge/>
            <w:hideMark/>
          </w:tcPr>
          <w:p w14:paraId="72C76C15" w14:textId="77777777" w:rsidR="00AC457E" w:rsidRPr="00AC457E" w:rsidRDefault="00AC457E"/>
        </w:tc>
        <w:tc>
          <w:tcPr>
            <w:tcW w:w="816" w:type="dxa"/>
            <w:vMerge/>
            <w:hideMark/>
          </w:tcPr>
          <w:p w14:paraId="678A60DB" w14:textId="77777777" w:rsidR="00AC457E" w:rsidRPr="00AC457E" w:rsidRDefault="00AC457E"/>
        </w:tc>
        <w:tc>
          <w:tcPr>
            <w:tcW w:w="987" w:type="dxa"/>
            <w:vMerge/>
            <w:hideMark/>
          </w:tcPr>
          <w:p w14:paraId="42B29BE2" w14:textId="77777777" w:rsidR="00AC457E" w:rsidRPr="00AC457E" w:rsidRDefault="00AC457E"/>
        </w:tc>
        <w:tc>
          <w:tcPr>
            <w:tcW w:w="733" w:type="dxa"/>
            <w:noWrap/>
            <w:hideMark/>
          </w:tcPr>
          <w:p w14:paraId="5912FD46" w14:textId="77777777" w:rsidR="00AC457E" w:rsidRPr="00AC457E" w:rsidRDefault="00AC457E" w:rsidP="00AC457E">
            <w:r w:rsidRPr="00AC457E">
              <w:t>2</w:t>
            </w:r>
          </w:p>
        </w:tc>
        <w:tc>
          <w:tcPr>
            <w:tcW w:w="2394" w:type="dxa"/>
            <w:noWrap/>
            <w:hideMark/>
          </w:tcPr>
          <w:p w14:paraId="488B4DE8" w14:textId="732B77AA" w:rsidR="00AC457E" w:rsidRPr="00AC457E" w:rsidRDefault="00AC457E">
            <w:r w:rsidRPr="00AC457E">
              <w:t>Read fifo not empty</w:t>
            </w:r>
          </w:p>
        </w:tc>
      </w:tr>
      <w:tr w:rsidR="00AC457E" w:rsidRPr="00AC457E" w14:paraId="10E3A6E6" w14:textId="77777777" w:rsidTr="00AC457E">
        <w:trPr>
          <w:trHeight w:val="510"/>
        </w:trPr>
        <w:tc>
          <w:tcPr>
            <w:tcW w:w="2697" w:type="dxa"/>
            <w:vMerge/>
            <w:hideMark/>
          </w:tcPr>
          <w:p w14:paraId="4C273C26" w14:textId="77777777" w:rsidR="00AC457E" w:rsidRPr="00AC457E" w:rsidRDefault="00AC457E"/>
        </w:tc>
        <w:tc>
          <w:tcPr>
            <w:tcW w:w="1821" w:type="dxa"/>
            <w:vMerge/>
            <w:hideMark/>
          </w:tcPr>
          <w:p w14:paraId="183B69DB" w14:textId="77777777" w:rsidR="00AC457E" w:rsidRPr="00AC457E" w:rsidRDefault="00AC457E"/>
        </w:tc>
        <w:tc>
          <w:tcPr>
            <w:tcW w:w="816" w:type="dxa"/>
            <w:vMerge/>
            <w:hideMark/>
          </w:tcPr>
          <w:p w14:paraId="3A58A730" w14:textId="77777777" w:rsidR="00AC457E" w:rsidRPr="00AC457E" w:rsidRDefault="00AC457E"/>
        </w:tc>
        <w:tc>
          <w:tcPr>
            <w:tcW w:w="987" w:type="dxa"/>
            <w:vMerge/>
            <w:hideMark/>
          </w:tcPr>
          <w:p w14:paraId="7612B1DA" w14:textId="77777777" w:rsidR="00AC457E" w:rsidRPr="00AC457E" w:rsidRDefault="00AC457E"/>
        </w:tc>
        <w:tc>
          <w:tcPr>
            <w:tcW w:w="733" w:type="dxa"/>
            <w:noWrap/>
            <w:hideMark/>
          </w:tcPr>
          <w:p w14:paraId="463DFB18" w14:textId="77777777" w:rsidR="00AC457E" w:rsidRPr="00AC457E" w:rsidRDefault="00AC457E" w:rsidP="00AC457E">
            <w:r w:rsidRPr="00AC457E">
              <w:t>1</w:t>
            </w:r>
          </w:p>
        </w:tc>
        <w:tc>
          <w:tcPr>
            <w:tcW w:w="2394" w:type="dxa"/>
            <w:noWrap/>
            <w:hideMark/>
          </w:tcPr>
          <w:p w14:paraId="52D6AE25" w14:textId="42890FAB" w:rsidR="00AC457E" w:rsidRPr="00AC457E" w:rsidRDefault="00AC457E">
            <w:r w:rsidRPr="00AC457E">
              <w:t>Write fifo full</w:t>
            </w:r>
          </w:p>
        </w:tc>
      </w:tr>
      <w:tr w:rsidR="00AC457E" w:rsidRPr="00AC457E" w14:paraId="1804D565" w14:textId="77777777" w:rsidTr="00AC457E">
        <w:trPr>
          <w:trHeight w:val="480"/>
        </w:trPr>
        <w:tc>
          <w:tcPr>
            <w:tcW w:w="2697" w:type="dxa"/>
            <w:vMerge/>
            <w:hideMark/>
          </w:tcPr>
          <w:p w14:paraId="088676C9" w14:textId="77777777" w:rsidR="00AC457E" w:rsidRPr="00AC457E" w:rsidRDefault="00AC457E"/>
        </w:tc>
        <w:tc>
          <w:tcPr>
            <w:tcW w:w="1821" w:type="dxa"/>
            <w:vMerge/>
            <w:hideMark/>
          </w:tcPr>
          <w:p w14:paraId="2987BD76" w14:textId="77777777" w:rsidR="00AC457E" w:rsidRPr="00AC457E" w:rsidRDefault="00AC457E"/>
        </w:tc>
        <w:tc>
          <w:tcPr>
            <w:tcW w:w="816" w:type="dxa"/>
            <w:vMerge/>
            <w:hideMark/>
          </w:tcPr>
          <w:p w14:paraId="577C136F" w14:textId="77777777" w:rsidR="00AC457E" w:rsidRPr="00AC457E" w:rsidRDefault="00AC457E"/>
        </w:tc>
        <w:tc>
          <w:tcPr>
            <w:tcW w:w="987" w:type="dxa"/>
            <w:vMerge/>
            <w:hideMark/>
          </w:tcPr>
          <w:p w14:paraId="4E0272AC" w14:textId="77777777" w:rsidR="00AC457E" w:rsidRPr="00AC457E" w:rsidRDefault="00AC457E"/>
        </w:tc>
        <w:tc>
          <w:tcPr>
            <w:tcW w:w="733" w:type="dxa"/>
            <w:noWrap/>
            <w:hideMark/>
          </w:tcPr>
          <w:p w14:paraId="4EF61929" w14:textId="77777777" w:rsidR="00AC457E" w:rsidRPr="00AC457E" w:rsidRDefault="00AC457E" w:rsidP="00AC457E">
            <w:r w:rsidRPr="00AC457E">
              <w:t>0</w:t>
            </w:r>
          </w:p>
        </w:tc>
        <w:tc>
          <w:tcPr>
            <w:tcW w:w="2394" w:type="dxa"/>
            <w:noWrap/>
            <w:hideMark/>
          </w:tcPr>
          <w:p w14:paraId="52300A38" w14:textId="7979578B" w:rsidR="00AC457E" w:rsidRPr="00AC457E" w:rsidRDefault="00AC457E">
            <w:r w:rsidRPr="00AC457E">
              <w:t>Write fifo not empty</w:t>
            </w:r>
          </w:p>
        </w:tc>
      </w:tr>
      <w:tr w:rsidR="00AC457E" w:rsidRPr="00AC457E" w14:paraId="68E9ECDE" w14:textId="77777777" w:rsidTr="00AC457E">
        <w:trPr>
          <w:trHeight w:val="660"/>
        </w:trPr>
        <w:tc>
          <w:tcPr>
            <w:tcW w:w="2697" w:type="dxa"/>
            <w:vMerge w:val="restart"/>
            <w:hideMark/>
          </w:tcPr>
          <w:p w14:paraId="6FE5FAE0" w14:textId="77777777" w:rsidR="00AC457E" w:rsidRPr="00AC457E" w:rsidRDefault="00AC457E" w:rsidP="00AC457E">
            <w:r w:rsidRPr="00AC457E">
              <w:t>ERR_ITF</w:t>
            </w:r>
          </w:p>
        </w:tc>
        <w:tc>
          <w:tcPr>
            <w:tcW w:w="1821" w:type="dxa"/>
            <w:vMerge w:val="restart"/>
            <w:hideMark/>
          </w:tcPr>
          <w:p w14:paraId="64D64F92" w14:textId="77777777" w:rsidR="00AC457E" w:rsidRPr="00AC457E" w:rsidRDefault="00AC457E" w:rsidP="00AC457E">
            <w:r w:rsidRPr="00AC457E">
              <w:t>0x4E</w:t>
            </w:r>
          </w:p>
        </w:tc>
        <w:tc>
          <w:tcPr>
            <w:tcW w:w="816" w:type="dxa"/>
            <w:vMerge w:val="restart"/>
            <w:noWrap/>
            <w:hideMark/>
          </w:tcPr>
          <w:p w14:paraId="0CB778F9" w14:textId="77777777" w:rsidR="00AC457E" w:rsidRPr="00AC457E" w:rsidRDefault="00AC457E" w:rsidP="00AC457E">
            <w:r w:rsidRPr="00AC457E">
              <w:t>0x00</w:t>
            </w:r>
          </w:p>
        </w:tc>
        <w:tc>
          <w:tcPr>
            <w:tcW w:w="987" w:type="dxa"/>
            <w:vMerge w:val="restart"/>
            <w:noWrap/>
            <w:hideMark/>
          </w:tcPr>
          <w:p w14:paraId="75A88F44" w14:textId="77777777" w:rsidR="00AC457E" w:rsidRPr="00AC457E" w:rsidRDefault="00AC457E" w:rsidP="00AC457E">
            <w:r w:rsidRPr="00AC457E">
              <w:t>RC</w:t>
            </w:r>
          </w:p>
        </w:tc>
        <w:tc>
          <w:tcPr>
            <w:tcW w:w="733" w:type="dxa"/>
            <w:noWrap/>
            <w:hideMark/>
          </w:tcPr>
          <w:p w14:paraId="5E8D275A" w14:textId="11CDD38E" w:rsidR="00AC457E" w:rsidRPr="00AC457E" w:rsidRDefault="00AC457E" w:rsidP="00AC457E">
            <w:r w:rsidRPr="00AC457E">
              <w:t>7:6</w:t>
            </w:r>
          </w:p>
        </w:tc>
        <w:tc>
          <w:tcPr>
            <w:tcW w:w="2394" w:type="dxa"/>
            <w:noWrap/>
            <w:hideMark/>
          </w:tcPr>
          <w:p w14:paraId="682B8714" w14:textId="2137DA86" w:rsidR="00AC457E" w:rsidRPr="00AC457E" w:rsidRDefault="00AC457E">
            <w:r w:rsidRPr="00AC457E">
              <w:t>Unused</w:t>
            </w:r>
          </w:p>
        </w:tc>
      </w:tr>
      <w:tr w:rsidR="00AC457E" w:rsidRPr="00AC457E" w14:paraId="133F7160" w14:textId="77777777" w:rsidTr="00AC457E">
        <w:trPr>
          <w:trHeight w:val="660"/>
        </w:trPr>
        <w:tc>
          <w:tcPr>
            <w:tcW w:w="2697" w:type="dxa"/>
            <w:vMerge/>
            <w:hideMark/>
          </w:tcPr>
          <w:p w14:paraId="71310259" w14:textId="77777777" w:rsidR="00AC457E" w:rsidRPr="00AC457E" w:rsidRDefault="00AC457E"/>
        </w:tc>
        <w:tc>
          <w:tcPr>
            <w:tcW w:w="1821" w:type="dxa"/>
            <w:vMerge/>
            <w:hideMark/>
          </w:tcPr>
          <w:p w14:paraId="0033FA49" w14:textId="77777777" w:rsidR="00AC457E" w:rsidRPr="00AC457E" w:rsidRDefault="00AC457E"/>
        </w:tc>
        <w:tc>
          <w:tcPr>
            <w:tcW w:w="816" w:type="dxa"/>
            <w:vMerge/>
            <w:hideMark/>
          </w:tcPr>
          <w:p w14:paraId="65157000" w14:textId="77777777" w:rsidR="00AC457E" w:rsidRPr="00AC457E" w:rsidRDefault="00AC457E"/>
        </w:tc>
        <w:tc>
          <w:tcPr>
            <w:tcW w:w="987" w:type="dxa"/>
            <w:vMerge/>
            <w:hideMark/>
          </w:tcPr>
          <w:p w14:paraId="027693A9" w14:textId="77777777" w:rsidR="00AC457E" w:rsidRPr="00AC457E" w:rsidRDefault="00AC457E"/>
        </w:tc>
        <w:tc>
          <w:tcPr>
            <w:tcW w:w="733" w:type="dxa"/>
            <w:noWrap/>
            <w:hideMark/>
          </w:tcPr>
          <w:p w14:paraId="1A0B6C39" w14:textId="77777777" w:rsidR="00AC457E" w:rsidRPr="00AC457E" w:rsidRDefault="00AC457E" w:rsidP="00AC457E">
            <w:r w:rsidRPr="00AC457E">
              <w:t>5</w:t>
            </w:r>
          </w:p>
        </w:tc>
        <w:tc>
          <w:tcPr>
            <w:tcW w:w="2394" w:type="dxa"/>
            <w:noWrap/>
            <w:hideMark/>
          </w:tcPr>
          <w:p w14:paraId="43439888" w14:textId="5680E170" w:rsidR="00AC457E" w:rsidRPr="00AC457E" w:rsidRDefault="00AC457E">
            <w:r w:rsidRPr="00AC457E">
              <w:t>Unexpected read fifo empty</w:t>
            </w:r>
          </w:p>
        </w:tc>
      </w:tr>
      <w:tr w:rsidR="00AC457E" w:rsidRPr="00AC457E" w14:paraId="64AD2F7F" w14:textId="77777777" w:rsidTr="00AC457E">
        <w:trPr>
          <w:trHeight w:val="690"/>
        </w:trPr>
        <w:tc>
          <w:tcPr>
            <w:tcW w:w="2697" w:type="dxa"/>
            <w:vMerge/>
            <w:hideMark/>
          </w:tcPr>
          <w:p w14:paraId="03ED2CCC" w14:textId="77777777" w:rsidR="00AC457E" w:rsidRPr="00AC457E" w:rsidRDefault="00AC457E"/>
        </w:tc>
        <w:tc>
          <w:tcPr>
            <w:tcW w:w="1821" w:type="dxa"/>
            <w:vMerge/>
            <w:hideMark/>
          </w:tcPr>
          <w:p w14:paraId="3CDC3513" w14:textId="77777777" w:rsidR="00AC457E" w:rsidRPr="00AC457E" w:rsidRDefault="00AC457E"/>
        </w:tc>
        <w:tc>
          <w:tcPr>
            <w:tcW w:w="816" w:type="dxa"/>
            <w:vMerge/>
            <w:hideMark/>
          </w:tcPr>
          <w:p w14:paraId="66ECDEC2" w14:textId="77777777" w:rsidR="00AC457E" w:rsidRPr="00AC457E" w:rsidRDefault="00AC457E"/>
        </w:tc>
        <w:tc>
          <w:tcPr>
            <w:tcW w:w="987" w:type="dxa"/>
            <w:vMerge/>
            <w:hideMark/>
          </w:tcPr>
          <w:p w14:paraId="282AB5E9" w14:textId="77777777" w:rsidR="00AC457E" w:rsidRPr="00AC457E" w:rsidRDefault="00AC457E"/>
        </w:tc>
        <w:tc>
          <w:tcPr>
            <w:tcW w:w="733" w:type="dxa"/>
            <w:noWrap/>
            <w:hideMark/>
          </w:tcPr>
          <w:p w14:paraId="099161AC" w14:textId="77777777" w:rsidR="00AC457E" w:rsidRPr="00AC457E" w:rsidRDefault="00AC457E" w:rsidP="00AC457E">
            <w:r w:rsidRPr="00AC457E">
              <w:t>4</w:t>
            </w:r>
          </w:p>
        </w:tc>
        <w:tc>
          <w:tcPr>
            <w:tcW w:w="2394" w:type="dxa"/>
            <w:noWrap/>
            <w:hideMark/>
          </w:tcPr>
          <w:p w14:paraId="295CB58A" w14:textId="6AA58998" w:rsidR="00AC457E" w:rsidRPr="00AC457E" w:rsidRDefault="00AC457E">
            <w:r w:rsidRPr="00AC457E">
              <w:t>Unexpected write fifo full</w:t>
            </w:r>
          </w:p>
        </w:tc>
      </w:tr>
      <w:tr w:rsidR="00AC457E" w:rsidRPr="00AC457E" w14:paraId="425A570D" w14:textId="77777777" w:rsidTr="00AC457E">
        <w:trPr>
          <w:trHeight w:val="675"/>
        </w:trPr>
        <w:tc>
          <w:tcPr>
            <w:tcW w:w="2697" w:type="dxa"/>
            <w:vMerge/>
            <w:hideMark/>
          </w:tcPr>
          <w:p w14:paraId="6303F619" w14:textId="77777777" w:rsidR="00AC457E" w:rsidRPr="00AC457E" w:rsidRDefault="00AC457E"/>
        </w:tc>
        <w:tc>
          <w:tcPr>
            <w:tcW w:w="1821" w:type="dxa"/>
            <w:vMerge/>
            <w:hideMark/>
          </w:tcPr>
          <w:p w14:paraId="2A050A8E" w14:textId="77777777" w:rsidR="00AC457E" w:rsidRPr="00AC457E" w:rsidRDefault="00AC457E"/>
        </w:tc>
        <w:tc>
          <w:tcPr>
            <w:tcW w:w="816" w:type="dxa"/>
            <w:vMerge/>
            <w:hideMark/>
          </w:tcPr>
          <w:p w14:paraId="1E72AB86" w14:textId="77777777" w:rsidR="00AC457E" w:rsidRPr="00AC457E" w:rsidRDefault="00AC457E"/>
        </w:tc>
        <w:tc>
          <w:tcPr>
            <w:tcW w:w="987" w:type="dxa"/>
            <w:vMerge/>
            <w:hideMark/>
          </w:tcPr>
          <w:p w14:paraId="302B0787" w14:textId="77777777" w:rsidR="00AC457E" w:rsidRPr="00AC457E" w:rsidRDefault="00AC457E"/>
        </w:tc>
        <w:tc>
          <w:tcPr>
            <w:tcW w:w="733" w:type="dxa"/>
            <w:noWrap/>
            <w:hideMark/>
          </w:tcPr>
          <w:p w14:paraId="7DCC8355" w14:textId="77777777" w:rsidR="00AC457E" w:rsidRPr="00AC457E" w:rsidRDefault="00AC457E" w:rsidP="00AC457E">
            <w:r w:rsidRPr="00AC457E">
              <w:t>3</w:t>
            </w:r>
          </w:p>
        </w:tc>
        <w:tc>
          <w:tcPr>
            <w:tcW w:w="2394" w:type="dxa"/>
            <w:noWrap/>
            <w:hideMark/>
          </w:tcPr>
          <w:p w14:paraId="29D7440C" w14:textId="7B9723AC" w:rsidR="00AC457E" w:rsidRPr="00AC457E" w:rsidRDefault="00AC457E">
            <w:r w:rsidRPr="00AC457E">
              <w:t>Number of bytes write operation already done, read operation is expected</w:t>
            </w:r>
          </w:p>
        </w:tc>
      </w:tr>
      <w:tr w:rsidR="00AC457E" w:rsidRPr="00AC457E" w14:paraId="211CF1D2" w14:textId="77777777" w:rsidTr="00AC457E">
        <w:trPr>
          <w:trHeight w:val="630"/>
        </w:trPr>
        <w:tc>
          <w:tcPr>
            <w:tcW w:w="2697" w:type="dxa"/>
            <w:vMerge/>
            <w:hideMark/>
          </w:tcPr>
          <w:p w14:paraId="1ECA6DA2" w14:textId="77777777" w:rsidR="00AC457E" w:rsidRPr="00AC457E" w:rsidRDefault="00AC457E"/>
        </w:tc>
        <w:tc>
          <w:tcPr>
            <w:tcW w:w="1821" w:type="dxa"/>
            <w:vMerge/>
            <w:hideMark/>
          </w:tcPr>
          <w:p w14:paraId="56DCA682" w14:textId="77777777" w:rsidR="00AC457E" w:rsidRPr="00AC457E" w:rsidRDefault="00AC457E"/>
        </w:tc>
        <w:tc>
          <w:tcPr>
            <w:tcW w:w="816" w:type="dxa"/>
            <w:vMerge/>
            <w:hideMark/>
          </w:tcPr>
          <w:p w14:paraId="69ECAE14" w14:textId="77777777" w:rsidR="00AC457E" w:rsidRPr="00AC457E" w:rsidRDefault="00AC457E"/>
        </w:tc>
        <w:tc>
          <w:tcPr>
            <w:tcW w:w="987" w:type="dxa"/>
            <w:vMerge/>
            <w:hideMark/>
          </w:tcPr>
          <w:p w14:paraId="37DF21D6" w14:textId="77777777" w:rsidR="00AC457E" w:rsidRPr="00AC457E" w:rsidRDefault="00AC457E"/>
        </w:tc>
        <w:tc>
          <w:tcPr>
            <w:tcW w:w="733" w:type="dxa"/>
            <w:noWrap/>
            <w:hideMark/>
          </w:tcPr>
          <w:p w14:paraId="0621F027" w14:textId="77777777" w:rsidR="00AC457E" w:rsidRPr="00AC457E" w:rsidRDefault="00AC457E" w:rsidP="00AC457E">
            <w:r w:rsidRPr="00AC457E">
              <w:t>2</w:t>
            </w:r>
          </w:p>
        </w:tc>
        <w:tc>
          <w:tcPr>
            <w:tcW w:w="2394" w:type="dxa"/>
            <w:noWrap/>
            <w:hideMark/>
          </w:tcPr>
          <w:p w14:paraId="5F06C0BD" w14:textId="0D901333" w:rsidR="00AC457E" w:rsidRPr="00AC457E" w:rsidRDefault="00AC457E">
            <w:r w:rsidRPr="00AC457E">
              <w:t>Read operation done without writing nr bytes before</w:t>
            </w:r>
          </w:p>
        </w:tc>
      </w:tr>
      <w:tr w:rsidR="00AC457E" w:rsidRPr="00AC457E" w14:paraId="6C33BD19" w14:textId="77777777" w:rsidTr="00AC457E">
        <w:trPr>
          <w:trHeight w:val="600"/>
        </w:trPr>
        <w:tc>
          <w:tcPr>
            <w:tcW w:w="2697" w:type="dxa"/>
            <w:vMerge/>
            <w:hideMark/>
          </w:tcPr>
          <w:p w14:paraId="6E75D2FD" w14:textId="77777777" w:rsidR="00AC457E" w:rsidRPr="00AC457E" w:rsidRDefault="00AC457E"/>
        </w:tc>
        <w:tc>
          <w:tcPr>
            <w:tcW w:w="1821" w:type="dxa"/>
            <w:vMerge/>
            <w:hideMark/>
          </w:tcPr>
          <w:p w14:paraId="392C1B9D" w14:textId="77777777" w:rsidR="00AC457E" w:rsidRPr="00AC457E" w:rsidRDefault="00AC457E"/>
        </w:tc>
        <w:tc>
          <w:tcPr>
            <w:tcW w:w="816" w:type="dxa"/>
            <w:vMerge/>
            <w:hideMark/>
          </w:tcPr>
          <w:p w14:paraId="6C2C187F" w14:textId="77777777" w:rsidR="00AC457E" w:rsidRPr="00AC457E" w:rsidRDefault="00AC457E"/>
        </w:tc>
        <w:tc>
          <w:tcPr>
            <w:tcW w:w="987" w:type="dxa"/>
            <w:vMerge/>
            <w:hideMark/>
          </w:tcPr>
          <w:p w14:paraId="72B49E65" w14:textId="77777777" w:rsidR="00AC457E" w:rsidRPr="00AC457E" w:rsidRDefault="00AC457E"/>
        </w:tc>
        <w:tc>
          <w:tcPr>
            <w:tcW w:w="733" w:type="dxa"/>
            <w:noWrap/>
            <w:hideMark/>
          </w:tcPr>
          <w:p w14:paraId="162D7604" w14:textId="77777777" w:rsidR="00AC457E" w:rsidRPr="00AC457E" w:rsidRDefault="00AC457E" w:rsidP="00AC457E">
            <w:r w:rsidRPr="00AC457E">
              <w:t>1</w:t>
            </w:r>
          </w:p>
        </w:tc>
        <w:tc>
          <w:tcPr>
            <w:tcW w:w="2394" w:type="dxa"/>
            <w:noWrap/>
            <w:hideMark/>
          </w:tcPr>
          <w:p w14:paraId="69152B87" w14:textId="1BD70AFD" w:rsidR="00AC457E" w:rsidRPr="00AC457E" w:rsidRDefault="00AC457E">
            <w:r w:rsidRPr="00AC457E">
              <w:t>Write fifo flushed since not empty before write operation</w:t>
            </w:r>
          </w:p>
        </w:tc>
      </w:tr>
      <w:tr w:rsidR="00AC457E" w:rsidRPr="00AC457E" w14:paraId="2AA4C536" w14:textId="77777777" w:rsidTr="00AC457E">
        <w:trPr>
          <w:trHeight w:val="585"/>
        </w:trPr>
        <w:tc>
          <w:tcPr>
            <w:tcW w:w="2697" w:type="dxa"/>
            <w:vMerge/>
            <w:hideMark/>
          </w:tcPr>
          <w:p w14:paraId="17EA46DE" w14:textId="77777777" w:rsidR="00AC457E" w:rsidRPr="00AC457E" w:rsidRDefault="00AC457E"/>
        </w:tc>
        <w:tc>
          <w:tcPr>
            <w:tcW w:w="1821" w:type="dxa"/>
            <w:vMerge/>
            <w:hideMark/>
          </w:tcPr>
          <w:p w14:paraId="11AD83F3" w14:textId="77777777" w:rsidR="00AC457E" w:rsidRPr="00AC457E" w:rsidRDefault="00AC457E"/>
        </w:tc>
        <w:tc>
          <w:tcPr>
            <w:tcW w:w="816" w:type="dxa"/>
            <w:vMerge/>
            <w:hideMark/>
          </w:tcPr>
          <w:p w14:paraId="48ABB7D3" w14:textId="77777777" w:rsidR="00AC457E" w:rsidRPr="00AC457E" w:rsidRDefault="00AC457E"/>
        </w:tc>
        <w:tc>
          <w:tcPr>
            <w:tcW w:w="987" w:type="dxa"/>
            <w:vMerge/>
            <w:hideMark/>
          </w:tcPr>
          <w:p w14:paraId="7EB7FC7B" w14:textId="77777777" w:rsidR="00AC457E" w:rsidRPr="00AC457E" w:rsidRDefault="00AC457E"/>
        </w:tc>
        <w:tc>
          <w:tcPr>
            <w:tcW w:w="733" w:type="dxa"/>
            <w:noWrap/>
            <w:hideMark/>
          </w:tcPr>
          <w:p w14:paraId="735DEAEC" w14:textId="77777777" w:rsidR="00AC457E" w:rsidRPr="00AC457E" w:rsidRDefault="00AC457E" w:rsidP="00AC457E">
            <w:r w:rsidRPr="00AC457E">
              <w:t>0</w:t>
            </w:r>
          </w:p>
        </w:tc>
        <w:tc>
          <w:tcPr>
            <w:tcW w:w="2394" w:type="dxa"/>
            <w:noWrap/>
            <w:hideMark/>
          </w:tcPr>
          <w:p w14:paraId="750A63D4" w14:textId="35696529" w:rsidR="00AC457E" w:rsidRPr="00AC457E" w:rsidRDefault="00AC457E">
            <w:r w:rsidRPr="00AC457E">
              <w:t>Read fifo flushed since not empty before read operation</w:t>
            </w:r>
          </w:p>
        </w:tc>
      </w:tr>
      <w:tr w:rsidR="00AC457E" w:rsidRPr="00AC457E" w14:paraId="5927A578" w14:textId="77777777" w:rsidTr="00AC457E">
        <w:trPr>
          <w:trHeight w:val="660"/>
        </w:trPr>
        <w:tc>
          <w:tcPr>
            <w:tcW w:w="2697" w:type="dxa"/>
            <w:vMerge w:val="restart"/>
            <w:hideMark/>
          </w:tcPr>
          <w:p w14:paraId="2C8D880C" w14:textId="77777777" w:rsidR="00AC457E" w:rsidRPr="00AC457E" w:rsidRDefault="00AC457E" w:rsidP="00AC457E">
            <w:r w:rsidRPr="00AC457E">
              <w:t>ERR_AHB</w:t>
            </w:r>
          </w:p>
        </w:tc>
        <w:tc>
          <w:tcPr>
            <w:tcW w:w="1821" w:type="dxa"/>
            <w:vMerge w:val="restart"/>
            <w:hideMark/>
          </w:tcPr>
          <w:p w14:paraId="4CA90ECC" w14:textId="77777777" w:rsidR="00AC457E" w:rsidRPr="00AC457E" w:rsidRDefault="00AC457E" w:rsidP="00AC457E">
            <w:r w:rsidRPr="00AC457E">
              <w:t>0x4F</w:t>
            </w:r>
          </w:p>
        </w:tc>
        <w:tc>
          <w:tcPr>
            <w:tcW w:w="816" w:type="dxa"/>
            <w:vMerge w:val="restart"/>
            <w:noWrap/>
            <w:hideMark/>
          </w:tcPr>
          <w:p w14:paraId="0CA98B2B" w14:textId="77777777" w:rsidR="00AC457E" w:rsidRPr="00AC457E" w:rsidRDefault="00AC457E" w:rsidP="00AC457E">
            <w:r w:rsidRPr="00AC457E">
              <w:t>0x00</w:t>
            </w:r>
          </w:p>
        </w:tc>
        <w:tc>
          <w:tcPr>
            <w:tcW w:w="987" w:type="dxa"/>
            <w:vMerge w:val="restart"/>
            <w:noWrap/>
            <w:hideMark/>
          </w:tcPr>
          <w:p w14:paraId="5F4CA90A" w14:textId="77777777" w:rsidR="00AC457E" w:rsidRPr="00AC457E" w:rsidRDefault="00AC457E" w:rsidP="00AC457E">
            <w:r w:rsidRPr="00AC457E">
              <w:t>RC</w:t>
            </w:r>
          </w:p>
        </w:tc>
        <w:tc>
          <w:tcPr>
            <w:tcW w:w="733" w:type="dxa"/>
            <w:noWrap/>
            <w:hideMark/>
          </w:tcPr>
          <w:p w14:paraId="1AFDDC39" w14:textId="5E3296E6" w:rsidR="00AC457E" w:rsidRPr="00AC457E" w:rsidRDefault="00AC457E" w:rsidP="00AC457E">
            <w:r w:rsidRPr="00AC457E">
              <w:t>7:5</w:t>
            </w:r>
          </w:p>
        </w:tc>
        <w:tc>
          <w:tcPr>
            <w:tcW w:w="2394" w:type="dxa"/>
            <w:noWrap/>
            <w:hideMark/>
          </w:tcPr>
          <w:p w14:paraId="17F6264A" w14:textId="71E4B5F2" w:rsidR="00AC457E" w:rsidRPr="00AC457E" w:rsidRDefault="00AC457E">
            <w:r w:rsidRPr="00AC457E">
              <w:t>Unused</w:t>
            </w:r>
          </w:p>
        </w:tc>
      </w:tr>
      <w:tr w:rsidR="00AC457E" w:rsidRPr="00AC457E" w14:paraId="1F3796B3" w14:textId="77777777" w:rsidTr="00AC457E">
        <w:trPr>
          <w:trHeight w:val="705"/>
        </w:trPr>
        <w:tc>
          <w:tcPr>
            <w:tcW w:w="2697" w:type="dxa"/>
            <w:vMerge/>
            <w:hideMark/>
          </w:tcPr>
          <w:p w14:paraId="6103DC76" w14:textId="77777777" w:rsidR="00AC457E" w:rsidRPr="00AC457E" w:rsidRDefault="00AC457E"/>
        </w:tc>
        <w:tc>
          <w:tcPr>
            <w:tcW w:w="1821" w:type="dxa"/>
            <w:vMerge/>
            <w:hideMark/>
          </w:tcPr>
          <w:p w14:paraId="6C2D7BF9" w14:textId="77777777" w:rsidR="00AC457E" w:rsidRPr="00AC457E" w:rsidRDefault="00AC457E"/>
        </w:tc>
        <w:tc>
          <w:tcPr>
            <w:tcW w:w="816" w:type="dxa"/>
            <w:vMerge/>
            <w:hideMark/>
          </w:tcPr>
          <w:p w14:paraId="27F9E8E2" w14:textId="77777777" w:rsidR="00AC457E" w:rsidRPr="00AC457E" w:rsidRDefault="00AC457E"/>
        </w:tc>
        <w:tc>
          <w:tcPr>
            <w:tcW w:w="987" w:type="dxa"/>
            <w:vMerge/>
            <w:hideMark/>
          </w:tcPr>
          <w:p w14:paraId="3967EF75" w14:textId="77777777" w:rsidR="00AC457E" w:rsidRPr="00AC457E" w:rsidRDefault="00AC457E"/>
        </w:tc>
        <w:tc>
          <w:tcPr>
            <w:tcW w:w="733" w:type="dxa"/>
            <w:noWrap/>
            <w:hideMark/>
          </w:tcPr>
          <w:p w14:paraId="635A2EAC" w14:textId="77777777" w:rsidR="00AC457E" w:rsidRPr="00AC457E" w:rsidRDefault="00AC457E" w:rsidP="00AC457E">
            <w:r w:rsidRPr="00AC457E">
              <w:t>4</w:t>
            </w:r>
          </w:p>
        </w:tc>
        <w:tc>
          <w:tcPr>
            <w:tcW w:w="2394" w:type="dxa"/>
            <w:noWrap/>
            <w:hideMark/>
          </w:tcPr>
          <w:p w14:paraId="15BD6E27" w14:textId="44CD6B2A" w:rsidR="00AC457E" w:rsidRPr="00AC457E" w:rsidRDefault="00AC457E">
            <w:r w:rsidRPr="00AC457E">
              <w:t>Time out reached from single write for BYTE_NR to following read</w:t>
            </w:r>
          </w:p>
        </w:tc>
      </w:tr>
      <w:tr w:rsidR="00AC457E" w:rsidRPr="00AC457E" w14:paraId="2E348A56" w14:textId="77777777" w:rsidTr="00AC457E">
        <w:trPr>
          <w:trHeight w:val="765"/>
        </w:trPr>
        <w:tc>
          <w:tcPr>
            <w:tcW w:w="2697" w:type="dxa"/>
            <w:vMerge/>
            <w:hideMark/>
          </w:tcPr>
          <w:p w14:paraId="329D2446" w14:textId="77777777" w:rsidR="00AC457E" w:rsidRPr="00AC457E" w:rsidRDefault="00AC457E"/>
        </w:tc>
        <w:tc>
          <w:tcPr>
            <w:tcW w:w="1821" w:type="dxa"/>
            <w:vMerge/>
            <w:hideMark/>
          </w:tcPr>
          <w:p w14:paraId="518563B3" w14:textId="77777777" w:rsidR="00AC457E" w:rsidRPr="00AC457E" w:rsidRDefault="00AC457E"/>
        </w:tc>
        <w:tc>
          <w:tcPr>
            <w:tcW w:w="816" w:type="dxa"/>
            <w:vMerge/>
            <w:hideMark/>
          </w:tcPr>
          <w:p w14:paraId="054EB4CE" w14:textId="77777777" w:rsidR="00AC457E" w:rsidRPr="00AC457E" w:rsidRDefault="00AC457E"/>
        </w:tc>
        <w:tc>
          <w:tcPr>
            <w:tcW w:w="987" w:type="dxa"/>
            <w:vMerge/>
            <w:hideMark/>
          </w:tcPr>
          <w:p w14:paraId="377AF018" w14:textId="77777777" w:rsidR="00AC457E" w:rsidRPr="00AC457E" w:rsidRDefault="00AC457E"/>
        </w:tc>
        <w:tc>
          <w:tcPr>
            <w:tcW w:w="733" w:type="dxa"/>
            <w:noWrap/>
            <w:hideMark/>
          </w:tcPr>
          <w:p w14:paraId="02599779" w14:textId="77777777" w:rsidR="00AC457E" w:rsidRPr="00AC457E" w:rsidRDefault="00AC457E" w:rsidP="00AC457E">
            <w:r w:rsidRPr="00AC457E">
              <w:t>3</w:t>
            </w:r>
          </w:p>
        </w:tc>
        <w:tc>
          <w:tcPr>
            <w:tcW w:w="2394" w:type="dxa"/>
            <w:noWrap/>
            <w:hideMark/>
          </w:tcPr>
          <w:p w14:paraId="4214ACC3" w14:textId="6A1895D3" w:rsidR="00AC457E" w:rsidRPr="00AC457E" w:rsidRDefault="00AC457E">
            <w:r w:rsidRPr="00AC457E">
              <w:t>Unused</w:t>
            </w:r>
          </w:p>
        </w:tc>
      </w:tr>
      <w:tr w:rsidR="00AC457E" w:rsidRPr="00AC457E" w14:paraId="299FB581" w14:textId="77777777" w:rsidTr="00AC457E">
        <w:trPr>
          <w:trHeight w:val="750"/>
        </w:trPr>
        <w:tc>
          <w:tcPr>
            <w:tcW w:w="2697" w:type="dxa"/>
            <w:vMerge/>
            <w:hideMark/>
          </w:tcPr>
          <w:p w14:paraId="30ABD963" w14:textId="77777777" w:rsidR="00AC457E" w:rsidRPr="00AC457E" w:rsidRDefault="00AC457E"/>
        </w:tc>
        <w:tc>
          <w:tcPr>
            <w:tcW w:w="1821" w:type="dxa"/>
            <w:vMerge/>
            <w:hideMark/>
          </w:tcPr>
          <w:p w14:paraId="4BBF8421" w14:textId="77777777" w:rsidR="00AC457E" w:rsidRPr="00AC457E" w:rsidRDefault="00AC457E"/>
        </w:tc>
        <w:tc>
          <w:tcPr>
            <w:tcW w:w="816" w:type="dxa"/>
            <w:vMerge/>
            <w:hideMark/>
          </w:tcPr>
          <w:p w14:paraId="0D3CC5AD" w14:textId="77777777" w:rsidR="00AC457E" w:rsidRPr="00AC457E" w:rsidRDefault="00AC457E"/>
        </w:tc>
        <w:tc>
          <w:tcPr>
            <w:tcW w:w="987" w:type="dxa"/>
            <w:vMerge/>
            <w:hideMark/>
          </w:tcPr>
          <w:p w14:paraId="6F782F99" w14:textId="77777777" w:rsidR="00AC457E" w:rsidRPr="00AC457E" w:rsidRDefault="00AC457E"/>
        </w:tc>
        <w:tc>
          <w:tcPr>
            <w:tcW w:w="733" w:type="dxa"/>
            <w:noWrap/>
            <w:hideMark/>
          </w:tcPr>
          <w:p w14:paraId="70C6F1CC" w14:textId="77777777" w:rsidR="00AC457E" w:rsidRPr="00AC457E" w:rsidRDefault="00AC457E" w:rsidP="00AC457E">
            <w:r w:rsidRPr="00AC457E">
              <w:t>2</w:t>
            </w:r>
          </w:p>
        </w:tc>
        <w:tc>
          <w:tcPr>
            <w:tcW w:w="2394" w:type="dxa"/>
            <w:noWrap/>
            <w:hideMark/>
          </w:tcPr>
          <w:p w14:paraId="1B370AA2" w14:textId="3A5D4895" w:rsidR="00AC457E" w:rsidRPr="00AC457E" w:rsidRDefault="00AC457E">
            <w:r w:rsidRPr="00AC457E">
              <w:t>AHB error on read</w:t>
            </w:r>
          </w:p>
        </w:tc>
      </w:tr>
      <w:tr w:rsidR="00AC457E" w:rsidRPr="00AC457E" w14:paraId="2E79B9D4" w14:textId="77777777" w:rsidTr="00AC457E">
        <w:trPr>
          <w:trHeight w:val="735"/>
        </w:trPr>
        <w:tc>
          <w:tcPr>
            <w:tcW w:w="2697" w:type="dxa"/>
            <w:vMerge/>
            <w:hideMark/>
          </w:tcPr>
          <w:p w14:paraId="6F02E8BB" w14:textId="77777777" w:rsidR="00AC457E" w:rsidRPr="00AC457E" w:rsidRDefault="00AC457E"/>
        </w:tc>
        <w:tc>
          <w:tcPr>
            <w:tcW w:w="1821" w:type="dxa"/>
            <w:vMerge/>
            <w:hideMark/>
          </w:tcPr>
          <w:p w14:paraId="5DA74A17" w14:textId="77777777" w:rsidR="00AC457E" w:rsidRPr="00AC457E" w:rsidRDefault="00AC457E"/>
        </w:tc>
        <w:tc>
          <w:tcPr>
            <w:tcW w:w="816" w:type="dxa"/>
            <w:vMerge/>
            <w:hideMark/>
          </w:tcPr>
          <w:p w14:paraId="75D22D71" w14:textId="77777777" w:rsidR="00AC457E" w:rsidRPr="00AC457E" w:rsidRDefault="00AC457E"/>
        </w:tc>
        <w:tc>
          <w:tcPr>
            <w:tcW w:w="987" w:type="dxa"/>
            <w:vMerge/>
            <w:hideMark/>
          </w:tcPr>
          <w:p w14:paraId="1B264722" w14:textId="77777777" w:rsidR="00AC457E" w:rsidRPr="00AC457E" w:rsidRDefault="00AC457E"/>
        </w:tc>
        <w:tc>
          <w:tcPr>
            <w:tcW w:w="733" w:type="dxa"/>
            <w:noWrap/>
            <w:hideMark/>
          </w:tcPr>
          <w:p w14:paraId="2683993A" w14:textId="77777777" w:rsidR="00AC457E" w:rsidRPr="00AC457E" w:rsidRDefault="00AC457E" w:rsidP="00AC457E">
            <w:r w:rsidRPr="00AC457E">
              <w:t>1</w:t>
            </w:r>
          </w:p>
        </w:tc>
        <w:tc>
          <w:tcPr>
            <w:tcW w:w="2394" w:type="dxa"/>
            <w:noWrap/>
            <w:hideMark/>
          </w:tcPr>
          <w:p w14:paraId="219A108D" w14:textId="22535936" w:rsidR="00AC457E" w:rsidRPr="00AC457E" w:rsidRDefault="00AC457E">
            <w:r w:rsidRPr="00AC457E">
              <w:t>AHB error on write</w:t>
            </w:r>
          </w:p>
        </w:tc>
      </w:tr>
      <w:tr w:rsidR="00AC457E" w:rsidRPr="00AC457E" w14:paraId="6E1B09CF" w14:textId="77777777" w:rsidTr="00AC457E">
        <w:trPr>
          <w:trHeight w:val="675"/>
        </w:trPr>
        <w:tc>
          <w:tcPr>
            <w:tcW w:w="2697" w:type="dxa"/>
            <w:vMerge/>
            <w:hideMark/>
          </w:tcPr>
          <w:p w14:paraId="0EDAD43C" w14:textId="77777777" w:rsidR="00AC457E" w:rsidRPr="00AC457E" w:rsidRDefault="00AC457E"/>
        </w:tc>
        <w:tc>
          <w:tcPr>
            <w:tcW w:w="1821" w:type="dxa"/>
            <w:vMerge/>
            <w:hideMark/>
          </w:tcPr>
          <w:p w14:paraId="7C0CA995" w14:textId="77777777" w:rsidR="00AC457E" w:rsidRPr="00AC457E" w:rsidRDefault="00AC457E"/>
        </w:tc>
        <w:tc>
          <w:tcPr>
            <w:tcW w:w="816" w:type="dxa"/>
            <w:vMerge/>
            <w:hideMark/>
          </w:tcPr>
          <w:p w14:paraId="0CD2A448" w14:textId="77777777" w:rsidR="00AC457E" w:rsidRPr="00AC457E" w:rsidRDefault="00AC457E"/>
        </w:tc>
        <w:tc>
          <w:tcPr>
            <w:tcW w:w="987" w:type="dxa"/>
            <w:vMerge/>
            <w:hideMark/>
          </w:tcPr>
          <w:p w14:paraId="07F5080B" w14:textId="77777777" w:rsidR="00AC457E" w:rsidRPr="00AC457E" w:rsidRDefault="00AC457E"/>
        </w:tc>
        <w:tc>
          <w:tcPr>
            <w:tcW w:w="733" w:type="dxa"/>
            <w:noWrap/>
            <w:hideMark/>
          </w:tcPr>
          <w:p w14:paraId="5E425613" w14:textId="77777777" w:rsidR="00AC457E" w:rsidRPr="00AC457E" w:rsidRDefault="00AC457E" w:rsidP="00AC457E">
            <w:r w:rsidRPr="00AC457E">
              <w:t>0</w:t>
            </w:r>
          </w:p>
        </w:tc>
        <w:tc>
          <w:tcPr>
            <w:tcW w:w="2394" w:type="dxa"/>
            <w:noWrap/>
            <w:hideMark/>
          </w:tcPr>
          <w:p w14:paraId="31ED0D11" w14:textId="03077187" w:rsidR="00AC457E" w:rsidRPr="00AC457E" w:rsidRDefault="00AC457E">
            <w:r w:rsidRPr="00AC457E">
              <w:t>Unused</w:t>
            </w:r>
          </w:p>
        </w:tc>
      </w:tr>
      <w:tr w:rsidR="00AC457E" w:rsidRPr="00AC457E" w14:paraId="5F8371AC" w14:textId="77777777" w:rsidTr="00AC457E">
        <w:trPr>
          <w:trHeight w:val="555"/>
        </w:trPr>
        <w:tc>
          <w:tcPr>
            <w:tcW w:w="2697" w:type="dxa"/>
            <w:hideMark/>
          </w:tcPr>
          <w:p w14:paraId="600B5D4F" w14:textId="77777777" w:rsidR="00AC457E" w:rsidRPr="00AC457E" w:rsidRDefault="00AC457E" w:rsidP="00AC457E">
            <w:r w:rsidRPr="00AC457E">
              <w:t>SAM_ADDRESS_BYTE0</w:t>
            </w:r>
          </w:p>
        </w:tc>
        <w:tc>
          <w:tcPr>
            <w:tcW w:w="1821" w:type="dxa"/>
            <w:hideMark/>
          </w:tcPr>
          <w:p w14:paraId="2F077C03" w14:textId="77777777" w:rsidR="00AC457E" w:rsidRPr="00AC457E" w:rsidRDefault="00AC457E" w:rsidP="00AC457E">
            <w:r w:rsidRPr="00AC457E">
              <w:t>0x50</w:t>
            </w:r>
          </w:p>
        </w:tc>
        <w:tc>
          <w:tcPr>
            <w:tcW w:w="816" w:type="dxa"/>
            <w:noWrap/>
            <w:hideMark/>
          </w:tcPr>
          <w:p w14:paraId="4D2D5089" w14:textId="77777777" w:rsidR="00AC457E" w:rsidRPr="00AC457E" w:rsidRDefault="00AC457E" w:rsidP="00AC457E">
            <w:r w:rsidRPr="00AC457E">
              <w:t>0x00</w:t>
            </w:r>
          </w:p>
        </w:tc>
        <w:tc>
          <w:tcPr>
            <w:tcW w:w="987" w:type="dxa"/>
            <w:noWrap/>
            <w:hideMark/>
          </w:tcPr>
          <w:p w14:paraId="5E77829E" w14:textId="77777777" w:rsidR="00AC457E" w:rsidRPr="00AC457E" w:rsidRDefault="00AC457E" w:rsidP="00AC457E">
            <w:r w:rsidRPr="00AC457E">
              <w:t>RW</w:t>
            </w:r>
          </w:p>
        </w:tc>
        <w:tc>
          <w:tcPr>
            <w:tcW w:w="733" w:type="dxa"/>
            <w:noWrap/>
            <w:hideMark/>
          </w:tcPr>
          <w:p w14:paraId="29DAC1FD" w14:textId="42B056EE" w:rsidR="00AC457E" w:rsidRPr="00AC457E" w:rsidRDefault="00AC457E" w:rsidP="00AC457E">
            <w:r w:rsidRPr="00AC457E">
              <w:t>7:0</w:t>
            </w:r>
          </w:p>
        </w:tc>
        <w:tc>
          <w:tcPr>
            <w:tcW w:w="2394" w:type="dxa"/>
            <w:noWrap/>
            <w:hideMark/>
          </w:tcPr>
          <w:p w14:paraId="4850D18A" w14:textId="1941FD8C" w:rsidR="00AC457E" w:rsidRPr="00AC457E" w:rsidRDefault="00AC457E">
            <w:r w:rsidRPr="00AC457E">
              <w:t>First (LSB) byte of the AHB address</w:t>
            </w:r>
          </w:p>
        </w:tc>
      </w:tr>
      <w:tr w:rsidR="00AC457E" w:rsidRPr="00AC457E" w14:paraId="348A20F6" w14:textId="77777777" w:rsidTr="00AC457E">
        <w:trPr>
          <w:trHeight w:val="555"/>
        </w:trPr>
        <w:tc>
          <w:tcPr>
            <w:tcW w:w="2697" w:type="dxa"/>
            <w:hideMark/>
          </w:tcPr>
          <w:p w14:paraId="0F4F3E20" w14:textId="77777777" w:rsidR="00AC457E" w:rsidRPr="00AC457E" w:rsidRDefault="00AC457E" w:rsidP="00AC457E">
            <w:r w:rsidRPr="00AC457E">
              <w:t>SAM_ADDRESS_BYTE1</w:t>
            </w:r>
          </w:p>
        </w:tc>
        <w:tc>
          <w:tcPr>
            <w:tcW w:w="1821" w:type="dxa"/>
            <w:hideMark/>
          </w:tcPr>
          <w:p w14:paraId="6E0EFCB5" w14:textId="77777777" w:rsidR="00AC457E" w:rsidRPr="00AC457E" w:rsidRDefault="00AC457E" w:rsidP="00AC457E">
            <w:r w:rsidRPr="00AC457E">
              <w:t>0x51</w:t>
            </w:r>
          </w:p>
        </w:tc>
        <w:tc>
          <w:tcPr>
            <w:tcW w:w="816" w:type="dxa"/>
            <w:noWrap/>
            <w:hideMark/>
          </w:tcPr>
          <w:p w14:paraId="5001969A" w14:textId="77777777" w:rsidR="00AC457E" w:rsidRPr="00AC457E" w:rsidRDefault="00AC457E" w:rsidP="00AC457E">
            <w:r w:rsidRPr="00AC457E">
              <w:t>0x00</w:t>
            </w:r>
          </w:p>
        </w:tc>
        <w:tc>
          <w:tcPr>
            <w:tcW w:w="987" w:type="dxa"/>
            <w:noWrap/>
            <w:hideMark/>
          </w:tcPr>
          <w:p w14:paraId="67FB6CAE" w14:textId="77777777" w:rsidR="00AC457E" w:rsidRPr="00AC457E" w:rsidRDefault="00AC457E" w:rsidP="00AC457E">
            <w:r w:rsidRPr="00AC457E">
              <w:t>RW</w:t>
            </w:r>
          </w:p>
        </w:tc>
        <w:tc>
          <w:tcPr>
            <w:tcW w:w="733" w:type="dxa"/>
            <w:noWrap/>
            <w:hideMark/>
          </w:tcPr>
          <w:p w14:paraId="33854E24" w14:textId="1DBC566A" w:rsidR="00AC457E" w:rsidRPr="00AC457E" w:rsidRDefault="00AC457E" w:rsidP="00AC457E">
            <w:r w:rsidRPr="00AC457E">
              <w:t>7:0</w:t>
            </w:r>
          </w:p>
        </w:tc>
        <w:tc>
          <w:tcPr>
            <w:tcW w:w="2394" w:type="dxa"/>
            <w:noWrap/>
            <w:hideMark/>
          </w:tcPr>
          <w:p w14:paraId="1C138961" w14:textId="3CA1AA8E" w:rsidR="00AC457E" w:rsidRPr="00AC457E" w:rsidRDefault="00AC457E">
            <w:r w:rsidRPr="00AC457E">
              <w:t>Second byte of the AHB address</w:t>
            </w:r>
          </w:p>
        </w:tc>
      </w:tr>
      <w:tr w:rsidR="00AC457E" w:rsidRPr="00AC457E" w14:paraId="1DCCA906" w14:textId="77777777" w:rsidTr="00AC457E">
        <w:trPr>
          <w:trHeight w:val="555"/>
        </w:trPr>
        <w:tc>
          <w:tcPr>
            <w:tcW w:w="2697" w:type="dxa"/>
            <w:hideMark/>
          </w:tcPr>
          <w:p w14:paraId="61DA6993" w14:textId="77777777" w:rsidR="00AC457E" w:rsidRPr="00AC457E" w:rsidRDefault="00AC457E" w:rsidP="00AC457E">
            <w:r w:rsidRPr="00AC457E">
              <w:t>SAM_ADDRESS_BYTE2</w:t>
            </w:r>
          </w:p>
        </w:tc>
        <w:tc>
          <w:tcPr>
            <w:tcW w:w="1821" w:type="dxa"/>
            <w:hideMark/>
          </w:tcPr>
          <w:p w14:paraId="13112830" w14:textId="77777777" w:rsidR="00AC457E" w:rsidRPr="00AC457E" w:rsidRDefault="00AC457E" w:rsidP="00AC457E">
            <w:r w:rsidRPr="00AC457E">
              <w:t>0x52</w:t>
            </w:r>
          </w:p>
        </w:tc>
        <w:tc>
          <w:tcPr>
            <w:tcW w:w="816" w:type="dxa"/>
            <w:noWrap/>
            <w:hideMark/>
          </w:tcPr>
          <w:p w14:paraId="143F6F9D" w14:textId="77777777" w:rsidR="00AC457E" w:rsidRPr="00AC457E" w:rsidRDefault="00AC457E" w:rsidP="00AC457E">
            <w:r w:rsidRPr="00AC457E">
              <w:t>0x00</w:t>
            </w:r>
          </w:p>
        </w:tc>
        <w:tc>
          <w:tcPr>
            <w:tcW w:w="987" w:type="dxa"/>
            <w:noWrap/>
            <w:hideMark/>
          </w:tcPr>
          <w:p w14:paraId="60A99A06" w14:textId="77777777" w:rsidR="00AC457E" w:rsidRPr="00AC457E" w:rsidRDefault="00AC457E" w:rsidP="00AC457E">
            <w:r w:rsidRPr="00AC457E">
              <w:t>RW</w:t>
            </w:r>
          </w:p>
        </w:tc>
        <w:tc>
          <w:tcPr>
            <w:tcW w:w="733" w:type="dxa"/>
            <w:noWrap/>
            <w:hideMark/>
          </w:tcPr>
          <w:p w14:paraId="6586B6AA" w14:textId="202F8068" w:rsidR="00AC457E" w:rsidRPr="00AC457E" w:rsidRDefault="00AC457E" w:rsidP="00AC457E">
            <w:r w:rsidRPr="00AC457E">
              <w:t>7:0</w:t>
            </w:r>
          </w:p>
        </w:tc>
        <w:tc>
          <w:tcPr>
            <w:tcW w:w="2394" w:type="dxa"/>
            <w:noWrap/>
            <w:hideMark/>
          </w:tcPr>
          <w:p w14:paraId="7C1A7377" w14:textId="5798019A" w:rsidR="00AC457E" w:rsidRPr="00AC457E" w:rsidRDefault="00AC457E">
            <w:r w:rsidRPr="00AC457E">
              <w:t>Third byte of the AHB address</w:t>
            </w:r>
          </w:p>
        </w:tc>
      </w:tr>
      <w:tr w:rsidR="00AC457E" w:rsidRPr="00AC457E" w14:paraId="2CDB8086" w14:textId="77777777" w:rsidTr="00AC457E">
        <w:trPr>
          <w:trHeight w:val="555"/>
        </w:trPr>
        <w:tc>
          <w:tcPr>
            <w:tcW w:w="2697" w:type="dxa"/>
            <w:hideMark/>
          </w:tcPr>
          <w:p w14:paraId="53699276" w14:textId="77777777" w:rsidR="00AC457E" w:rsidRPr="00AC457E" w:rsidRDefault="00AC457E" w:rsidP="00AC457E">
            <w:r w:rsidRPr="00AC457E">
              <w:t>SAM_ADDRESS_BYTE3</w:t>
            </w:r>
          </w:p>
        </w:tc>
        <w:tc>
          <w:tcPr>
            <w:tcW w:w="1821" w:type="dxa"/>
            <w:hideMark/>
          </w:tcPr>
          <w:p w14:paraId="1424A391" w14:textId="77777777" w:rsidR="00AC457E" w:rsidRPr="00AC457E" w:rsidRDefault="00AC457E" w:rsidP="00AC457E">
            <w:r w:rsidRPr="00AC457E">
              <w:t>0x53</w:t>
            </w:r>
          </w:p>
        </w:tc>
        <w:tc>
          <w:tcPr>
            <w:tcW w:w="816" w:type="dxa"/>
            <w:noWrap/>
            <w:hideMark/>
          </w:tcPr>
          <w:p w14:paraId="5CA3BE53" w14:textId="77777777" w:rsidR="00AC457E" w:rsidRPr="00AC457E" w:rsidRDefault="00AC457E" w:rsidP="00AC457E">
            <w:r w:rsidRPr="00AC457E">
              <w:t>0x00</w:t>
            </w:r>
          </w:p>
        </w:tc>
        <w:tc>
          <w:tcPr>
            <w:tcW w:w="987" w:type="dxa"/>
            <w:noWrap/>
            <w:hideMark/>
          </w:tcPr>
          <w:p w14:paraId="10C96F64" w14:textId="77777777" w:rsidR="00AC457E" w:rsidRPr="00AC457E" w:rsidRDefault="00AC457E" w:rsidP="00AC457E">
            <w:r w:rsidRPr="00AC457E">
              <w:t>RW</w:t>
            </w:r>
          </w:p>
        </w:tc>
        <w:tc>
          <w:tcPr>
            <w:tcW w:w="733" w:type="dxa"/>
            <w:noWrap/>
            <w:hideMark/>
          </w:tcPr>
          <w:p w14:paraId="1AC2FEC3" w14:textId="7AD852AD" w:rsidR="00AC457E" w:rsidRPr="00AC457E" w:rsidRDefault="00AC457E" w:rsidP="00AC457E">
            <w:r w:rsidRPr="00AC457E">
              <w:t>7:0</w:t>
            </w:r>
          </w:p>
        </w:tc>
        <w:tc>
          <w:tcPr>
            <w:tcW w:w="2394" w:type="dxa"/>
            <w:noWrap/>
            <w:hideMark/>
          </w:tcPr>
          <w:p w14:paraId="45B4317E" w14:textId="520A86ED" w:rsidR="00AC457E" w:rsidRPr="00AC457E" w:rsidRDefault="00AC457E">
            <w:r w:rsidRPr="00AC457E">
              <w:t>Fourth (MSB) byte of the AHB address</w:t>
            </w:r>
          </w:p>
        </w:tc>
      </w:tr>
      <w:tr w:rsidR="00AC457E" w:rsidRPr="00AC457E" w14:paraId="72A9A462" w14:textId="77777777" w:rsidTr="00AC457E">
        <w:trPr>
          <w:trHeight w:val="555"/>
        </w:trPr>
        <w:tc>
          <w:tcPr>
            <w:tcW w:w="2697" w:type="dxa"/>
            <w:vMerge w:val="restart"/>
            <w:hideMark/>
          </w:tcPr>
          <w:p w14:paraId="622A77E7" w14:textId="77777777" w:rsidR="00AC457E" w:rsidRPr="00AC457E" w:rsidRDefault="00AC457E" w:rsidP="00AC457E">
            <w:r w:rsidRPr="00AC457E">
              <w:t>CTRL_REG_0</w:t>
            </w:r>
          </w:p>
        </w:tc>
        <w:tc>
          <w:tcPr>
            <w:tcW w:w="1821" w:type="dxa"/>
            <w:vMerge w:val="restart"/>
            <w:hideMark/>
          </w:tcPr>
          <w:p w14:paraId="1246BE26" w14:textId="77777777" w:rsidR="00AC457E" w:rsidRPr="00AC457E" w:rsidRDefault="00AC457E" w:rsidP="00AC457E">
            <w:r w:rsidRPr="00AC457E">
              <w:t>0x57</w:t>
            </w:r>
          </w:p>
        </w:tc>
        <w:tc>
          <w:tcPr>
            <w:tcW w:w="816" w:type="dxa"/>
            <w:vMerge w:val="restart"/>
            <w:noWrap/>
            <w:hideMark/>
          </w:tcPr>
          <w:p w14:paraId="3EF97A7E" w14:textId="77777777" w:rsidR="00AC457E" w:rsidRPr="00AC457E" w:rsidRDefault="00AC457E" w:rsidP="00AC457E">
            <w:r w:rsidRPr="00AC457E">
              <w:t>0x00</w:t>
            </w:r>
          </w:p>
        </w:tc>
        <w:tc>
          <w:tcPr>
            <w:tcW w:w="987" w:type="dxa"/>
            <w:vMerge w:val="restart"/>
            <w:noWrap/>
            <w:hideMark/>
          </w:tcPr>
          <w:p w14:paraId="03DD0094" w14:textId="77777777" w:rsidR="00AC457E" w:rsidRPr="00AC457E" w:rsidRDefault="00AC457E" w:rsidP="00AC457E">
            <w:r w:rsidRPr="00AC457E">
              <w:t>RW</w:t>
            </w:r>
          </w:p>
        </w:tc>
        <w:tc>
          <w:tcPr>
            <w:tcW w:w="733" w:type="dxa"/>
            <w:noWrap/>
            <w:hideMark/>
          </w:tcPr>
          <w:p w14:paraId="506BE836" w14:textId="36AEDA17" w:rsidR="00AC457E" w:rsidRPr="00AC457E" w:rsidRDefault="00AC457E" w:rsidP="00AC457E">
            <w:r w:rsidRPr="00AC457E">
              <w:t>7:1</w:t>
            </w:r>
          </w:p>
        </w:tc>
        <w:tc>
          <w:tcPr>
            <w:tcW w:w="2394" w:type="dxa"/>
            <w:noWrap/>
            <w:hideMark/>
          </w:tcPr>
          <w:p w14:paraId="56B82D2B" w14:textId="39F7B188" w:rsidR="00AC457E" w:rsidRPr="00AC457E" w:rsidRDefault="00AC457E">
            <w:r w:rsidRPr="00AC457E">
              <w:t>Unused</w:t>
            </w:r>
          </w:p>
        </w:tc>
      </w:tr>
      <w:tr w:rsidR="00AC457E" w:rsidRPr="00AC457E" w14:paraId="40928270" w14:textId="77777777" w:rsidTr="00AC457E">
        <w:trPr>
          <w:trHeight w:val="570"/>
        </w:trPr>
        <w:tc>
          <w:tcPr>
            <w:tcW w:w="2697" w:type="dxa"/>
            <w:vMerge/>
            <w:hideMark/>
          </w:tcPr>
          <w:p w14:paraId="711434AA" w14:textId="77777777" w:rsidR="00AC457E" w:rsidRPr="00AC457E" w:rsidRDefault="00AC457E"/>
        </w:tc>
        <w:tc>
          <w:tcPr>
            <w:tcW w:w="1821" w:type="dxa"/>
            <w:vMerge/>
            <w:hideMark/>
          </w:tcPr>
          <w:p w14:paraId="2F3561B5" w14:textId="77777777" w:rsidR="00AC457E" w:rsidRPr="00AC457E" w:rsidRDefault="00AC457E"/>
        </w:tc>
        <w:tc>
          <w:tcPr>
            <w:tcW w:w="816" w:type="dxa"/>
            <w:vMerge/>
            <w:hideMark/>
          </w:tcPr>
          <w:p w14:paraId="2DF231A6" w14:textId="77777777" w:rsidR="00AC457E" w:rsidRPr="00AC457E" w:rsidRDefault="00AC457E"/>
        </w:tc>
        <w:tc>
          <w:tcPr>
            <w:tcW w:w="987" w:type="dxa"/>
            <w:vMerge/>
            <w:hideMark/>
          </w:tcPr>
          <w:p w14:paraId="3F677F6D" w14:textId="77777777" w:rsidR="00AC457E" w:rsidRPr="00AC457E" w:rsidRDefault="00AC457E"/>
        </w:tc>
        <w:tc>
          <w:tcPr>
            <w:tcW w:w="733" w:type="dxa"/>
            <w:noWrap/>
            <w:hideMark/>
          </w:tcPr>
          <w:p w14:paraId="00905570" w14:textId="77777777" w:rsidR="00AC457E" w:rsidRPr="00AC457E" w:rsidRDefault="00AC457E" w:rsidP="00AC457E">
            <w:r w:rsidRPr="00AC457E">
              <w:t>0</w:t>
            </w:r>
          </w:p>
        </w:tc>
        <w:tc>
          <w:tcPr>
            <w:tcW w:w="2394" w:type="dxa"/>
            <w:hideMark/>
          </w:tcPr>
          <w:p w14:paraId="3C2A5F30" w14:textId="5C68B2BD" w:rsidR="00AC457E" w:rsidRPr="00AC457E" w:rsidRDefault="00AC457E">
            <w:r w:rsidRPr="00AC457E">
              <w:t>Increment address flag. If ‘1’ the AHB address is incremented after each access. If ‘0’ the address is not incremented (fifo access)</w:t>
            </w:r>
          </w:p>
        </w:tc>
      </w:tr>
      <w:tr w:rsidR="00AC457E" w:rsidRPr="00AC457E" w14:paraId="2EE7F3FD" w14:textId="77777777" w:rsidTr="00AC457E">
        <w:trPr>
          <w:trHeight w:val="540"/>
        </w:trPr>
        <w:tc>
          <w:tcPr>
            <w:tcW w:w="2697" w:type="dxa"/>
            <w:vMerge w:val="restart"/>
            <w:hideMark/>
          </w:tcPr>
          <w:p w14:paraId="14F9AC42" w14:textId="77777777" w:rsidR="00AC457E" w:rsidRPr="00AC457E" w:rsidRDefault="00AC457E" w:rsidP="00AC457E">
            <w:r w:rsidRPr="00AC457E">
              <w:t>CTRL_REG_1</w:t>
            </w:r>
          </w:p>
        </w:tc>
        <w:tc>
          <w:tcPr>
            <w:tcW w:w="1821" w:type="dxa"/>
            <w:vMerge w:val="restart"/>
            <w:hideMark/>
          </w:tcPr>
          <w:p w14:paraId="4952194C" w14:textId="77777777" w:rsidR="00AC457E" w:rsidRPr="00AC457E" w:rsidRDefault="00AC457E" w:rsidP="00AC457E">
            <w:r w:rsidRPr="00AC457E">
              <w:t>0x58</w:t>
            </w:r>
          </w:p>
        </w:tc>
        <w:tc>
          <w:tcPr>
            <w:tcW w:w="816" w:type="dxa"/>
            <w:vMerge w:val="restart"/>
            <w:noWrap/>
            <w:hideMark/>
          </w:tcPr>
          <w:p w14:paraId="6DA150B9" w14:textId="77777777" w:rsidR="00AC457E" w:rsidRPr="00AC457E" w:rsidRDefault="00AC457E" w:rsidP="00AC457E">
            <w:r w:rsidRPr="00AC457E">
              <w:t>0x00</w:t>
            </w:r>
          </w:p>
        </w:tc>
        <w:tc>
          <w:tcPr>
            <w:tcW w:w="987" w:type="dxa"/>
            <w:vMerge w:val="restart"/>
            <w:noWrap/>
            <w:hideMark/>
          </w:tcPr>
          <w:p w14:paraId="60A2BA6C" w14:textId="77777777" w:rsidR="00AC457E" w:rsidRPr="00AC457E" w:rsidRDefault="00AC457E" w:rsidP="00AC457E">
            <w:r w:rsidRPr="00AC457E">
              <w:t>RW</w:t>
            </w:r>
          </w:p>
        </w:tc>
        <w:tc>
          <w:tcPr>
            <w:tcW w:w="733" w:type="dxa"/>
            <w:noWrap/>
            <w:hideMark/>
          </w:tcPr>
          <w:p w14:paraId="5DD6ACC1" w14:textId="3B30F803" w:rsidR="00AC457E" w:rsidRPr="00AC457E" w:rsidRDefault="00AC457E" w:rsidP="00AC457E">
            <w:r w:rsidRPr="00AC457E">
              <w:t>7:1</w:t>
            </w:r>
          </w:p>
        </w:tc>
        <w:tc>
          <w:tcPr>
            <w:tcW w:w="2394" w:type="dxa"/>
            <w:noWrap/>
            <w:hideMark/>
          </w:tcPr>
          <w:p w14:paraId="0FAE5B0E" w14:textId="6DD9EF57" w:rsidR="00AC457E" w:rsidRPr="00AC457E" w:rsidRDefault="00AC457E">
            <w:r w:rsidRPr="00AC457E">
              <w:t>Unused</w:t>
            </w:r>
          </w:p>
        </w:tc>
      </w:tr>
      <w:tr w:rsidR="00AC457E" w:rsidRPr="00AC457E" w14:paraId="2DACD527" w14:textId="77777777" w:rsidTr="00AC457E">
        <w:trPr>
          <w:trHeight w:val="525"/>
        </w:trPr>
        <w:tc>
          <w:tcPr>
            <w:tcW w:w="2697" w:type="dxa"/>
            <w:vMerge/>
            <w:hideMark/>
          </w:tcPr>
          <w:p w14:paraId="13880AD4" w14:textId="77777777" w:rsidR="00AC457E" w:rsidRPr="00AC457E" w:rsidRDefault="00AC457E"/>
        </w:tc>
        <w:tc>
          <w:tcPr>
            <w:tcW w:w="1821" w:type="dxa"/>
            <w:vMerge/>
            <w:hideMark/>
          </w:tcPr>
          <w:p w14:paraId="6514194A" w14:textId="77777777" w:rsidR="00AC457E" w:rsidRPr="00AC457E" w:rsidRDefault="00AC457E"/>
        </w:tc>
        <w:tc>
          <w:tcPr>
            <w:tcW w:w="816" w:type="dxa"/>
            <w:vMerge/>
            <w:hideMark/>
          </w:tcPr>
          <w:p w14:paraId="4F1B2784" w14:textId="77777777" w:rsidR="00AC457E" w:rsidRPr="00AC457E" w:rsidRDefault="00AC457E"/>
        </w:tc>
        <w:tc>
          <w:tcPr>
            <w:tcW w:w="987" w:type="dxa"/>
            <w:vMerge/>
            <w:hideMark/>
          </w:tcPr>
          <w:p w14:paraId="5FC7C18D" w14:textId="77777777" w:rsidR="00AC457E" w:rsidRPr="00AC457E" w:rsidRDefault="00AC457E"/>
        </w:tc>
        <w:tc>
          <w:tcPr>
            <w:tcW w:w="733" w:type="dxa"/>
            <w:noWrap/>
            <w:hideMark/>
          </w:tcPr>
          <w:p w14:paraId="0D592CD2" w14:textId="77777777" w:rsidR="00AC457E" w:rsidRPr="00AC457E" w:rsidRDefault="00AC457E" w:rsidP="00AC457E">
            <w:r w:rsidRPr="00AC457E">
              <w:t>0</w:t>
            </w:r>
          </w:p>
        </w:tc>
        <w:tc>
          <w:tcPr>
            <w:tcW w:w="2394" w:type="dxa"/>
            <w:hideMark/>
          </w:tcPr>
          <w:p w14:paraId="31192BAA" w14:textId="06E3553D" w:rsidR="00AC457E" w:rsidRPr="00AC457E" w:rsidRDefault="00AC457E">
            <w:r w:rsidRPr="00AC457E">
              <w:t>I2C disable. If ‘1’ the i2c slave is switched off. Every request from master gets all ‘0’</w:t>
            </w:r>
          </w:p>
        </w:tc>
      </w:tr>
      <w:tr w:rsidR="00AC457E" w:rsidRPr="00AC457E" w14:paraId="5DD70B62" w14:textId="77777777" w:rsidTr="00AC457E">
        <w:trPr>
          <w:trHeight w:val="555"/>
        </w:trPr>
        <w:tc>
          <w:tcPr>
            <w:tcW w:w="2697" w:type="dxa"/>
            <w:vMerge w:val="restart"/>
            <w:hideMark/>
          </w:tcPr>
          <w:p w14:paraId="0C14A81B" w14:textId="77777777" w:rsidR="00AC457E" w:rsidRPr="00AC457E" w:rsidRDefault="00AC457E" w:rsidP="00AC457E">
            <w:r w:rsidRPr="00AC457E">
              <w:t>CTRL_REG_2</w:t>
            </w:r>
          </w:p>
        </w:tc>
        <w:tc>
          <w:tcPr>
            <w:tcW w:w="1821" w:type="dxa"/>
            <w:vMerge w:val="restart"/>
            <w:hideMark/>
          </w:tcPr>
          <w:p w14:paraId="0F81BA8D" w14:textId="77777777" w:rsidR="00AC457E" w:rsidRPr="00AC457E" w:rsidRDefault="00AC457E" w:rsidP="00AC457E">
            <w:r w:rsidRPr="00AC457E">
              <w:t>0x59</w:t>
            </w:r>
          </w:p>
        </w:tc>
        <w:tc>
          <w:tcPr>
            <w:tcW w:w="816" w:type="dxa"/>
            <w:vMerge w:val="restart"/>
            <w:noWrap/>
            <w:hideMark/>
          </w:tcPr>
          <w:p w14:paraId="7EDE632C" w14:textId="77777777" w:rsidR="00AC457E" w:rsidRPr="00AC457E" w:rsidRDefault="00AC457E" w:rsidP="00AC457E">
            <w:r w:rsidRPr="00AC457E">
              <w:t>0x00</w:t>
            </w:r>
          </w:p>
        </w:tc>
        <w:tc>
          <w:tcPr>
            <w:tcW w:w="987" w:type="dxa"/>
            <w:vMerge w:val="restart"/>
            <w:noWrap/>
            <w:hideMark/>
          </w:tcPr>
          <w:p w14:paraId="348F98C7" w14:textId="77777777" w:rsidR="00AC457E" w:rsidRPr="00AC457E" w:rsidRDefault="00AC457E" w:rsidP="00AC457E">
            <w:r w:rsidRPr="00AC457E">
              <w:t>RW</w:t>
            </w:r>
          </w:p>
        </w:tc>
        <w:tc>
          <w:tcPr>
            <w:tcW w:w="733" w:type="dxa"/>
            <w:noWrap/>
            <w:hideMark/>
          </w:tcPr>
          <w:p w14:paraId="03E4E5A2" w14:textId="3165106D" w:rsidR="00AC457E" w:rsidRPr="00AC457E" w:rsidRDefault="00AC457E" w:rsidP="00AC457E">
            <w:r w:rsidRPr="00AC457E">
              <w:t>7:1</w:t>
            </w:r>
          </w:p>
        </w:tc>
        <w:tc>
          <w:tcPr>
            <w:tcW w:w="2394" w:type="dxa"/>
            <w:noWrap/>
            <w:hideMark/>
          </w:tcPr>
          <w:p w14:paraId="7F4A3B6F" w14:textId="61A62375" w:rsidR="00AC457E" w:rsidRPr="00AC457E" w:rsidRDefault="00AC457E">
            <w:r w:rsidRPr="00AC457E">
              <w:t>Unused</w:t>
            </w:r>
          </w:p>
        </w:tc>
      </w:tr>
      <w:tr w:rsidR="00AC457E" w:rsidRPr="00AC457E" w14:paraId="3D8CA2F1" w14:textId="77777777" w:rsidTr="00AC457E">
        <w:trPr>
          <w:trHeight w:val="525"/>
        </w:trPr>
        <w:tc>
          <w:tcPr>
            <w:tcW w:w="2697" w:type="dxa"/>
            <w:vMerge/>
            <w:hideMark/>
          </w:tcPr>
          <w:p w14:paraId="1DDC8466" w14:textId="77777777" w:rsidR="00AC457E" w:rsidRPr="00AC457E" w:rsidRDefault="00AC457E"/>
        </w:tc>
        <w:tc>
          <w:tcPr>
            <w:tcW w:w="1821" w:type="dxa"/>
            <w:vMerge/>
            <w:hideMark/>
          </w:tcPr>
          <w:p w14:paraId="2FCFEFB5" w14:textId="77777777" w:rsidR="00AC457E" w:rsidRPr="00AC457E" w:rsidRDefault="00AC457E"/>
        </w:tc>
        <w:tc>
          <w:tcPr>
            <w:tcW w:w="816" w:type="dxa"/>
            <w:vMerge/>
            <w:hideMark/>
          </w:tcPr>
          <w:p w14:paraId="572BC480" w14:textId="77777777" w:rsidR="00AC457E" w:rsidRPr="00AC457E" w:rsidRDefault="00AC457E"/>
        </w:tc>
        <w:tc>
          <w:tcPr>
            <w:tcW w:w="987" w:type="dxa"/>
            <w:vMerge/>
            <w:hideMark/>
          </w:tcPr>
          <w:p w14:paraId="451E42DC" w14:textId="77777777" w:rsidR="00AC457E" w:rsidRPr="00AC457E" w:rsidRDefault="00AC457E"/>
        </w:tc>
        <w:tc>
          <w:tcPr>
            <w:tcW w:w="733" w:type="dxa"/>
            <w:noWrap/>
            <w:hideMark/>
          </w:tcPr>
          <w:p w14:paraId="34F7BC07" w14:textId="77777777" w:rsidR="00AC457E" w:rsidRPr="00AC457E" w:rsidRDefault="00AC457E" w:rsidP="00AC457E">
            <w:r w:rsidRPr="00AC457E">
              <w:t>0</w:t>
            </w:r>
          </w:p>
        </w:tc>
        <w:tc>
          <w:tcPr>
            <w:tcW w:w="2394" w:type="dxa"/>
            <w:noWrap/>
            <w:hideMark/>
          </w:tcPr>
          <w:p w14:paraId="1EF524AC" w14:textId="62B57F87" w:rsidR="00AC457E" w:rsidRPr="00AC457E" w:rsidRDefault="00AC457E">
            <w:r w:rsidRPr="00AC457E">
              <w:t>AHB access. If ‘1’ the access is by word, by byte otherwise</w:t>
            </w:r>
          </w:p>
        </w:tc>
      </w:tr>
      <w:tr w:rsidR="00AC457E" w:rsidRPr="00AC457E" w14:paraId="731549B8" w14:textId="77777777" w:rsidTr="00AC457E">
        <w:trPr>
          <w:trHeight w:val="555"/>
        </w:trPr>
        <w:tc>
          <w:tcPr>
            <w:tcW w:w="2697" w:type="dxa"/>
            <w:hideMark/>
          </w:tcPr>
          <w:p w14:paraId="76EBAD9E" w14:textId="77777777" w:rsidR="00AC457E" w:rsidRPr="00AC457E" w:rsidRDefault="00AC457E" w:rsidP="00AC457E">
            <w:r w:rsidRPr="00AC457E">
              <w:lastRenderedPageBreak/>
              <w:t>CTRL_REG_3</w:t>
            </w:r>
          </w:p>
        </w:tc>
        <w:tc>
          <w:tcPr>
            <w:tcW w:w="1821" w:type="dxa"/>
            <w:hideMark/>
          </w:tcPr>
          <w:p w14:paraId="4A70827B" w14:textId="77777777" w:rsidR="00AC457E" w:rsidRPr="00AC457E" w:rsidRDefault="00AC457E" w:rsidP="00AC457E">
            <w:r w:rsidRPr="00AC457E">
              <w:t>0x5A</w:t>
            </w:r>
          </w:p>
        </w:tc>
        <w:tc>
          <w:tcPr>
            <w:tcW w:w="816" w:type="dxa"/>
            <w:noWrap/>
            <w:hideMark/>
          </w:tcPr>
          <w:p w14:paraId="594A7ABB" w14:textId="77777777" w:rsidR="00AC457E" w:rsidRPr="00AC457E" w:rsidRDefault="00AC457E" w:rsidP="00AC457E">
            <w:r w:rsidRPr="00AC457E">
              <w:t>0x00</w:t>
            </w:r>
          </w:p>
        </w:tc>
        <w:tc>
          <w:tcPr>
            <w:tcW w:w="987" w:type="dxa"/>
            <w:noWrap/>
            <w:hideMark/>
          </w:tcPr>
          <w:p w14:paraId="19532DCE" w14:textId="77777777" w:rsidR="00AC457E" w:rsidRPr="00AC457E" w:rsidRDefault="00AC457E" w:rsidP="00AC457E">
            <w:r w:rsidRPr="00AC457E">
              <w:t>RW</w:t>
            </w:r>
          </w:p>
        </w:tc>
        <w:tc>
          <w:tcPr>
            <w:tcW w:w="733" w:type="dxa"/>
            <w:noWrap/>
            <w:hideMark/>
          </w:tcPr>
          <w:p w14:paraId="2710F175" w14:textId="7E2D5B1D" w:rsidR="00AC457E" w:rsidRPr="00AC457E" w:rsidRDefault="00AC457E" w:rsidP="00AC457E">
            <w:r w:rsidRPr="00AC457E">
              <w:t>7:0</w:t>
            </w:r>
          </w:p>
        </w:tc>
        <w:tc>
          <w:tcPr>
            <w:tcW w:w="2394" w:type="dxa"/>
            <w:noWrap/>
            <w:hideMark/>
          </w:tcPr>
          <w:p w14:paraId="500BE321" w14:textId="2DA52DE0" w:rsidR="00AC457E" w:rsidRPr="00AC457E" w:rsidRDefault="00AC457E">
            <w:r w:rsidRPr="00AC457E">
              <w:t>Unused. Available for future expansion</w:t>
            </w:r>
          </w:p>
        </w:tc>
      </w:tr>
      <w:tr w:rsidR="00AC457E" w:rsidRPr="00AC457E" w14:paraId="7E7854EF" w14:textId="77777777" w:rsidTr="00AC457E">
        <w:trPr>
          <w:trHeight w:val="555"/>
        </w:trPr>
        <w:tc>
          <w:tcPr>
            <w:tcW w:w="2697" w:type="dxa"/>
            <w:hideMark/>
          </w:tcPr>
          <w:p w14:paraId="5E0CC176" w14:textId="77777777" w:rsidR="00AC457E" w:rsidRPr="00AC457E" w:rsidRDefault="00AC457E" w:rsidP="00AC457E">
            <w:r w:rsidRPr="00AC457E">
              <w:t>CTRL_REG_4</w:t>
            </w:r>
          </w:p>
        </w:tc>
        <w:tc>
          <w:tcPr>
            <w:tcW w:w="1821" w:type="dxa"/>
            <w:hideMark/>
          </w:tcPr>
          <w:p w14:paraId="2A66ABC7" w14:textId="77777777" w:rsidR="00AC457E" w:rsidRPr="00AC457E" w:rsidRDefault="00AC457E" w:rsidP="00AC457E">
            <w:r w:rsidRPr="00AC457E">
              <w:t>0x5A</w:t>
            </w:r>
          </w:p>
        </w:tc>
        <w:tc>
          <w:tcPr>
            <w:tcW w:w="816" w:type="dxa"/>
            <w:noWrap/>
            <w:hideMark/>
          </w:tcPr>
          <w:p w14:paraId="3FD8B7F3" w14:textId="77777777" w:rsidR="00AC457E" w:rsidRPr="00AC457E" w:rsidRDefault="00AC457E" w:rsidP="00AC457E">
            <w:r w:rsidRPr="00AC457E">
              <w:t>0x00</w:t>
            </w:r>
          </w:p>
        </w:tc>
        <w:tc>
          <w:tcPr>
            <w:tcW w:w="987" w:type="dxa"/>
            <w:noWrap/>
            <w:hideMark/>
          </w:tcPr>
          <w:p w14:paraId="7815CA21" w14:textId="77777777" w:rsidR="00AC457E" w:rsidRPr="00AC457E" w:rsidRDefault="00AC457E" w:rsidP="00AC457E">
            <w:r w:rsidRPr="00AC457E">
              <w:t>RW</w:t>
            </w:r>
          </w:p>
        </w:tc>
        <w:tc>
          <w:tcPr>
            <w:tcW w:w="733" w:type="dxa"/>
            <w:noWrap/>
            <w:hideMark/>
          </w:tcPr>
          <w:p w14:paraId="76F8408E" w14:textId="4C15B909" w:rsidR="00AC457E" w:rsidRPr="00AC457E" w:rsidRDefault="00AC457E" w:rsidP="00AC457E">
            <w:r w:rsidRPr="00AC457E">
              <w:t>7:0</w:t>
            </w:r>
          </w:p>
        </w:tc>
        <w:tc>
          <w:tcPr>
            <w:tcW w:w="2394" w:type="dxa"/>
            <w:noWrap/>
            <w:hideMark/>
          </w:tcPr>
          <w:p w14:paraId="2CD18F6F" w14:textId="3710C097" w:rsidR="00AC457E" w:rsidRPr="00AC457E" w:rsidRDefault="00AC457E">
            <w:r w:rsidRPr="00AC457E">
              <w:t>Unused. Available for future expansion</w:t>
            </w:r>
          </w:p>
        </w:tc>
      </w:tr>
      <w:tr w:rsidR="00AC457E" w:rsidRPr="00AC457E" w14:paraId="268F3500" w14:textId="77777777" w:rsidTr="00AC457E">
        <w:trPr>
          <w:trHeight w:val="555"/>
        </w:trPr>
        <w:tc>
          <w:tcPr>
            <w:tcW w:w="2697" w:type="dxa"/>
            <w:hideMark/>
          </w:tcPr>
          <w:p w14:paraId="057840CE" w14:textId="77777777" w:rsidR="00AC457E" w:rsidRPr="00AC457E" w:rsidRDefault="00AC457E" w:rsidP="00AC457E">
            <w:r w:rsidRPr="00AC457E">
              <w:t>CTRL_REG_5</w:t>
            </w:r>
          </w:p>
        </w:tc>
        <w:tc>
          <w:tcPr>
            <w:tcW w:w="1821" w:type="dxa"/>
            <w:hideMark/>
          </w:tcPr>
          <w:p w14:paraId="715AD529" w14:textId="77777777" w:rsidR="00AC457E" w:rsidRPr="00AC457E" w:rsidRDefault="00AC457E" w:rsidP="00AC457E">
            <w:r w:rsidRPr="00AC457E">
              <w:t>0x5A</w:t>
            </w:r>
          </w:p>
        </w:tc>
        <w:tc>
          <w:tcPr>
            <w:tcW w:w="816" w:type="dxa"/>
            <w:noWrap/>
            <w:hideMark/>
          </w:tcPr>
          <w:p w14:paraId="44B06AD0" w14:textId="77777777" w:rsidR="00AC457E" w:rsidRPr="00AC457E" w:rsidRDefault="00AC457E" w:rsidP="00AC457E">
            <w:r w:rsidRPr="00AC457E">
              <w:t>0x00</w:t>
            </w:r>
          </w:p>
        </w:tc>
        <w:tc>
          <w:tcPr>
            <w:tcW w:w="987" w:type="dxa"/>
            <w:noWrap/>
            <w:hideMark/>
          </w:tcPr>
          <w:p w14:paraId="3EFE91E4" w14:textId="77777777" w:rsidR="00AC457E" w:rsidRPr="00AC457E" w:rsidRDefault="00AC457E" w:rsidP="00AC457E">
            <w:r w:rsidRPr="00AC457E">
              <w:t>RW</w:t>
            </w:r>
          </w:p>
        </w:tc>
        <w:tc>
          <w:tcPr>
            <w:tcW w:w="733" w:type="dxa"/>
            <w:noWrap/>
            <w:hideMark/>
          </w:tcPr>
          <w:p w14:paraId="472FB9FC" w14:textId="46F45717" w:rsidR="00AC457E" w:rsidRPr="00AC457E" w:rsidRDefault="00AC457E" w:rsidP="00AC457E">
            <w:r w:rsidRPr="00AC457E">
              <w:t>7:0</w:t>
            </w:r>
          </w:p>
        </w:tc>
        <w:tc>
          <w:tcPr>
            <w:tcW w:w="2394" w:type="dxa"/>
            <w:noWrap/>
            <w:hideMark/>
          </w:tcPr>
          <w:p w14:paraId="0CFED071" w14:textId="23F5D58C" w:rsidR="00AC457E" w:rsidRPr="00AC457E" w:rsidRDefault="00AC457E">
            <w:r w:rsidRPr="00AC457E">
              <w:t>Unused. Available for future expansion</w:t>
            </w:r>
          </w:p>
        </w:tc>
      </w:tr>
      <w:tr w:rsidR="00AC457E" w:rsidRPr="00AC457E" w14:paraId="45CCAF54" w14:textId="77777777" w:rsidTr="00AC457E">
        <w:trPr>
          <w:trHeight w:val="555"/>
        </w:trPr>
        <w:tc>
          <w:tcPr>
            <w:tcW w:w="2697" w:type="dxa"/>
            <w:hideMark/>
          </w:tcPr>
          <w:p w14:paraId="0EA412BC" w14:textId="77777777" w:rsidR="00AC457E" w:rsidRPr="00AC457E" w:rsidRDefault="00AC457E" w:rsidP="00AC457E">
            <w:r w:rsidRPr="00AC457E">
              <w:t>CTRL_REG_6</w:t>
            </w:r>
          </w:p>
        </w:tc>
        <w:tc>
          <w:tcPr>
            <w:tcW w:w="1821" w:type="dxa"/>
            <w:hideMark/>
          </w:tcPr>
          <w:p w14:paraId="476F6427" w14:textId="77777777" w:rsidR="00AC457E" w:rsidRPr="00AC457E" w:rsidRDefault="00AC457E" w:rsidP="00AC457E">
            <w:r w:rsidRPr="00AC457E">
              <w:t>0x5A</w:t>
            </w:r>
          </w:p>
        </w:tc>
        <w:tc>
          <w:tcPr>
            <w:tcW w:w="816" w:type="dxa"/>
            <w:noWrap/>
            <w:hideMark/>
          </w:tcPr>
          <w:p w14:paraId="17620C4E" w14:textId="77777777" w:rsidR="00AC457E" w:rsidRPr="00AC457E" w:rsidRDefault="00AC457E" w:rsidP="00AC457E">
            <w:r w:rsidRPr="00AC457E">
              <w:t>0x00</w:t>
            </w:r>
          </w:p>
        </w:tc>
        <w:tc>
          <w:tcPr>
            <w:tcW w:w="987" w:type="dxa"/>
            <w:noWrap/>
            <w:hideMark/>
          </w:tcPr>
          <w:p w14:paraId="277EC189" w14:textId="77777777" w:rsidR="00AC457E" w:rsidRPr="00AC457E" w:rsidRDefault="00AC457E" w:rsidP="00AC457E">
            <w:r w:rsidRPr="00AC457E">
              <w:t>RW</w:t>
            </w:r>
          </w:p>
        </w:tc>
        <w:tc>
          <w:tcPr>
            <w:tcW w:w="733" w:type="dxa"/>
            <w:noWrap/>
            <w:hideMark/>
          </w:tcPr>
          <w:p w14:paraId="44D37D43" w14:textId="416B5166" w:rsidR="00AC457E" w:rsidRPr="00AC457E" w:rsidRDefault="00AC457E" w:rsidP="00AC457E">
            <w:r w:rsidRPr="00AC457E">
              <w:t>7:0</w:t>
            </w:r>
          </w:p>
        </w:tc>
        <w:tc>
          <w:tcPr>
            <w:tcW w:w="2394" w:type="dxa"/>
            <w:noWrap/>
            <w:hideMark/>
          </w:tcPr>
          <w:p w14:paraId="00793AAD" w14:textId="404919FE" w:rsidR="00AC457E" w:rsidRPr="00AC457E" w:rsidRDefault="00AC457E">
            <w:r w:rsidRPr="00AC457E">
              <w:t>Unused. Available for future expansion</w:t>
            </w:r>
          </w:p>
        </w:tc>
      </w:tr>
      <w:tr w:rsidR="00AC457E" w:rsidRPr="00AC457E" w14:paraId="35ACDBC6" w14:textId="77777777" w:rsidTr="00AC457E">
        <w:trPr>
          <w:trHeight w:val="555"/>
        </w:trPr>
        <w:tc>
          <w:tcPr>
            <w:tcW w:w="2697" w:type="dxa"/>
            <w:hideMark/>
          </w:tcPr>
          <w:p w14:paraId="56FAE257" w14:textId="77777777" w:rsidR="00AC457E" w:rsidRPr="00AC457E" w:rsidRDefault="00AC457E" w:rsidP="00AC457E">
            <w:r w:rsidRPr="00AC457E">
              <w:t>CTRL_REG_7</w:t>
            </w:r>
          </w:p>
        </w:tc>
        <w:tc>
          <w:tcPr>
            <w:tcW w:w="1821" w:type="dxa"/>
            <w:hideMark/>
          </w:tcPr>
          <w:p w14:paraId="71CA156B" w14:textId="77777777" w:rsidR="00AC457E" w:rsidRPr="00AC457E" w:rsidRDefault="00AC457E" w:rsidP="00AC457E">
            <w:r w:rsidRPr="00AC457E">
              <w:t>0x5A</w:t>
            </w:r>
          </w:p>
        </w:tc>
        <w:tc>
          <w:tcPr>
            <w:tcW w:w="816" w:type="dxa"/>
            <w:noWrap/>
            <w:hideMark/>
          </w:tcPr>
          <w:p w14:paraId="70A4A6B3" w14:textId="77777777" w:rsidR="00AC457E" w:rsidRPr="00AC457E" w:rsidRDefault="00AC457E" w:rsidP="00AC457E">
            <w:r w:rsidRPr="00AC457E">
              <w:t>0x00</w:t>
            </w:r>
          </w:p>
        </w:tc>
        <w:tc>
          <w:tcPr>
            <w:tcW w:w="987" w:type="dxa"/>
            <w:noWrap/>
            <w:hideMark/>
          </w:tcPr>
          <w:p w14:paraId="779C128A" w14:textId="77777777" w:rsidR="00AC457E" w:rsidRPr="00AC457E" w:rsidRDefault="00AC457E" w:rsidP="00AC457E">
            <w:r w:rsidRPr="00AC457E">
              <w:t>RW</w:t>
            </w:r>
          </w:p>
        </w:tc>
        <w:tc>
          <w:tcPr>
            <w:tcW w:w="733" w:type="dxa"/>
            <w:noWrap/>
            <w:hideMark/>
          </w:tcPr>
          <w:p w14:paraId="39803F87" w14:textId="54B9B158" w:rsidR="00AC457E" w:rsidRPr="00AC457E" w:rsidRDefault="00AC457E" w:rsidP="00AC457E">
            <w:r w:rsidRPr="00AC457E">
              <w:t>7:0</w:t>
            </w:r>
          </w:p>
        </w:tc>
        <w:tc>
          <w:tcPr>
            <w:tcW w:w="2394" w:type="dxa"/>
            <w:noWrap/>
            <w:hideMark/>
          </w:tcPr>
          <w:p w14:paraId="08120094" w14:textId="2B478F38" w:rsidR="00AC457E" w:rsidRPr="00AC457E" w:rsidRDefault="00AC457E">
            <w:r w:rsidRPr="00AC457E">
              <w:t>Connected to 8 bit output o_ctrl_reg_7. They can be used during integration</w:t>
            </w:r>
          </w:p>
        </w:tc>
      </w:tr>
      <w:tr w:rsidR="00AC457E" w:rsidRPr="00AC457E" w14:paraId="787F9689" w14:textId="77777777" w:rsidTr="00AC457E">
        <w:trPr>
          <w:trHeight w:val="555"/>
        </w:trPr>
        <w:tc>
          <w:tcPr>
            <w:tcW w:w="2697" w:type="dxa"/>
            <w:hideMark/>
          </w:tcPr>
          <w:p w14:paraId="72820C8B" w14:textId="77777777" w:rsidR="00AC457E" w:rsidRPr="00AC457E" w:rsidRDefault="00AC457E" w:rsidP="00AC457E">
            <w:r w:rsidRPr="00AC457E">
              <w:t>IP_VERSION</w:t>
            </w:r>
          </w:p>
        </w:tc>
        <w:tc>
          <w:tcPr>
            <w:tcW w:w="1821" w:type="dxa"/>
            <w:hideMark/>
          </w:tcPr>
          <w:p w14:paraId="02281428" w14:textId="77777777" w:rsidR="00AC457E" w:rsidRPr="00AC457E" w:rsidRDefault="00AC457E" w:rsidP="00AC457E">
            <w:r w:rsidRPr="00AC457E">
              <w:t>0x5F</w:t>
            </w:r>
          </w:p>
        </w:tc>
        <w:tc>
          <w:tcPr>
            <w:tcW w:w="816" w:type="dxa"/>
            <w:noWrap/>
            <w:hideMark/>
          </w:tcPr>
          <w:p w14:paraId="5699E61F" w14:textId="77777777" w:rsidR="00AC457E" w:rsidRPr="00AC457E" w:rsidRDefault="00AC457E" w:rsidP="00AC457E">
            <w:r w:rsidRPr="00AC457E">
              <w:t>0x00</w:t>
            </w:r>
          </w:p>
        </w:tc>
        <w:tc>
          <w:tcPr>
            <w:tcW w:w="987" w:type="dxa"/>
            <w:noWrap/>
            <w:hideMark/>
          </w:tcPr>
          <w:p w14:paraId="691E17D1" w14:textId="77777777" w:rsidR="00AC457E" w:rsidRPr="00AC457E" w:rsidRDefault="00AC457E" w:rsidP="00AC457E">
            <w:r w:rsidRPr="00AC457E">
              <w:t>RO</w:t>
            </w:r>
          </w:p>
        </w:tc>
        <w:tc>
          <w:tcPr>
            <w:tcW w:w="733" w:type="dxa"/>
            <w:noWrap/>
            <w:hideMark/>
          </w:tcPr>
          <w:p w14:paraId="428494A0" w14:textId="0ABBF781" w:rsidR="00AC457E" w:rsidRPr="00AC457E" w:rsidRDefault="00AC457E" w:rsidP="00AC457E">
            <w:r w:rsidRPr="00AC457E">
              <w:t>7:0</w:t>
            </w:r>
          </w:p>
        </w:tc>
        <w:tc>
          <w:tcPr>
            <w:tcW w:w="2394" w:type="dxa"/>
            <w:hideMark/>
          </w:tcPr>
          <w:p w14:paraId="7346A6F2" w14:textId="6115D0B1" w:rsidR="00AC457E" w:rsidRPr="00AC457E" w:rsidRDefault="00AC457E" w:rsidP="009638B7">
            <w:pPr>
              <w:keepNext/>
            </w:pPr>
            <w:r w:rsidRPr="00AC457E">
              <w:t>Byte to specify IP version. To be used at integration time by means of IP parameter "ip_version"</w:t>
            </w:r>
          </w:p>
        </w:tc>
      </w:tr>
    </w:tbl>
    <w:p w14:paraId="4892C853" w14:textId="40C7C35E" w:rsidR="002C300B" w:rsidRDefault="00ED2D01" w:rsidP="002C300B">
      <w:pPr>
        <w:pStyle w:val="Caption"/>
        <w:jc w:val="center"/>
      </w:pPr>
      <w:bookmarkStart w:id="198" w:name="_Toc210989370"/>
      <w:r>
        <w:t>Table</w:t>
      </w:r>
      <w:r w:rsidR="002C300B" w:rsidRPr="3CC3039E">
        <w:t xml:space="preserve"> </w:t>
      </w:r>
      <w:fldSimple w:instr=" SEQ Tableau \* ARABIC ">
        <w:r w:rsidR="00E27A95">
          <w:rPr>
            <w:noProof/>
          </w:rPr>
          <w:t>36</w:t>
        </w:r>
      </w:fldSimple>
      <w:r w:rsidR="002C300B" w:rsidRPr="3CC3039E">
        <w:t xml:space="preserve">: I2C/SPI internal </w:t>
      </w:r>
      <w:r w:rsidR="002960B3" w:rsidRPr="3CC3039E">
        <w:t>r</w:t>
      </w:r>
      <w:r w:rsidR="002C300B" w:rsidRPr="3CC3039E">
        <w:t>egisters</w:t>
      </w:r>
      <w:r w:rsidR="002960B3" w:rsidRPr="3CC3039E">
        <w:t>.</w:t>
      </w:r>
      <w:bookmarkEnd w:id="198"/>
    </w:p>
    <w:p w14:paraId="3C88D5A7" w14:textId="47F1F377" w:rsidR="008874FF" w:rsidRDefault="008874FF">
      <w:pPr>
        <w:rPr>
          <w:rFonts w:asciiTheme="majorHAnsi" w:eastAsiaTheme="majorEastAsia" w:hAnsiTheme="majorHAnsi" w:cstheme="majorBidi"/>
          <w:color w:val="03234B" w:themeColor="text1"/>
          <w:sz w:val="32"/>
          <w:szCs w:val="32"/>
        </w:rPr>
      </w:pPr>
      <w:r>
        <w:br w:type="page"/>
      </w:r>
    </w:p>
    <w:p w14:paraId="65089DA7" w14:textId="77777777" w:rsidR="008C1D05" w:rsidRDefault="008C1D05" w:rsidP="008C1D05">
      <w:pPr>
        <w:pStyle w:val="Heading1"/>
      </w:pPr>
      <w:bookmarkStart w:id="199" w:name="_Toc207011747"/>
      <w:bookmarkStart w:id="200" w:name="_Toc224827115"/>
      <w:r>
        <w:lastRenderedPageBreak/>
        <w:t>Soft Reset Procedures</w:t>
      </w:r>
      <w:bookmarkEnd w:id="199"/>
      <w:bookmarkEnd w:id="200"/>
    </w:p>
    <w:p w14:paraId="1694EB62" w14:textId="77777777" w:rsidR="008C1D05" w:rsidRDefault="008C1D05" w:rsidP="008C1D05">
      <w:pPr>
        <w:rPr>
          <w:lang w:val="en-US"/>
        </w:rPr>
      </w:pPr>
    </w:p>
    <w:p w14:paraId="6A16CEAA" w14:textId="77777777" w:rsidR="008C1D05" w:rsidRDefault="008C1D05" w:rsidP="008C1D05">
      <w:pPr>
        <w:pStyle w:val="Heading20"/>
      </w:pPr>
      <w:bookmarkStart w:id="201" w:name="_Toc207011748"/>
      <w:bookmarkStart w:id="202" w:name="_Toc224827116"/>
      <w:r>
        <w:t>Main Controller Soft Reset</w:t>
      </w:r>
      <w:bookmarkEnd w:id="201"/>
      <w:bookmarkEnd w:id="202"/>
    </w:p>
    <w:p w14:paraId="08033537" w14:textId="77777777" w:rsidR="008C1D05" w:rsidRDefault="008C1D05" w:rsidP="008C1D05">
      <w:r>
        <w:t>This procedure reset all the Main Controller FSMs and related IPs, reperforming the BOOT Phase without reset the Regmap.</w:t>
      </w:r>
    </w:p>
    <w:p w14:paraId="7E1D3034" w14:textId="77777777" w:rsidR="008C1D05" w:rsidRDefault="008C1D05" w:rsidP="008C1D05"/>
    <w:p w14:paraId="40CF480E" w14:textId="77777777" w:rsidR="008C1D05" w:rsidRDefault="008C1D05" w:rsidP="008C1D05">
      <w:r w:rsidRPr="006215B2">
        <w:t>[DDS_STBIO1_</w:t>
      </w:r>
      <w:r>
        <w:t>1114</w:t>
      </w:r>
      <w:r w:rsidRPr="006215B2">
        <w:t>] Requirement</w:t>
      </w:r>
      <w:r>
        <w:t>:</w:t>
      </w:r>
    </w:p>
    <w:p w14:paraId="6B0C2304" w14:textId="77777777" w:rsidR="008C1D05" w:rsidRDefault="008C1D05" w:rsidP="008C1D05">
      <w:r>
        <w:t>To perform a SOFT Reset procedure, the user shall perform the following steps:</w:t>
      </w:r>
    </w:p>
    <w:p w14:paraId="4BA839CD" w14:textId="77777777" w:rsidR="008C1D05" w:rsidRDefault="008C1D05" w:rsidP="00DA2CD3">
      <w:pPr>
        <w:pStyle w:val="ListParagraph"/>
        <w:numPr>
          <w:ilvl w:val="0"/>
          <w:numId w:val="72"/>
        </w:numPr>
      </w:pPr>
      <w:r>
        <w:t>If Mode Operation has been set to 1, shall be reset to 0</w:t>
      </w:r>
    </w:p>
    <w:p w14:paraId="0FBE564D" w14:textId="77777777" w:rsidR="008C1D05" w:rsidRDefault="008C1D05" w:rsidP="00DA2CD3">
      <w:pPr>
        <w:pStyle w:val="ListParagraph"/>
        <w:numPr>
          <w:ilvl w:val="0"/>
          <w:numId w:val="72"/>
        </w:numPr>
      </w:pPr>
      <w:r>
        <w:t>Set the Soft Reset Main Controller Bit (</w:t>
      </w:r>
      <w:r w:rsidRPr="00DD2BF1">
        <w:t>SW_RESETN_REG</w:t>
      </w:r>
      <w:r>
        <w:t>[0]) to 0 for at least 1 ms</w:t>
      </w:r>
    </w:p>
    <w:p w14:paraId="14017FDF" w14:textId="77777777" w:rsidR="008C1D05" w:rsidRDefault="008C1D05" w:rsidP="00DA2CD3">
      <w:pPr>
        <w:pStyle w:val="ListParagraph"/>
        <w:numPr>
          <w:ilvl w:val="0"/>
          <w:numId w:val="72"/>
        </w:numPr>
      </w:pPr>
      <w:r>
        <w:t>Set the Soft Reset Main Controller Bit (</w:t>
      </w:r>
      <w:r w:rsidRPr="00DD2BF1">
        <w:t>SW_RESETN_REG</w:t>
      </w:r>
      <w:r>
        <w:t>[0]) to 1</w:t>
      </w:r>
    </w:p>
    <w:p w14:paraId="189354D2" w14:textId="77777777" w:rsidR="008C1D05" w:rsidRDefault="008C1D05" w:rsidP="00DA2CD3">
      <w:pPr>
        <w:pStyle w:val="ListParagraph"/>
        <w:numPr>
          <w:ilvl w:val="0"/>
          <w:numId w:val="72"/>
        </w:numPr>
      </w:pPr>
      <w:r>
        <w:t>Wait for the DEVICE_STATUS_REGISTER to reach the IDLE Value</w:t>
      </w:r>
    </w:p>
    <w:p w14:paraId="17C11328" w14:textId="4457DF49" w:rsidR="008C1D05" w:rsidRPr="0069748E" w:rsidRDefault="008C1D05" w:rsidP="0069748E">
      <w:pPr>
        <w:rPr>
          <w:lang w:val="en-US"/>
        </w:rPr>
      </w:pPr>
      <w:r>
        <w:t>[END]</w:t>
      </w:r>
    </w:p>
    <w:p w14:paraId="0674CF57" w14:textId="3A48D932" w:rsidR="00EF6310" w:rsidRDefault="00EF6310" w:rsidP="00EF6310">
      <w:pPr>
        <w:pStyle w:val="Heading1"/>
      </w:pPr>
      <w:bookmarkStart w:id="203" w:name="_Toc224827117"/>
      <w:r>
        <w:t>Measurement Cycle Examples</w:t>
      </w:r>
      <w:bookmarkEnd w:id="193"/>
      <w:bookmarkEnd w:id="203"/>
    </w:p>
    <w:p w14:paraId="4A42EB23" w14:textId="300657E0" w:rsidR="00EF6310" w:rsidRDefault="00EF6310" w:rsidP="008E51F6">
      <w:pPr>
        <w:keepNext/>
      </w:pPr>
    </w:p>
    <w:p w14:paraId="2A264194" w14:textId="77777777" w:rsidR="00EF6310" w:rsidRDefault="00EF6310" w:rsidP="00152C3C">
      <w:pPr>
        <w:pStyle w:val="NoSpacing"/>
      </w:pPr>
      <w:r>
        <w:t>The Device Activity can be summarized by the following Flowchart:</w:t>
      </w:r>
    </w:p>
    <w:p w14:paraId="6EB6F7A2" w14:textId="77777777" w:rsidR="00256CB2" w:rsidRDefault="00EF6310" w:rsidP="00256CB2">
      <w:pPr>
        <w:keepNext/>
        <w:jc w:val="center"/>
      </w:pPr>
      <w:r>
        <w:rPr>
          <w:noProof/>
        </w:rPr>
        <w:drawing>
          <wp:inline distT="0" distB="0" distL="0" distR="0" wp14:anchorId="05FBB14D" wp14:editId="23CD94A4">
            <wp:extent cx="2375846" cy="3713480"/>
            <wp:effectExtent l="0" t="0" r="5715" b="1270"/>
            <wp:docPr id="984549304" name="Picture 984549304" descr="A diagram of a proces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9304" name="Picture 984549304" descr="A diagram of a process&#10;&#10;Description automatically generated with low confidenc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75846" cy="3713480"/>
                    </a:xfrm>
                    <a:prstGeom prst="rect">
                      <a:avLst/>
                    </a:prstGeom>
                  </pic:spPr>
                </pic:pic>
              </a:graphicData>
            </a:graphic>
          </wp:inline>
        </w:drawing>
      </w:r>
    </w:p>
    <w:p w14:paraId="18AEA6A1" w14:textId="4F96F1A7" w:rsidR="00EF6310" w:rsidRDefault="00256CB2" w:rsidP="00256CB2">
      <w:pPr>
        <w:pStyle w:val="Caption"/>
        <w:jc w:val="center"/>
      </w:pPr>
      <w:bookmarkStart w:id="204" w:name="_Toc210989389"/>
      <w:r w:rsidRPr="3CC3039E">
        <w:t xml:space="preserve">Figure </w:t>
      </w:r>
      <w:fldSimple w:instr=" SEQ Figure \* ARABIC ">
        <w:r w:rsidR="00E27A95">
          <w:rPr>
            <w:noProof/>
          </w:rPr>
          <w:t>19</w:t>
        </w:r>
      </w:fldSimple>
      <w:r w:rsidRPr="3CC3039E">
        <w:t>: Device Activity Flowchart</w:t>
      </w:r>
      <w:bookmarkEnd w:id="204"/>
    </w:p>
    <w:p w14:paraId="1E8C64A0" w14:textId="315C4F5F" w:rsidR="00EF6310" w:rsidRDefault="00EF6310" w:rsidP="00EF6310">
      <w:r w:rsidRPr="3CC3039E">
        <w:t>In the next paragraphs, each phase will be explicated.</w:t>
      </w:r>
      <w:r>
        <w:br/>
      </w:r>
    </w:p>
    <w:p w14:paraId="0AFD001B" w14:textId="14725FB5" w:rsidR="00EF6310" w:rsidRDefault="00EF6310" w:rsidP="00EF6310">
      <w:pPr>
        <w:pStyle w:val="Heading20"/>
      </w:pPr>
      <w:bookmarkStart w:id="205" w:name="_Toc158024759"/>
      <w:bookmarkStart w:id="206" w:name="_Toc224827118"/>
      <w:commentRangeStart w:id="207"/>
      <w:commentRangeStart w:id="208"/>
      <w:r>
        <w:lastRenderedPageBreak/>
        <w:t>BOOT Phase</w:t>
      </w:r>
      <w:bookmarkEnd w:id="205"/>
      <w:bookmarkEnd w:id="206"/>
      <w:commentRangeEnd w:id="207"/>
      <w:r w:rsidR="00FA5C85">
        <w:rPr>
          <w:rStyle w:val="CommentReference"/>
          <w:sz w:val="32"/>
          <w:szCs w:val="32"/>
        </w:rPr>
        <w:commentReference w:id="207"/>
      </w:r>
      <w:commentRangeEnd w:id="208"/>
      <w:r w:rsidR="005E635F">
        <w:rPr>
          <w:rStyle w:val="CommentReference"/>
          <w:sz w:val="32"/>
          <w:szCs w:val="32"/>
        </w:rPr>
        <w:commentReference w:id="208"/>
      </w:r>
    </w:p>
    <w:p w14:paraId="26F9C535" w14:textId="77777777" w:rsidR="00EF6310" w:rsidRPr="0073787A" w:rsidRDefault="00EF6310" w:rsidP="00EF6310"/>
    <w:p w14:paraId="5DE685D2" w14:textId="6028A710" w:rsidR="00652BCB" w:rsidRDefault="00652BCB" w:rsidP="00152C3C">
      <w:pPr>
        <w:pStyle w:val="NoSpacing"/>
        <w:rPr>
          <w:rStyle w:val="NoSpacingChar"/>
        </w:rPr>
      </w:pPr>
      <w:r w:rsidRPr="006215B2">
        <w:t>[DDS_STBIO1_</w:t>
      </w:r>
      <w:r w:rsidR="0036154B">
        <w:t>0114</w:t>
      </w:r>
      <w:r w:rsidRPr="006215B2">
        <w:t>] Requirement</w:t>
      </w:r>
      <w:r w:rsidRPr="00DF7C6F">
        <w:t>:</w:t>
      </w:r>
    </w:p>
    <w:p w14:paraId="570F3AF9" w14:textId="5B7099CC" w:rsidR="00EF6310" w:rsidRDefault="00EF6310" w:rsidP="00152C3C">
      <w:pPr>
        <w:pStyle w:val="NoSpacing"/>
        <w:rPr>
          <w:rStyle w:val="STMacroReqChar"/>
        </w:rPr>
      </w:pPr>
      <w:r w:rsidRPr="002534DA">
        <w:rPr>
          <w:rStyle w:val="NoSpacingChar"/>
        </w:rPr>
        <w:t xml:space="preserve">At the release of the POR signal from the analog domain, the PMU </w:t>
      </w:r>
      <w:r w:rsidR="002945C0">
        <w:rPr>
          <w:rStyle w:val="NoSpacingChar"/>
        </w:rPr>
        <w:t xml:space="preserve">shall </w:t>
      </w:r>
      <w:r>
        <w:rPr>
          <w:rStyle w:val="NoSpacingChar"/>
        </w:rPr>
        <w:t>manage the turn-on of the LDO1V8</w:t>
      </w:r>
      <w:r w:rsidRPr="002534DA">
        <w:rPr>
          <w:rStyle w:val="NoSpacingChar"/>
        </w:rPr>
        <w:t xml:space="preserve"> and </w:t>
      </w:r>
      <w:r>
        <w:rPr>
          <w:rStyle w:val="NoSpacingChar"/>
        </w:rPr>
        <w:t xml:space="preserve">starts </w:t>
      </w:r>
      <w:r w:rsidRPr="002534DA">
        <w:rPr>
          <w:rStyle w:val="NoSpacingChar"/>
        </w:rPr>
        <w:t>clock</w:t>
      </w:r>
      <w:r w:rsidR="004B4A40">
        <w:rPr>
          <w:rStyle w:val="NoSpacingChar"/>
        </w:rPr>
        <w:t>s</w:t>
      </w:r>
      <w:r w:rsidRPr="002534DA">
        <w:rPr>
          <w:rStyle w:val="NoSpacingChar"/>
        </w:rPr>
        <w:t xml:space="preserve"> Start-Up Sequenc</w:t>
      </w:r>
      <w:r>
        <w:rPr>
          <w:rStyle w:val="NoSpacingChar"/>
        </w:rPr>
        <w:t>e</w:t>
      </w:r>
      <w:r w:rsidR="004B4A40">
        <w:rPr>
          <w:rStyle w:val="NoSpacingChar"/>
        </w:rPr>
        <w:t xml:space="preserve"> </w:t>
      </w:r>
      <w:r w:rsidR="008B24BC">
        <w:rPr>
          <w:rStyle w:val="NoSpacingChar"/>
        </w:rPr>
        <w:t>(reported in PMU IPOS)</w:t>
      </w:r>
      <w:r w:rsidR="004B4A40">
        <w:rPr>
          <w:rStyle w:val="NoSpacingChar"/>
        </w:rPr>
        <w:t xml:space="preserve"> </w:t>
      </w:r>
      <w:r w:rsidR="004B4A40">
        <w:t>[</w:t>
      </w:r>
      <w:r w:rsidR="00AF5CCE">
        <w:t>TO: IPOS_PMU]</w:t>
      </w:r>
      <w:r w:rsidR="00AF5CCE" w:rsidRPr="004B4A40">
        <w:rPr>
          <w:rStyle w:val="STMacroReqChar"/>
        </w:rPr>
        <w:t xml:space="preserve"> </w:t>
      </w:r>
      <w:r w:rsidR="004B4A40" w:rsidRPr="004B4A40">
        <w:rPr>
          <w:rStyle w:val="STMacroReqChar"/>
        </w:rPr>
        <w:t>[END]</w:t>
      </w:r>
    </w:p>
    <w:p w14:paraId="53417846" w14:textId="2D2C361C" w:rsidR="004B4A40" w:rsidRPr="008B24BC" w:rsidRDefault="008B24BC" w:rsidP="00152C3C">
      <w:pPr>
        <w:pStyle w:val="NoSpacing"/>
      </w:pPr>
      <w:r w:rsidRPr="006215B2">
        <w:t>[DDS_STBIO1_</w:t>
      </w:r>
      <w:r w:rsidR="0036154B">
        <w:t>0115</w:t>
      </w:r>
      <w:r w:rsidRPr="006215B2">
        <w:t>] Requirement</w:t>
      </w:r>
      <w:r w:rsidRPr="00DF7C6F">
        <w:rPr>
          <w:bCs/>
        </w:rPr>
        <w:t>:</w:t>
      </w:r>
    </w:p>
    <w:p w14:paraId="7E564F8D" w14:textId="4122D79D" w:rsidR="00EF6310" w:rsidRPr="002534DA" w:rsidRDefault="00EF6310" w:rsidP="00152C3C">
      <w:pPr>
        <w:pStyle w:val="NoSpacing"/>
      </w:pPr>
      <w:r>
        <w:t xml:space="preserve">After </w:t>
      </w:r>
      <w:r w:rsidR="008B24BC">
        <w:t>At least</w:t>
      </w:r>
      <w:r>
        <w:t xml:space="preserve"> 2 ms from the Release of the POR, the reset of the digital domain </w:t>
      </w:r>
      <w:r w:rsidR="00CE70C0">
        <w:t>shall</w:t>
      </w:r>
      <w:r>
        <w:t xml:space="preserve"> be de-asserted (an overlook on this part is described in the </w:t>
      </w:r>
      <w:hyperlink w:anchor="_PMU" w:history="1">
        <w:r w:rsidRPr="00C62D02">
          <w:rPr>
            <w:rStyle w:val="Hyperlink"/>
          </w:rPr>
          <w:t xml:space="preserve">PMU </w:t>
        </w:r>
        <w:r w:rsidR="008B24BC">
          <w:rPr>
            <w:rStyle w:val="Hyperlink"/>
          </w:rPr>
          <w:t>IPOS</w:t>
        </w:r>
      </w:hyperlink>
      <w:r>
        <w:t>)</w:t>
      </w:r>
      <w:r w:rsidR="005A0BEB">
        <w:t xml:space="preserve"> and the device shall start the Boot Phase</w:t>
      </w:r>
      <w:r w:rsidR="008B24BC" w:rsidRPr="008B24BC">
        <w:rPr>
          <w:rStyle w:val="STMacroReqChar"/>
        </w:rPr>
        <w:t xml:space="preserve"> </w:t>
      </w:r>
      <w:r w:rsidR="008B24BC">
        <w:t>[</w:t>
      </w:r>
      <w:r w:rsidR="00AF5CCE">
        <w:t>TO: IPOS_PMU]</w:t>
      </w:r>
      <w:r w:rsidR="00AF5CCE" w:rsidRPr="004B4A40">
        <w:rPr>
          <w:rStyle w:val="STMacroReqChar"/>
        </w:rPr>
        <w:t xml:space="preserve"> </w:t>
      </w:r>
      <w:r w:rsidR="008B24BC" w:rsidRPr="004B4A40">
        <w:rPr>
          <w:rStyle w:val="STMacroReqChar"/>
        </w:rPr>
        <w:t>[END]</w:t>
      </w:r>
    </w:p>
    <w:p w14:paraId="060B7E09" w14:textId="3F75D67C" w:rsidR="005A0BEB" w:rsidRPr="005A0BEB" w:rsidRDefault="005A0BEB" w:rsidP="00152C3C">
      <w:pPr>
        <w:pStyle w:val="NoSpacing"/>
      </w:pPr>
      <w:r w:rsidRPr="006215B2">
        <w:t>[DDS_STBIO1_</w:t>
      </w:r>
      <w:r w:rsidR="0036154B">
        <w:t>0116</w:t>
      </w:r>
      <w:r w:rsidRPr="006215B2">
        <w:t>] Requirement</w:t>
      </w:r>
      <w:r w:rsidRPr="00DF7C6F">
        <w:rPr>
          <w:bCs/>
        </w:rPr>
        <w:t>:</w:t>
      </w:r>
    </w:p>
    <w:p w14:paraId="5F724E85" w14:textId="1F64AFAC" w:rsidR="00EF6310" w:rsidRDefault="00EF6310" w:rsidP="00152C3C">
      <w:pPr>
        <w:pStyle w:val="NoSpacing"/>
      </w:pPr>
      <w:r w:rsidRPr="002534DA">
        <w:t xml:space="preserve">To </w:t>
      </w:r>
      <w:r>
        <w:t>check the end of the BOOT phase,</w:t>
      </w:r>
      <w:r w:rsidRPr="002534DA">
        <w:t xml:space="preserve"> </w:t>
      </w:r>
      <w:r>
        <w:t xml:space="preserve">the user </w:t>
      </w:r>
      <w:r w:rsidR="005A0BEB">
        <w:t>shall</w:t>
      </w:r>
      <w:r>
        <w:t xml:space="preserve"> read the</w:t>
      </w:r>
      <w:r w:rsidRPr="002534DA">
        <w:t xml:space="preserve"> main_controller_status_register (</w:t>
      </w:r>
      <w:hyperlink w:anchor="_0236eb41-5dc9-4a24-a5e5-a35384417c92" w:history="1">
        <w:r w:rsidRPr="00F939F8">
          <w:rPr>
            <w:rStyle w:val="Hyperlink"/>
          </w:rPr>
          <w:t>DEVICE_STATUS_REG</w:t>
        </w:r>
      </w:hyperlink>
      <w:r w:rsidRPr="002534DA">
        <w:t xml:space="preserve"> register [</w:t>
      </w:r>
      <w:r>
        <w:t>2</w:t>
      </w:r>
      <w:r w:rsidRPr="002534DA">
        <w:t>:0])</w:t>
      </w:r>
      <w:r w:rsidR="005A0BEB">
        <w:t xml:space="preserve"> and follow these steps</w:t>
      </w:r>
      <w:r>
        <w:t>:</w:t>
      </w:r>
    </w:p>
    <w:p w14:paraId="3F3B2D11" w14:textId="406154EB" w:rsidR="00EF6310" w:rsidRDefault="00EF6310" w:rsidP="00DA2CD3">
      <w:pPr>
        <w:pStyle w:val="ListParagraph"/>
        <w:numPr>
          <w:ilvl w:val="0"/>
          <w:numId w:val="59"/>
        </w:numPr>
      </w:pPr>
      <w:r w:rsidRPr="3CC3039E">
        <w:t xml:space="preserve">Read the </w:t>
      </w:r>
      <w:hyperlink w:anchor="_0236eb41-5dc9-4a24-a5e5-a35384417c92">
        <w:r w:rsidRPr="3CC3039E">
          <w:rPr>
            <w:rStyle w:val="Hyperlink"/>
          </w:rPr>
          <w:t>DEVICE_STATUS_REG</w:t>
        </w:r>
      </w:hyperlink>
      <w:r w:rsidRPr="3CC3039E">
        <w:t xml:space="preserve"> [2:0]</w:t>
      </w:r>
    </w:p>
    <w:p w14:paraId="5C3CBC77" w14:textId="7E5F74C7" w:rsidR="00EF6310" w:rsidRDefault="00EF6310" w:rsidP="00DA2CD3">
      <w:pPr>
        <w:pStyle w:val="ListParagraph"/>
        <w:numPr>
          <w:ilvl w:val="0"/>
          <w:numId w:val="59"/>
        </w:numPr>
      </w:pPr>
      <w:r w:rsidRPr="3CC3039E">
        <w:t>Check if the Value is 1 (BOOT phase still in process)</w:t>
      </w:r>
    </w:p>
    <w:p w14:paraId="6A23484E" w14:textId="0110705B" w:rsidR="005A0BEB" w:rsidRPr="002534DA" w:rsidRDefault="00EF6310" w:rsidP="00DA2CD3">
      <w:pPr>
        <w:pStyle w:val="NoSpacing"/>
        <w:numPr>
          <w:ilvl w:val="0"/>
          <w:numId w:val="59"/>
        </w:numPr>
      </w:pPr>
      <w:r>
        <w:t>If the value is 2, then the BOOT phase is ended and the device is in IDLE.</w:t>
      </w:r>
      <w:r w:rsidR="005A0BEB">
        <w:t xml:space="preserve"> </w:t>
      </w:r>
      <w:r w:rsidR="00AF5CCE">
        <w:t>[TO: IPOS_MAIN_CTRL]</w:t>
      </w:r>
      <w:r w:rsidR="005A0BEB">
        <w:t xml:space="preserve"> </w:t>
      </w:r>
      <w:r w:rsidR="005A0BEB" w:rsidRPr="004B4A40">
        <w:rPr>
          <w:rStyle w:val="STMacroReqChar"/>
        </w:rPr>
        <w:t>[END]</w:t>
      </w:r>
    </w:p>
    <w:p w14:paraId="3AEC04D5" w14:textId="6699B7DE" w:rsidR="005A0BEB" w:rsidRPr="0012141C" w:rsidRDefault="005A0BEB" w:rsidP="004E090B"/>
    <w:p w14:paraId="27F11540" w14:textId="77777777" w:rsidR="00EF6310" w:rsidRDefault="00EF6310" w:rsidP="00EF6310">
      <w:pPr>
        <w:keepNext/>
        <w:jc w:val="center"/>
      </w:pPr>
      <w:r>
        <w:rPr>
          <w:noProof/>
        </w:rPr>
        <w:lastRenderedPageBreak/>
        <w:drawing>
          <wp:inline distT="0" distB="0" distL="0" distR="0" wp14:anchorId="20CC1DDD" wp14:editId="51A2694C">
            <wp:extent cx="3379543" cy="5292491"/>
            <wp:effectExtent l="0" t="0" r="0" b="3810"/>
            <wp:docPr id="922525453" name="Picture 92252545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5453" name="Picture 922525453" descr="A picture containing text, screenshot, diagram, fon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379543" cy="5292491"/>
                    </a:xfrm>
                    <a:prstGeom prst="rect">
                      <a:avLst/>
                    </a:prstGeom>
                  </pic:spPr>
                </pic:pic>
              </a:graphicData>
            </a:graphic>
          </wp:inline>
        </w:drawing>
      </w:r>
    </w:p>
    <w:p w14:paraId="48C16FC9" w14:textId="137C7FEB" w:rsidR="00EF6310" w:rsidRPr="00560E4A" w:rsidRDefault="00EF6310" w:rsidP="00EF6310">
      <w:pPr>
        <w:pStyle w:val="Caption"/>
        <w:jc w:val="center"/>
      </w:pPr>
      <w:bookmarkStart w:id="211" w:name="_Toc210989390"/>
      <w:r>
        <w:t xml:space="preserve">Figure </w:t>
      </w:r>
      <w:fldSimple w:instr=" SEQ Figure \* ARABIC ">
        <w:r w:rsidR="00E27A95">
          <w:rPr>
            <w:noProof/>
          </w:rPr>
          <w:t>20</w:t>
        </w:r>
      </w:fldSimple>
      <w:r>
        <w:t>: Boot Phase Flow</w:t>
      </w:r>
      <w:bookmarkEnd w:id="211"/>
    </w:p>
    <w:p w14:paraId="3FEA426B" w14:textId="77777777" w:rsidR="00EF6310" w:rsidRPr="008C6354" w:rsidRDefault="00EF6310" w:rsidP="00EF6310">
      <w:pPr>
        <w:pStyle w:val="Heading20"/>
      </w:pPr>
      <w:bookmarkStart w:id="212" w:name="_Toc158024760"/>
      <w:bookmarkStart w:id="213" w:name="_Toc224827119"/>
      <w:r>
        <w:t>Configuration Phase</w:t>
      </w:r>
      <w:bookmarkEnd w:id="212"/>
      <w:bookmarkEnd w:id="213"/>
    </w:p>
    <w:p w14:paraId="1902D8E4" w14:textId="77777777" w:rsidR="00EF6310" w:rsidRDefault="00EF6310" w:rsidP="00EF6310"/>
    <w:p w14:paraId="1CC6C561" w14:textId="05ABF13A" w:rsidR="00C2402C" w:rsidRPr="00C2402C" w:rsidRDefault="00C2402C" w:rsidP="00152C3C">
      <w:pPr>
        <w:pStyle w:val="NoSpacing"/>
      </w:pPr>
      <w:r w:rsidRPr="006215B2">
        <w:t>[DDS_STBIO1_</w:t>
      </w:r>
      <w:r w:rsidR="00947FD6" w:rsidRPr="00947FD6">
        <w:t xml:space="preserve"> </w:t>
      </w:r>
      <w:r w:rsidR="0036154B">
        <w:t>0117</w:t>
      </w:r>
      <w:r w:rsidRPr="006215B2">
        <w:t>] Requirement</w:t>
      </w:r>
      <w:r w:rsidRPr="00DF7C6F">
        <w:rPr>
          <w:bCs/>
        </w:rPr>
        <w:t>:</w:t>
      </w:r>
    </w:p>
    <w:p w14:paraId="1D476A63" w14:textId="7DF67266" w:rsidR="00EF6310" w:rsidRDefault="00EF6310" w:rsidP="00EF6310">
      <w:r w:rsidRPr="3CC3039E">
        <w:t xml:space="preserve">During the Configuration Phase (IDLE STATE of the Device_FSM), the user </w:t>
      </w:r>
      <w:r w:rsidR="00C2402C" w:rsidRPr="3CC3039E">
        <w:t>shall be able to</w:t>
      </w:r>
      <w:r w:rsidRPr="3CC3039E">
        <w:t>:</w:t>
      </w:r>
    </w:p>
    <w:p w14:paraId="57C91D59" w14:textId="535035CC" w:rsidR="00EF6310" w:rsidRDefault="00EF6310" w:rsidP="00DA2CD3">
      <w:pPr>
        <w:pStyle w:val="ListParagraph"/>
        <w:numPr>
          <w:ilvl w:val="0"/>
          <w:numId w:val="48"/>
        </w:numPr>
      </w:pPr>
      <w:r w:rsidRPr="3CC3039E">
        <w:t>Configure Bio-Channel or Optical Channel, the ADC Calibration and then Start a measurement cycle.</w:t>
      </w:r>
    </w:p>
    <w:p w14:paraId="18A5D6A9" w14:textId="05A0DFF0" w:rsidR="00962837" w:rsidRPr="002534DA" w:rsidRDefault="00EF6310" w:rsidP="00DA2CD3">
      <w:pPr>
        <w:pStyle w:val="ListParagraph"/>
        <w:numPr>
          <w:ilvl w:val="0"/>
          <w:numId w:val="48"/>
        </w:numPr>
      </w:pPr>
      <w:r w:rsidRPr="3CC3039E">
        <w:t>Put the device in Debug-Mode.</w:t>
      </w:r>
      <w:r w:rsidR="00A03501" w:rsidRPr="3CC3039E">
        <w:t xml:space="preserve"> </w:t>
      </w:r>
      <w:r w:rsidR="00AF5CCE" w:rsidRPr="3CC3039E">
        <w:t>[TO: IPOS_MAIN_CTRL]</w:t>
      </w:r>
      <w:r w:rsidR="00A03501" w:rsidRPr="3CC3039E">
        <w:t xml:space="preserve"> </w:t>
      </w:r>
      <w:r w:rsidR="00962837" w:rsidRPr="3CC3039E">
        <w:rPr>
          <w:rStyle w:val="STMacroReqChar"/>
          <w:lang w:val="fr-FR"/>
        </w:rPr>
        <w:t>[END]</w:t>
      </w:r>
    </w:p>
    <w:p w14:paraId="622CD177" w14:textId="7DFCD64F" w:rsidR="00EF6310" w:rsidRDefault="00962837" w:rsidP="00962837">
      <w:pPr>
        <w:pStyle w:val="ListParagraph"/>
      </w:pPr>
      <w:r>
        <w:t xml:space="preserve"> </w:t>
      </w:r>
    </w:p>
    <w:p w14:paraId="6C6C9D44" w14:textId="77777777" w:rsidR="00EF6310" w:rsidRDefault="00EF6310" w:rsidP="00EF6310"/>
    <w:p w14:paraId="1DDA2E25" w14:textId="77777777" w:rsidR="00EF6310" w:rsidRDefault="00EF6310" w:rsidP="00EF6310">
      <w:pPr>
        <w:keepNext/>
        <w:jc w:val="center"/>
      </w:pPr>
      <w:r>
        <w:rPr>
          <w:noProof/>
        </w:rPr>
        <w:lastRenderedPageBreak/>
        <w:drawing>
          <wp:inline distT="0" distB="0" distL="0" distR="0" wp14:anchorId="5EAE636C" wp14:editId="632905C4">
            <wp:extent cx="3837268" cy="4672330"/>
            <wp:effectExtent l="0" t="0" r="0" b="0"/>
            <wp:docPr id="1893006747" name="Picture 1893006747" descr="A picture containing text, diagram, screensho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06747" name="Picture 1893006747" descr="A picture containing text, diagram, screenshot, plan&#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37268" cy="4672330"/>
                    </a:xfrm>
                    <a:prstGeom prst="rect">
                      <a:avLst/>
                    </a:prstGeom>
                  </pic:spPr>
                </pic:pic>
              </a:graphicData>
            </a:graphic>
          </wp:inline>
        </w:drawing>
      </w:r>
    </w:p>
    <w:p w14:paraId="5628FF68" w14:textId="58ADA5EC" w:rsidR="00EF6310" w:rsidRDefault="00EF6310" w:rsidP="00EF6310">
      <w:pPr>
        <w:pStyle w:val="Caption"/>
        <w:jc w:val="center"/>
      </w:pPr>
      <w:bookmarkStart w:id="214" w:name="_Toc210989391"/>
      <w:r>
        <w:t xml:space="preserve">Figure </w:t>
      </w:r>
      <w:fldSimple w:instr=" SEQ Figure \* ARABIC ">
        <w:r w:rsidR="00E27A95">
          <w:rPr>
            <w:noProof/>
          </w:rPr>
          <w:t>21</w:t>
        </w:r>
      </w:fldSimple>
      <w:r>
        <w:t>: Configuration Phase Diagram</w:t>
      </w:r>
      <w:bookmarkEnd w:id="214"/>
    </w:p>
    <w:p w14:paraId="7DDB1AEF" w14:textId="1E0396E2" w:rsidR="00EF6310" w:rsidRDefault="00EF6310" w:rsidP="00EF6310">
      <w:r w:rsidRPr="3CC3039E">
        <w:t>The start and the end of a Measurement Cycle is selected by the writing of the dedicated register as described in following examples.</w:t>
      </w:r>
    </w:p>
    <w:p w14:paraId="59A54114" w14:textId="77777777" w:rsidR="00EF6310" w:rsidRDefault="00EF6310" w:rsidP="00EF6310"/>
    <w:p w14:paraId="33BE78A7" w14:textId="77777777" w:rsidR="00EF6310" w:rsidRPr="008C6354" w:rsidRDefault="00EF6310" w:rsidP="00EF6310">
      <w:pPr>
        <w:pStyle w:val="Heading20"/>
        <w:rPr>
          <w:color w:val="03234B"/>
        </w:rPr>
      </w:pPr>
      <w:bookmarkStart w:id="215" w:name="_Toc158024761"/>
      <w:bookmarkStart w:id="216" w:name="_Toc224827120"/>
      <w:r>
        <w:t>Measurement Cycle</w:t>
      </w:r>
      <w:bookmarkEnd w:id="215"/>
      <w:bookmarkEnd w:id="216"/>
    </w:p>
    <w:p w14:paraId="2D277716" w14:textId="4476D03B" w:rsidR="00EF6310" w:rsidRDefault="00EF6310" w:rsidP="00152C3C">
      <w:pPr>
        <w:pStyle w:val="NoSpacing"/>
      </w:pPr>
      <w:r>
        <w:t>In this paragraph, different examples of Measurement Cycle will be analyzed to give the Application User an overview of the Device Workflow.</w:t>
      </w:r>
      <w:r w:rsidR="003751E6">
        <w:t xml:space="preserve"> All measurement</w:t>
      </w:r>
      <w:r w:rsidR="00AF5CCE">
        <w:t>s</w:t>
      </w:r>
      <w:r w:rsidR="003751E6">
        <w:t xml:space="preserve"> will be performed in Data Storage Mode</w:t>
      </w:r>
    </w:p>
    <w:p w14:paraId="5E10475B" w14:textId="77777777" w:rsidR="00EF6310" w:rsidRDefault="00EF6310" w:rsidP="00EF6310">
      <w:r>
        <w:br w:type="page"/>
      </w:r>
    </w:p>
    <w:p w14:paraId="318E4906" w14:textId="77777777" w:rsidR="00EF6310" w:rsidRDefault="00EF6310" w:rsidP="000B0AEB">
      <w:pPr>
        <w:pStyle w:val="Heading3"/>
      </w:pPr>
      <w:bookmarkStart w:id="217" w:name="_Toc158024762"/>
      <w:bookmarkStart w:id="218" w:name="_Toc224827121"/>
      <w:commentRangeStart w:id="219"/>
      <w:r>
        <w:lastRenderedPageBreak/>
        <w:t>ECG Only</w:t>
      </w:r>
      <w:bookmarkEnd w:id="217"/>
      <w:r w:rsidRPr="00B7708E">
        <w:t xml:space="preserve"> </w:t>
      </w:r>
      <w:bookmarkEnd w:id="218"/>
      <w:commentRangeEnd w:id="219"/>
      <w:r w:rsidR="005F0493">
        <w:rPr>
          <w:rStyle w:val="CommentReference"/>
          <w:sz w:val="32"/>
          <w:szCs w:val="32"/>
        </w:rPr>
        <w:commentReference w:id="219"/>
      </w:r>
    </w:p>
    <w:p w14:paraId="3A94324A" w14:textId="77777777" w:rsidR="00EF6310" w:rsidRDefault="00EF6310" w:rsidP="00152C3C">
      <w:pPr>
        <w:pStyle w:val="NoSpacing"/>
      </w:pPr>
      <w:r>
        <w:t>T</w:t>
      </w:r>
      <w:r w:rsidRPr="00E21C2F">
        <w:t>his configuration</w:t>
      </w:r>
      <w:r>
        <w:t xml:space="preserve"> generates</w:t>
      </w:r>
      <w:r w:rsidRPr="00E21C2F">
        <w:t xml:space="preserve"> each time slot</w:t>
      </w:r>
      <w:r>
        <w:t>, two</w:t>
      </w:r>
      <w:r w:rsidRPr="00E21C2F">
        <w:t xml:space="preserve"> averaged ECG data, which are ECG AC and ECG DC, respectively</w:t>
      </w:r>
      <w:r>
        <w:t>.</w:t>
      </w:r>
    </w:p>
    <w:p w14:paraId="625A02D1" w14:textId="77777777" w:rsidR="00EF6310" w:rsidRDefault="00EF6310" w:rsidP="00152C3C">
      <w:pPr>
        <w:pStyle w:val="NoSpacing"/>
      </w:pPr>
    </w:p>
    <w:p w14:paraId="322B0623" w14:textId="77777777" w:rsidR="00EF6310" w:rsidRDefault="00EF6310" w:rsidP="00DA2CD3">
      <w:pPr>
        <w:pStyle w:val="NoSpacing"/>
        <w:numPr>
          <w:ilvl w:val="0"/>
          <w:numId w:val="49"/>
        </w:numPr>
      </w:pPr>
      <w:r>
        <w:t xml:space="preserve">TIME SLOT LENGTH: </w:t>
      </w:r>
    </w:p>
    <w:p w14:paraId="698A8632" w14:textId="7806FBC8" w:rsidR="00EF3C56" w:rsidRPr="00EF3C56" w:rsidRDefault="00EF3C56" w:rsidP="00152C3C">
      <w:pPr>
        <w:pStyle w:val="NoSpacing"/>
      </w:pPr>
      <w:r w:rsidRPr="006215B2">
        <w:t>[DDS_STBIO1_</w:t>
      </w:r>
      <w:r w:rsidR="0036154B">
        <w:t>0118</w:t>
      </w:r>
      <w:r w:rsidRPr="006215B2">
        <w:t>] Requirement</w:t>
      </w:r>
      <w:r w:rsidRPr="00DF7C6F">
        <w:rPr>
          <w:bCs/>
        </w:rPr>
        <w:t>:</w:t>
      </w:r>
    </w:p>
    <w:p w14:paraId="37972A02" w14:textId="0C0C8A79" w:rsidR="00EF6310" w:rsidRDefault="00EF3C56" w:rsidP="00DA2CD3">
      <w:pPr>
        <w:pStyle w:val="NoSpacing"/>
        <w:numPr>
          <w:ilvl w:val="1"/>
          <w:numId w:val="49"/>
        </w:numPr>
      </w:pPr>
      <w:r>
        <w:t>The user shall c</w:t>
      </w:r>
      <w:r w:rsidR="00EF6310">
        <w:t xml:space="preserve">onfigure time slot duration in </w:t>
      </w:r>
      <w:hyperlink w:anchor="_b276f862-287d-48b4-a2f8-32560a3b4dbc" w:history="1">
        <w:r w:rsidR="00EF6310" w:rsidRPr="00C91663">
          <w:rPr>
            <w:rStyle w:val="Hyperlink"/>
          </w:rPr>
          <w:t>DEVICE_CONFIG_OPERATION</w:t>
        </w:r>
      </w:hyperlink>
      <w:r w:rsidR="00EF6310" w:rsidRPr="00C91663">
        <w:t xml:space="preserve"> register</w:t>
      </w:r>
      <w:r w:rsidR="00EF6310">
        <w:t xml:space="preserve"> [4:2]</w:t>
      </w:r>
      <w:r>
        <w:t xml:space="preserve"> </w:t>
      </w:r>
      <w:r w:rsidR="00A03501">
        <w:t>[</w:t>
      </w:r>
      <w:r w:rsidR="006F62D4">
        <w:t>TO:</w:t>
      </w:r>
      <w:r w:rsidR="007F235A">
        <w:t xml:space="preserve"> IPOS_</w:t>
      </w:r>
      <w:r w:rsidR="002B7F1C">
        <w:t>MAIN_C</w:t>
      </w:r>
      <w:r w:rsidR="007F235A">
        <w:t>TRL</w:t>
      </w:r>
      <w:r w:rsidR="006F62D4">
        <w:t>]</w:t>
      </w:r>
      <w:r w:rsidR="00AF5CCE">
        <w:t xml:space="preserve"> </w:t>
      </w:r>
      <w:r w:rsidR="00A03501" w:rsidRPr="004B4A40">
        <w:rPr>
          <w:rStyle w:val="STMacroReqChar"/>
        </w:rPr>
        <w:t>[END]</w:t>
      </w:r>
    </w:p>
    <w:p w14:paraId="3D335888" w14:textId="77777777" w:rsidR="00EF6310" w:rsidRDefault="00EF6310" w:rsidP="00DA2CD3">
      <w:pPr>
        <w:pStyle w:val="NoSpacing"/>
        <w:numPr>
          <w:ilvl w:val="0"/>
          <w:numId w:val="49"/>
        </w:numPr>
      </w:pPr>
      <w:bookmarkStart w:id="222" w:name="_Hlk136876494"/>
      <w:r>
        <w:t>SELECT CHANNEL:</w:t>
      </w:r>
    </w:p>
    <w:bookmarkEnd w:id="222"/>
    <w:p w14:paraId="275341FF" w14:textId="6605E439" w:rsidR="00832C0B" w:rsidRPr="00832C0B" w:rsidRDefault="00832C0B" w:rsidP="00152C3C">
      <w:pPr>
        <w:pStyle w:val="NoSpacing"/>
      </w:pPr>
      <w:r w:rsidRPr="006215B2">
        <w:t>[DDS_STBIO1_</w:t>
      </w:r>
      <w:r w:rsidR="0036154B">
        <w:t>0119</w:t>
      </w:r>
      <w:r w:rsidRPr="006215B2">
        <w:t>] Requirement</w:t>
      </w:r>
      <w:r w:rsidRPr="00DF7C6F">
        <w:rPr>
          <w:bCs/>
        </w:rPr>
        <w:t>:</w:t>
      </w:r>
    </w:p>
    <w:p w14:paraId="75D83005" w14:textId="2628DF7B" w:rsidR="00EF6310" w:rsidRPr="00A5026A" w:rsidRDefault="00832C0B" w:rsidP="00DA2CD3">
      <w:pPr>
        <w:pStyle w:val="NoSpacing"/>
        <w:numPr>
          <w:ilvl w:val="1"/>
          <w:numId w:val="49"/>
        </w:numPr>
      </w:pPr>
      <w:r>
        <w:t>The user shall s</w:t>
      </w:r>
      <w:r w:rsidR="00EF6310">
        <w:t xml:space="preserve">elect active channel, in this case only </w:t>
      </w:r>
      <w:r w:rsidR="00EF6310" w:rsidRPr="00AD59E4">
        <w:t>ECG0_SEL</w:t>
      </w:r>
      <w:r w:rsidR="00EF6310">
        <w:t xml:space="preserve"> </w:t>
      </w:r>
      <w:r w:rsidR="003751E6">
        <w:t>and DS_SEL (Data Storage Mode)</w:t>
      </w:r>
      <w:r w:rsidR="00EF6310">
        <w:t xml:space="preserve"> in </w:t>
      </w:r>
      <w:hyperlink w:anchor="_03b792ad-4e16-4550-9428-5d838a86eaf2" w:history="1">
        <w:r w:rsidR="00EF6310" w:rsidRPr="00C91663">
          <w:rPr>
            <w:rStyle w:val="Hyperlink"/>
          </w:rPr>
          <w:t>DEVICE_CONFIG_CHANNEL</w:t>
        </w:r>
      </w:hyperlink>
      <w:r w:rsidR="00EF6310" w:rsidRPr="00A466FA">
        <w:t xml:space="preserve"> register</w:t>
      </w:r>
      <w:r w:rsidR="00EF6310">
        <w:t xml:space="preserve"> </w:t>
      </w:r>
      <w:r w:rsidR="005F7691">
        <w:t xml:space="preserve">writing </w:t>
      </w:r>
      <w:r w:rsidR="00EF6310">
        <w:t xml:space="preserve"> </w:t>
      </w:r>
      <w:r w:rsidR="003751E6">
        <w:t>0x2</w:t>
      </w:r>
      <w:r w:rsidR="00EF6310">
        <w:t>1</w:t>
      </w:r>
      <w:r w:rsidR="00EF6310" w:rsidRPr="00A466FA">
        <w:t>.</w:t>
      </w:r>
      <w:r w:rsidR="00A03501">
        <w:t xml:space="preserve"> </w:t>
      </w:r>
      <w:r w:rsidR="00AF5CCE">
        <w:t>[TO: IPOS_MAIN_CTRL]</w:t>
      </w:r>
      <w:r w:rsidR="00AF5CCE" w:rsidRPr="004B4A40">
        <w:rPr>
          <w:rStyle w:val="STMacroReqChar"/>
        </w:rPr>
        <w:t xml:space="preserve"> </w:t>
      </w:r>
      <w:r w:rsidR="00A03501" w:rsidRPr="004B4A40">
        <w:rPr>
          <w:rStyle w:val="STMacroReqChar"/>
        </w:rPr>
        <w:t>[END]</w:t>
      </w:r>
    </w:p>
    <w:p w14:paraId="01B72F20" w14:textId="77777777" w:rsidR="00EF6310" w:rsidRDefault="00EF6310" w:rsidP="00DA2CD3">
      <w:pPr>
        <w:pStyle w:val="NoSpacing"/>
        <w:numPr>
          <w:ilvl w:val="0"/>
          <w:numId w:val="49"/>
        </w:numPr>
      </w:pPr>
      <w:r>
        <w:t>SELECT DIVISION INDEX FOR CONFIGURED CHANNELS:</w:t>
      </w:r>
    </w:p>
    <w:p w14:paraId="37B75F5B" w14:textId="084D562D" w:rsidR="00832C0B" w:rsidRPr="00832C0B" w:rsidRDefault="00832C0B" w:rsidP="00152C3C">
      <w:pPr>
        <w:pStyle w:val="NoSpacing"/>
      </w:pPr>
      <w:r w:rsidRPr="006215B2">
        <w:t>[DDS_STBIO1_</w:t>
      </w:r>
      <w:r w:rsidR="0036154B">
        <w:t>0120</w:t>
      </w:r>
      <w:r w:rsidRPr="006215B2">
        <w:t>] Requirement</w:t>
      </w:r>
      <w:r w:rsidRPr="00DF7C6F">
        <w:rPr>
          <w:bCs/>
        </w:rPr>
        <w:t>:</w:t>
      </w:r>
    </w:p>
    <w:p w14:paraId="6B97831D" w14:textId="37EB2083" w:rsidR="00EF6310" w:rsidRPr="00A5026A" w:rsidRDefault="00832C0B" w:rsidP="00DA2CD3">
      <w:pPr>
        <w:pStyle w:val="NoSpacing"/>
        <w:numPr>
          <w:ilvl w:val="1"/>
          <w:numId w:val="49"/>
        </w:numPr>
      </w:pPr>
      <w:r>
        <w:t>The user shall</w:t>
      </w:r>
      <w:r w:rsidR="00EF6310">
        <w:t xml:space="preserve"> select a division index for ECG, </w:t>
      </w:r>
      <w:r w:rsidR="007A425B">
        <w:t>configuring</w:t>
      </w:r>
      <w:r w:rsidR="00EF6310">
        <w:t xml:space="preserve"> </w:t>
      </w:r>
      <w:r w:rsidR="00EF6310" w:rsidRPr="009D74FF">
        <w:t>M_ECG_l</w:t>
      </w:r>
      <w:r w:rsidR="00EF6310">
        <w:t xml:space="preserve"> and </w:t>
      </w:r>
      <w:r w:rsidR="00EF6310" w:rsidRPr="009D74FF">
        <w:t>M_ECG_</w:t>
      </w:r>
      <w:r w:rsidR="00EF6310">
        <w:t xml:space="preserve">h in </w:t>
      </w:r>
      <w:hyperlink w:anchor="_93a03ce3-6e10-49eb-a979-029c5c89641c" w:history="1">
        <w:r w:rsidR="00EF6310" w:rsidRPr="002A7171">
          <w:rPr>
            <w:rStyle w:val="Hyperlink"/>
          </w:rPr>
          <w:t>SET_ECG_FREQ_l</w:t>
        </w:r>
      </w:hyperlink>
      <w:r w:rsidR="00EF6310" w:rsidRPr="00374CFD">
        <w:t xml:space="preserve"> register</w:t>
      </w:r>
      <w:r w:rsidR="00EF6310">
        <w:t xml:space="preserve"> and </w:t>
      </w:r>
      <w:hyperlink w:anchor="_9652f15e-ea5c-4fc6-b1e7-3f2f6b40a054" w:history="1">
        <w:r w:rsidR="00EF6310" w:rsidRPr="002A7171">
          <w:rPr>
            <w:rStyle w:val="Hyperlink"/>
          </w:rPr>
          <w:t>SET_ECG_FREQ_h</w:t>
        </w:r>
      </w:hyperlink>
      <w:r w:rsidR="00EF6310" w:rsidRPr="00374CFD">
        <w:t xml:space="preserve"> register</w:t>
      </w:r>
      <w:r w:rsidR="00EF6310">
        <w:t>.</w:t>
      </w:r>
      <w:r w:rsidR="00A03501">
        <w:t xml:space="preserve"> </w:t>
      </w:r>
      <w:r w:rsidR="00AF5CCE">
        <w:t>[TO: IPOS_MAIN_CTRL]</w:t>
      </w:r>
      <w:r w:rsidR="00A03501">
        <w:t xml:space="preserve"> </w:t>
      </w:r>
      <w:r w:rsidR="00A03501" w:rsidRPr="004B4A40">
        <w:rPr>
          <w:rStyle w:val="STMacroReqChar"/>
        </w:rPr>
        <w:t>[END]</w:t>
      </w:r>
    </w:p>
    <w:p w14:paraId="2E8DDAFC" w14:textId="77777777" w:rsidR="00EF6310" w:rsidRDefault="00EF6310" w:rsidP="00DA2CD3">
      <w:pPr>
        <w:pStyle w:val="NoSpacing"/>
        <w:numPr>
          <w:ilvl w:val="0"/>
          <w:numId w:val="49"/>
        </w:numPr>
      </w:pPr>
      <w:r>
        <w:t>CONFIGURE ADC SAMPLING PERIOD:</w:t>
      </w:r>
    </w:p>
    <w:p w14:paraId="424D9193" w14:textId="50BBC771" w:rsidR="007A425B" w:rsidRPr="00832C0B" w:rsidRDefault="007A425B" w:rsidP="00152C3C">
      <w:pPr>
        <w:pStyle w:val="NoSpacing"/>
      </w:pPr>
      <w:r w:rsidRPr="006215B2">
        <w:t>[DDS_STBIO1_</w:t>
      </w:r>
      <w:r w:rsidR="0036154B">
        <w:t>0121</w:t>
      </w:r>
      <w:r w:rsidRPr="006215B2">
        <w:t>] Requirement</w:t>
      </w:r>
      <w:r w:rsidRPr="00DF7C6F">
        <w:rPr>
          <w:bCs/>
        </w:rPr>
        <w:t>:</w:t>
      </w:r>
    </w:p>
    <w:p w14:paraId="26345FD7" w14:textId="77777777" w:rsidR="007A425B" w:rsidRPr="007A425B" w:rsidRDefault="007A425B" w:rsidP="007A425B"/>
    <w:p w14:paraId="1316D23C" w14:textId="1A2DD04A" w:rsidR="00EF6310" w:rsidRPr="00A5026A" w:rsidRDefault="007A425B" w:rsidP="00DA2CD3">
      <w:pPr>
        <w:pStyle w:val="NoSpacing"/>
        <w:numPr>
          <w:ilvl w:val="1"/>
          <w:numId w:val="49"/>
        </w:numPr>
      </w:pPr>
      <w:r>
        <w:t>The user shall s</w:t>
      </w:r>
      <w:r w:rsidR="00EF6310">
        <w:t xml:space="preserve">et </w:t>
      </w:r>
      <w:r>
        <w:t>the</w:t>
      </w:r>
      <w:r w:rsidR="00EF6310">
        <w:t xml:space="preserve"> number of clocks for sampling ECG data from ADC in </w:t>
      </w:r>
      <w:hyperlink w:anchor="_89b2f357-43cd-4c22-949f-9b465deaacad" w:history="1">
        <w:r w:rsidR="00EF6310" w:rsidRPr="002A7171">
          <w:rPr>
            <w:rStyle w:val="Hyperlink"/>
          </w:rPr>
          <w:t>ADC_CONFIG_ECG</w:t>
        </w:r>
      </w:hyperlink>
      <w:r w:rsidR="00EF6310" w:rsidRPr="00B56D1E">
        <w:t xml:space="preserve"> register.</w:t>
      </w:r>
      <w:r w:rsidR="00A03501">
        <w:t xml:space="preserve"> </w:t>
      </w:r>
      <w:r w:rsidR="00AF5CCE">
        <w:t>[TO: IPOS_MAIN_CTRL]</w:t>
      </w:r>
      <w:r w:rsidR="00AF5CCE" w:rsidRPr="004B4A40">
        <w:rPr>
          <w:rStyle w:val="STMacroReqChar"/>
        </w:rPr>
        <w:t xml:space="preserve"> </w:t>
      </w:r>
      <w:r w:rsidR="00A03501" w:rsidRPr="004B4A40">
        <w:rPr>
          <w:rStyle w:val="STMacroReqChar"/>
        </w:rPr>
        <w:t>[END]</w:t>
      </w:r>
    </w:p>
    <w:p w14:paraId="6D8C15B8" w14:textId="77777777" w:rsidR="00EF6310" w:rsidRDefault="00EF6310" w:rsidP="00DA2CD3">
      <w:pPr>
        <w:pStyle w:val="NoSpacing"/>
        <w:numPr>
          <w:ilvl w:val="0"/>
          <w:numId w:val="49"/>
        </w:numPr>
      </w:pPr>
      <w:r>
        <w:t>GENERAL CONFIG:</w:t>
      </w:r>
    </w:p>
    <w:p w14:paraId="403F5954" w14:textId="2A7A3844" w:rsidR="00C138C9" w:rsidRPr="002663C3" w:rsidRDefault="00C138C9" w:rsidP="00152C3C">
      <w:pPr>
        <w:pStyle w:val="NoSpacing"/>
      </w:pPr>
      <w:r w:rsidRPr="006215B2">
        <w:t>[DDS_STBIO1_</w:t>
      </w:r>
      <w:r w:rsidR="0036154B">
        <w:t>0122</w:t>
      </w:r>
      <w:r w:rsidRPr="006215B2">
        <w:t>] Requirement</w:t>
      </w:r>
      <w:r w:rsidRPr="00DF7C6F">
        <w:rPr>
          <w:bCs/>
        </w:rPr>
        <w:t>:</w:t>
      </w:r>
    </w:p>
    <w:p w14:paraId="322A3073" w14:textId="0F0361E7" w:rsidR="00EF6310" w:rsidRPr="00A5026A" w:rsidRDefault="002663C3" w:rsidP="00DA2CD3">
      <w:pPr>
        <w:pStyle w:val="NoSpacing"/>
        <w:numPr>
          <w:ilvl w:val="1"/>
          <w:numId w:val="49"/>
        </w:numPr>
      </w:pPr>
      <w:r>
        <w:t>The User shall s</w:t>
      </w:r>
      <w:r w:rsidR="00EF6310">
        <w:t xml:space="preserve">et at 1 HC_EN in </w:t>
      </w:r>
      <w:hyperlink w:anchor="_16b895b4-a514-4f91-abac-eefbfd88dc9e" w:history="1">
        <w:r w:rsidR="00EF6310" w:rsidRPr="002A7171">
          <w:rPr>
            <w:rStyle w:val="Hyperlink"/>
          </w:rPr>
          <w:t>ECG_CTRL</w:t>
        </w:r>
      </w:hyperlink>
      <w:r w:rsidR="00EF6310" w:rsidRPr="007509A9">
        <w:t xml:space="preserve"> register.</w:t>
      </w:r>
      <w:r w:rsidR="00A03501">
        <w:t xml:space="preserve"> </w:t>
      </w:r>
      <w:r w:rsidR="00AF5CCE">
        <w:t>[TO: IPOS_MAIN_CTRL]</w:t>
      </w:r>
      <w:r w:rsidR="00AF5CCE" w:rsidRPr="004B4A40">
        <w:rPr>
          <w:rStyle w:val="STMacroReqChar"/>
        </w:rPr>
        <w:t xml:space="preserve"> </w:t>
      </w:r>
      <w:r w:rsidR="00A03501" w:rsidRPr="004B4A40">
        <w:rPr>
          <w:rStyle w:val="STMacroReqChar"/>
        </w:rPr>
        <w:t>[END]</w:t>
      </w:r>
    </w:p>
    <w:p w14:paraId="17918851" w14:textId="77777777" w:rsidR="00EF6310" w:rsidRDefault="00EF6310" w:rsidP="00DA2CD3">
      <w:pPr>
        <w:pStyle w:val="NoSpacing"/>
        <w:numPr>
          <w:ilvl w:val="0"/>
          <w:numId w:val="49"/>
        </w:numPr>
      </w:pPr>
      <w:r>
        <w:t>SELECT OPERATIVE MODE:</w:t>
      </w:r>
    </w:p>
    <w:p w14:paraId="22ACDD86" w14:textId="2E41DEC6" w:rsidR="002663C3" w:rsidRPr="002663C3" w:rsidRDefault="002663C3" w:rsidP="00152C3C">
      <w:pPr>
        <w:pStyle w:val="NoSpacing"/>
      </w:pPr>
      <w:r w:rsidRPr="006215B2">
        <w:t>[DDS_STBIO1_</w:t>
      </w:r>
      <w:r w:rsidR="0036154B">
        <w:t>0123</w:t>
      </w:r>
      <w:r w:rsidRPr="006215B2">
        <w:t>] Requirement</w:t>
      </w:r>
      <w:r w:rsidRPr="00DF7C6F">
        <w:rPr>
          <w:bCs/>
        </w:rPr>
        <w:t>:</w:t>
      </w:r>
    </w:p>
    <w:p w14:paraId="6F18BA38" w14:textId="77777777" w:rsidR="002663C3" w:rsidRPr="002663C3" w:rsidRDefault="002663C3" w:rsidP="002663C3"/>
    <w:p w14:paraId="45274B6A" w14:textId="2937831F" w:rsidR="00EF6310" w:rsidRDefault="002663C3" w:rsidP="00DA2CD3">
      <w:pPr>
        <w:pStyle w:val="NoSpacing"/>
        <w:numPr>
          <w:ilvl w:val="1"/>
          <w:numId w:val="49"/>
        </w:numPr>
      </w:pPr>
      <w:r>
        <w:t>The user shall</w:t>
      </w:r>
      <w:r w:rsidR="00D276D8">
        <w:t xml:space="preserve"> start </w:t>
      </w:r>
      <w:r w:rsidR="00EF6310">
        <w:t xml:space="preserve">measurement </w:t>
      </w:r>
      <w:r w:rsidR="000C1529">
        <w:t>writing</w:t>
      </w:r>
      <w:r w:rsidR="00EF6310" w:rsidRPr="009949DF">
        <w:t xml:space="preserve"> register</w:t>
      </w:r>
      <w:r w:rsidR="00EF6310">
        <w:t xml:space="preserve"> </w:t>
      </w:r>
      <w:r w:rsidR="003751E6">
        <w:fldChar w:fldCharType="begin"/>
      </w:r>
      <w:ins w:id="223" w:author="Microsoft Word" w:date="2025-05-20T03:10:00Z" w16du:dateUtc="2025-05-20T10:10:00Z">
        <w:r w:rsidR="003751E6">
          <w:instrText>HYPERLINK \l "_b276f862-287d-48b4-a2f8-32560a3b4dbc"</w:instrText>
        </w:r>
      </w:ins>
      <w:r w:rsidR="003751E6">
        <w:fldChar w:fldCharType="separate"/>
      </w:r>
      <w:r w:rsidR="003751E6" w:rsidRPr="00C91663">
        <w:rPr>
          <w:rStyle w:val="Hyperlink"/>
        </w:rPr>
        <w:t>DEVICE_CONFIG_OPERATION</w:t>
      </w:r>
      <w:r w:rsidR="003751E6">
        <w:fldChar w:fldCharType="end"/>
      </w:r>
      <w:r w:rsidR="00EF6310">
        <w:t xml:space="preserve"> [0] at </w:t>
      </w:r>
      <w:r w:rsidR="003751E6">
        <w:t>1</w:t>
      </w:r>
      <w:r w:rsidR="00EF6310">
        <w:t>.</w:t>
      </w:r>
      <w:r w:rsidR="00A03501">
        <w:t xml:space="preserve"> </w:t>
      </w:r>
      <w:r w:rsidR="00AF5CCE">
        <w:t>[TO: IPOS_MAIN_CTRL]</w:t>
      </w:r>
      <w:r w:rsidR="00A03501">
        <w:t xml:space="preserve"> </w:t>
      </w:r>
      <w:r w:rsidR="00A03501" w:rsidRPr="004B4A40">
        <w:rPr>
          <w:rStyle w:val="STMacroReqChar"/>
        </w:rPr>
        <w:t>[END]</w:t>
      </w:r>
    </w:p>
    <w:p w14:paraId="0F84FFFF" w14:textId="5CFAA222" w:rsidR="00EF6310" w:rsidRDefault="00EF6310" w:rsidP="00DA2CD3">
      <w:pPr>
        <w:pStyle w:val="NoSpacing"/>
        <w:numPr>
          <w:ilvl w:val="0"/>
          <w:numId w:val="49"/>
        </w:numPr>
      </w:pPr>
      <w:r>
        <w:t>CHECK DATA:</w:t>
      </w:r>
    </w:p>
    <w:p w14:paraId="7B707C21" w14:textId="11BA9213" w:rsidR="00A03501" w:rsidRPr="00A03501" w:rsidRDefault="00A03501" w:rsidP="00152C3C">
      <w:pPr>
        <w:pStyle w:val="NoSpacing"/>
      </w:pPr>
      <w:r w:rsidRPr="006215B2">
        <w:t>[DDS_STBIO1_</w:t>
      </w:r>
      <w:r w:rsidR="0036154B">
        <w:t>0124</w:t>
      </w:r>
      <w:r w:rsidRPr="006215B2">
        <w:t>] Requirement</w:t>
      </w:r>
      <w:r w:rsidRPr="00DF7C6F">
        <w:rPr>
          <w:bCs/>
        </w:rPr>
        <w:t>:</w:t>
      </w:r>
    </w:p>
    <w:p w14:paraId="7C5D8EFB" w14:textId="1E6A76EE" w:rsidR="00EF6310" w:rsidRDefault="00EF6310" w:rsidP="00DA2CD3">
      <w:pPr>
        <w:pStyle w:val="NoSpacing"/>
        <w:numPr>
          <w:ilvl w:val="1"/>
          <w:numId w:val="49"/>
        </w:numPr>
      </w:pPr>
      <w:r>
        <w:t xml:space="preserve">To check data in </w:t>
      </w:r>
      <w:hyperlink w:anchor="_FIFO_MEMORY" w:history="1">
        <w:r w:rsidRPr="00147863">
          <w:rPr>
            <w:rStyle w:val="Hyperlink"/>
          </w:rPr>
          <w:t>unique FIFO</w:t>
        </w:r>
      </w:hyperlink>
      <w:r>
        <w:t xml:space="preserve"> (default config) </w:t>
      </w:r>
      <w:r w:rsidR="003751E6">
        <w:t xml:space="preserve">the user </w:t>
      </w:r>
      <w:r w:rsidRPr="002D5949">
        <w:t xml:space="preserve">shall check the first MSB </w:t>
      </w:r>
      <w:r>
        <w:t xml:space="preserve">which will have to be equal to the table in </w:t>
      </w:r>
      <w:r w:rsidR="006971F2">
        <w:t>DATA TAG Table</w:t>
      </w:r>
      <w:r>
        <w:t>.</w:t>
      </w:r>
      <w:r w:rsidR="00A03501">
        <w:t xml:space="preserve"> </w:t>
      </w:r>
      <w:r w:rsidR="00AF5CCE">
        <w:t>[TO: IPOS_MAIN_CTRL]</w:t>
      </w:r>
      <w:r w:rsidR="00A03501">
        <w:t xml:space="preserve"> </w:t>
      </w:r>
      <w:r w:rsidR="00A03501" w:rsidRPr="004B4A40">
        <w:rPr>
          <w:rStyle w:val="STMacroReqChar"/>
        </w:rPr>
        <w:t>[END]</w:t>
      </w:r>
    </w:p>
    <w:p w14:paraId="2C433FFA" w14:textId="77777777" w:rsidR="00EF6310" w:rsidRPr="006971F2" w:rsidRDefault="00EF6310" w:rsidP="00EF6310"/>
    <w:p w14:paraId="2AFA18FD" w14:textId="77777777" w:rsidR="00EF6310" w:rsidRDefault="00EF6310" w:rsidP="00EF6310">
      <w:pPr>
        <w:keepNext/>
        <w:jc w:val="center"/>
      </w:pPr>
      <w:r>
        <w:rPr>
          <w:noProof/>
        </w:rPr>
        <w:lastRenderedPageBreak/>
        <w:drawing>
          <wp:inline distT="0" distB="0" distL="0" distR="0" wp14:anchorId="37CF20BF" wp14:editId="2028127C">
            <wp:extent cx="4423403" cy="8479114"/>
            <wp:effectExtent l="0" t="0" r="0" b="0"/>
            <wp:docPr id="1211306905" name="Picture 1211306905" descr="A picture containing text, diagram,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06905" name="Picture 1211306905" descr="A picture containing text, diagram, screenshot, design&#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23403" cy="8479114"/>
                    </a:xfrm>
                    <a:prstGeom prst="rect">
                      <a:avLst/>
                    </a:prstGeom>
                  </pic:spPr>
                </pic:pic>
              </a:graphicData>
            </a:graphic>
          </wp:inline>
        </w:drawing>
      </w:r>
    </w:p>
    <w:p w14:paraId="579D5A1B" w14:textId="490AE9AE" w:rsidR="00EF6310" w:rsidRDefault="00EF6310" w:rsidP="00EF6310">
      <w:pPr>
        <w:pStyle w:val="Caption"/>
        <w:jc w:val="center"/>
      </w:pPr>
      <w:bookmarkStart w:id="224" w:name="_Toc210989392"/>
      <w:r>
        <w:lastRenderedPageBreak/>
        <w:t xml:space="preserve">Figure </w:t>
      </w:r>
      <w:fldSimple w:instr=" SEQ Figure \* ARABIC ">
        <w:r w:rsidR="00E27A95">
          <w:rPr>
            <w:noProof/>
          </w:rPr>
          <w:t>22</w:t>
        </w:r>
      </w:fldSimple>
      <w:r>
        <w:t>: ECG ONLY FLOWCHART</w:t>
      </w:r>
      <w:bookmarkEnd w:id="224"/>
    </w:p>
    <w:p w14:paraId="4A96A07D" w14:textId="77777777" w:rsidR="00EF6310" w:rsidRPr="00E93C94" w:rsidRDefault="00EF6310" w:rsidP="00EF6310"/>
    <w:p w14:paraId="0F97BDB8" w14:textId="77777777" w:rsidR="00EF6310" w:rsidRDefault="00EF6310" w:rsidP="000B0AEB">
      <w:pPr>
        <w:pStyle w:val="Heading3"/>
      </w:pPr>
      <w:bookmarkStart w:id="225" w:name="_Toc158024763"/>
      <w:bookmarkStart w:id="226" w:name="_Toc224827122"/>
      <w:commentRangeStart w:id="227"/>
      <w:r>
        <w:t>ECG and BIA</w:t>
      </w:r>
      <w:bookmarkEnd w:id="225"/>
      <w:bookmarkEnd w:id="226"/>
      <w:commentRangeEnd w:id="227"/>
      <w:r w:rsidR="005F0493">
        <w:rPr>
          <w:rStyle w:val="CommentReference"/>
          <w:sz w:val="32"/>
          <w:szCs w:val="32"/>
        </w:rPr>
        <w:commentReference w:id="227"/>
      </w:r>
    </w:p>
    <w:p w14:paraId="4B55FB4F" w14:textId="77777777" w:rsidR="00EF6310" w:rsidRPr="007D426A" w:rsidRDefault="00EF6310" w:rsidP="00EF6310"/>
    <w:p w14:paraId="3C96D9C5" w14:textId="77777777" w:rsidR="00EF6310" w:rsidRDefault="00EF6310" w:rsidP="00152C3C">
      <w:pPr>
        <w:pStyle w:val="NoSpacing"/>
      </w:pPr>
      <w:r w:rsidRPr="00A032FF">
        <w:rPr>
          <w:rStyle w:val="NoSpacingChar"/>
        </w:rPr>
        <w:t xml:space="preserve">This configuration generates each time slot, two averaged ECG data, which are ECG AC and ECG DC, respectively and four averaged BIA data which are </w:t>
      </w:r>
      <w:bookmarkStart w:id="230" w:name="_Hlk136850313"/>
      <w:r w:rsidRPr="00A032FF">
        <w:rPr>
          <w:rStyle w:val="NoSpacingChar"/>
        </w:rPr>
        <w:t>BIA_AC_P, BIA_DC_P, BIA_AC_Q and BIA_DC_Q</w:t>
      </w:r>
      <w:r>
        <w:t>.</w:t>
      </w:r>
    </w:p>
    <w:bookmarkEnd w:id="230"/>
    <w:p w14:paraId="022D2CC4" w14:textId="77777777" w:rsidR="00EF6310" w:rsidRDefault="00EF6310" w:rsidP="00152C3C">
      <w:pPr>
        <w:pStyle w:val="NoSpacing"/>
      </w:pPr>
    </w:p>
    <w:p w14:paraId="1A1B18A6" w14:textId="77777777" w:rsidR="00EF6310" w:rsidRDefault="00EF6310" w:rsidP="00DA2CD3">
      <w:pPr>
        <w:pStyle w:val="NoSpacing"/>
        <w:numPr>
          <w:ilvl w:val="0"/>
          <w:numId w:val="50"/>
        </w:numPr>
      </w:pPr>
      <w:r w:rsidRPr="00A032FF">
        <w:t xml:space="preserve">TIME SLOT </w:t>
      </w:r>
      <w:r>
        <w:t>LENGTH</w:t>
      </w:r>
      <w:r w:rsidRPr="00A032FF">
        <w:t xml:space="preserve">: </w:t>
      </w:r>
    </w:p>
    <w:p w14:paraId="17CBDF62" w14:textId="78A0F699" w:rsidR="00B1264D" w:rsidRPr="009420DC" w:rsidRDefault="00B1264D" w:rsidP="00152C3C">
      <w:pPr>
        <w:pStyle w:val="NoSpacing"/>
      </w:pPr>
      <w:r w:rsidRPr="006215B2">
        <w:t>[DDS_STBIO1_</w:t>
      </w:r>
      <w:r w:rsidR="0036154B">
        <w:t>0125</w:t>
      </w:r>
      <w:r w:rsidRPr="006215B2">
        <w:t>] Requirement</w:t>
      </w:r>
      <w:r w:rsidRPr="00DF7C6F">
        <w:rPr>
          <w:bCs/>
        </w:rPr>
        <w:t>:</w:t>
      </w:r>
    </w:p>
    <w:p w14:paraId="1C8D49B0" w14:textId="31199745" w:rsidR="00EF6310" w:rsidRDefault="009420DC" w:rsidP="00DA2CD3">
      <w:pPr>
        <w:pStyle w:val="NoSpacing"/>
        <w:numPr>
          <w:ilvl w:val="0"/>
          <w:numId w:val="51"/>
        </w:numPr>
      </w:pPr>
      <w:r>
        <w:t xml:space="preserve">The user shall </w:t>
      </w:r>
      <w:r w:rsidR="00A52BBC">
        <w:t>c</w:t>
      </w:r>
      <w:r w:rsidR="00EF6310">
        <w:t xml:space="preserve">onfigure </w:t>
      </w:r>
      <w:r w:rsidR="00A52BBC">
        <w:t>the</w:t>
      </w:r>
      <w:r w:rsidR="00EF6310">
        <w:t xml:space="preserve"> time slot duration in </w:t>
      </w:r>
      <w:hyperlink w:anchor="_b276f862-287d-48b4-a2f8-32560a3b4dbc" w:history="1">
        <w:r w:rsidR="00EF6310" w:rsidRPr="00CD3007">
          <w:rPr>
            <w:rStyle w:val="Hyperlink"/>
          </w:rPr>
          <w:t>DEVICE_CONFIG_OPERATION</w:t>
        </w:r>
      </w:hyperlink>
      <w:r w:rsidR="00EF6310" w:rsidRPr="00C91663">
        <w:t xml:space="preserve"> register</w:t>
      </w:r>
      <w:r w:rsidR="00EF6310">
        <w:t xml:space="preserve"> [4:2].</w:t>
      </w:r>
      <w:r w:rsidR="000B0AEB">
        <w:t xml:space="preserve"> </w:t>
      </w:r>
      <w:r w:rsidR="00AF5CCE">
        <w:t>[TO: IPOS_MAIN_CTRL]</w:t>
      </w:r>
      <w:r w:rsidR="00AF5CCE" w:rsidRPr="004B4A40">
        <w:rPr>
          <w:rStyle w:val="STMacroReqChar"/>
        </w:rPr>
        <w:t xml:space="preserve"> </w:t>
      </w:r>
      <w:r w:rsidR="000B0AEB" w:rsidRPr="004B4A40">
        <w:rPr>
          <w:rStyle w:val="STMacroReqChar"/>
        </w:rPr>
        <w:t>[END]</w:t>
      </w:r>
    </w:p>
    <w:p w14:paraId="7350A3F3" w14:textId="77777777" w:rsidR="00EF6310" w:rsidRDefault="00EF6310" w:rsidP="00DA2CD3">
      <w:pPr>
        <w:pStyle w:val="NoSpacing"/>
        <w:numPr>
          <w:ilvl w:val="0"/>
          <w:numId w:val="50"/>
        </w:numPr>
      </w:pPr>
      <w:r w:rsidRPr="00A032FF">
        <w:t>SELECT CHANNEL:</w:t>
      </w:r>
    </w:p>
    <w:p w14:paraId="6A88BCBB" w14:textId="642AF5E4" w:rsidR="00A52BBC" w:rsidRPr="00001FD8" w:rsidRDefault="00A52BBC" w:rsidP="00152C3C">
      <w:pPr>
        <w:pStyle w:val="NoSpacing"/>
      </w:pPr>
      <w:r w:rsidRPr="006215B2">
        <w:t>[DDS_STBIO1_</w:t>
      </w:r>
      <w:r w:rsidR="0036154B">
        <w:t>0126</w:t>
      </w:r>
      <w:r w:rsidRPr="006215B2">
        <w:t>] Requirement</w:t>
      </w:r>
      <w:r w:rsidRPr="00DF7C6F">
        <w:rPr>
          <w:bCs/>
        </w:rPr>
        <w:t>:</w:t>
      </w:r>
    </w:p>
    <w:p w14:paraId="77AE9843" w14:textId="7DDB9A1F" w:rsidR="00EF6310" w:rsidRDefault="00001FD8" w:rsidP="00DA2CD3">
      <w:pPr>
        <w:pStyle w:val="NoSpacing"/>
        <w:numPr>
          <w:ilvl w:val="0"/>
          <w:numId w:val="51"/>
        </w:numPr>
      </w:pPr>
      <w:r>
        <w:t>The user shall s</w:t>
      </w:r>
      <w:r w:rsidR="00EF6310">
        <w:t xml:space="preserve">elect active channel, in this case </w:t>
      </w:r>
      <w:r w:rsidR="00EF6310" w:rsidRPr="00AD59E4">
        <w:t>ECG0_SEL</w:t>
      </w:r>
      <w:r>
        <w:t>,</w:t>
      </w:r>
      <w:r w:rsidR="00EF6310">
        <w:t xml:space="preserve"> BIA_SEL and </w:t>
      </w:r>
      <w:r>
        <w:t>DS_SEL (Data Storage Mode)</w:t>
      </w:r>
      <w:r w:rsidR="00EF6310">
        <w:t xml:space="preserve"> in </w:t>
      </w:r>
      <w:hyperlink w:anchor="_03b792ad-4e16-4550-9428-5d838a86eaf2" w:history="1">
        <w:r w:rsidR="00EF6310" w:rsidRPr="00C91663">
          <w:rPr>
            <w:rStyle w:val="Hyperlink"/>
          </w:rPr>
          <w:t>DEVICE_CONFIG_CHANNEL</w:t>
        </w:r>
      </w:hyperlink>
      <w:r w:rsidR="00EF6310" w:rsidRPr="00A466FA">
        <w:t xml:space="preserve"> </w:t>
      </w:r>
      <w:r w:rsidR="005F7691">
        <w:t>writing</w:t>
      </w:r>
      <w:r w:rsidR="00EF6310">
        <w:t xml:space="preserve"> </w:t>
      </w:r>
      <w:r w:rsidR="005F7691">
        <w:t>0x23</w:t>
      </w:r>
      <w:r w:rsidR="00EF6310">
        <w:t>.</w:t>
      </w:r>
      <w:r w:rsidR="000B0AEB">
        <w:t xml:space="preserve"> </w:t>
      </w:r>
      <w:r w:rsidR="00AF5CCE">
        <w:t>[TO: IPOS_MAIN_CTRL]</w:t>
      </w:r>
      <w:r w:rsidR="00AF5CCE" w:rsidRPr="004B4A40">
        <w:rPr>
          <w:rStyle w:val="STMacroReqChar"/>
        </w:rPr>
        <w:t xml:space="preserve"> </w:t>
      </w:r>
      <w:r w:rsidR="000B0AEB" w:rsidRPr="004B4A40">
        <w:rPr>
          <w:rStyle w:val="STMacroReqChar"/>
        </w:rPr>
        <w:t>[END]</w:t>
      </w:r>
    </w:p>
    <w:p w14:paraId="00142D44" w14:textId="77777777" w:rsidR="00EF6310" w:rsidRDefault="00EF6310" w:rsidP="00DA2CD3">
      <w:pPr>
        <w:pStyle w:val="NoSpacing"/>
        <w:numPr>
          <w:ilvl w:val="0"/>
          <w:numId w:val="50"/>
        </w:numPr>
      </w:pPr>
      <w:bookmarkStart w:id="231" w:name="_Hlk136876974"/>
      <w:r>
        <w:t>SELECT DIVISION INDEX FOR CONFIGURED CHANNELS:</w:t>
      </w:r>
    </w:p>
    <w:bookmarkEnd w:id="231"/>
    <w:p w14:paraId="43DCB153" w14:textId="0D35679A" w:rsidR="00627E53" w:rsidRPr="00AA591B" w:rsidRDefault="00627E53" w:rsidP="00152C3C">
      <w:pPr>
        <w:pStyle w:val="NoSpacing"/>
      </w:pPr>
      <w:r w:rsidRPr="006215B2">
        <w:t>[DDS_STBIO1_</w:t>
      </w:r>
      <w:r w:rsidR="0036154B">
        <w:t>0127</w:t>
      </w:r>
      <w:r w:rsidRPr="006215B2">
        <w:t>] Requirement</w:t>
      </w:r>
      <w:r w:rsidRPr="00DF7C6F">
        <w:rPr>
          <w:bCs/>
        </w:rPr>
        <w:t>:</w:t>
      </w:r>
    </w:p>
    <w:p w14:paraId="211944F9" w14:textId="68C72F18" w:rsidR="00EF6310" w:rsidRDefault="00AA591B" w:rsidP="00DA2CD3">
      <w:pPr>
        <w:pStyle w:val="NoSpacing"/>
        <w:numPr>
          <w:ilvl w:val="0"/>
          <w:numId w:val="51"/>
        </w:numPr>
      </w:pPr>
      <w:r>
        <w:t>The user shall</w:t>
      </w:r>
      <w:r w:rsidR="00EF6310">
        <w:t xml:space="preserve"> select a division index for ECG, </w:t>
      </w:r>
      <w:r>
        <w:t>configuring</w:t>
      </w:r>
      <w:r w:rsidR="00EF6310">
        <w:t xml:space="preserve"> </w:t>
      </w:r>
      <w:r w:rsidR="00EF6310" w:rsidRPr="009D74FF">
        <w:t>M_ECG_l</w:t>
      </w:r>
      <w:r w:rsidR="00EF6310">
        <w:t xml:space="preserve"> and </w:t>
      </w:r>
      <w:r w:rsidR="00EF6310" w:rsidRPr="009D74FF">
        <w:t>M_ECG_</w:t>
      </w:r>
      <w:r w:rsidR="00EF6310">
        <w:t xml:space="preserve">h in </w:t>
      </w:r>
      <w:hyperlink w:anchor="_93a03ce3-6e10-49eb-a979-029c5c89641c" w:history="1">
        <w:r w:rsidR="00EF6310" w:rsidRPr="002A7171">
          <w:rPr>
            <w:rStyle w:val="Hyperlink"/>
          </w:rPr>
          <w:t>SET_ECG_FREQ_l</w:t>
        </w:r>
      </w:hyperlink>
      <w:r w:rsidR="00EF6310" w:rsidRPr="00374CFD">
        <w:t xml:space="preserve"> register</w:t>
      </w:r>
      <w:r w:rsidR="00EF6310">
        <w:t xml:space="preserve"> and </w:t>
      </w:r>
      <w:hyperlink w:anchor="_9652f15e-ea5c-4fc6-b1e7-3f2f6b40a054" w:history="1">
        <w:r w:rsidR="00EF6310" w:rsidRPr="002A7171">
          <w:rPr>
            <w:rStyle w:val="Hyperlink"/>
          </w:rPr>
          <w:t>SET_ECG_FREQ_h</w:t>
        </w:r>
      </w:hyperlink>
      <w:r w:rsidR="00EF6310" w:rsidRPr="00374CFD">
        <w:t xml:space="preserve"> register</w:t>
      </w:r>
      <w:r w:rsidR="00EF6310">
        <w:t>.</w:t>
      </w:r>
      <w:r w:rsidR="000B0AEB">
        <w:t xml:space="preserve"> </w:t>
      </w:r>
      <w:r w:rsidR="00AF5CCE">
        <w:t>[TO: IPOS_MAIN_CTRL]</w:t>
      </w:r>
      <w:r w:rsidR="000B0AEB">
        <w:t xml:space="preserve"> </w:t>
      </w:r>
      <w:r w:rsidR="000B0AEB" w:rsidRPr="004B4A40">
        <w:rPr>
          <w:rStyle w:val="STMacroReqChar"/>
        </w:rPr>
        <w:t>[END]</w:t>
      </w:r>
    </w:p>
    <w:p w14:paraId="2CD2093C" w14:textId="58300441" w:rsidR="00C2604A" w:rsidRPr="00C2604A" w:rsidRDefault="00C2604A" w:rsidP="00152C3C">
      <w:pPr>
        <w:pStyle w:val="NoSpacing"/>
      </w:pPr>
      <w:r>
        <w:t xml:space="preserve">      </w:t>
      </w:r>
      <w:r w:rsidRPr="006215B2">
        <w:t>[DDS_STBIO1_</w:t>
      </w:r>
      <w:r w:rsidR="0036154B">
        <w:t>0128</w:t>
      </w:r>
      <w:r w:rsidRPr="006215B2">
        <w:t>] Requirement</w:t>
      </w:r>
      <w:r w:rsidRPr="00DF7C6F">
        <w:rPr>
          <w:bCs/>
        </w:rPr>
        <w:t>:</w:t>
      </w:r>
    </w:p>
    <w:p w14:paraId="6177D1EF" w14:textId="244CF274" w:rsidR="00EF6310" w:rsidRDefault="00AA591B" w:rsidP="00DA2CD3">
      <w:pPr>
        <w:pStyle w:val="NoSpacing"/>
        <w:numPr>
          <w:ilvl w:val="0"/>
          <w:numId w:val="51"/>
        </w:numPr>
      </w:pPr>
      <w:r>
        <w:t>The user shall select a division index for ECG, configuring</w:t>
      </w:r>
      <w:r w:rsidR="00EF6310">
        <w:t xml:space="preserve"> </w:t>
      </w:r>
      <w:r w:rsidR="00EF6310" w:rsidRPr="00C125BA">
        <w:t>M_BIA_l</w:t>
      </w:r>
      <w:r w:rsidR="00EF6310">
        <w:t xml:space="preserve"> and </w:t>
      </w:r>
      <w:r w:rsidR="00EF6310" w:rsidRPr="009D74FF">
        <w:t>M_</w:t>
      </w:r>
      <w:r w:rsidR="00EF6310">
        <w:t>BIA</w:t>
      </w:r>
      <w:r w:rsidR="00EF6310" w:rsidRPr="009D74FF">
        <w:t>_</w:t>
      </w:r>
      <w:r w:rsidR="00EF6310">
        <w:t xml:space="preserve">h in </w:t>
      </w:r>
    </w:p>
    <w:p w14:paraId="4CBD9E42" w14:textId="46ED304A" w:rsidR="00EF6310" w:rsidRPr="0000170A" w:rsidRDefault="00EF6310" w:rsidP="00152C3C">
      <w:pPr>
        <w:pStyle w:val="NoSpacing"/>
      </w:pPr>
      <w:hyperlink w:anchor="_e5297df1-71ba-4653-9b11-f90969b4f091" w:history="1">
        <w:r w:rsidRPr="00583DA7">
          <w:rPr>
            <w:rStyle w:val="Hyperlink"/>
          </w:rPr>
          <w:t>SET_BIA_FREQ_l</w:t>
        </w:r>
      </w:hyperlink>
      <w:r w:rsidRPr="00374CFD">
        <w:t xml:space="preserve"> register</w:t>
      </w:r>
      <w:r>
        <w:t xml:space="preserve"> and </w:t>
      </w:r>
      <w:hyperlink w:anchor="_bf276c72-566f-4dd7-8826-cc2c05b9f9eb" w:history="1">
        <w:r w:rsidRPr="00BE45B7">
          <w:rPr>
            <w:rStyle w:val="Hyperlink"/>
          </w:rPr>
          <w:t>SET_BIA_FREQ_h</w:t>
        </w:r>
      </w:hyperlink>
      <w:r w:rsidRPr="00374CFD">
        <w:t xml:space="preserve"> register</w:t>
      </w:r>
      <w:r>
        <w:t>.</w:t>
      </w:r>
      <w:r w:rsidR="000B0AEB">
        <w:t xml:space="preserve"> </w:t>
      </w:r>
      <w:r w:rsidR="00AF5CCE">
        <w:t>[TO: IPOS_MAIN_CTRL]</w:t>
      </w:r>
      <w:r w:rsidR="000B0AEB">
        <w:t xml:space="preserve"> </w:t>
      </w:r>
      <w:r w:rsidR="000B0AEB" w:rsidRPr="004B4A40">
        <w:rPr>
          <w:rStyle w:val="STMacroReqChar"/>
        </w:rPr>
        <w:t>[END]</w:t>
      </w:r>
    </w:p>
    <w:p w14:paraId="216D1B0D" w14:textId="77777777" w:rsidR="00EF6310" w:rsidRDefault="00EF6310" w:rsidP="00DA2CD3">
      <w:pPr>
        <w:pStyle w:val="NoSpacing"/>
        <w:numPr>
          <w:ilvl w:val="0"/>
          <w:numId w:val="50"/>
        </w:numPr>
      </w:pPr>
      <w:r>
        <w:t>CONFIGURE ADC SAMPLING PERIOD:</w:t>
      </w:r>
    </w:p>
    <w:p w14:paraId="50760F0D" w14:textId="4599C11B" w:rsidR="00C2604A" w:rsidRPr="00C2604A" w:rsidRDefault="00C2604A" w:rsidP="00152C3C">
      <w:pPr>
        <w:pStyle w:val="NoSpacing"/>
      </w:pPr>
      <w:r w:rsidRPr="006215B2">
        <w:t>[DDS_STBIO1_</w:t>
      </w:r>
      <w:r w:rsidR="0036154B">
        <w:t>0129</w:t>
      </w:r>
      <w:r w:rsidRPr="006215B2">
        <w:t>] Requirement</w:t>
      </w:r>
      <w:r w:rsidRPr="00DF7C6F">
        <w:rPr>
          <w:bCs/>
        </w:rPr>
        <w:t>:</w:t>
      </w:r>
    </w:p>
    <w:p w14:paraId="71B389BA" w14:textId="1DE8E216" w:rsidR="00EF6310" w:rsidRDefault="0050683E" w:rsidP="00DA2CD3">
      <w:pPr>
        <w:pStyle w:val="NoSpacing"/>
        <w:numPr>
          <w:ilvl w:val="0"/>
          <w:numId w:val="52"/>
        </w:numPr>
      </w:pPr>
      <w:r>
        <w:t>The user shall s</w:t>
      </w:r>
      <w:r w:rsidR="00EF6310">
        <w:t xml:space="preserve">et number of clocks for sampling ECG </w:t>
      </w:r>
      <w:r>
        <w:t>and BIA</w:t>
      </w:r>
      <w:r w:rsidR="00EF6310">
        <w:t xml:space="preserve"> data from ADC in </w:t>
      </w:r>
      <w:hyperlink w:anchor="_89b2f357-43cd-4c22-949f-9b465deaacad" w:history="1">
        <w:r w:rsidR="00EF6310" w:rsidRPr="002A7171">
          <w:rPr>
            <w:rStyle w:val="Hyperlink"/>
          </w:rPr>
          <w:t>ADC_CONFIG_ECG</w:t>
        </w:r>
      </w:hyperlink>
      <w:r w:rsidR="00EF6310" w:rsidRPr="00B56D1E">
        <w:t xml:space="preserve"> register.</w:t>
      </w:r>
      <w:r w:rsidR="000B0AEB">
        <w:t xml:space="preserve"> </w:t>
      </w:r>
      <w:r w:rsidR="00AF5CCE">
        <w:t>[TO: IPOS_MAIN_CTRL]</w:t>
      </w:r>
      <w:r w:rsidR="000B0AEB">
        <w:t xml:space="preserve"> </w:t>
      </w:r>
      <w:r w:rsidR="000B0AEB" w:rsidRPr="004B4A40">
        <w:rPr>
          <w:rStyle w:val="STMacroReqChar"/>
        </w:rPr>
        <w:t>[END]</w:t>
      </w:r>
    </w:p>
    <w:p w14:paraId="0FB793C4" w14:textId="77777777" w:rsidR="00EF6310" w:rsidRDefault="00EF6310" w:rsidP="00DA2CD3">
      <w:pPr>
        <w:pStyle w:val="NoSpacing"/>
        <w:numPr>
          <w:ilvl w:val="0"/>
          <w:numId w:val="50"/>
        </w:numPr>
      </w:pPr>
      <w:r>
        <w:t>GENERAL CONFIG:</w:t>
      </w:r>
    </w:p>
    <w:p w14:paraId="6F20C126" w14:textId="4D5D8EAA" w:rsidR="00525DFA" w:rsidRPr="00525DFA" w:rsidRDefault="00525DFA" w:rsidP="00152C3C">
      <w:pPr>
        <w:pStyle w:val="NoSpacing"/>
      </w:pPr>
      <w:r w:rsidRPr="006215B2">
        <w:t>[DDS_STBIO1_</w:t>
      </w:r>
      <w:r w:rsidR="0036154B">
        <w:t>0130</w:t>
      </w:r>
      <w:r w:rsidRPr="006215B2">
        <w:t>] Requirement</w:t>
      </w:r>
      <w:r w:rsidRPr="00DF7C6F">
        <w:rPr>
          <w:bCs/>
        </w:rPr>
        <w:t>:</w:t>
      </w:r>
    </w:p>
    <w:p w14:paraId="10AC8EF6" w14:textId="5C69F500" w:rsidR="00EF6310" w:rsidRDefault="00525DFA" w:rsidP="00DA2CD3">
      <w:pPr>
        <w:pStyle w:val="NoSpacing"/>
        <w:numPr>
          <w:ilvl w:val="0"/>
          <w:numId w:val="52"/>
        </w:numPr>
        <w:rPr>
          <w:rStyle w:val="STMacroReqChar"/>
        </w:rPr>
      </w:pPr>
      <w:r>
        <w:t>The user shall s</w:t>
      </w:r>
      <w:r w:rsidR="00EF6310">
        <w:t xml:space="preserve">et at 1 HC_EN in </w:t>
      </w:r>
      <w:hyperlink w:anchor="_16b895b4-a514-4f91-abac-eefbfd88dc9e" w:history="1">
        <w:r w:rsidR="00EF6310" w:rsidRPr="002A7171">
          <w:rPr>
            <w:rStyle w:val="Hyperlink"/>
          </w:rPr>
          <w:t>ECG_CTRL</w:t>
        </w:r>
      </w:hyperlink>
      <w:r w:rsidR="00EF6310" w:rsidRPr="007509A9">
        <w:t xml:space="preserve"> register.</w:t>
      </w:r>
      <w:r w:rsidR="0013223D">
        <w:t xml:space="preserve"> </w:t>
      </w:r>
      <w:r w:rsidR="00AF5CCE">
        <w:t>[TO: IPOS_MAIN_CTRL]</w:t>
      </w:r>
      <w:r w:rsidR="00AF5CCE" w:rsidRPr="004B4A40">
        <w:rPr>
          <w:rStyle w:val="STMacroReqChar"/>
        </w:rPr>
        <w:t xml:space="preserve"> </w:t>
      </w:r>
      <w:r w:rsidR="0013223D" w:rsidRPr="004B4A40">
        <w:rPr>
          <w:rStyle w:val="STMacroReqChar"/>
        </w:rPr>
        <w:t>[END]</w:t>
      </w:r>
    </w:p>
    <w:p w14:paraId="721BA55E" w14:textId="5A349101" w:rsidR="0013223D" w:rsidRPr="0013223D" w:rsidRDefault="0013223D" w:rsidP="00152C3C">
      <w:pPr>
        <w:pStyle w:val="NoSpacing"/>
      </w:pPr>
      <w:r>
        <w:t xml:space="preserve">      </w:t>
      </w:r>
      <w:r w:rsidRPr="006215B2">
        <w:t>[DDS_STBIO1_</w:t>
      </w:r>
      <w:r w:rsidR="0036154B">
        <w:t>0140</w:t>
      </w:r>
      <w:r w:rsidRPr="006215B2">
        <w:t>] Requirement</w:t>
      </w:r>
      <w:r w:rsidRPr="00DF7C6F">
        <w:rPr>
          <w:bCs/>
        </w:rPr>
        <w:t>:</w:t>
      </w:r>
    </w:p>
    <w:p w14:paraId="46F53527" w14:textId="6D5F21E9" w:rsidR="00EF6310" w:rsidRDefault="00525DFA" w:rsidP="00DA2CD3">
      <w:pPr>
        <w:pStyle w:val="NoSpacing"/>
        <w:numPr>
          <w:ilvl w:val="0"/>
          <w:numId w:val="52"/>
        </w:numPr>
      </w:pPr>
      <w:r>
        <w:t>The user shall set</w:t>
      </w:r>
      <w:r w:rsidR="00EF6310">
        <w:t xml:space="preserve"> at 1 IMP_EN in </w:t>
      </w:r>
      <w:hyperlink w:anchor="_90fa458e-2afd-40ff-b90c-052b2c3f4e8e" w:history="1">
        <w:r w:rsidR="00EF6310" w:rsidRPr="009A4F50">
          <w:rPr>
            <w:rStyle w:val="Hyperlink"/>
          </w:rPr>
          <w:t>IMP_CTRL</w:t>
        </w:r>
      </w:hyperlink>
      <w:r w:rsidR="00EF6310">
        <w:t xml:space="preserve"> register.</w:t>
      </w:r>
      <w:r w:rsidR="0013223D">
        <w:t xml:space="preserve"> </w:t>
      </w:r>
      <w:r w:rsidR="00AF5CCE">
        <w:t>[TO: IPOS_MAIN_CTRL]</w:t>
      </w:r>
      <w:r w:rsidR="00AF5CCE" w:rsidRPr="004B4A40">
        <w:rPr>
          <w:rStyle w:val="STMacroReqChar"/>
        </w:rPr>
        <w:t xml:space="preserve"> </w:t>
      </w:r>
      <w:r w:rsidR="000B0AEB" w:rsidRPr="004B4A40">
        <w:rPr>
          <w:rStyle w:val="STMacroReqChar"/>
        </w:rPr>
        <w:t>[END]</w:t>
      </w:r>
    </w:p>
    <w:p w14:paraId="48050570" w14:textId="77777777" w:rsidR="00EF6310" w:rsidRDefault="00EF6310" w:rsidP="00DA2CD3">
      <w:pPr>
        <w:pStyle w:val="NoSpacing"/>
        <w:numPr>
          <w:ilvl w:val="0"/>
          <w:numId w:val="50"/>
        </w:numPr>
      </w:pPr>
      <w:r>
        <w:t>SELECT OPERATIVE MODE:</w:t>
      </w:r>
    </w:p>
    <w:p w14:paraId="126523E0" w14:textId="12F41E52" w:rsidR="00525DFA" w:rsidRPr="00525DFA" w:rsidRDefault="00525DFA" w:rsidP="00152C3C">
      <w:pPr>
        <w:pStyle w:val="NoSpacing"/>
      </w:pPr>
      <w:r w:rsidRPr="006215B2">
        <w:t>[DDS_STBIO1_</w:t>
      </w:r>
      <w:r w:rsidR="0036154B">
        <w:t>0141</w:t>
      </w:r>
      <w:r w:rsidRPr="006215B2">
        <w:t>] Requirement</w:t>
      </w:r>
      <w:r w:rsidRPr="00DF7C6F">
        <w:rPr>
          <w:bCs/>
        </w:rPr>
        <w:t>:</w:t>
      </w:r>
    </w:p>
    <w:p w14:paraId="1869CA6A" w14:textId="4F85226D" w:rsidR="00F20742" w:rsidRDefault="00F20742" w:rsidP="00DA2CD3">
      <w:pPr>
        <w:pStyle w:val="NoSpacing"/>
        <w:numPr>
          <w:ilvl w:val="1"/>
          <w:numId w:val="50"/>
        </w:numPr>
      </w:pPr>
      <w:r>
        <w:t xml:space="preserve">The user shall start measurement writing </w:t>
      </w:r>
      <w:r w:rsidRPr="009949DF">
        <w:t>register</w:t>
      </w:r>
      <w:r>
        <w:t xml:space="preserve"> </w:t>
      </w:r>
      <w:r w:rsidR="00EF6310">
        <w:fldChar w:fldCharType="begin"/>
      </w:r>
      <w:ins w:id="232" w:author="Microsoft Word" w:date="2025-05-20T03:10:00Z" w16du:dateUtc="2025-05-20T10:10:00Z">
        <w:r w:rsidR="00EF6310">
          <w:instrText>HYPERLINK \l "_b276f862-287d-48b4-a2f8-32560a3b4dbc"</w:instrText>
        </w:r>
      </w:ins>
      <w:r w:rsidR="00EF6310">
        <w:fldChar w:fldCharType="separate"/>
      </w:r>
      <w:r w:rsidR="00EF6310" w:rsidRPr="00236536">
        <w:rPr>
          <w:rStyle w:val="Hyperlink"/>
        </w:rPr>
        <w:t>DEVICE_CONFIG_OPERATION</w:t>
      </w:r>
      <w:r w:rsidR="00EF6310">
        <w:fldChar w:fldCharType="end"/>
      </w:r>
      <w:r>
        <w:t xml:space="preserve"> [0] at 1. </w:t>
      </w:r>
      <w:r w:rsidR="00AF5CCE">
        <w:t>[TO: IPOS_MAIN_CTRL]</w:t>
      </w:r>
      <w:r w:rsidR="00AF5CCE" w:rsidRPr="004B4A40">
        <w:rPr>
          <w:rStyle w:val="STMacroReqChar"/>
        </w:rPr>
        <w:t xml:space="preserve"> </w:t>
      </w:r>
      <w:r w:rsidRPr="004B4A40">
        <w:rPr>
          <w:rStyle w:val="STMacroReqChar"/>
        </w:rPr>
        <w:t>[END]</w:t>
      </w:r>
    </w:p>
    <w:p w14:paraId="5947948C" w14:textId="77777777" w:rsidR="00EF6310" w:rsidRDefault="00EF6310" w:rsidP="00DA2CD3">
      <w:pPr>
        <w:pStyle w:val="NoSpacing"/>
        <w:numPr>
          <w:ilvl w:val="0"/>
          <w:numId w:val="50"/>
        </w:numPr>
      </w:pPr>
      <w:r>
        <w:t>CHECK DATA:</w:t>
      </w:r>
    </w:p>
    <w:p w14:paraId="5DAFB791" w14:textId="295ED8C9" w:rsidR="00F20742" w:rsidRPr="00F20742" w:rsidRDefault="00F20742" w:rsidP="00152C3C">
      <w:pPr>
        <w:pStyle w:val="NoSpacing"/>
      </w:pPr>
      <w:r w:rsidRPr="006215B2">
        <w:t>[DDS_STBIO1_</w:t>
      </w:r>
      <w:r w:rsidR="0036154B">
        <w:t>0142</w:t>
      </w:r>
      <w:r w:rsidRPr="006215B2">
        <w:t>] Requirement</w:t>
      </w:r>
      <w:r w:rsidRPr="00DF7C6F">
        <w:rPr>
          <w:bCs/>
        </w:rPr>
        <w:t>:</w:t>
      </w:r>
    </w:p>
    <w:p w14:paraId="2A1A9C85" w14:textId="63F40118" w:rsidR="00EF6310" w:rsidRDefault="00EF6310" w:rsidP="00DA2CD3">
      <w:pPr>
        <w:pStyle w:val="NoSpacing"/>
        <w:numPr>
          <w:ilvl w:val="0"/>
          <w:numId w:val="53"/>
        </w:numPr>
      </w:pPr>
      <w:r w:rsidRPr="004A3C95">
        <w:t xml:space="preserve">To check data in </w:t>
      </w:r>
      <w:hyperlink w:anchor="_FIFO_MEMORY" w:history="1">
        <w:r w:rsidRPr="00147863">
          <w:rPr>
            <w:rStyle w:val="Hyperlink"/>
          </w:rPr>
          <w:t>unique FIFO</w:t>
        </w:r>
      </w:hyperlink>
      <w:r w:rsidRPr="004A3C95">
        <w:t xml:space="preserve"> (default config) </w:t>
      </w:r>
      <w:r w:rsidR="0013223D">
        <w:t>the user</w:t>
      </w:r>
      <w:r w:rsidRPr="004A3C95">
        <w:t xml:space="preserve"> shall check the first MSB which will have to </w:t>
      </w:r>
      <w:commentRangeStart w:id="233"/>
      <w:r w:rsidRPr="004A3C95">
        <w:t>be</w:t>
      </w:r>
      <w:commentRangeEnd w:id="233"/>
      <w:r w:rsidRPr="004A3C95">
        <w:rPr>
          <w:rStyle w:val="CommentReference"/>
          <w:sz w:val="22"/>
          <w:szCs w:val="22"/>
        </w:rPr>
        <w:commentReference w:id="233"/>
      </w:r>
      <w:r w:rsidRPr="004A3C95">
        <w:t xml:space="preserve"> equal </w:t>
      </w:r>
      <w:r>
        <w:t xml:space="preserve">to the one described in the </w:t>
      </w:r>
      <w:r w:rsidR="0013223D">
        <w:t>DATA TAG Table</w:t>
      </w:r>
      <w:r>
        <w:t>.</w:t>
      </w:r>
      <w:r w:rsidR="0013223D">
        <w:t xml:space="preserve"> </w:t>
      </w:r>
      <w:r w:rsidR="00AF5CCE">
        <w:t>[TO: IPOS_MAIN_CTRL]</w:t>
      </w:r>
      <w:r w:rsidR="00AF5CCE" w:rsidRPr="004B4A40">
        <w:rPr>
          <w:rStyle w:val="STMacroReqChar"/>
        </w:rPr>
        <w:t xml:space="preserve"> </w:t>
      </w:r>
      <w:r w:rsidR="0013223D" w:rsidRPr="004B4A40">
        <w:rPr>
          <w:rStyle w:val="STMacroReqChar"/>
        </w:rPr>
        <w:t>[END]</w:t>
      </w:r>
    </w:p>
    <w:p w14:paraId="6C06B0D7" w14:textId="77777777" w:rsidR="00EF6310" w:rsidRDefault="00EF6310" w:rsidP="00152C3C">
      <w:pPr>
        <w:pStyle w:val="NoSpacing"/>
      </w:pPr>
      <w:r>
        <w:rPr>
          <w:noProof/>
        </w:rPr>
        <w:lastRenderedPageBreak/>
        <w:drawing>
          <wp:inline distT="0" distB="0" distL="0" distR="0" wp14:anchorId="3C59E362" wp14:editId="2125E873">
            <wp:extent cx="3553273" cy="8199863"/>
            <wp:effectExtent l="0" t="0" r="9525" b="0"/>
            <wp:docPr id="905582812" name="Picture 905582812"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82812" name="Picture 905582812" descr="A screenshot of a cell phone&#10;&#10;Description automatically generated with low confidenc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57715" cy="8210113"/>
                    </a:xfrm>
                    <a:prstGeom prst="rect">
                      <a:avLst/>
                    </a:prstGeom>
                  </pic:spPr>
                </pic:pic>
              </a:graphicData>
            </a:graphic>
          </wp:inline>
        </w:drawing>
      </w:r>
    </w:p>
    <w:p w14:paraId="57BB0970" w14:textId="6814A3AB" w:rsidR="00EF6310" w:rsidRDefault="00EF6310" w:rsidP="00EF6310">
      <w:pPr>
        <w:pStyle w:val="Caption"/>
        <w:jc w:val="center"/>
      </w:pPr>
      <w:bookmarkStart w:id="234" w:name="_Toc210989393"/>
      <w:r w:rsidRPr="3CC3039E">
        <w:t xml:space="preserve">Figure </w:t>
      </w:r>
      <w:fldSimple w:instr=" SEQ Figure \* ARABIC ">
        <w:r w:rsidR="00E27A95">
          <w:rPr>
            <w:noProof/>
          </w:rPr>
          <w:t>23</w:t>
        </w:r>
      </w:fldSimple>
      <w:r w:rsidRPr="3CC3039E">
        <w:t>: ECG and BIA Measurement Flowchart</w:t>
      </w:r>
      <w:bookmarkEnd w:id="234"/>
    </w:p>
    <w:p w14:paraId="3D65E5BB" w14:textId="77777777" w:rsidR="00EF6310" w:rsidRPr="00873271" w:rsidRDefault="00EF6310" w:rsidP="00EF6310">
      <w:r>
        <w:br w:type="column"/>
      </w:r>
    </w:p>
    <w:p w14:paraId="092AFAD3" w14:textId="77777777" w:rsidR="00EF6310" w:rsidRDefault="00EF6310" w:rsidP="00146DCA">
      <w:pPr>
        <w:pStyle w:val="Heading3"/>
      </w:pPr>
      <w:bookmarkStart w:id="235" w:name="_Toc158024764"/>
      <w:bookmarkStart w:id="236" w:name="_Toc224827123"/>
      <w:r>
        <w:t>PPG Only</w:t>
      </w:r>
      <w:bookmarkEnd w:id="235"/>
      <w:bookmarkEnd w:id="236"/>
    </w:p>
    <w:p w14:paraId="50E5137E" w14:textId="77777777" w:rsidR="00EF6310" w:rsidRDefault="00EF6310" w:rsidP="00EF6310"/>
    <w:p w14:paraId="7F29B45E" w14:textId="35F2B552" w:rsidR="00EF6310" w:rsidRDefault="00EF6310" w:rsidP="00152C3C">
      <w:pPr>
        <w:pStyle w:val="NoSpacing"/>
      </w:pPr>
      <w:r>
        <w:t>T</w:t>
      </w:r>
      <w:r w:rsidRPr="00E21C2F">
        <w:t>his configuration</w:t>
      </w:r>
      <w:r>
        <w:t xml:space="preserve"> generates</w:t>
      </w:r>
      <w:r w:rsidRPr="00E21C2F">
        <w:t xml:space="preserve"> each time slot</w:t>
      </w:r>
      <w:r>
        <w:t xml:space="preserve">, a number of PPG DATA according to user configuration. </w:t>
      </w:r>
    </w:p>
    <w:p w14:paraId="7DF9740E" w14:textId="77777777" w:rsidR="00EF6310" w:rsidRDefault="00EF6310" w:rsidP="00EF6310"/>
    <w:p w14:paraId="65E62B4E" w14:textId="77777777" w:rsidR="00EF6310" w:rsidRDefault="00EF6310" w:rsidP="00DA2CD3">
      <w:pPr>
        <w:pStyle w:val="NoSpacing"/>
        <w:numPr>
          <w:ilvl w:val="0"/>
          <w:numId w:val="54"/>
        </w:numPr>
      </w:pPr>
      <w:r>
        <w:t>TIME SLOT LENGTH:</w:t>
      </w:r>
    </w:p>
    <w:p w14:paraId="358CFA48" w14:textId="481D02CD" w:rsidR="008157F6" w:rsidRPr="008157F6" w:rsidRDefault="008157F6" w:rsidP="00152C3C">
      <w:pPr>
        <w:pStyle w:val="NoSpacing"/>
      </w:pPr>
      <w:r w:rsidRPr="006215B2">
        <w:t>[DDS_STBIO1_</w:t>
      </w:r>
      <w:r w:rsidR="0036154B">
        <w:t>0143</w:t>
      </w:r>
      <w:r w:rsidRPr="006215B2">
        <w:t>] Requirement</w:t>
      </w:r>
      <w:r w:rsidRPr="00DF7C6F">
        <w:rPr>
          <w:bCs/>
        </w:rPr>
        <w:t>:</w:t>
      </w:r>
    </w:p>
    <w:p w14:paraId="4A1830AB" w14:textId="6784D96E" w:rsidR="00EF6310" w:rsidRDefault="008157F6" w:rsidP="00DA2CD3">
      <w:pPr>
        <w:pStyle w:val="NoSpacing"/>
        <w:numPr>
          <w:ilvl w:val="1"/>
          <w:numId w:val="53"/>
        </w:numPr>
      </w:pPr>
      <w:r>
        <w:t>The User shall c</w:t>
      </w:r>
      <w:r w:rsidR="00EF6310">
        <w:t xml:space="preserve">onfigure time slot duration in </w:t>
      </w:r>
      <w:hyperlink w:anchor="_b276f862-287d-48b4-a2f8-32560a3b4dbc" w:history="1">
        <w:r w:rsidR="00EF6310" w:rsidRPr="00236536">
          <w:rPr>
            <w:rStyle w:val="Hyperlink"/>
          </w:rPr>
          <w:t>DEVICE_CONFIG_OPERATION</w:t>
        </w:r>
      </w:hyperlink>
      <w:r w:rsidR="00EF6310" w:rsidRPr="00330475">
        <w:t xml:space="preserve"> register</w:t>
      </w:r>
      <w:r w:rsidR="00EF6310">
        <w:t xml:space="preserve"> [4:2].</w:t>
      </w:r>
    </w:p>
    <w:p w14:paraId="1D0FE817" w14:textId="77777777" w:rsidR="00EF6310" w:rsidRDefault="00EF6310" w:rsidP="00DA2CD3">
      <w:pPr>
        <w:pStyle w:val="NoSpacing"/>
        <w:numPr>
          <w:ilvl w:val="0"/>
          <w:numId w:val="54"/>
        </w:numPr>
      </w:pPr>
      <w:r>
        <w:t>SELECT CHANNEL:</w:t>
      </w:r>
    </w:p>
    <w:p w14:paraId="134ADCC2" w14:textId="459A49C0" w:rsidR="008157F6" w:rsidRPr="0010062C" w:rsidRDefault="008157F6" w:rsidP="00152C3C">
      <w:pPr>
        <w:pStyle w:val="NoSpacing"/>
      </w:pPr>
      <w:r w:rsidRPr="006215B2">
        <w:t>[DDS_STBIO1_</w:t>
      </w:r>
      <w:r w:rsidR="0036154B">
        <w:t>0144</w:t>
      </w:r>
      <w:r w:rsidRPr="006215B2">
        <w:t>] Requirement</w:t>
      </w:r>
      <w:r w:rsidRPr="00DF7C6F">
        <w:rPr>
          <w:bCs/>
        </w:rPr>
        <w:t>:</w:t>
      </w:r>
    </w:p>
    <w:p w14:paraId="06477747" w14:textId="79BCA006" w:rsidR="00EF6310" w:rsidRPr="00A5026A" w:rsidRDefault="008157F6" w:rsidP="00DA2CD3">
      <w:pPr>
        <w:pStyle w:val="NoSpacing"/>
        <w:numPr>
          <w:ilvl w:val="1"/>
          <w:numId w:val="53"/>
        </w:numPr>
      </w:pPr>
      <w:r>
        <w:t>The user shall s</w:t>
      </w:r>
      <w:r w:rsidR="00EF6310">
        <w:t xml:space="preserve">elect active channel, in this case only </w:t>
      </w:r>
      <w:r w:rsidR="00EF6310" w:rsidRPr="00616796">
        <w:t>PPG_SEL</w:t>
      </w:r>
      <w:r w:rsidR="00EF6310">
        <w:t xml:space="preserve"> </w:t>
      </w:r>
      <w:r>
        <w:t>and DS_SEL (data Storage)</w:t>
      </w:r>
      <w:r w:rsidR="00EF6310">
        <w:t xml:space="preserve"> in </w:t>
      </w:r>
      <w:hyperlink w:anchor="_03b792ad-4e16-4550-9428-5d838a86eaf2" w:history="1">
        <w:r w:rsidR="00EF6310" w:rsidRPr="00C91663">
          <w:rPr>
            <w:rStyle w:val="Hyperlink"/>
          </w:rPr>
          <w:t>DEVICE_CONFIG_CHANNEL</w:t>
        </w:r>
      </w:hyperlink>
      <w:r w:rsidR="00EF6310" w:rsidRPr="00A466FA">
        <w:t xml:space="preserve"> register</w:t>
      </w:r>
      <w:r w:rsidR="00EF6310">
        <w:t xml:space="preserve"> shall be set to </w:t>
      </w:r>
      <w:r>
        <w:t>0x</w:t>
      </w:r>
      <w:r w:rsidR="0010062C">
        <w:t>30</w:t>
      </w:r>
      <w:r w:rsidR="00EF6310" w:rsidRPr="00A466FA">
        <w:t>.</w:t>
      </w:r>
    </w:p>
    <w:p w14:paraId="7EB785C1" w14:textId="77777777" w:rsidR="00EF6310" w:rsidRDefault="00EF6310" w:rsidP="00DA2CD3">
      <w:pPr>
        <w:pStyle w:val="NoSpacing"/>
        <w:numPr>
          <w:ilvl w:val="0"/>
          <w:numId w:val="54"/>
        </w:numPr>
      </w:pPr>
      <w:r w:rsidRPr="00347987">
        <w:t>SELECT DIVI</w:t>
      </w:r>
      <w:r>
        <w:t>SI</w:t>
      </w:r>
      <w:r w:rsidRPr="00347987">
        <w:t>ON INDEX FOR CONFIGURED CHANNELS:</w:t>
      </w:r>
    </w:p>
    <w:p w14:paraId="35BC5F09" w14:textId="1C2236CB" w:rsidR="0010062C" w:rsidRPr="00EF1C64" w:rsidRDefault="0010062C" w:rsidP="00152C3C">
      <w:pPr>
        <w:pStyle w:val="NoSpacing"/>
      </w:pPr>
      <w:r w:rsidRPr="006215B2">
        <w:t>[DDS_STBIO1_</w:t>
      </w:r>
      <w:r w:rsidR="0036154B">
        <w:t>0145</w:t>
      </w:r>
      <w:r w:rsidRPr="006215B2">
        <w:t>] Requirement</w:t>
      </w:r>
      <w:r w:rsidRPr="00DF7C6F">
        <w:rPr>
          <w:bCs/>
        </w:rPr>
        <w:t>:</w:t>
      </w:r>
    </w:p>
    <w:p w14:paraId="61932855" w14:textId="712A5532" w:rsidR="00EF6310" w:rsidRPr="00A5026A" w:rsidRDefault="00EF1C64" w:rsidP="00DA2CD3">
      <w:pPr>
        <w:pStyle w:val="NoSpacing"/>
        <w:numPr>
          <w:ilvl w:val="1"/>
          <w:numId w:val="53"/>
        </w:numPr>
      </w:pPr>
      <w:r>
        <w:t>The user shall configure</w:t>
      </w:r>
      <w:r w:rsidR="00EF6310">
        <w:t xml:space="preserve"> a division index PPG, </w:t>
      </w:r>
      <w:r>
        <w:t>writing</w:t>
      </w:r>
      <w:r w:rsidR="00EF6310">
        <w:t xml:space="preserve"> </w:t>
      </w:r>
      <w:r w:rsidR="00EF6310" w:rsidRPr="009D74FF">
        <w:t>M_</w:t>
      </w:r>
      <w:r w:rsidR="00EF6310">
        <w:t>PPG</w:t>
      </w:r>
      <w:r w:rsidR="00EF6310" w:rsidRPr="009D74FF">
        <w:t>_l</w:t>
      </w:r>
      <w:r w:rsidR="00EF6310">
        <w:t xml:space="preserve"> and </w:t>
      </w:r>
      <w:r w:rsidR="00EF6310" w:rsidRPr="009D74FF">
        <w:t>M_</w:t>
      </w:r>
      <w:r w:rsidR="00EF6310">
        <w:t>PPG</w:t>
      </w:r>
      <w:r w:rsidR="00EF6310" w:rsidRPr="009D74FF">
        <w:t>_</w:t>
      </w:r>
      <w:r w:rsidR="00EF6310">
        <w:t xml:space="preserve">h in </w:t>
      </w:r>
      <w:hyperlink w:anchor="_a8ae1b93-299c-4c71-8b3c-b7a1b508172d" w:history="1">
        <w:r w:rsidR="00EF6310" w:rsidRPr="007E6F14">
          <w:rPr>
            <w:rStyle w:val="Hyperlink"/>
          </w:rPr>
          <w:t>SET_PPG_FREQ_l</w:t>
        </w:r>
      </w:hyperlink>
      <w:r w:rsidR="00EF6310" w:rsidRPr="00374CFD">
        <w:t xml:space="preserve"> register</w:t>
      </w:r>
      <w:r w:rsidR="00EF6310">
        <w:t xml:space="preserve"> and </w:t>
      </w:r>
      <w:hyperlink w:anchor="_8f37b077-e1cf-4805-ae83-9920c68eb221" w:history="1">
        <w:r w:rsidR="00EF6310" w:rsidRPr="007E6F14">
          <w:rPr>
            <w:rStyle w:val="Hyperlink"/>
          </w:rPr>
          <w:t>SET_PPG_FREQ_h</w:t>
        </w:r>
      </w:hyperlink>
      <w:r w:rsidR="00EF6310" w:rsidRPr="00374CFD">
        <w:t xml:space="preserve"> register</w:t>
      </w:r>
      <w:r w:rsidR="00EF6310">
        <w:t>.</w:t>
      </w:r>
    </w:p>
    <w:p w14:paraId="657F4262" w14:textId="77777777" w:rsidR="00EF6310" w:rsidRDefault="00EF6310" w:rsidP="00DA2CD3">
      <w:pPr>
        <w:pStyle w:val="NoSpacing"/>
        <w:numPr>
          <w:ilvl w:val="0"/>
          <w:numId w:val="54"/>
        </w:numPr>
      </w:pPr>
      <w:r>
        <w:t>CONFIGURE ADC SAMPLING PERIOD:</w:t>
      </w:r>
    </w:p>
    <w:p w14:paraId="20884124" w14:textId="46198403" w:rsidR="00D37932" w:rsidRPr="00D37932" w:rsidRDefault="00D37932" w:rsidP="00152C3C">
      <w:pPr>
        <w:pStyle w:val="NoSpacing"/>
      </w:pPr>
      <w:r w:rsidRPr="006215B2">
        <w:t>[DDS_STBIO1_</w:t>
      </w:r>
      <w:r w:rsidR="0036154B">
        <w:t>0146</w:t>
      </w:r>
      <w:r w:rsidRPr="006215B2">
        <w:t>] Requirement</w:t>
      </w:r>
      <w:r w:rsidRPr="00DF7C6F">
        <w:rPr>
          <w:bCs/>
        </w:rPr>
        <w:t>:</w:t>
      </w:r>
    </w:p>
    <w:p w14:paraId="5E228CF4" w14:textId="3BB830C6" w:rsidR="00EF6310" w:rsidRPr="00A5026A" w:rsidRDefault="00D37932" w:rsidP="00DA2CD3">
      <w:pPr>
        <w:pStyle w:val="NoSpacing"/>
        <w:numPr>
          <w:ilvl w:val="1"/>
          <w:numId w:val="53"/>
        </w:numPr>
      </w:pPr>
      <w:r>
        <w:t xml:space="preserve">The user </w:t>
      </w:r>
      <w:r w:rsidR="00152E19">
        <w:t>shall configure the</w:t>
      </w:r>
      <w:r w:rsidR="00EF6310">
        <w:t xml:space="preserve"> number of clocks for sampling PPG data from ADC in </w:t>
      </w:r>
      <w:hyperlink w:anchor="_c2f659c4-0694-487f-b286-f6c3fec7c99e" w:history="1">
        <w:r w:rsidR="00EF6310" w:rsidRPr="00DF6CDD">
          <w:rPr>
            <w:rStyle w:val="Hyperlink"/>
          </w:rPr>
          <w:t>ADC_CONFIG_PPG</w:t>
        </w:r>
      </w:hyperlink>
      <w:r w:rsidR="00EF6310" w:rsidRPr="00B56D1E">
        <w:t xml:space="preserve"> register.</w:t>
      </w:r>
    </w:p>
    <w:p w14:paraId="6E86674C" w14:textId="77777777" w:rsidR="00EF6310" w:rsidRDefault="00EF6310" w:rsidP="00DA2CD3">
      <w:pPr>
        <w:pStyle w:val="NoSpacing"/>
        <w:numPr>
          <w:ilvl w:val="0"/>
          <w:numId w:val="54"/>
        </w:numPr>
      </w:pPr>
      <w:r>
        <w:t xml:space="preserve">PPG FRAMES CONFIG: </w:t>
      </w:r>
    </w:p>
    <w:p w14:paraId="78823712" w14:textId="1948E36C" w:rsidR="00152E19" w:rsidRPr="00152E19" w:rsidRDefault="00152E19" w:rsidP="00152C3C">
      <w:pPr>
        <w:pStyle w:val="NoSpacing"/>
      </w:pPr>
      <w:r w:rsidRPr="006215B2">
        <w:t>[DDS_STBIO1_</w:t>
      </w:r>
      <w:r w:rsidR="0036154B">
        <w:t>0147</w:t>
      </w:r>
      <w:r w:rsidRPr="006215B2">
        <w:t>] Requirement</w:t>
      </w:r>
      <w:r w:rsidRPr="00DF7C6F">
        <w:rPr>
          <w:bCs/>
        </w:rPr>
        <w:t>:</w:t>
      </w:r>
    </w:p>
    <w:p w14:paraId="3535B5B6" w14:textId="7AA98206" w:rsidR="00EF6310" w:rsidRPr="00A5026A" w:rsidRDefault="00152E19" w:rsidP="00152C3C">
      <w:pPr>
        <w:pStyle w:val="NoSpacing"/>
      </w:pPr>
      <w:r>
        <w:t>The</w:t>
      </w:r>
      <w:r w:rsidR="00EF6310">
        <w:t xml:space="preserve"> user </w:t>
      </w:r>
      <w:r>
        <w:t>shall</w:t>
      </w:r>
      <w:r w:rsidR="00EF6310">
        <w:t xml:space="preserve"> configure each frame </w:t>
      </w:r>
      <w:r w:rsidR="005E0F7B">
        <w:t>following these steps</w:t>
      </w:r>
      <w:r w:rsidR="00EF6310">
        <w:t>:</w:t>
      </w:r>
    </w:p>
    <w:p w14:paraId="6888DE8E" w14:textId="77777777" w:rsidR="00EF6310" w:rsidRDefault="00EF6310" w:rsidP="00DA2CD3">
      <w:pPr>
        <w:pStyle w:val="NoSpacing"/>
        <w:numPr>
          <w:ilvl w:val="1"/>
          <w:numId w:val="54"/>
        </w:numPr>
      </w:pPr>
      <w:r>
        <w:t>ALC PARAMETERS:</w:t>
      </w:r>
    </w:p>
    <w:p w14:paraId="65CEECD0" w14:textId="77777777" w:rsidR="00EF6310" w:rsidRDefault="00EF6310" w:rsidP="00DA2CD3">
      <w:pPr>
        <w:pStyle w:val="NoSpacing"/>
        <w:numPr>
          <w:ilvl w:val="1"/>
          <w:numId w:val="53"/>
        </w:numPr>
      </w:pPr>
      <w:r>
        <w:t xml:space="preserve">T1 in </w:t>
      </w:r>
      <w:hyperlink w:anchor="_79134761-9818-4c9b-9262-b6c5d7834476" w:history="1">
        <w:r w:rsidRPr="00DF6CDD">
          <w:rPr>
            <w:rStyle w:val="Hyperlink"/>
          </w:rPr>
          <w:t>PPG_ALC_CONFIG_PARAM_1</w:t>
        </w:r>
      </w:hyperlink>
      <w:r w:rsidRPr="00101D47">
        <w:t xml:space="preserve"> register</w:t>
      </w:r>
      <w:r>
        <w:t>.</w:t>
      </w:r>
    </w:p>
    <w:p w14:paraId="4E5FD1BC" w14:textId="77777777" w:rsidR="00EF6310" w:rsidRDefault="00EF6310" w:rsidP="00DA2CD3">
      <w:pPr>
        <w:pStyle w:val="NoSpacing"/>
        <w:numPr>
          <w:ilvl w:val="1"/>
          <w:numId w:val="53"/>
        </w:numPr>
      </w:pPr>
      <w:r>
        <w:t xml:space="preserve">T2, </w:t>
      </w:r>
      <w:r w:rsidRPr="00F35468">
        <w:t>GAIN_START_SET</w:t>
      </w:r>
      <w:r>
        <w:t xml:space="preserve">, </w:t>
      </w:r>
      <w:r w:rsidRPr="00F35468">
        <w:t>GAIN_</w:t>
      </w:r>
      <w:r>
        <w:t>MAX</w:t>
      </w:r>
      <w:r w:rsidRPr="00F35468">
        <w:t>_SET</w:t>
      </w:r>
      <w:r>
        <w:t xml:space="preserve"> in </w:t>
      </w:r>
      <w:hyperlink w:anchor="_65309806-0009-4ea3-99c4-3f84b069ac31" w:history="1">
        <w:r w:rsidRPr="00DF6CDD">
          <w:rPr>
            <w:rStyle w:val="Hyperlink"/>
          </w:rPr>
          <w:t>PPG_ALC_CONFIG_PARAM_2</w:t>
        </w:r>
      </w:hyperlink>
      <w:r w:rsidRPr="00424355">
        <w:t xml:space="preserve"> register</w:t>
      </w:r>
      <w:r>
        <w:t>.</w:t>
      </w:r>
    </w:p>
    <w:p w14:paraId="4CFE01E5" w14:textId="77777777" w:rsidR="00EF6310" w:rsidRDefault="00EF6310" w:rsidP="00DA2CD3">
      <w:pPr>
        <w:pStyle w:val="NoSpacing"/>
        <w:numPr>
          <w:ilvl w:val="1"/>
          <w:numId w:val="54"/>
        </w:numPr>
      </w:pPr>
      <w:r>
        <w:t>DIGITAL RAMP PARAMETERS:</w:t>
      </w:r>
    </w:p>
    <w:p w14:paraId="479B9DE9" w14:textId="77777777" w:rsidR="00EF6310" w:rsidRPr="005903FA" w:rsidRDefault="00EF6310" w:rsidP="00DA2CD3">
      <w:pPr>
        <w:pStyle w:val="NoSpacing"/>
        <w:numPr>
          <w:ilvl w:val="0"/>
          <w:numId w:val="55"/>
        </w:numPr>
      </w:pPr>
      <w:r w:rsidRPr="005903FA">
        <w:t xml:space="preserve">N_MAX, T_DELTA in </w:t>
      </w:r>
      <w:hyperlink w:anchor="_c508af3f-105c-4dd3-adf9-4f180157c88a" w:history="1">
        <w:r w:rsidRPr="005903FA">
          <w:rPr>
            <w:rStyle w:val="Hyperlink"/>
            <w:lang w:val="it-IT"/>
          </w:rPr>
          <w:t>DIGITAL_RAMP_CONFIG_PARAM_1</w:t>
        </w:r>
      </w:hyperlink>
      <w:r w:rsidRPr="005903FA">
        <w:t xml:space="preserve"> register.</w:t>
      </w:r>
    </w:p>
    <w:p w14:paraId="3805C6D1" w14:textId="77777777" w:rsidR="00EF6310" w:rsidRPr="007042E0" w:rsidRDefault="00EF6310" w:rsidP="00DA2CD3">
      <w:pPr>
        <w:pStyle w:val="NoSpacing"/>
        <w:numPr>
          <w:ilvl w:val="0"/>
          <w:numId w:val="55"/>
        </w:numPr>
        <w:rPr>
          <w:lang w:val="it-IT"/>
        </w:rPr>
      </w:pPr>
      <w:r w:rsidRPr="007042E0">
        <w:rPr>
          <w:lang w:val="it-IT"/>
        </w:rPr>
        <w:t xml:space="preserve">DELTA, T_DELTA1 in </w:t>
      </w:r>
      <w:hyperlink w:anchor="_e3e76a91-5ccc-47ce-b2bc-de7d52f12ed1" w:history="1">
        <w:r w:rsidRPr="00675FE5">
          <w:rPr>
            <w:rStyle w:val="Hyperlink"/>
            <w:lang w:val="it-IT"/>
          </w:rPr>
          <w:t>DIGITAL_RAMP_CONFIG_PARAM_2</w:t>
        </w:r>
      </w:hyperlink>
      <w:r w:rsidRPr="007042E0">
        <w:rPr>
          <w:lang w:val="it-IT"/>
        </w:rPr>
        <w:t xml:space="preserve"> register.</w:t>
      </w:r>
    </w:p>
    <w:p w14:paraId="50A90B3A" w14:textId="77777777" w:rsidR="00EF6310" w:rsidRPr="00742D70" w:rsidRDefault="00EF6310" w:rsidP="00DA2CD3">
      <w:pPr>
        <w:pStyle w:val="NoSpacing"/>
        <w:numPr>
          <w:ilvl w:val="0"/>
          <w:numId w:val="55"/>
        </w:numPr>
      </w:pPr>
      <w:r>
        <w:t xml:space="preserve">DELTA1 in </w:t>
      </w:r>
      <w:hyperlink w:anchor="_a252664e-78ab-47b6-8a59-b9fb3b049e9f" w:history="1">
        <w:r w:rsidRPr="00675FE5">
          <w:rPr>
            <w:rStyle w:val="Hyperlink"/>
          </w:rPr>
          <w:t>DIGITAL_RAMP_CONFIG_PARAM_3</w:t>
        </w:r>
      </w:hyperlink>
      <w:r w:rsidRPr="000D6406">
        <w:t xml:space="preserve"> register</w:t>
      </w:r>
      <w:r>
        <w:t>.</w:t>
      </w:r>
    </w:p>
    <w:p w14:paraId="00209EF8" w14:textId="77777777" w:rsidR="00EF6310" w:rsidRDefault="00EF6310" w:rsidP="00DA2CD3">
      <w:pPr>
        <w:pStyle w:val="NoSpacing"/>
        <w:numPr>
          <w:ilvl w:val="1"/>
          <w:numId w:val="54"/>
        </w:numPr>
      </w:pPr>
      <w:r>
        <w:t>GENERAL PPG PARAMETERS:</w:t>
      </w:r>
    </w:p>
    <w:p w14:paraId="7E7F3CF9" w14:textId="77777777" w:rsidR="00EF6310" w:rsidRPr="00362D11" w:rsidRDefault="00EF6310" w:rsidP="00DA2CD3">
      <w:pPr>
        <w:pStyle w:val="NoSpacing"/>
        <w:numPr>
          <w:ilvl w:val="0"/>
          <w:numId w:val="56"/>
        </w:numPr>
      </w:pPr>
      <w:r w:rsidRPr="00362D11">
        <w:t xml:space="preserve">N_PPG_FRAME, </w:t>
      </w:r>
      <w:r w:rsidRPr="008C314F">
        <w:t>WAVE_VELOCITY_MODE</w:t>
      </w:r>
      <w:r>
        <w:t xml:space="preserve">, </w:t>
      </w:r>
      <w:r w:rsidRPr="00955FB2">
        <w:t>SEL_PPG_ELAB</w:t>
      </w:r>
      <w:r>
        <w:t xml:space="preserve"> in </w:t>
      </w:r>
      <w:hyperlink w:anchor="_1376bc98-4d89-4427-a3a9-d23264bf27b7" w:history="1">
        <w:r w:rsidRPr="00675FE5">
          <w:rPr>
            <w:rStyle w:val="Hyperlink"/>
          </w:rPr>
          <w:t>GENERAL_PPG_PARAMETERS_1</w:t>
        </w:r>
      </w:hyperlink>
      <w:r w:rsidRPr="005F44A7">
        <w:t xml:space="preserve"> register</w:t>
      </w:r>
      <w:r>
        <w:t>.</w:t>
      </w:r>
    </w:p>
    <w:p w14:paraId="72531517" w14:textId="77777777" w:rsidR="00EF6310" w:rsidRPr="00362D11" w:rsidRDefault="00EF6310" w:rsidP="00DA2CD3">
      <w:pPr>
        <w:pStyle w:val="NoSpacing"/>
        <w:numPr>
          <w:ilvl w:val="0"/>
          <w:numId w:val="56"/>
        </w:numPr>
      </w:pPr>
      <w:r w:rsidRPr="005C1194">
        <w:t>T_TX_STARTUP</w:t>
      </w:r>
      <w:r>
        <w:t xml:space="preserve"> in </w:t>
      </w:r>
      <w:hyperlink w:anchor="_a6e93375-6698-4a3d-93d3-fc4f48fb9794" w:history="1">
        <w:r w:rsidRPr="00675FE5">
          <w:rPr>
            <w:rStyle w:val="Hyperlink"/>
          </w:rPr>
          <w:t>GENERAL_PPG_PARAMETERS_2</w:t>
        </w:r>
      </w:hyperlink>
      <w:r w:rsidRPr="0045281D">
        <w:t xml:space="preserve"> register</w:t>
      </w:r>
      <w:r>
        <w:t>.</w:t>
      </w:r>
    </w:p>
    <w:p w14:paraId="785D0C83" w14:textId="77777777" w:rsidR="00EF6310" w:rsidRPr="00362D11" w:rsidRDefault="00EF6310" w:rsidP="00DA2CD3">
      <w:pPr>
        <w:pStyle w:val="NoSpacing"/>
        <w:numPr>
          <w:ilvl w:val="0"/>
          <w:numId w:val="56"/>
        </w:numPr>
      </w:pPr>
      <w:r w:rsidRPr="000F1825">
        <w:t>T_RX_SET</w:t>
      </w:r>
      <w:r>
        <w:t xml:space="preserve">, </w:t>
      </w:r>
      <w:r w:rsidRPr="00E436A6">
        <w:t>PPG_START_UP_TIME_l</w:t>
      </w:r>
      <w:r>
        <w:t xml:space="preserve"> in </w:t>
      </w:r>
      <w:hyperlink w:anchor="_1d9a55da-3cd9-45b0-a96b-3e66407e8531" w:history="1">
        <w:r w:rsidRPr="00675FE5">
          <w:rPr>
            <w:rStyle w:val="Hyperlink"/>
          </w:rPr>
          <w:t>GENERAL_PPG_PARAMETERS_3</w:t>
        </w:r>
      </w:hyperlink>
      <w:r w:rsidRPr="00451CA1">
        <w:t xml:space="preserve"> register</w:t>
      </w:r>
      <w:r>
        <w:t>.</w:t>
      </w:r>
    </w:p>
    <w:p w14:paraId="24B5F2DB" w14:textId="77777777" w:rsidR="00EF6310" w:rsidRPr="00362D11" w:rsidRDefault="00EF6310" w:rsidP="00DA2CD3">
      <w:pPr>
        <w:pStyle w:val="NoSpacing"/>
        <w:numPr>
          <w:ilvl w:val="0"/>
          <w:numId w:val="56"/>
        </w:numPr>
      </w:pPr>
      <w:r w:rsidRPr="0066163A">
        <w:t>PPG_START_UP_TIME_h</w:t>
      </w:r>
      <w:r>
        <w:t xml:space="preserve"> in </w:t>
      </w:r>
      <w:hyperlink w:anchor="_9fbb943f-26d0-49e7-a4f3-3235d3407c8b" w:history="1">
        <w:r w:rsidRPr="00675FE5">
          <w:rPr>
            <w:rStyle w:val="Hyperlink"/>
          </w:rPr>
          <w:t>GENERAL_PPG_PARAMETERS_4</w:t>
        </w:r>
      </w:hyperlink>
      <w:r w:rsidRPr="005132B3">
        <w:t xml:space="preserve"> register</w:t>
      </w:r>
      <w:r>
        <w:t>.</w:t>
      </w:r>
    </w:p>
    <w:p w14:paraId="7332795F" w14:textId="77777777" w:rsidR="00EF6310" w:rsidRPr="00362D11" w:rsidRDefault="00EF6310" w:rsidP="00DA2CD3">
      <w:pPr>
        <w:pStyle w:val="NoSpacing"/>
        <w:numPr>
          <w:ilvl w:val="1"/>
          <w:numId w:val="54"/>
        </w:numPr>
      </w:pPr>
      <w:r>
        <w:t>PARAMETERS FOR EACH FRAME CONFIGURED BY USER:</w:t>
      </w:r>
    </w:p>
    <w:p w14:paraId="72672C17" w14:textId="77777777" w:rsidR="00EF6310" w:rsidRPr="00362D11" w:rsidRDefault="00EF6310" w:rsidP="00DA2CD3">
      <w:pPr>
        <w:pStyle w:val="NoSpacing"/>
        <w:numPr>
          <w:ilvl w:val="0"/>
          <w:numId w:val="57"/>
        </w:numPr>
      </w:pPr>
      <w:r w:rsidRPr="006F7471">
        <w:t>RX_CH_FRAME_{n}</w:t>
      </w:r>
      <w:r>
        <w:t xml:space="preserve">, </w:t>
      </w:r>
      <w:r w:rsidRPr="00A61B9E">
        <w:t>FRAME_{n}_SAMPLES</w:t>
      </w:r>
      <w:r>
        <w:t xml:space="preserve">, </w:t>
      </w:r>
      <w:r w:rsidRPr="0003274B">
        <w:t>FRAME_{n}_REPETITION</w:t>
      </w:r>
      <w:r>
        <w:t xml:space="preserve"> in </w:t>
      </w:r>
      <w:hyperlink w:anchor="_7fec65fd-364f-488f-8f9a-17858373aa78" w:history="1">
        <w:r w:rsidRPr="004A649C">
          <w:rPr>
            <w:rStyle w:val="Hyperlink"/>
          </w:rPr>
          <w:t>FRAME_n_PARAMETERS_1</w:t>
        </w:r>
      </w:hyperlink>
      <w:r w:rsidRPr="005F589D">
        <w:t xml:space="preserve"> register</w:t>
      </w:r>
      <w:r>
        <w:t>.</w:t>
      </w:r>
    </w:p>
    <w:p w14:paraId="7B1374D9" w14:textId="77777777" w:rsidR="00EF6310" w:rsidRPr="00362D11" w:rsidRDefault="00EF6310" w:rsidP="00DA2CD3">
      <w:pPr>
        <w:pStyle w:val="NoSpacing"/>
        <w:numPr>
          <w:ilvl w:val="0"/>
          <w:numId w:val="57"/>
        </w:numPr>
      </w:pPr>
      <w:r w:rsidRPr="00C76A01">
        <w:t>BTIA_GAIN_FRAME_{n}</w:t>
      </w:r>
      <w:r>
        <w:t xml:space="preserve">, </w:t>
      </w:r>
      <w:r w:rsidRPr="00862403">
        <w:t>TX_LEDSET_FRAME_l_{n}</w:t>
      </w:r>
      <w:r>
        <w:t xml:space="preserve"> in </w:t>
      </w:r>
      <w:hyperlink w:anchor="_397f3a58-3972-49cd-88e0-486d0df61421" w:history="1">
        <w:r w:rsidRPr="003B74C5">
          <w:rPr>
            <w:rStyle w:val="Hyperlink"/>
          </w:rPr>
          <w:t>FRAME_n_PARAMETERS_2</w:t>
        </w:r>
      </w:hyperlink>
      <w:r w:rsidRPr="00CE6186">
        <w:t xml:space="preserve"> register</w:t>
      </w:r>
      <w:r>
        <w:t>.</w:t>
      </w:r>
    </w:p>
    <w:p w14:paraId="3476AAD5" w14:textId="77777777" w:rsidR="00EF6310" w:rsidRDefault="00EF6310" w:rsidP="00DA2CD3">
      <w:pPr>
        <w:pStyle w:val="NoSpacing"/>
        <w:numPr>
          <w:ilvl w:val="0"/>
          <w:numId w:val="57"/>
        </w:numPr>
      </w:pPr>
      <w:r w:rsidRPr="007202E3">
        <w:t>TX_LEDSET_FRAME_h_{n}</w:t>
      </w:r>
      <w:r>
        <w:t xml:space="preserve">, </w:t>
      </w:r>
      <w:r w:rsidRPr="00FC194B">
        <w:t>TX_LEDOFF_FRAME_l_{n}</w:t>
      </w:r>
      <w:r>
        <w:t xml:space="preserve"> in </w:t>
      </w:r>
      <w:hyperlink w:anchor="_26b2dad0-093f-4ff6-b4f1-20aec4df4031" w:history="1">
        <w:r w:rsidRPr="003B74C5">
          <w:rPr>
            <w:rStyle w:val="Hyperlink"/>
          </w:rPr>
          <w:t>FRAME_n_PARAMETERS_3</w:t>
        </w:r>
      </w:hyperlink>
      <w:r w:rsidRPr="00E77766">
        <w:t xml:space="preserve"> register</w:t>
      </w:r>
      <w:r>
        <w:t>.</w:t>
      </w:r>
    </w:p>
    <w:p w14:paraId="47848CEA" w14:textId="77777777" w:rsidR="00EF6310" w:rsidRDefault="00EF6310" w:rsidP="00DA2CD3">
      <w:pPr>
        <w:pStyle w:val="NoSpacing"/>
        <w:numPr>
          <w:ilvl w:val="0"/>
          <w:numId w:val="57"/>
        </w:numPr>
      </w:pPr>
      <w:r w:rsidRPr="00116360">
        <w:t>TX_LEDOFF_FRAME_h_{n}</w:t>
      </w:r>
      <w:r>
        <w:t xml:space="preserve"> in </w:t>
      </w:r>
      <w:hyperlink w:anchor="_01c635d1-e5f1-4e77-ba4a-240175f2dee5" w:history="1">
        <w:r w:rsidRPr="00BC7F9C">
          <w:rPr>
            <w:rStyle w:val="Hyperlink"/>
          </w:rPr>
          <w:t>FRAME_n_PARAMETERS_4</w:t>
        </w:r>
      </w:hyperlink>
      <w:r w:rsidRPr="00E212E0">
        <w:t xml:space="preserve"> register</w:t>
      </w:r>
      <w:r>
        <w:t>.</w:t>
      </w:r>
    </w:p>
    <w:p w14:paraId="431EB730" w14:textId="77777777" w:rsidR="00EF6310" w:rsidRDefault="00EF6310" w:rsidP="00DA2CD3">
      <w:pPr>
        <w:pStyle w:val="NoSpacing"/>
        <w:numPr>
          <w:ilvl w:val="0"/>
          <w:numId w:val="57"/>
        </w:numPr>
      </w:pPr>
      <w:r w:rsidRPr="0032612E">
        <w:t>IDAC_DC_PPG_FRAME_{n}</w:t>
      </w:r>
      <w:r>
        <w:t xml:space="preserve"> in </w:t>
      </w:r>
      <w:hyperlink w:anchor="_c1a2df4e-a09c-4b56-bd07-c933c06f09a6" w:history="1">
        <w:r w:rsidRPr="00BC7F9C">
          <w:rPr>
            <w:rStyle w:val="Hyperlink"/>
          </w:rPr>
          <w:t>FRAME_n_PARAMETERS_5</w:t>
        </w:r>
      </w:hyperlink>
      <w:r w:rsidRPr="003D1486">
        <w:t xml:space="preserve"> register</w:t>
      </w:r>
      <w:r>
        <w:t>.</w:t>
      </w:r>
    </w:p>
    <w:p w14:paraId="0C667F89" w14:textId="77777777" w:rsidR="00EF6310" w:rsidRPr="005903FA" w:rsidRDefault="00EF6310" w:rsidP="00DA2CD3">
      <w:pPr>
        <w:pStyle w:val="NoSpacing"/>
        <w:numPr>
          <w:ilvl w:val="0"/>
          <w:numId w:val="57"/>
        </w:numPr>
        <w:rPr>
          <w:lang w:val="it-IT"/>
        </w:rPr>
      </w:pPr>
      <w:r w:rsidRPr="005903FA">
        <w:rPr>
          <w:lang w:val="it-IT"/>
        </w:rPr>
        <w:t xml:space="preserve">EN_TX_i in </w:t>
      </w:r>
      <w:hyperlink w:anchor="_e1d1f7d7-0a00-4e69-a502-f4f4069562d9" w:history="1">
        <w:r w:rsidRPr="005903FA">
          <w:rPr>
            <w:rStyle w:val="Hyperlink"/>
            <w:lang w:val="it-IT"/>
          </w:rPr>
          <w:t>FRAME_n_PARAMETERS_6</w:t>
        </w:r>
      </w:hyperlink>
      <w:r w:rsidRPr="005903FA">
        <w:rPr>
          <w:lang w:val="it-IT"/>
        </w:rPr>
        <w:t xml:space="preserve"> register.</w:t>
      </w:r>
    </w:p>
    <w:p w14:paraId="53376F1A" w14:textId="77777777" w:rsidR="00EF6310" w:rsidRDefault="00EF6310" w:rsidP="00DA2CD3">
      <w:pPr>
        <w:pStyle w:val="NoSpacing"/>
        <w:numPr>
          <w:ilvl w:val="0"/>
          <w:numId w:val="57"/>
        </w:numPr>
      </w:pPr>
      <w:r w:rsidRPr="00816B0E">
        <w:lastRenderedPageBreak/>
        <w:t>CURR_SEL_TX_FRAME{n}</w:t>
      </w:r>
      <w:r>
        <w:t xml:space="preserve"> in </w:t>
      </w:r>
      <w:hyperlink w:anchor="_1733e8e8-cd3a-4b4a-bab2-ff3966132fce" w:history="1">
        <w:r w:rsidRPr="00BC7F9C">
          <w:rPr>
            <w:rStyle w:val="Hyperlink"/>
          </w:rPr>
          <w:t>FRAME_n_PARAMETERS_7</w:t>
        </w:r>
      </w:hyperlink>
      <w:r w:rsidRPr="00575CDD">
        <w:t xml:space="preserve"> register</w:t>
      </w:r>
      <w:r>
        <w:t>.</w:t>
      </w:r>
    </w:p>
    <w:p w14:paraId="10AE2B77" w14:textId="77777777" w:rsidR="00EF6310" w:rsidRPr="00362D11" w:rsidRDefault="00EF6310" w:rsidP="00DA2CD3">
      <w:pPr>
        <w:pStyle w:val="NoSpacing"/>
        <w:numPr>
          <w:ilvl w:val="0"/>
          <w:numId w:val="57"/>
        </w:numPr>
      </w:pPr>
      <w:r w:rsidRPr="003F4AF1">
        <w:t>TX1_OUTAB_SEL_FRAME_{n}</w:t>
      </w:r>
      <w:r>
        <w:t xml:space="preserve">, </w:t>
      </w:r>
      <w:r w:rsidRPr="000245E2">
        <w:t>TX2_OUTAB_SEL_FRAME_{n}</w:t>
      </w:r>
      <w:r>
        <w:t xml:space="preserve">, </w:t>
      </w:r>
      <w:r w:rsidRPr="0039460A">
        <w:t>TX3_OUTAB_SEL_FRAME_{n}</w:t>
      </w:r>
      <w:r>
        <w:t xml:space="preserve">, </w:t>
      </w:r>
      <w:r w:rsidRPr="00904324">
        <w:t>TX4_OUTAB_SEL_FRAME_{n}</w:t>
      </w:r>
      <w:r>
        <w:t xml:space="preserve"> in </w:t>
      </w:r>
      <w:hyperlink w:anchor="_b2a6af9b-9486-48cf-8777-b253a6603496" w:history="1">
        <w:r w:rsidRPr="00BC7F9C">
          <w:rPr>
            <w:rStyle w:val="Hyperlink"/>
          </w:rPr>
          <w:t>FRAME_n_PARAMETERS_10</w:t>
        </w:r>
      </w:hyperlink>
      <w:r w:rsidRPr="005B2914">
        <w:t xml:space="preserve"> register</w:t>
      </w:r>
      <w:r>
        <w:t xml:space="preserve">. </w:t>
      </w:r>
      <w:r w:rsidRPr="00904324">
        <w:t xml:space="preserve"> </w:t>
      </w:r>
    </w:p>
    <w:p w14:paraId="04C620BE" w14:textId="77777777" w:rsidR="00EF6310" w:rsidRDefault="00EF6310" w:rsidP="00DA2CD3">
      <w:pPr>
        <w:pStyle w:val="NoSpacing"/>
        <w:numPr>
          <w:ilvl w:val="0"/>
          <w:numId w:val="54"/>
        </w:numPr>
      </w:pPr>
      <w:r>
        <w:t>SELECT OPERATIVE MODE:</w:t>
      </w:r>
    </w:p>
    <w:p w14:paraId="7C4F69FD" w14:textId="37F72BF3" w:rsidR="00BB45EB" w:rsidRPr="00FF4039" w:rsidRDefault="00BB45EB" w:rsidP="00152C3C">
      <w:pPr>
        <w:pStyle w:val="NoSpacing"/>
      </w:pPr>
      <w:r w:rsidRPr="006215B2">
        <w:t>[DDS_STBIO1_</w:t>
      </w:r>
      <w:r w:rsidR="0036154B">
        <w:t>0148</w:t>
      </w:r>
      <w:r w:rsidRPr="006215B2">
        <w:t>] Requirement</w:t>
      </w:r>
      <w:r w:rsidRPr="00DF7C6F">
        <w:rPr>
          <w:bCs/>
        </w:rPr>
        <w:t>:</w:t>
      </w:r>
    </w:p>
    <w:p w14:paraId="3FE2C874" w14:textId="40A9D4AC" w:rsidR="00EF6310" w:rsidRDefault="003050CC" w:rsidP="00DA2CD3">
      <w:pPr>
        <w:pStyle w:val="NoSpacing"/>
        <w:numPr>
          <w:ilvl w:val="0"/>
          <w:numId w:val="58"/>
        </w:numPr>
      </w:pPr>
      <w:r>
        <w:t xml:space="preserve">The user shall write </w:t>
      </w:r>
      <w:hyperlink w:anchor="_b276f862-287d-48b4-a2f8-32560a3b4dbc" w:history="1">
        <w:r w:rsidR="00EF6310" w:rsidRPr="008C078C">
          <w:rPr>
            <w:rStyle w:val="Hyperlink"/>
          </w:rPr>
          <w:t>DEVICE_CONFIG_OPERATION</w:t>
        </w:r>
      </w:hyperlink>
      <w:r w:rsidR="00EF6310" w:rsidRPr="009949DF">
        <w:t xml:space="preserve"> register</w:t>
      </w:r>
      <w:r w:rsidR="00EF6310">
        <w:t xml:space="preserve"> [0] at </w:t>
      </w:r>
      <w:r>
        <w:t>1.</w:t>
      </w:r>
    </w:p>
    <w:p w14:paraId="7A30E327" w14:textId="77777777" w:rsidR="00EF6310" w:rsidRDefault="00EF6310" w:rsidP="00DA2CD3">
      <w:pPr>
        <w:pStyle w:val="NoSpacing"/>
        <w:numPr>
          <w:ilvl w:val="0"/>
          <w:numId w:val="54"/>
        </w:numPr>
      </w:pPr>
      <w:r>
        <w:t>CHECK DATA:</w:t>
      </w:r>
    </w:p>
    <w:p w14:paraId="05108919" w14:textId="5C762BF1" w:rsidR="003050CC" w:rsidRPr="003050CC" w:rsidRDefault="003050CC" w:rsidP="00152C3C">
      <w:pPr>
        <w:pStyle w:val="NoSpacing"/>
      </w:pPr>
      <w:r w:rsidRPr="006215B2">
        <w:t>[DDS_STBIO1_</w:t>
      </w:r>
      <w:r w:rsidR="0036154B">
        <w:t>0149</w:t>
      </w:r>
      <w:r w:rsidRPr="006215B2">
        <w:t>] Requirement</w:t>
      </w:r>
      <w:r w:rsidRPr="00DF7C6F">
        <w:rPr>
          <w:bCs/>
        </w:rPr>
        <w:t>:</w:t>
      </w:r>
    </w:p>
    <w:p w14:paraId="40874747" w14:textId="4F18B387" w:rsidR="00EF6310" w:rsidRPr="00A5026A" w:rsidRDefault="00EF6310" w:rsidP="00DA2CD3">
      <w:pPr>
        <w:pStyle w:val="NoSpacing"/>
        <w:numPr>
          <w:ilvl w:val="0"/>
          <w:numId w:val="58"/>
        </w:numPr>
      </w:pPr>
      <w:r>
        <w:t xml:space="preserve">To check data in </w:t>
      </w:r>
      <w:hyperlink w:anchor="_FIFO_MEMORY" w:history="1">
        <w:r w:rsidRPr="00147863">
          <w:rPr>
            <w:rStyle w:val="Hyperlink"/>
          </w:rPr>
          <w:t>unique FIFO</w:t>
        </w:r>
      </w:hyperlink>
      <w:r>
        <w:t xml:space="preserve"> (default config) </w:t>
      </w:r>
      <w:r w:rsidR="00372D60">
        <w:t>the user</w:t>
      </w:r>
      <w:r w:rsidRPr="002D5949">
        <w:t xml:space="preserve"> shall check the first MSB</w:t>
      </w:r>
      <w:r>
        <w:t xml:space="preserve">. PPG DATA has 20 bits of data and 4 of TAG. The 4 bits, from 0 to 11, are used to identify the frame (as described in the table in </w:t>
      </w:r>
      <w:r w:rsidR="00372D60">
        <w:t>DATA TAG table</w:t>
      </w:r>
      <w:r>
        <w:t xml:space="preserve">). </w:t>
      </w:r>
    </w:p>
    <w:p w14:paraId="20C64F3A" w14:textId="77777777" w:rsidR="00EF6310" w:rsidRDefault="00EF6310" w:rsidP="00EF6310">
      <w:pPr>
        <w:keepNext/>
        <w:jc w:val="center"/>
      </w:pPr>
      <w:r>
        <w:rPr>
          <w:noProof/>
        </w:rPr>
        <w:lastRenderedPageBreak/>
        <w:drawing>
          <wp:inline distT="0" distB="0" distL="0" distR="0" wp14:anchorId="24A4D77C" wp14:editId="73B27B02">
            <wp:extent cx="5137150" cy="8287741"/>
            <wp:effectExtent l="0" t="0" r="6350" b="0"/>
            <wp:docPr id="1425734569" name="Picture 1425734569"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4569" name="Picture 1425734569" descr="A picture containing text, screenshot, diagram, design&#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41815" cy="8295267"/>
                    </a:xfrm>
                    <a:prstGeom prst="rect">
                      <a:avLst/>
                    </a:prstGeom>
                  </pic:spPr>
                </pic:pic>
              </a:graphicData>
            </a:graphic>
          </wp:inline>
        </w:drawing>
      </w:r>
    </w:p>
    <w:p w14:paraId="72DA3524" w14:textId="20D13356" w:rsidR="00EF6310" w:rsidRPr="00861F2F" w:rsidRDefault="00EF6310" w:rsidP="00EF6310">
      <w:pPr>
        <w:pStyle w:val="Caption"/>
        <w:jc w:val="center"/>
      </w:pPr>
      <w:bookmarkStart w:id="237" w:name="_Toc210989394"/>
      <w:r w:rsidRPr="3CC3039E">
        <w:t xml:space="preserve">Figure </w:t>
      </w:r>
      <w:fldSimple w:instr=" SEQ Figure \* ARABIC ">
        <w:r w:rsidR="00E27A95">
          <w:rPr>
            <w:noProof/>
          </w:rPr>
          <w:t>24</w:t>
        </w:r>
      </w:fldSimple>
      <w:r w:rsidRPr="3CC3039E">
        <w:t>: PPG Measurement Flowchart</w:t>
      </w:r>
      <w:bookmarkEnd w:id="237"/>
    </w:p>
    <w:p w14:paraId="1C90EB53" w14:textId="42A3138E" w:rsidR="00970DB0" w:rsidRDefault="00970DB0">
      <w:pPr>
        <w:rPr>
          <w:rFonts w:asciiTheme="majorHAnsi" w:eastAsiaTheme="majorEastAsia" w:hAnsiTheme="majorHAnsi" w:cstheme="majorBidi"/>
          <w:color w:val="03234B" w:themeColor="text1"/>
          <w:sz w:val="32"/>
          <w:szCs w:val="32"/>
          <w:lang w:val="en-US"/>
        </w:rPr>
      </w:pPr>
      <w:r>
        <w:lastRenderedPageBreak/>
        <w:br w:type="page"/>
      </w:r>
    </w:p>
    <w:p w14:paraId="6AF80990" w14:textId="77777777" w:rsidR="00FF59FA" w:rsidRPr="00D06B07" w:rsidRDefault="00FF59FA" w:rsidP="00FF59FA">
      <w:pPr>
        <w:pStyle w:val="Heading1"/>
      </w:pPr>
      <w:bookmarkStart w:id="238" w:name="_Toc224827124"/>
      <w:r>
        <w:lastRenderedPageBreak/>
        <w:t>SCAN</w:t>
      </w:r>
      <w:bookmarkEnd w:id="238"/>
    </w:p>
    <w:p w14:paraId="4893BBB1" w14:textId="77777777" w:rsidR="00FF59FA" w:rsidRPr="00D06B07" w:rsidRDefault="00FF59FA" w:rsidP="00FF59FA">
      <w:pPr>
        <w:pStyle w:val="Heading20"/>
      </w:pPr>
      <w:bookmarkStart w:id="239" w:name="_Toc224827125"/>
      <w:r w:rsidRPr="006A1314">
        <w:t>Top Level Approach</w:t>
      </w:r>
      <w:bookmarkEnd w:id="239"/>
      <w:r w:rsidRPr="006A1314">
        <w:t xml:space="preserve"> </w:t>
      </w:r>
    </w:p>
    <w:p w14:paraId="6694622B" w14:textId="77777777" w:rsidR="00FF59FA" w:rsidRDefault="00FF59FA" w:rsidP="00FF59FA">
      <w:pPr>
        <w:pStyle w:val="NormalWeb"/>
        <w:jc w:val="center"/>
      </w:pPr>
      <w:r>
        <w:rPr>
          <w:noProof/>
        </w:rPr>
        <w:drawing>
          <wp:inline distT="0" distB="0" distL="0" distR="0" wp14:anchorId="6BB9E1E4" wp14:editId="551BCBDB">
            <wp:extent cx="3266425" cy="2559050"/>
            <wp:effectExtent l="0" t="0" r="0" b="0"/>
            <wp:docPr id="49151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86068" cy="2574439"/>
                    </a:xfrm>
                    <a:prstGeom prst="rect">
                      <a:avLst/>
                    </a:prstGeom>
                    <a:noFill/>
                    <a:ln>
                      <a:noFill/>
                    </a:ln>
                  </pic:spPr>
                </pic:pic>
              </a:graphicData>
            </a:graphic>
          </wp:inline>
        </w:drawing>
      </w:r>
    </w:p>
    <w:p w14:paraId="658708E6" w14:textId="77777777" w:rsidR="00FF59FA" w:rsidRPr="009F6DA8" w:rsidRDefault="00FF59FA" w:rsidP="00FF59FA">
      <w:pPr>
        <w:rPr>
          <w:lang w:val="en-US"/>
        </w:rPr>
      </w:pPr>
    </w:p>
    <w:p w14:paraId="086D545F" w14:textId="77777777" w:rsidR="00FF59FA" w:rsidRPr="006A1314" w:rsidRDefault="00FF59FA" w:rsidP="00FF59FA">
      <w:pPr>
        <w:rPr>
          <w:lang w:val="en-US"/>
        </w:rPr>
      </w:pPr>
    </w:p>
    <w:p w14:paraId="654A7ACE" w14:textId="77777777" w:rsidR="00FF59FA" w:rsidRDefault="00FF59FA" w:rsidP="00FF59FA">
      <w:pPr>
        <w:ind w:left="708"/>
        <w:rPr>
          <w:lang w:val="en-US"/>
        </w:rPr>
      </w:pPr>
      <w:r>
        <w:rPr>
          <w:lang w:val="en-US"/>
        </w:rPr>
        <w:t>OUTPUT</w:t>
      </w:r>
    </w:p>
    <w:p w14:paraId="755616CF" w14:textId="77777777" w:rsidR="00FF59FA" w:rsidRDefault="00FF59FA" w:rsidP="00FF59FA">
      <w:pPr>
        <w:pStyle w:val="ListParagraph"/>
        <w:numPr>
          <w:ilvl w:val="0"/>
          <w:numId w:val="58"/>
        </w:numPr>
        <w:ind w:left="2148"/>
        <w:rPr>
          <w:lang w:val="en-US"/>
        </w:rPr>
      </w:pPr>
      <w:r>
        <w:rPr>
          <w:lang w:val="en-US"/>
        </w:rPr>
        <w:t>Scan out 1 (</w:t>
      </w:r>
      <w:r w:rsidRPr="00D06B07">
        <w:rPr>
          <w:lang w:val="en-US"/>
        </w:rPr>
        <w:t>GPIO3/PMBF</w:t>
      </w:r>
      <w:r>
        <w:rPr>
          <w:lang w:val="en-US"/>
        </w:rPr>
        <w:t>)</w:t>
      </w:r>
    </w:p>
    <w:p w14:paraId="02B60B93" w14:textId="77777777" w:rsidR="00FF59FA" w:rsidRPr="009F6DA8" w:rsidRDefault="00FF59FA" w:rsidP="00FF59FA">
      <w:pPr>
        <w:pStyle w:val="ListParagraph"/>
        <w:numPr>
          <w:ilvl w:val="0"/>
          <w:numId w:val="58"/>
        </w:numPr>
        <w:ind w:left="2148"/>
        <w:rPr>
          <w:lang w:val="en-US"/>
        </w:rPr>
      </w:pPr>
      <w:r>
        <w:rPr>
          <w:lang w:val="en-US"/>
        </w:rPr>
        <w:t>Scan out 2 (</w:t>
      </w:r>
      <w:r w:rsidRPr="00406EAF">
        <w:rPr>
          <w:lang w:val="en-US"/>
        </w:rPr>
        <w:t>SDA_SDI</w:t>
      </w:r>
      <w:r>
        <w:rPr>
          <w:lang w:val="en-US"/>
        </w:rPr>
        <w:t>)</w:t>
      </w:r>
    </w:p>
    <w:p w14:paraId="1CE6A9FF" w14:textId="77777777" w:rsidR="00FF59FA" w:rsidRDefault="00FF59FA" w:rsidP="00FF59FA">
      <w:pPr>
        <w:ind w:left="708"/>
        <w:rPr>
          <w:lang w:val="en-US"/>
        </w:rPr>
      </w:pPr>
      <w:r>
        <w:rPr>
          <w:lang w:val="en-US"/>
        </w:rPr>
        <w:t>INPUT FROM PADS</w:t>
      </w:r>
    </w:p>
    <w:p w14:paraId="581459D4" w14:textId="77777777" w:rsidR="00FF59FA" w:rsidRDefault="00FF59FA" w:rsidP="00FF59FA">
      <w:pPr>
        <w:pStyle w:val="ListParagraph"/>
        <w:numPr>
          <w:ilvl w:val="0"/>
          <w:numId w:val="58"/>
        </w:numPr>
        <w:ind w:left="2148"/>
        <w:rPr>
          <w:lang w:val="en-US"/>
        </w:rPr>
      </w:pPr>
      <w:r>
        <w:rPr>
          <w:lang w:val="en-US"/>
        </w:rPr>
        <w:t>Scan in 1 (</w:t>
      </w:r>
      <w:r w:rsidRPr="00D06B07">
        <w:rPr>
          <w:lang w:val="en-US"/>
        </w:rPr>
        <w:t>GPIO4/PMBS</w:t>
      </w:r>
      <w:r>
        <w:rPr>
          <w:lang w:val="en-US"/>
        </w:rPr>
        <w:t>)</w:t>
      </w:r>
    </w:p>
    <w:p w14:paraId="1FC701B8" w14:textId="77777777" w:rsidR="00FF59FA" w:rsidRDefault="00FF59FA" w:rsidP="00FF59FA">
      <w:pPr>
        <w:pStyle w:val="ListParagraph"/>
        <w:numPr>
          <w:ilvl w:val="0"/>
          <w:numId w:val="58"/>
        </w:numPr>
        <w:ind w:left="2148"/>
        <w:rPr>
          <w:lang w:val="en-US"/>
        </w:rPr>
      </w:pPr>
      <w:r>
        <w:rPr>
          <w:lang w:val="en-US"/>
        </w:rPr>
        <w:t>Scan in 2 (</w:t>
      </w:r>
      <w:r w:rsidRPr="00734E16">
        <w:rPr>
          <w:lang w:val="en-US"/>
        </w:rPr>
        <w:t>SCLK</w:t>
      </w:r>
      <w:r>
        <w:rPr>
          <w:lang w:val="en-US"/>
        </w:rPr>
        <w:t>)</w:t>
      </w:r>
    </w:p>
    <w:p w14:paraId="3099B24E" w14:textId="77777777" w:rsidR="00FF59FA" w:rsidRDefault="00FF59FA" w:rsidP="00FF59FA">
      <w:pPr>
        <w:pStyle w:val="ListParagraph"/>
        <w:numPr>
          <w:ilvl w:val="0"/>
          <w:numId w:val="58"/>
        </w:numPr>
        <w:ind w:left="2148"/>
        <w:rPr>
          <w:lang w:val="en-US"/>
        </w:rPr>
      </w:pPr>
      <w:r>
        <w:rPr>
          <w:lang w:val="en-US"/>
        </w:rPr>
        <w:t>Scan clk (</w:t>
      </w:r>
      <w:r w:rsidRPr="00D06B07">
        <w:rPr>
          <w:lang w:val="en-US"/>
        </w:rPr>
        <w:t>SH_CK</w:t>
      </w:r>
      <w:r>
        <w:rPr>
          <w:lang w:val="en-US"/>
        </w:rPr>
        <w:t>)</w:t>
      </w:r>
    </w:p>
    <w:p w14:paraId="135A3899" w14:textId="77777777" w:rsidR="00FF59FA" w:rsidRDefault="00FF59FA" w:rsidP="00FF59FA">
      <w:pPr>
        <w:pStyle w:val="ListParagraph"/>
        <w:numPr>
          <w:ilvl w:val="0"/>
          <w:numId w:val="58"/>
        </w:numPr>
        <w:ind w:left="2148"/>
        <w:rPr>
          <w:lang w:val="en-US"/>
        </w:rPr>
      </w:pPr>
      <w:r>
        <w:rPr>
          <w:lang w:val="en-US"/>
        </w:rPr>
        <w:t>Scan en (</w:t>
      </w:r>
      <w:r w:rsidRPr="00D06B07">
        <w:rPr>
          <w:lang w:val="en-US"/>
        </w:rPr>
        <w:t>GPIO0</w:t>
      </w:r>
      <w:r>
        <w:rPr>
          <w:lang w:val="en-US"/>
        </w:rPr>
        <w:t>)</w:t>
      </w:r>
    </w:p>
    <w:p w14:paraId="073A0C65" w14:textId="77777777" w:rsidR="00FF59FA" w:rsidRDefault="00FF59FA" w:rsidP="00FF59FA">
      <w:pPr>
        <w:pStyle w:val="ListParagraph"/>
        <w:numPr>
          <w:ilvl w:val="0"/>
          <w:numId w:val="58"/>
        </w:numPr>
        <w:ind w:left="2148"/>
        <w:rPr>
          <w:lang w:val="en-US"/>
        </w:rPr>
      </w:pPr>
      <w:r>
        <w:rPr>
          <w:lang w:val="en-US"/>
        </w:rPr>
        <w:t>Scan reset (</w:t>
      </w:r>
      <w:r w:rsidRPr="00D06B07">
        <w:rPr>
          <w:lang w:val="en-US"/>
        </w:rPr>
        <w:t>CS</w:t>
      </w:r>
      <w:r>
        <w:rPr>
          <w:lang w:val="en-US"/>
        </w:rPr>
        <w:t>)</w:t>
      </w:r>
    </w:p>
    <w:p w14:paraId="58FA24C1" w14:textId="77777777" w:rsidR="00FF59FA" w:rsidRDefault="00FF59FA" w:rsidP="00FF59FA">
      <w:pPr>
        <w:ind w:firstLine="708"/>
        <w:rPr>
          <w:lang w:val="en-US"/>
        </w:rPr>
      </w:pPr>
    </w:p>
    <w:p w14:paraId="0F60E472" w14:textId="77777777" w:rsidR="00FF59FA" w:rsidRPr="00D06B07" w:rsidRDefault="00FF59FA" w:rsidP="00FF59FA">
      <w:pPr>
        <w:ind w:firstLine="708"/>
        <w:rPr>
          <w:lang w:val="en-US"/>
        </w:rPr>
      </w:pPr>
      <w:r w:rsidRPr="00D06B07">
        <w:rPr>
          <w:lang w:val="en-US"/>
        </w:rPr>
        <w:t xml:space="preserve">INPUT FROM </w:t>
      </w:r>
      <w:r>
        <w:rPr>
          <w:lang w:val="en-US"/>
        </w:rPr>
        <w:t>REGISTER</w:t>
      </w:r>
    </w:p>
    <w:p w14:paraId="1328A536" w14:textId="77777777" w:rsidR="00FF59FA" w:rsidRDefault="00FF59FA" w:rsidP="00FF59FA">
      <w:pPr>
        <w:pStyle w:val="ListParagraph"/>
        <w:numPr>
          <w:ilvl w:val="0"/>
          <w:numId w:val="58"/>
        </w:numPr>
        <w:ind w:left="2148"/>
        <w:rPr>
          <w:lang w:val="en-US"/>
        </w:rPr>
      </w:pPr>
      <w:r>
        <w:rPr>
          <w:lang w:val="en-US"/>
        </w:rPr>
        <w:t xml:space="preserve">Scan mode </w:t>
      </w:r>
      <w:r w:rsidRPr="00FA7D80">
        <w:rPr>
          <w:lang w:val="en-US"/>
        </w:rPr>
        <w:t>(ADDRESS=0x</w:t>
      </w:r>
      <w:r>
        <w:rPr>
          <w:lang w:val="en-US"/>
        </w:rPr>
        <w:t>3</w:t>
      </w:r>
      <w:r w:rsidRPr="00FA7D80">
        <w:rPr>
          <w:lang w:val="en-US"/>
        </w:rPr>
        <w:t xml:space="preserve">E, </w:t>
      </w:r>
      <w:r>
        <w:rPr>
          <w:lang w:val="en-US"/>
        </w:rPr>
        <w:t>BIT=</w:t>
      </w:r>
      <w:r w:rsidRPr="00FA7D80">
        <w:rPr>
          <w:lang w:val="en-US"/>
        </w:rPr>
        <w:t>0x0</w:t>
      </w:r>
      <w:r>
        <w:rPr>
          <w:lang w:val="en-US"/>
        </w:rPr>
        <w:t>1</w:t>
      </w:r>
      <w:r w:rsidRPr="00FA7D80">
        <w:rPr>
          <w:lang w:val="en-US"/>
        </w:rPr>
        <w:t>)</w:t>
      </w:r>
    </w:p>
    <w:p w14:paraId="1956BA26" w14:textId="77777777" w:rsidR="00FF59FA" w:rsidRDefault="00FF59FA" w:rsidP="00FF59FA">
      <w:pPr>
        <w:pStyle w:val="ListParagraph"/>
        <w:numPr>
          <w:ilvl w:val="0"/>
          <w:numId w:val="58"/>
        </w:numPr>
        <w:ind w:left="2148"/>
        <w:rPr>
          <w:lang w:val="en-US"/>
        </w:rPr>
      </w:pPr>
      <w:r w:rsidRPr="00D06B07">
        <w:rPr>
          <w:lang w:val="en-US"/>
        </w:rPr>
        <w:t>SCAN_COMPR_EN</w:t>
      </w:r>
      <w:r>
        <w:rPr>
          <w:lang w:val="en-US"/>
        </w:rPr>
        <w:t xml:space="preserve"> </w:t>
      </w:r>
      <w:r w:rsidRPr="00FA7D80">
        <w:rPr>
          <w:lang w:val="en-US"/>
        </w:rPr>
        <w:t>(ADDRESS=0x</w:t>
      </w:r>
      <w:r>
        <w:rPr>
          <w:lang w:val="en-US"/>
        </w:rPr>
        <w:t>3</w:t>
      </w:r>
      <w:r w:rsidRPr="00FA7D80">
        <w:rPr>
          <w:lang w:val="en-US"/>
        </w:rPr>
        <w:t xml:space="preserve">E, </w:t>
      </w:r>
      <w:r>
        <w:rPr>
          <w:lang w:val="en-US"/>
        </w:rPr>
        <w:t>BIT=</w:t>
      </w:r>
      <w:r w:rsidRPr="00FA7D80">
        <w:rPr>
          <w:lang w:val="en-US"/>
        </w:rPr>
        <w:t>0x0</w:t>
      </w:r>
      <w:r>
        <w:rPr>
          <w:lang w:val="en-US"/>
        </w:rPr>
        <w:t>2</w:t>
      </w:r>
      <w:r w:rsidRPr="00FA7D80">
        <w:rPr>
          <w:lang w:val="en-US"/>
        </w:rPr>
        <w:t>)</w:t>
      </w:r>
    </w:p>
    <w:p w14:paraId="2F2FF9C1" w14:textId="77777777" w:rsidR="00FF59FA" w:rsidRPr="00D06B07" w:rsidRDefault="00FF59FA" w:rsidP="00FF59FA">
      <w:pPr>
        <w:ind w:left="708"/>
        <w:rPr>
          <w:lang w:val="en-US"/>
        </w:rPr>
      </w:pPr>
    </w:p>
    <w:p w14:paraId="5E8D328F" w14:textId="77777777" w:rsidR="00FF59FA" w:rsidRDefault="00FF59FA" w:rsidP="00FF59FA">
      <w:pPr>
        <w:ind w:left="708"/>
        <w:rPr>
          <w:lang w:val="en-US"/>
        </w:rPr>
      </w:pPr>
      <w:r>
        <w:rPr>
          <w:lang w:val="en-US"/>
        </w:rPr>
        <w:t>ANALOG PADS:</w:t>
      </w:r>
    </w:p>
    <w:p w14:paraId="69D982CB" w14:textId="77777777" w:rsidR="00FF59FA" w:rsidRDefault="00FF59FA" w:rsidP="00FF59FA">
      <w:pPr>
        <w:pStyle w:val="ListParagraph"/>
        <w:numPr>
          <w:ilvl w:val="0"/>
          <w:numId w:val="58"/>
        </w:numPr>
        <w:ind w:left="2148"/>
        <w:rPr>
          <w:lang w:val="en-US"/>
        </w:rPr>
      </w:pPr>
      <w:r w:rsidRPr="00BB38B7">
        <w:rPr>
          <w:lang w:val="en-US"/>
        </w:rPr>
        <w:t>sense internal V1V2</w:t>
      </w:r>
      <w:r>
        <w:rPr>
          <w:lang w:val="en-US"/>
        </w:rPr>
        <w:t xml:space="preserve"> (</w:t>
      </w:r>
      <w:r w:rsidRPr="00C35B0B">
        <w:rPr>
          <w:lang w:val="en-US"/>
        </w:rPr>
        <w:t>GPIO1</w:t>
      </w:r>
      <w:r>
        <w:rPr>
          <w:lang w:val="en-US"/>
        </w:rPr>
        <w:t>)</w:t>
      </w:r>
    </w:p>
    <w:p w14:paraId="587BA6B2" w14:textId="77777777" w:rsidR="00FF59FA" w:rsidRDefault="00FF59FA" w:rsidP="00FF59FA">
      <w:pPr>
        <w:pStyle w:val="ListParagraph"/>
        <w:numPr>
          <w:ilvl w:val="0"/>
          <w:numId w:val="58"/>
        </w:numPr>
        <w:ind w:left="2148"/>
        <w:rPr>
          <w:lang w:val="en-US"/>
        </w:rPr>
      </w:pPr>
      <w:r w:rsidRPr="00BB38B7">
        <w:rPr>
          <w:lang w:val="en-US"/>
        </w:rPr>
        <w:t>force = V1V2 SUPPLY</w:t>
      </w:r>
      <w:r>
        <w:rPr>
          <w:lang w:val="en-US"/>
        </w:rPr>
        <w:t xml:space="preserve"> (</w:t>
      </w:r>
      <w:r w:rsidRPr="00C35B0B">
        <w:rPr>
          <w:lang w:val="en-US"/>
        </w:rPr>
        <w:t>GPIO</w:t>
      </w:r>
      <w:r>
        <w:rPr>
          <w:lang w:val="en-US"/>
        </w:rPr>
        <w:t>2)</w:t>
      </w:r>
    </w:p>
    <w:p w14:paraId="1AB6EBA9" w14:textId="77777777" w:rsidR="00FF59FA" w:rsidRPr="00BB38B7" w:rsidRDefault="00FF59FA" w:rsidP="00FF59FA">
      <w:pPr>
        <w:pStyle w:val="ListParagraph"/>
        <w:numPr>
          <w:ilvl w:val="0"/>
          <w:numId w:val="58"/>
        </w:numPr>
        <w:ind w:left="2148"/>
        <w:rPr>
          <w:lang w:val="en-US"/>
        </w:rPr>
      </w:pPr>
      <w:r w:rsidRPr="00D06B07">
        <w:rPr>
          <w:lang w:val="en-US"/>
        </w:rPr>
        <w:t>T_force_v1v2</w:t>
      </w:r>
      <w:r>
        <w:rPr>
          <w:lang w:val="en-US"/>
        </w:rPr>
        <w:t xml:space="preserve"> (</w:t>
      </w:r>
      <w:r w:rsidRPr="00D06B07">
        <w:rPr>
          <w:lang w:val="en-US"/>
        </w:rPr>
        <w:t>SH_SDA</w:t>
      </w:r>
      <w:r>
        <w:rPr>
          <w:lang w:val="en-US"/>
        </w:rPr>
        <w:t>)</w:t>
      </w:r>
    </w:p>
    <w:p w14:paraId="767B6292" w14:textId="77777777" w:rsidR="00FF59FA" w:rsidRPr="006A1314" w:rsidRDefault="00FF59FA" w:rsidP="00FF59FA">
      <w:pPr>
        <w:rPr>
          <w:lang w:val="en-US"/>
        </w:rPr>
      </w:pPr>
    </w:p>
    <w:p w14:paraId="7FAF3DC1" w14:textId="3689466A" w:rsidR="00102F8B" w:rsidRDefault="00102F8B" w:rsidP="00970DB0">
      <w:pPr>
        <w:pStyle w:val="Heading1"/>
      </w:pPr>
      <w:bookmarkStart w:id="240" w:name="_Toc224827126"/>
      <w:r>
        <w:lastRenderedPageBreak/>
        <w:t>BIST</w:t>
      </w:r>
      <w:bookmarkEnd w:id="240"/>
    </w:p>
    <w:p w14:paraId="69826267" w14:textId="4A0608F2" w:rsidR="005B1CB4" w:rsidRDefault="005B1CB4" w:rsidP="005B1CB4">
      <w:pPr>
        <w:pStyle w:val="Heading20"/>
      </w:pPr>
      <w:bookmarkStart w:id="241" w:name="_Toc224827127"/>
      <w:r w:rsidRPr="00DB608E">
        <w:t>Reference documents</w:t>
      </w:r>
      <w:bookmarkEnd w:id="241"/>
    </w:p>
    <w:tbl>
      <w:tblPr>
        <w:tblStyle w:val="TableGrid"/>
        <w:tblW w:w="11033" w:type="dxa"/>
        <w:jc w:val="center"/>
        <w:tblLook w:val="04A0" w:firstRow="1" w:lastRow="0" w:firstColumn="1" w:lastColumn="0" w:noHBand="0" w:noVBand="1"/>
      </w:tblPr>
      <w:tblGrid>
        <w:gridCol w:w="1023"/>
        <w:gridCol w:w="6537"/>
        <w:gridCol w:w="2087"/>
        <w:gridCol w:w="1720"/>
      </w:tblGrid>
      <w:tr w:rsidR="005B1CB4" w14:paraId="01FB213B" w14:textId="77777777">
        <w:trPr>
          <w:trHeight w:val="508"/>
          <w:jc w:val="center"/>
        </w:trPr>
        <w:tc>
          <w:tcPr>
            <w:tcW w:w="1242" w:type="dxa"/>
          </w:tcPr>
          <w:p w14:paraId="02E5030A" w14:textId="77777777" w:rsidR="005B1CB4" w:rsidRPr="00182467" w:rsidRDefault="005B1CB4">
            <w:pPr>
              <w:pStyle w:val="IRegular"/>
            </w:pPr>
            <w:r w:rsidRPr="00182467">
              <w:t>Current Version</w:t>
            </w:r>
          </w:p>
        </w:tc>
        <w:tc>
          <w:tcPr>
            <w:tcW w:w="6500" w:type="dxa"/>
          </w:tcPr>
          <w:p w14:paraId="26B259EC" w14:textId="77777777" w:rsidR="005B1CB4" w:rsidRPr="00182467" w:rsidRDefault="005B1CB4">
            <w:pPr>
              <w:pStyle w:val="IRegular"/>
            </w:pPr>
            <w:r w:rsidRPr="00182467">
              <w:t>Document</w:t>
            </w:r>
          </w:p>
        </w:tc>
        <w:tc>
          <w:tcPr>
            <w:tcW w:w="1864" w:type="dxa"/>
          </w:tcPr>
          <w:p w14:paraId="23306A8F" w14:textId="77777777" w:rsidR="005B1CB4" w:rsidRPr="00182467" w:rsidRDefault="005B1CB4">
            <w:pPr>
              <w:pStyle w:val="IRegular"/>
            </w:pPr>
            <w:r w:rsidRPr="00182467">
              <w:t>Author</w:t>
            </w:r>
          </w:p>
        </w:tc>
        <w:tc>
          <w:tcPr>
            <w:tcW w:w="1427" w:type="dxa"/>
          </w:tcPr>
          <w:p w14:paraId="1374C6CB" w14:textId="77777777" w:rsidR="005B1CB4" w:rsidRPr="00182467" w:rsidRDefault="005B1CB4">
            <w:pPr>
              <w:pStyle w:val="IRegular"/>
            </w:pPr>
            <w:r w:rsidRPr="00182467">
              <w:t>Change Description</w:t>
            </w:r>
          </w:p>
        </w:tc>
      </w:tr>
      <w:tr w:rsidR="005B1CB4" w:rsidRPr="00BD422F" w14:paraId="4753D33A" w14:textId="77777777">
        <w:trPr>
          <w:trHeight w:val="767"/>
          <w:jc w:val="center"/>
        </w:trPr>
        <w:tc>
          <w:tcPr>
            <w:tcW w:w="1242" w:type="dxa"/>
          </w:tcPr>
          <w:p w14:paraId="1A3692DA" w14:textId="483EC511" w:rsidR="005B1CB4" w:rsidRPr="00182467" w:rsidRDefault="000D7633">
            <w:pPr>
              <w:pStyle w:val="NoSpacing"/>
            </w:pPr>
            <w:r w:rsidRPr="000D7633">
              <w:t>1.0-17.00</w:t>
            </w:r>
          </w:p>
        </w:tc>
        <w:tc>
          <w:tcPr>
            <w:tcW w:w="6500" w:type="dxa"/>
          </w:tcPr>
          <w:p w14:paraId="5BC99C90" w14:textId="77777777" w:rsidR="0096310F" w:rsidRPr="0096310F" w:rsidRDefault="0096310F" w:rsidP="0096310F">
            <w:pPr>
              <w:pStyle w:val="NoSpacing"/>
            </w:pPr>
            <w:r w:rsidRPr="0096310F">
              <w:t>/prj/ams_DELIVERIES/H9A_STBIO1/memorycuts/H9A_STBIO1--GenericMBIST_CONFIG--BIST_STBIO1/1.0-17.00/</w:t>
            </w:r>
          </w:p>
          <w:p w14:paraId="3AAC7470" w14:textId="1C2D6A6E" w:rsidR="005B1CB4" w:rsidRPr="00182467" w:rsidRDefault="0096310F">
            <w:pPr>
              <w:pStyle w:val="NoSpacing"/>
            </w:pPr>
            <w:r>
              <w:t>/doc/</w:t>
            </w:r>
            <w:r w:rsidR="00E51FD0" w:rsidRPr="00E51FD0">
              <w:t>ref_manual</w:t>
            </w:r>
            <w:r w:rsidR="00E51FD0">
              <w:t>/</w:t>
            </w:r>
            <w:r w:rsidR="008F6812" w:rsidRPr="008F6812">
              <w:t>generic_mbist_um.pdf</w:t>
            </w:r>
          </w:p>
        </w:tc>
        <w:tc>
          <w:tcPr>
            <w:tcW w:w="1864" w:type="dxa"/>
          </w:tcPr>
          <w:p w14:paraId="2F0E1594" w14:textId="77777777" w:rsidR="008F2216" w:rsidRPr="008F2216" w:rsidRDefault="008F2216" w:rsidP="008F2216">
            <w:pPr>
              <w:pStyle w:val="NoSpacing"/>
            </w:pPr>
            <w:r w:rsidRPr="008F2216">
              <w:t>STMicroelectronics TRnD</w:t>
            </w:r>
          </w:p>
          <w:p w14:paraId="04FBC2DC" w14:textId="04B6D1F0" w:rsidR="005B1CB4" w:rsidRPr="007042E0" w:rsidRDefault="005B1CB4">
            <w:pPr>
              <w:pStyle w:val="NoSpacing"/>
              <w:rPr>
                <w:lang w:val="it-IT"/>
              </w:rPr>
            </w:pPr>
          </w:p>
        </w:tc>
        <w:tc>
          <w:tcPr>
            <w:tcW w:w="1427" w:type="dxa"/>
          </w:tcPr>
          <w:p w14:paraId="203B22E4" w14:textId="77777777" w:rsidR="008F2216" w:rsidRPr="008F2216" w:rsidRDefault="008F2216" w:rsidP="008F2216">
            <w:pPr>
              <w:pStyle w:val="IRegular"/>
            </w:pPr>
            <w:r w:rsidRPr="008F2216">
              <w:t>User manual, release notes and KPS for the GenericMBIST</w:t>
            </w:r>
          </w:p>
          <w:p w14:paraId="496F210D" w14:textId="77777777" w:rsidR="005B1CB4" w:rsidRPr="00810BF7" w:rsidRDefault="005B1CB4">
            <w:pPr>
              <w:pStyle w:val="IRegular"/>
              <w:jc w:val="left"/>
            </w:pPr>
          </w:p>
        </w:tc>
      </w:tr>
      <w:tr w:rsidR="005B1CB4" w14:paraId="55EAB9E6" w14:textId="77777777">
        <w:trPr>
          <w:trHeight w:val="248"/>
          <w:jc w:val="center"/>
        </w:trPr>
        <w:tc>
          <w:tcPr>
            <w:tcW w:w="1242" w:type="dxa"/>
          </w:tcPr>
          <w:p w14:paraId="75DB3A4C" w14:textId="081065D6" w:rsidR="005B1CB4" w:rsidRDefault="000D7633">
            <w:pPr>
              <w:pStyle w:val="NoSpacing"/>
            </w:pPr>
            <w:r w:rsidRPr="000D7633">
              <w:t>1.0-17.00</w:t>
            </w:r>
          </w:p>
        </w:tc>
        <w:tc>
          <w:tcPr>
            <w:tcW w:w="6500" w:type="dxa"/>
          </w:tcPr>
          <w:p w14:paraId="47764641" w14:textId="77777777" w:rsidR="00E51FD0" w:rsidRPr="0096310F" w:rsidRDefault="00E51FD0" w:rsidP="00E51FD0">
            <w:pPr>
              <w:pStyle w:val="NoSpacing"/>
            </w:pPr>
            <w:r w:rsidRPr="0096310F">
              <w:t>/prj/ams_DELIVERIES/H9A_STBIO1/memorycuts/H9A_STBIO1--GenericMBIST_CONFIG--BIST_STBIO1/1.0-17.00/</w:t>
            </w:r>
          </w:p>
          <w:p w14:paraId="76587AD4" w14:textId="7D1BFE3A" w:rsidR="005B1CB4" w:rsidRDefault="00E51FD0" w:rsidP="00E51FD0">
            <w:pPr>
              <w:pStyle w:val="NoSpacing"/>
            </w:pPr>
            <w:r>
              <w:t>/doc/user</w:t>
            </w:r>
            <w:r w:rsidRPr="00E51FD0">
              <w:t>_manual</w:t>
            </w:r>
            <w:r>
              <w:t>/</w:t>
            </w:r>
            <w:r w:rsidR="008F6812" w:rsidRPr="008F6812">
              <w:t>generic_mbist_rm.pdf</w:t>
            </w:r>
          </w:p>
        </w:tc>
        <w:tc>
          <w:tcPr>
            <w:tcW w:w="1864" w:type="dxa"/>
          </w:tcPr>
          <w:p w14:paraId="1060A9C7" w14:textId="77777777" w:rsidR="008F2216" w:rsidRPr="008F2216" w:rsidRDefault="008F2216" w:rsidP="008F2216">
            <w:pPr>
              <w:pStyle w:val="NoSpacing"/>
            </w:pPr>
            <w:r w:rsidRPr="008F2216">
              <w:t>STMicroelectronics TRnD</w:t>
            </w:r>
          </w:p>
          <w:p w14:paraId="3B6D15B8" w14:textId="74A09989" w:rsidR="005B1CB4" w:rsidRDefault="005B1CB4">
            <w:pPr>
              <w:pStyle w:val="NoSpacing"/>
            </w:pPr>
          </w:p>
        </w:tc>
        <w:tc>
          <w:tcPr>
            <w:tcW w:w="1427" w:type="dxa"/>
          </w:tcPr>
          <w:p w14:paraId="30C62F01" w14:textId="4F31C0B8" w:rsidR="00DA2CD3" w:rsidRPr="00DA2CD3" w:rsidRDefault="00DA2CD3" w:rsidP="00DA2CD3">
            <w:pPr>
              <w:pStyle w:val="NoSpacing"/>
            </w:pPr>
            <w:r w:rsidRPr="00DA2CD3">
              <w:t>Reference manual for the GenericMBIST</w:t>
            </w:r>
          </w:p>
          <w:p w14:paraId="62E713AD" w14:textId="77777777" w:rsidR="005B1CB4" w:rsidRDefault="005B1CB4">
            <w:pPr>
              <w:pStyle w:val="NoSpacing"/>
            </w:pPr>
          </w:p>
        </w:tc>
      </w:tr>
    </w:tbl>
    <w:p w14:paraId="5CCEC193" w14:textId="77777777" w:rsidR="005B1CB4" w:rsidRPr="005B1CB4" w:rsidRDefault="005B1CB4" w:rsidP="005B1CB4">
      <w:pPr>
        <w:rPr>
          <w:lang w:val="en-US"/>
        </w:rPr>
      </w:pPr>
    </w:p>
    <w:p w14:paraId="6C2A1C7F" w14:textId="77777777" w:rsidR="00102F8B" w:rsidRPr="00102F8B" w:rsidRDefault="00102F8B" w:rsidP="00FB3EA1">
      <w:pPr>
        <w:pStyle w:val="Heading20"/>
      </w:pPr>
      <w:bookmarkStart w:id="242" w:name="_Toc224827128"/>
      <w:r w:rsidRPr="00102F8B">
        <w:t>Memory BIST Architecture</w:t>
      </w:r>
      <w:bookmarkEnd w:id="242"/>
      <w:r w:rsidRPr="00102F8B">
        <w:t xml:space="preserve"> </w:t>
      </w:r>
    </w:p>
    <w:p w14:paraId="26942D73" w14:textId="02584C67" w:rsidR="00102F8B" w:rsidRPr="00102F8B" w:rsidRDefault="00102F8B" w:rsidP="00102F8B">
      <w:pPr>
        <w:rPr>
          <w:lang w:val="en-US"/>
        </w:rPr>
      </w:pPr>
      <w:r w:rsidRPr="00102F8B">
        <w:rPr>
          <w:lang w:val="en-US"/>
        </w:rPr>
        <w:t xml:space="preserve">The BIST solution consists of memory-wrapper “collar” and common master “controller” and an IEEE 1149.1 compliant Test Access Port (TAP). </w:t>
      </w:r>
    </w:p>
    <w:p w14:paraId="1DA04B41" w14:textId="77777777" w:rsidR="00102F8B" w:rsidRPr="00102F8B" w:rsidRDefault="00102F8B" w:rsidP="00A57FB8">
      <w:pPr>
        <w:pStyle w:val="Heading3"/>
      </w:pPr>
      <w:bookmarkStart w:id="243" w:name="_Toc224827129"/>
      <w:r w:rsidRPr="00102F8B">
        <w:t>MBIST Collar</w:t>
      </w:r>
      <w:bookmarkEnd w:id="243"/>
      <w:r w:rsidRPr="00102F8B">
        <w:t xml:space="preserve"> </w:t>
      </w:r>
    </w:p>
    <w:p w14:paraId="5684D089" w14:textId="20482D2A" w:rsidR="00102F8B" w:rsidRPr="00102F8B" w:rsidRDefault="00102F8B" w:rsidP="00102F8B">
      <w:pPr>
        <w:rPr>
          <w:lang w:val="en-US"/>
        </w:rPr>
      </w:pPr>
      <w:r w:rsidRPr="00102F8B">
        <w:rPr>
          <w:lang w:val="en-US"/>
        </w:rPr>
        <w:t xml:space="preserve">The BIST collar is a wrapper which is placed closest to memory. It executes the instructions received from controller in the form of march elements to test the memory. It runs at the speed of the memory under test. </w:t>
      </w:r>
    </w:p>
    <w:p w14:paraId="22FDAD59" w14:textId="77777777" w:rsidR="006270CA" w:rsidRDefault="00102F8B" w:rsidP="00102F8B">
      <w:pPr>
        <w:rPr>
          <w:lang w:val="en-US"/>
        </w:rPr>
      </w:pPr>
      <w:r w:rsidRPr="00102F8B">
        <w:rPr>
          <w:lang w:val="en-US"/>
        </w:rPr>
        <w:t xml:space="preserve">After testing it reports the execution status to the controller and manages all the BIST status, diagnosis, repair information and debug data. The collar also provides support for testing multiple memories in parallel or in sequential order. </w:t>
      </w:r>
    </w:p>
    <w:p w14:paraId="28E0EFF3" w14:textId="7EABE1AD" w:rsidR="00102F8B" w:rsidRPr="00102F8B" w:rsidRDefault="00102F8B" w:rsidP="006270CA">
      <w:pPr>
        <w:pStyle w:val="Heading3"/>
      </w:pPr>
      <w:bookmarkStart w:id="244" w:name="_Toc224827130"/>
      <w:r w:rsidRPr="00102F8B">
        <w:t>MBIST Controller</w:t>
      </w:r>
      <w:bookmarkEnd w:id="244"/>
      <w:r w:rsidRPr="00102F8B">
        <w:t xml:space="preserve"> </w:t>
      </w:r>
    </w:p>
    <w:p w14:paraId="430F1161" w14:textId="1C4A42D7" w:rsidR="00102F8B" w:rsidRPr="00102F8B" w:rsidRDefault="00102F8B" w:rsidP="00102F8B">
      <w:pPr>
        <w:rPr>
          <w:lang w:val="en-US"/>
        </w:rPr>
      </w:pPr>
      <w:r w:rsidRPr="00102F8B">
        <w:rPr>
          <w:lang w:val="en-US"/>
        </w:rPr>
        <w:t xml:space="preserve">The controller acts as an interface between the collars and the user. All user BIST control is done through the controller. The controller controls various testing and reporting activities of the memory test. It allows various mode selections and programs the pre-stored synthesized algorithms instructions into collars attached to it. </w:t>
      </w:r>
    </w:p>
    <w:p w14:paraId="341A94F3" w14:textId="77777777" w:rsidR="00102F8B" w:rsidRPr="00102F8B" w:rsidRDefault="00102F8B" w:rsidP="00102F8B">
      <w:pPr>
        <w:rPr>
          <w:lang w:val="en-US"/>
        </w:rPr>
      </w:pPr>
    </w:p>
    <w:p w14:paraId="7AD0F887" w14:textId="77777777" w:rsidR="00102F8B" w:rsidRPr="00701E23" w:rsidRDefault="00102F8B" w:rsidP="00102F8B">
      <w:pPr>
        <w:rPr>
          <w:b/>
          <w:bCs/>
          <w:lang w:val="en-US"/>
        </w:rPr>
      </w:pPr>
      <w:r w:rsidRPr="00701E23">
        <w:rPr>
          <w:b/>
          <w:bCs/>
          <w:lang w:val="en-US"/>
        </w:rPr>
        <w:t xml:space="preserve">Main functionalities of controller are: </w:t>
      </w:r>
    </w:p>
    <w:p w14:paraId="3DDB5378" w14:textId="77777777" w:rsidR="00102F8B" w:rsidRPr="00102F8B" w:rsidRDefault="00102F8B" w:rsidP="00102F8B">
      <w:pPr>
        <w:rPr>
          <w:lang w:val="en-US"/>
        </w:rPr>
      </w:pPr>
      <w:r w:rsidRPr="00102F8B">
        <w:rPr>
          <w:lang w:val="en-US"/>
        </w:rPr>
        <w:t>•</w:t>
      </w:r>
      <w:r w:rsidRPr="00102F8B">
        <w:rPr>
          <w:lang w:val="en-US"/>
        </w:rPr>
        <w:tab/>
        <w:t xml:space="preserve">Mode management (RunBIST mode, Retention mode etc.) </w:t>
      </w:r>
    </w:p>
    <w:p w14:paraId="221E0953" w14:textId="2B2FE8D9" w:rsidR="00102F8B" w:rsidRPr="00102F8B" w:rsidRDefault="00102F8B" w:rsidP="00701E23">
      <w:pPr>
        <w:ind w:left="705" w:hanging="705"/>
        <w:rPr>
          <w:lang w:val="en-US"/>
        </w:rPr>
      </w:pPr>
      <w:r w:rsidRPr="00102F8B">
        <w:rPr>
          <w:lang w:val="en-US"/>
        </w:rPr>
        <w:t>•</w:t>
      </w:r>
      <w:r w:rsidRPr="00102F8B">
        <w:rPr>
          <w:lang w:val="en-US"/>
        </w:rPr>
        <w:tab/>
        <w:t>Program the configurable collar with default algorithms, march element by march element</w:t>
      </w:r>
      <w:r w:rsidR="00701E23">
        <w:rPr>
          <w:lang w:val="en-US"/>
        </w:rPr>
        <w:t xml:space="preserve"> </w:t>
      </w:r>
      <w:r w:rsidRPr="00102F8B">
        <w:rPr>
          <w:lang w:val="en-US"/>
        </w:rPr>
        <w:t xml:space="preserve">and initiate the activities on memory through collars by launching the march run. </w:t>
      </w:r>
    </w:p>
    <w:p w14:paraId="5BDDD838" w14:textId="1F720D66" w:rsidR="00102F8B" w:rsidRPr="00102F8B" w:rsidRDefault="00102F8B" w:rsidP="00701E23">
      <w:pPr>
        <w:rPr>
          <w:lang w:val="en-US"/>
        </w:rPr>
      </w:pPr>
      <w:r w:rsidRPr="00102F8B">
        <w:rPr>
          <w:lang w:val="en-US"/>
        </w:rPr>
        <w:t>•</w:t>
      </w:r>
      <w:r w:rsidRPr="00102F8B">
        <w:rPr>
          <w:lang w:val="en-US"/>
        </w:rPr>
        <w:tab/>
        <w:t xml:space="preserve">Compute the Global status based on the individual status from the collar. </w:t>
      </w:r>
    </w:p>
    <w:p w14:paraId="68BCC4B7" w14:textId="77777777" w:rsidR="00102F8B" w:rsidRPr="00102F8B" w:rsidRDefault="00102F8B" w:rsidP="00102F8B">
      <w:pPr>
        <w:rPr>
          <w:lang w:val="en-US"/>
        </w:rPr>
      </w:pPr>
    </w:p>
    <w:p w14:paraId="2CD3A1A9" w14:textId="77777777" w:rsidR="00102F8B" w:rsidRPr="00102F8B" w:rsidRDefault="00102F8B" w:rsidP="00102F8B">
      <w:pPr>
        <w:rPr>
          <w:lang w:val="en-US"/>
        </w:rPr>
      </w:pPr>
      <w:r w:rsidRPr="00102F8B">
        <w:rPr>
          <w:lang w:val="en-US"/>
        </w:rPr>
        <w:t xml:space="preserve">TAP </w:t>
      </w:r>
    </w:p>
    <w:p w14:paraId="4DED8990" w14:textId="308B1D40" w:rsidR="00102F8B" w:rsidRPr="00102F8B" w:rsidRDefault="00102F8B" w:rsidP="00701E23">
      <w:pPr>
        <w:ind w:left="705" w:hanging="705"/>
        <w:rPr>
          <w:lang w:val="en-US"/>
        </w:rPr>
      </w:pPr>
      <w:r w:rsidRPr="00102F8B">
        <w:rPr>
          <w:lang w:val="en-US"/>
        </w:rPr>
        <w:t>•</w:t>
      </w:r>
      <w:r w:rsidRPr="00102F8B">
        <w:rPr>
          <w:lang w:val="en-US"/>
        </w:rPr>
        <w:tab/>
        <w:t>It includes a TAP controller, a 7-bit instruction register, three test data registers, and the</w:t>
      </w:r>
      <w:r w:rsidR="00701E23">
        <w:rPr>
          <w:lang w:val="en-US"/>
        </w:rPr>
        <w:t xml:space="preserve"> </w:t>
      </w:r>
      <w:r w:rsidRPr="00102F8B">
        <w:rPr>
          <w:lang w:val="en-US"/>
        </w:rPr>
        <w:t xml:space="preserve">bypass register. </w:t>
      </w:r>
    </w:p>
    <w:p w14:paraId="2CC349DB" w14:textId="77777777" w:rsidR="00102F8B" w:rsidRPr="00102F8B" w:rsidRDefault="00102F8B" w:rsidP="00701E23">
      <w:pPr>
        <w:ind w:left="705" w:hanging="705"/>
        <w:rPr>
          <w:lang w:val="en-US"/>
        </w:rPr>
      </w:pPr>
      <w:r w:rsidRPr="00102F8B">
        <w:rPr>
          <w:lang w:val="en-US"/>
        </w:rPr>
        <w:t>•</w:t>
      </w:r>
      <w:r w:rsidRPr="00102F8B">
        <w:rPr>
          <w:lang w:val="en-US"/>
        </w:rPr>
        <w:tab/>
        <w:t xml:space="preserve">This responds to the control sequences supplied through the test access port (TAP) and generates the control signals required for BIST operation </w:t>
      </w:r>
    </w:p>
    <w:p w14:paraId="400E43BB" w14:textId="77777777" w:rsidR="002B7AFF" w:rsidRPr="002B7AFF" w:rsidRDefault="002B7AFF" w:rsidP="002B7AFF">
      <w:pPr>
        <w:pStyle w:val="Heading3"/>
      </w:pPr>
      <w:bookmarkStart w:id="245" w:name="_Toc224827131"/>
      <w:r w:rsidRPr="002B7AFF">
        <w:lastRenderedPageBreak/>
        <w:t>Top Level Approach</w:t>
      </w:r>
      <w:bookmarkEnd w:id="245"/>
      <w:r w:rsidRPr="002B7AFF">
        <w:t xml:space="preserve"> </w:t>
      </w:r>
    </w:p>
    <w:p w14:paraId="7E492B74" w14:textId="77777777" w:rsidR="002B7AFF" w:rsidRPr="002B7AFF" w:rsidRDefault="002B7AFF" w:rsidP="002B7AFF">
      <w:pPr>
        <w:rPr>
          <w:lang w:val="en-US"/>
        </w:rPr>
      </w:pPr>
      <w:r w:rsidRPr="002B7AFF">
        <w:rPr>
          <w:i/>
          <w:iCs/>
          <w:lang w:val="en-US"/>
        </w:rPr>
        <w:t xml:space="preserve">Figure 66: </w:t>
      </w:r>
      <w:r w:rsidRPr="002B7AFF">
        <w:rPr>
          <w:b/>
          <w:bCs/>
          <w:i/>
          <w:iCs/>
          <w:lang w:val="en-US"/>
        </w:rPr>
        <w:t xml:space="preserve">Top Level Controller Configuration </w:t>
      </w:r>
    </w:p>
    <w:p w14:paraId="381AECA1" w14:textId="58150F21" w:rsidR="00102F8B" w:rsidRDefault="002B7AFF" w:rsidP="002B7AFF">
      <w:pPr>
        <w:rPr>
          <w:lang w:val="en-US"/>
        </w:rPr>
      </w:pPr>
      <w:r w:rsidRPr="002B7AFF">
        <w:rPr>
          <w:lang w:val="en-US"/>
        </w:rPr>
        <w:t>In this configuration, there is only one controller for the entire chip. All associated collars are spread into the design (at top level and within subblocks)</w:t>
      </w:r>
    </w:p>
    <w:p w14:paraId="7FA85155" w14:textId="77777777" w:rsidR="007F263B" w:rsidRDefault="002A10CA" w:rsidP="007F263B">
      <w:pPr>
        <w:keepNext/>
      </w:pPr>
      <w:r w:rsidRPr="002A10CA">
        <w:rPr>
          <w:noProof/>
          <w:lang w:val="en-US"/>
        </w:rPr>
        <w:drawing>
          <wp:inline distT="0" distB="0" distL="0" distR="0" wp14:anchorId="1EC80FE5" wp14:editId="0B5AA72C">
            <wp:extent cx="6005830" cy="3754120"/>
            <wp:effectExtent l="0" t="0" r="0" b="0"/>
            <wp:docPr id="995488058"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8058" name="Picture 4" descr="A screenshot of a dia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05830" cy="3754120"/>
                    </a:xfrm>
                    <a:prstGeom prst="rect">
                      <a:avLst/>
                    </a:prstGeom>
                    <a:noFill/>
                    <a:ln>
                      <a:noFill/>
                    </a:ln>
                  </pic:spPr>
                </pic:pic>
              </a:graphicData>
            </a:graphic>
          </wp:inline>
        </w:drawing>
      </w:r>
    </w:p>
    <w:p w14:paraId="7C1674AB" w14:textId="06468FBC" w:rsidR="002A10CA" w:rsidRPr="002A10CA" w:rsidRDefault="007F263B" w:rsidP="007F263B">
      <w:pPr>
        <w:pStyle w:val="Caption"/>
        <w:jc w:val="center"/>
        <w:rPr>
          <w:lang w:val="en-US"/>
        </w:rPr>
      </w:pPr>
      <w:bookmarkStart w:id="246" w:name="_Toc210989395"/>
      <w:r>
        <w:t xml:space="preserve">Figure </w:t>
      </w:r>
      <w:fldSimple w:instr=" SEQ Figure \* ARABIC ">
        <w:r w:rsidR="00E27A95">
          <w:rPr>
            <w:noProof/>
          </w:rPr>
          <w:t>25</w:t>
        </w:r>
      </w:fldSimple>
      <w:r>
        <w:t xml:space="preserve"> </w:t>
      </w:r>
      <w:r w:rsidRPr="00F1358C">
        <w:t>Top Level Controller Configuration</w:t>
      </w:r>
      <w:bookmarkEnd w:id="246"/>
    </w:p>
    <w:p w14:paraId="42BD203B" w14:textId="784385E1" w:rsidR="002A10CA" w:rsidRDefault="00500FBE" w:rsidP="002B7AFF">
      <w:pPr>
        <w:rPr>
          <w:lang w:val="en-US"/>
        </w:rPr>
      </w:pPr>
      <w:r>
        <w:rPr>
          <w:lang w:val="en-US"/>
        </w:rPr>
        <w:t>OUTPUT</w:t>
      </w:r>
    </w:p>
    <w:p w14:paraId="0D76BFD4" w14:textId="6E1A32BB" w:rsidR="00A673BF" w:rsidRDefault="00A673BF" w:rsidP="00DA2CD3">
      <w:pPr>
        <w:pStyle w:val="ListParagraph"/>
        <w:numPr>
          <w:ilvl w:val="0"/>
          <w:numId w:val="58"/>
        </w:numPr>
        <w:rPr>
          <w:lang w:val="en-US"/>
        </w:rPr>
      </w:pPr>
      <w:r>
        <w:rPr>
          <w:lang w:val="en-US"/>
        </w:rPr>
        <w:t xml:space="preserve">Bend: </w:t>
      </w:r>
      <w:r w:rsidRPr="00A673BF">
        <w:rPr>
          <w:lang w:val="en-US"/>
        </w:rPr>
        <w:t>Indicates that all the activities of the test run of all Memories in the current BIST mode are complete</w:t>
      </w:r>
    </w:p>
    <w:p w14:paraId="3426BC44" w14:textId="09BEB991" w:rsidR="00C95F4C" w:rsidRDefault="00481358" w:rsidP="00DA2CD3">
      <w:pPr>
        <w:pStyle w:val="ListParagraph"/>
        <w:numPr>
          <w:ilvl w:val="0"/>
          <w:numId w:val="58"/>
        </w:numPr>
        <w:rPr>
          <w:lang w:val="en-US"/>
        </w:rPr>
      </w:pPr>
      <w:r>
        <w:rPr>
          <w:lang w:val="en-US"/>
        </w:rPr>
        <w:t>B</w:t>
      </w:r>
      <w:r w:rsidR="00C95F4C">
        <w:rPr>
          <w:lang w:val="en-US"/>
        </w:rPr>
        <w:t>fail</w:t>
      </w:r>
      <w:r>
        <w:rPr>
          <w:lang w:val="en-US"/>
        </w:rPr>
        <w:t xml:space="preserve">: </w:t>
      </w:r>
      <w:r w:rsidRPr="00481358">
        <w:rPr>
          <w:lang w:val="en-US"/>
        </w:rPr>
        <w:t>Indicates bfail for a specific memory. There are as many bfail signals as the number of memories.</w:t>
      </w:r>
      <w:r w:rsidR="00D826D2">
        <w:rPr>
          <w:lang w:val="en-US"/>
        </w:rPr>
        <w:t xml:space="preserve"> B</w:t>
      </w:r>
      <w:r w:rsidR="00D826D2" w:rsidRPr="00D826D2">
        <w:rPr>
          <w:lang w:val="en-US"/>
        </w:rPr>
        <w:t>fail also goes high at the first cycle of each march element run. This pulse should be used as a reference in clk_m domain to calculate the number of cycles after which bfail went high in case of a failure in a specific march sequence run.</w:t>
      </w:r>
    </w:p>
    <w:p w14:paraId="1D35DEA2" w14:textId="763B50E6" w:rsidR="003D082F" w:rsidRDefault="003D082F" w:rsidP="00DA2CD3">
      <w:pPr>
        <w:pStyle w:val="ListParagraph"/>
        <w:numPr>
          <w:ilvl w:val="0"/>
          <w:numId w:val="58"/>
        </w:numPr>
        <w:rPr>
          <w:lang w:val="en-US"/>
        </w:rPr>
      </w:pPr>
      <w:r>
        <w:rPr>
          <w:lang w:val="en-US"/>
        </w:rPr>
        <w:t>Tdo:</w:t>
      </w:r>
      <w:r w:rsidRPr="003D082F">
        <w:rPr>
          <w:lang w:val="en-US"/>
        </w:rPr>
        <w:t>TAP serial output</w:t>
      </w:r>
      <w:r>
        <w:rPr>
          <w:lang w:val="en-US"/>
        </w:rPr>
        <w:t xml:space="preserve"> </w:t>
      </w:r>
      <w:r w:rsidRPr="003D082F">
        <w:rPr>
          <w:lang w:val="en-US"/>
        </w:rPr>
        <w:t>Updated on falling edge of tck</w:t>
      </w:r>
    </w:p>
    <w:p w14:paraId="559170C6" w14:textId="0F925DCA" w:rsidR="003D082F" w:rsidRDefault="003D082F" w:rsidP="003D082F">
      <w:pPr>
        <w:rPr>
          <w:lang w:val="en-US"/>
        </w:rPr>
      </w:pPr>
      <w:r>
        <w:rPr>
          <w:lang w:val="en-US"/>
        </w:rPr>
        <w:t>INPUT FROM PAD</w:t>
      </w:r>
    </w:p>
    <w:p w14:paraId="7FB0A8D1" w14:textId="5A7ACF6D" w:rsidR="003D082F" w:rsidRDefault="003D082F" w:rsidP="00DA2CD3">
      <w:pPr>
        <w:pStyle w:val="ListParagraph"/>
        <w:numPr>
          <w:ilvl w:val="0"/>
          <w:numId w:val="58"/>
        </w:numPr>
        <w:rPr>
          <w:lang w:val="en-US"/>
        </w:rPr>
      </w:pPr>
      <w:r>
        <w:rPr>
          <w:lang w:val="en-US"/>
        </w:rPr>
        <w:t>T</w:t>
      </w:r>
      <w:r w:rsidR="00D11CBE">
        <w:rPr>
          <w:lang w:val="en-US"/>
        </w:rPr>
        <w:t>ck</w:t>
      </w:r>
      <w:r>
        <w:rPr>
          <w:lang w:val="en-US"/>
        </w:rPr>
        <w:t>:</w:t>
      </w:r>
      <w:r w:rsidR="00D11CBE">
        <w:rPr>
          <w:lang w:val="en-US"/>
        </w:rPr>
        <w:t xml:space="preserve"> </w:t>
      </w:r>
      <w:r w:rsidR="00D11CBE" w:rsidRPr="00D11CBE">
        <w:rPr>
          <w:lang w:val="en-US"/>
        </w:rPr>
        <w:t>TAP clock</w:t>
      </w:r>
    </w:p>
    <w:p w14:paraId="7024F207" w14:textId="42245468" w:rsidR="00D11CBE" w:rsidRPr="006667BC" w:rsidRDefault="00D11CBE" w:rsidP="00DA2CD3">
      <w:pPr>
        <w:pStyle w:val="ListParagraph"/>
        <w:numPr>
          <w:ilvl w:val="0"/>
          <w:numId w:val="58"/>
        </w:numPr>
        <w:rPr>
          <w:lang w:val="en-US"/>
        </w:rPr>
      </w:pPr>
      <w:r>
        <w:rPr>
          <w:lang w:val="en-US"/>
        </w:rPr>
        <w:t>Tdi</w:t>
      </w:r>
      <w:r w:rsidR="006667BC">
        <w:rPr>
          <w:lang w:val="en-US"/>
        </w:rPr>
        <w:t xml:space="preserve">: </w:t>
      </w:r>
      <w:r w:rsidR="006667BC" w:rsidRPr="006667BC">
        <w:rPr>
          <w:lang w:val="en-US"/>
        </w:rPr>
        <w:t>TAP serial input</w:t>
      </w:r>
      <w:r w:rsidR="006667BC">
        <w:rPr>
          <w:lang w:val="en-US"/>
        </w:rPr>
        <w:t xml:space="preserve"> </w:t>
      </w:r>
      <w:r w:rsidR="006667BC" w:rsidRPr="006667BC">
        <w:rPr>
          <w:lang w:val="en-US"/>
        </w:rPr>
        <w:t>Sampled on rising edge of tck</w:t>
      </w:r>
    </w:p>
    <w:p w14:paraId="5E58F7D8" w14:textId="48A950AD" w:rsidR="00D11CBE" w:rsidRPr="006667BC" w:rsidRDefault="00D11CBE" w:rsidP="00DA2CD3">
      <w:pPr>
        <w:pStyle w:val="ListParagraph"/>
        <w:numPr>
          <w:ilvl w:val="0"/>
          <w:numId w:val="58"/>
        </w:numPr>
        <w:rPr>
          <w:lang w:val="en-US"/>
        </w:rPr>
      </w:pPr>
      <w:r>
        <w:rPr>
          <w:lang w:val="en-US"/>
        </w:rPr>
        <w:t>Tms</w:t>
      </w:r>
      <w:r w:rsidR="006667BC">
        <w:rPr>
          <w:lang w:val="en-US"/>
        </w:rPr>
        <w:t xml:space="preserve">: </w:t>
      </w:r>
      <w:r w:rsidR="006667BC" w:rsidRPr="006667BC">
        <w:rPr>
          <w:lang w:val="en-US"/>
        </w:rPr>
        <w:t>TAP test mode select</w:t>
      </w:r>
      <w:r w:rsidR="006667BC">
        <w:rPr>
          <w:lang w:val="en-US"/>
        </w:rPr>
        <w:t xml:space="preserve"> </w:t>
      </w:r>
      <w:r w:rsidR="006667BC" w:rsidRPr="006667BC">
        <w:rPr>
          <w:lang w:val="en-US"/>
        </w:rPr>
        <w:t>Sampled on rising edge of tck</w:t>
      </w:r>
    </w:p>
    <w:p w14:paraId="307FA7C3" w14:textId="6A035D47" w:rsidR="00D11CBE" w:rsidRDefault="00D11CBE" w:rsidP="00DA2CD3">
      <w:pPr>
        <w:pStyle w:val="ListParagraph"/>
        <w:numPr>
          <w:ilvl w:val="0"/>
          <w:numId w:val="58"/>
        </w:numPr>
        <w:rPr>
          <w:lang w:val="en-US"/>
        </w:rPr>
      </w:pPr>
      <w:r>
        <w:rPr>
          <w:lang w:val="en-US"/>
        </w:rPr>
        <w:t>Trstn</w:t>
      </w:r>
      <w:r w:rsidR="006667BC">
        <w:rPr>
          <w:lang w:val="en-US"/>
        </w:rPr>
        <w:t>:</w:t>
      </w:r>
      <w:r w:rsidR="00E303F6">
        <w:rPr>
          <w:lang w:val="en-US"/>
        </w:rPr>
        <w:t xml:space="preserve"> </w:t>
      </w:r>
      <w:r w:rsidR="00E303F6" w:rsidRPr="00E303F6">
        <w:rPr>
          <w:lang w:val="en-US"/>
        </w:rPr>
        <w:t>TAP reset</w:t>
      </w:r>
    </w:p>
    <w:p w14:paraId="0D43071A" w14:textId="7151C03D" w:rsidR="00A368DE" w:rsidRDefault="00A368DE" w:rsidP="00A368DE">
      <w:pPr>
        <w:rPr>
          <w:lang w:val="en-US"/>
        </w:rPr>
      </w:pPr>
      <w:r>
        <w:rPr>
          <w:lang w:val="en-US"/>
        </w:rPr>
        <w:t>INPUT FROM REGISTER</w:t>
      </w:r>
    </w:p>
    <w:p w14:paraId="37C74D96" w14:textId="77777777" w:rsidR="00A368DE" w:rsidRDefault="00A368DE" w:rsidP="00A368DE">
      <w:pPr>
        <w:pStyle w:val="ListParagraph"/>
        <w:numPr>
          <w:ilvl w:val="0"/>
          <w:numId w:val="58"/>
        </w:numPr>
      </w:pPr>
      <w:r w:rsidRPr="0076C5D2">
        <w:t>Memsafe (ADDRESS=0x3E, BIT=0x05): to globally deactivate the memory by making CSN high internally</w:t>
      </w:r>
    </w:p>
    <w:p w14:paraId="73F83534" w14:textId="77777777" w:rsidR="00A368DE" w:rsidRDefault="00A368DE" w:rsidP="00A368DE">
      <w:pPr>
        <w:pStyle w:val="ListParagraph"/>
        <w:numPr>
          <w:ilvl w:val="0"/>
          <w:numId w:val="58"/>
        </w:numPr>
      </w:pPr>
      <w:r w:rsidRPr="0076C5D2">
        <w:t>Mem_atpg_mode (ADDRESS=0x3E, BIT=0x06): Used to constraint few memory inputs and improve controllability and observability.</w:t>
      </w:r>
    </w:p>
    <w:p w14:paraId="141DF132" w14:textId="77777777" w:rsidR="00A368DE" w:rsidRDefault="00A368DE" w:rsidP="00A368DE">
      <w:pPr>
        <w:rPr>
          <w:lang w:val="en-US"/>
        </w:rPr>
      </w:pPr>
      <w:r>
        <w:rPr>
          <w:lang w:val="en-US"/>
        </w:rPr>
        <w:lastRenderedPageBreak/>
        <w:t>ANALOG PADS:</w:t>
      </w:r>
    </w:p>
    <w:p w14:paraId="5BBAD4D1" w14:textId="77777777" w:rsidR="00A368DE" w:rsidRDefault="00A368DE" w:rsidP="00A368DE">
      <w:pPr>
        <w:pStyle w:val="ListParagraph"/>
        <w:numPr>
          <w:ilvl w:val="0"/>
          <w:numId w:val="58"/>
        </w:numPr>
        <w:rPr>
          <w:lang w:val="en-US"/>
        </w:rPr>
      </w:pPr>
      <w:r w:rsidRPr="00BB38B7">
        <w:rPr>
          <w:lang w:val="en-US"/>
        </w:rPr>
        <w:t>sense internal V1V2</w:t>
      </w:r>
      <w:r>
        <w:rPr>
          <w:lang w:val="en-US"/>
        </w:rPr>
        <w:t xml:space="preserve"> (</w:t>
      </w:r>
      <w:r w:rsidRPr="00C35B0B">
        <w:rPr>
          <w:lang w:val="en-US"/>
        </w:rPr>
        <w:t>GPIO1</w:t>
      </w:r>
      <w:r>
        <w:rPr>
          <w:lang w:val="en-US"/>
        </w:rPr>
        <w:t>)</w:t>
      </w:r>
    </w:p>
    <w:p w14:paraId="298344F9" w14:textId="77777777" w:rsidR="00A368DE" w:rsidRPr="00BB38B7" w:rsidRDefault="00A368DE" w:rsidP="00A368DE">
      <w:pPr>
        <w:pStyle w:val="ListParagraph"/>
        <w:numPr>
          <w:ilvl w:val="0"/>
          <w:numId w:val="58"/>
        </w:numPr>
        <w:rPr>
          <w:lang w:val="en-US"/>
        </w:rPr>
      </w:pPr>
      <w:r w:rsidRPr="00BB38B7">
        <w:rPr>
          <w:lang w:val="en-US"/>
        </w:rPr>
        <w:t>force = V1V2 SUPPLY</w:t>
      </w:r>
      <w:r>
        <w:rPr>
          <w:lang w:val="en-US"/>
        </w:rPr>
        <w:t xml:space="preserve"> (</w:t>
      </w:r>
      <w:r w:rsidRPr="00C35B0B">
        <w:rPr>
          <w:lang w:val="en-US"/>
        </w:rPr>
        <w:t>GPIO</w:t>
      </w:r>
      <w:r>
        <w:rPr>
          <w:lang w:val="en-US"/>
        </w:rPr>
        <w:t>2)</w:t>
      </w:r>
    </w:p>
    <w:p w14:paraId="4E4862B9" w14:textId="77777777" w:rsidR="00E303F6" w:rsidRPr="00E303F6" w:rsidRDefault="00E303F6" w:rsidP="00E303F6">
      <w:pPr>
        <w:rPr>
          <w:lang w:val="en-US"/>
        </w:rPr>
      </w:pPr>
    </w:p>
    <w:p w14:paraId="35FEF10F" w14:textId="77777777" w:rsidR="00D11CBE" w:rsidRPr="00D11CBE" w:rsidRDefault="00D11CBE" w:rsidP="00D11CBE">
      <w:pPr>
        <w:pStyle w:val="ListParagraph"/>
        <w:ind w:left="1440"/>
        <w:rPr>
          <w:lang w:val="en-US"/>
        </w:rPr>
      </w:pPr>
    </w:p>
    <w:p w14:paraId="046A9AE7" w14:textId="77777777" w:rsidR="003D082F" w:rsidRPr="003D082F" w:rsidRDefault="003D082F" w:rsidP="003D082F">
      <w:pPr>
        <w:pStyle w:val="ListParagraph"/>
        <w:ind w:left="1068"/>
        <w:rPr>
          <w:lang w:val="en-US"/>
        </w:rPr>
      </w:pPr>
    </w:p>
    <w:p w14:paraId="41880199" w14:textId="78160448" w:rsidR="00970DB0" w:rsidRDefault="00970DB0" w:rsidP="00970DB0">
      <w:pPr>
        <w:pStyle w:val="Heading1"/>
      </w:pPr>
      <w:bookmarkStart w:id="247" w:name="_Toc224827132"/>
      <w:r>
        <w:t>Digital DFT</w:t>
      </w:r>
      <w:bookmarkEnd w:id="247"/>
    </w:p>
    <w:p w14:paraId="01A7F876" w14:textId="77777777" w:rsidR="009E3994" w:rsidRDefault="009E3994" w:rsidP="009E3994">
      <w:pPr>
        <w:pStyle w:val="Heading20"/>
      </w:pPr>
      <w:bookmarkStart w:id="248" w:name="_Toc224827133"/>
      <w:r>
        <w:t>Scan mode</w:t>
      </w:r>
      <w:bookmarkEnd w:id="248"/>
    </w:p>
    <w:p w14:paraId="23F37639" w14:textId="77777777" w:rsidR="009E3994" w:rsidRDefault="009E3994" w:rsidP="009E3994">
      <w:pPr>
        <w:rPr>
          <w:color w:val="0070C0"/>
        </w:rPr>
      </w:pPr>
      <w:r w:rsidRPr="007F0187">
        <w:rPr>
          <w:color w:val="0070C0"/>
        </w:rPr>
        <w:t>[DDS_STBIO1_</w:t>
      </w:r>
      <w:r>
        <w:rPr>
          <w:bCs/>
          <w:color w:val="0070C0"/>
        </w:rPr>
        <w:t>0699</w:t>
      </w:r>
      <w:r w:rsidRPr="007F0187">
        <w:rPr>
          <w:color w:val="0070C0"/>
        </w:rPr>
        <w:t>] Requirement</w:t>
      </w:r>
      <w:r>
        <w:rPr>
          <w:color w:val="0070C0"/>
        </w:rPr>
        <w:t>:</w:t>
      </w:r>
    </w:p>
    <w:p w14:paraId="4E0B3AC1" w14:textId="77777777" w:rsidR="009E3994" w:rsidRPr="00FA7D80" w:rsidRDefault="009E3994" w:rsidP="009E3994">
      <w:pPr>
        <w:rPr>
          <w:lang w:val="en-US"/>
        </w:rPr>
      </w:pPr>
      <w:r w:rsidRPr="00FA7D80">
        <w:rPr>
          <w:lang w:val="en-US"/>
        </w:rPr>
        <w:t>After the initial boot phase,</w:t>
      </w:r>
      <w:r>
        <w:rPr>
          <w:lang w:val="en-US"/>
        </w:rPr>
        <w:t xml:space="preserve"> only with SPI interface,</w:t>
      </w:r>
      <w:r w:rsidRPr="00FA7D80">
        <w:rPr>
          <w:lang w:val="en-US"/>
        </w:rPr>
        <w:t xml:space="preserve"> to turn on the </w:t>
      </w:r>
      <w:r>
        <w:rPr>
          <w:lang w:val="en-US"/>
        </w:rPr>
        <w:t>Scan mode</w:t>
      </w:r>
      <w:r w:rsidRPr="00FA7D80">
        <w:rPr>
          <w:lang w:val="en-US"/>
        </w:rPr>
        <w:t xml:space="preserve"> </w:t>
      </w:r>
      <w:r>
        <w:rPr>
          <w:lang w:val="en-US"/>
        </w:rPr>
        <w:t>shall be</w:t>
      </w:r>
      <w:r w:rsidRPr="00FA7D80">
        <w:rPr>
          <w:lang w:val="en-US"/>
        </w:rPr>
        <w:t>:</w:t>
      </w:r>
    </w:p>
    <w:p w14:paraId="1FD9DF7C" w14:textId="77777777" w:rsidR="009E3994" w:rsidRPr="00FA7D80" w:rsidRDefault="009E3994" w:rsidP="009E3994">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DATA=0x03)</w:t>
      </w:r>
    </w:p>
    <w:p w14:paraId="045F6048" w14:textId="77777777" w:rsidR="009E3994" w:rsidRPr="00FA7D80" w:rsidRDefault="009E3994" w:rsidP="009E3994">
      <w:pPr>
        <w:pStyle w:val="ListParagraph"/>
        <w:numPr>
          <w:ilvl w:val="0"/>
          <w:numId w:val="76"/>
        </w:numPr>
        <w:rPr>
          <w:lang w:val="en-US"/>
        </w:rPr>
      </w:pPr>
      <w:r w:rsidRPr="00FA7D80">
        <w:rPr>
          <w:lang w:val="en-US"/>
        </w:rPr>
        <w:t xml:space="preserve">Enable LDO </w:t>
      </w:r>
      <w:r>
        <w:rPr>
          <w:lang w:val="en-US"/>
        </w:rPr>
        <w:t>1V8</w:t>
      </w:r>
      <w:r w:rsidRPr="00FA7D80">
        <w:rPr>
          <w:lang w:val="en-US"/>
        </w:rPr>
        <w:t xml:space="preserve"> by writing to regmap </w:t>
      </w:r>
      <w:r w:rsidRPr="006351DC">
        <w:rPr>
          <w:b/>
          <w:bCs/>
          <w:lang w:val="en-US"/>
        </w:rPr>
        <w:t>VIREF_LDO1V8_CLK16M register</w:t>
      </w:r>
      <w:r w:rsidRPr="006351DC">
        <w:rPr>
          <w:lang w:val="en-US"/>
        </w:rPr>
        <w:t xml:space="preserve"> </w:t>
      </w:r>
      <w:r w:rsidRPr="00FA7D80">
        <w:rPr>
          <w:lang w:val="en-US"/>
        </w:rPr>
        <w:t>(ADDRESS=0x0F, DATA=0x02)</w:t>
      </w:r>
    </w:p>
    <w:p w14:paraId="59FD6187" w14:textId="77777777" w:rsidR="009E3994" w:rsidRPr="00FA7D80" w:rsidRDefault="009E3994" w:rsidP="009E3994">
      <w:pPr>
        <w:pStyle w:val="ListParagraph"/>
        <w:numPr>
          <w:ilvl w:val="0"/>
          <w:numId w:val="76"/>
        </w:numPr>
        <w:rPr>
          <w:lang w:val="en-US"/>
        </w:rPr>
      </w:pPr>
      <w:r w:rsidRPr="00FA7D80">
        <w:rPr>
          <w:lang w:val="en-US"/>
        </w:rPr>
        <w:t xml:space="preserve">Enable clock by writing to regmap </w:t>
      </w:r>
      <w:r w:rsidRPr="006351DC">
        <w:rPr>
          <w:b/>
          <w:bCs/>
          <w:lang w:val="en-US"/>
        </w:rPr>
        <w:t>VIREF_LDO1V8_CLK16M register</w:t>
      </w:r>
      <w:r>
        <w:rPr>
          <w:lang w:val="en-US"/>
        </w:rPr>
        <w:t xml:space="preserve"> </w:t>
      </w:r>
      <w:r w:rsidRPr="00FA7D80">
        <w:rPr>
          <w:lang w:val="en-US"/>
        </w:rPr>
        <w:t>(ADDRESS=0x0F, DATA=0x12)</w:t>
      </w:r>
    </w:p>
    <w:p w14:paraId="68935ACC" w14:textId="77777777" w:rsidR="009E3994" w:rsidRDefault="009E3994" w:rsidP="009E3994">
      <w:pPr>
        <w:pStyle w:val="ListParagraph"/>
        <w:numPr>
          <w:ilvl w:val="0"/>
          <w:numId w:val="76"/>
        </w:numPr>
        <w:rPr>
          <w:lang w:val="en-US"/>
        </w:rPr>
      </w:pPr>
      <w:r w:rsidRPr="00FA7D80">
        <w:rPr>
          <w:lang w:val="en-US"/>
        </w:rPr>
        <w:t>Enable</w:t>
      </w:r>
      <w:r>
        <w:rPr>
          <w:lang w:val="en-US"/>
        </w:rPr>
        <w:t xml:space="preserve"> debug </w:t>
      </w:r>
      <w:r w:rsidRPr="00FA7D80">
        <w:rPr>
          <w:lang w:val="en-US"/>
        </w:rPr>
        <w:t>mode by writing to regmap (ADDRESS=0x</w:t>
      </w:r>
      <w:r>
        <w:rPr>
          <w:lang w:val="en-US"/>
        </w:rPr>
        <w:t>3</w:t>
      </w:r>
      <w:r w:rsidRPr="00FA7D80">
        <w:rPr>
          <w:lang w:val="en-US"/>
        </w:rPr>
        <w:t>E, DATA=0x0</w:t>
      </w:r>
      <w:r>
        <w:rPr>
          <w:lang w:val="en-US"/>
        </w:rPr>
        <w:t>1</w:t>
      </w:r>
      <w:r w:rsidRPr="00FA7D80">
        <w:rPr>
          <w:lang w:val="en-US"/>
        </w:rPr>
        <w:t>)</w:t>
      </w:r>
    </w:p>
    <w:p w14:paraId="780F2D61" w14:textId="77777777" w:rsidR="009E3994" w:rsidRDefault="009E3994" w:rsidP="009E3994">
      <w:pPr>
        <w:pStyle w:val="NormalWeb"/>
        <w:keepNext/>
      </w:pPr>
      <w:r>
        <w:rPr>
          <w:noProof/>
        </w:rPr>
        <w:drawing>
          <wp:inline distT="0" distB="0" distL="0" distR="0" wp14:anchorId="38903331" wp14:editId="00951E27">
            <wp:extent cx="6247876" cy="1390099"/>
            <wp:effectExtent l="0" t="0" r="635" b="635"/>
            <wp:docPr id="1092901978" name="Picture 1" descr="A close 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01978" name="Picture 1" descr="A close up of a line&#10;&#10;AI-generated content may be incorrect."/>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74613" r="34676"/>
                    <a:stretch>
                      <a:fillRect/>
                    </a:stretch>
                  </pic:blipFill>
                  <pic:spPr bwMode="auto">
                    <a:xfrm>
                      <a:off x="0" y="0"/>
                      <a:ext cx="6369794" cy="1417225"/>
                    </a:xfrm>
                    <a:prstGeom prst="rect">
                      <a:avLst/>
                    </a:prstGeom>
                    <a:noFill/>
                    <a:ln>
                      <a:noFill/>
                    </a:ln>
                    <a:extLst>
                      <a:ext uri="{53640926-AAD7-44D8-BBD7-CCE9431645EC}">
                        <a14:shadowObscured xmlns:a14="http://schemas.microsoft.com/office/drawing/2010/main"/>
                      </a:ext>
                    </a:extLst>
                  </pic:spPr>
                </pic:pic>
              </a:graphicData>
            </a:graphic>
          </wp:inline>
        </w:drawing>
      </w:r>
    </w:p>
    <w:p w14:paraId="794CEA4E" w14:textId="1B1CA94D" w:rsidR="009E3994" w:rsidRPr="006A1314" w:rsidRDefault="009E3994" w:rsidP="009E3994">
      <w:pPr>
        <w:pStyle w:val="Caption"/>
        <w:jc w:val="center"/>
      </w:pPr>
      <w:bookmarkStart w:id="249" w:name="_Toc210989396"/>
      <w:r>
        <w:t xml:space="preserve">Figure </w:t>
      </w:r>
      <w:fldSimple w:instr=" SEQ Figure \* ARABIC ">
        <w:r w:rsidR="00E27A95">
          <w:rPr>
            <w:noProof/>
          </w:rPr>
          <w:t>26</w:t>
        </w:r>
      </w:fldSimple>
      <w:r>
        <w:t xml:space="preserve"> scan</w:t>
      </w:r>
      <w:r w:rsidRPr="006A186D">
        <w:t xml:space="preserve"> mode activation timing</w:t>
      </w:r>
      <w:bookmarkEnd w:id="249"/>
    </w:p>
    <w:p w14:paraId="16C5AD25" w14:textId="77777777" w:rsidR="009E3994" w:rsidRPr="00064A42" w:rsidRDefault="009E3994" w:rsidP="009E3994">
      <w:pPr>
        <w:rPr>
          <w:color w:val="0070C0"/>
        </w:rPr>
      </w:pPr>
      <w:r w:rsidRPr="007F0187">
        <w:rPr>
          <w:color w:val="0070C0"/>
        </w:rPr>
        <w:t>[End]</w:t>
      </w:r>
    </w:p>
    <w:p w14:paraId="2999859F" w14:textId="77777777" w:rsidR="009E3994" w:rsidRPr="009E3994" w:rsidRDefault="009E3994" w:rsidP="009E3994">
      <w:pPr>
        <w:rPr>
          <w:lang w:val="en-US"/>
        </w:rPr>
      </w:pPr>
    </w:p>
    <w:p w14:paraId="6490595C" w14:textId="01C6DE75" w:rsidR="00970DB0" w:rsidRDefault="00131398" w:rsidP="00420334">
      <w:pPr>
        <w:pStyle w:val="Heading20"/>
      </w:pPr>
      <w:bookmarkStart w:id="250" w:name="_Toc224827134"/>
      <w:r>
        <w:t>Debug mode</w:t>
      </w:r>
      <w:bookmarkEnd w:id="250"/>
    </w:p>
    <w:p w14:paraId="55D9555E" w14:textId="6765E096" w:rsidR="00C27728" w:rsidRDefault="00C27728" w:rsidP="00C27728">
      <w:pPr>
        <w:rPr>
          <w:color w:val="0070C0"/>
        </w:rPr>
      </w:pPr>
      <w:r w:rsidRPr="007F0187">
        <w:rPr>
          <w:color w:val="0070C0"/>
        </w:rPr>
        <w:t>[DDS_STBIO1_</w:t>
      </w:r>
      <w:r>
        <w:rPr>
          <w:bCs/>
          <w:color w:val="0070C0"/>
        </w:rPr>
        <w:t>0</w:t>
      </w:r>
      <w:r w:rsidR="007C02A1">
        <w:rPr>
          <w:bCs/>
          <w:color w:val="0070C0"/>
        </w:rPr>
        <w:t>7</w:t>
      </w:r>
      <w:r>
        <w:rPr>
          <w:bCs/>
          <w:color w:val="0070C0"/>
        </w:rPr>
        <w:t>0</w:t>
      </w:r>
      <w:r w:rsidR="007C02A1">
        <w:rPr>
          <w:bCs/>
          <w:color w:val="0070C0"/>
        </w:rPr>
        <w:t>0</w:t>
      </w:r>
      <w:r w:rsidRPr="007F0187">
        <w:rPr>
          <w:color w:val="0070C0"/>
        </w:rPr>
        <w:t>] Requirement</w:t>
      </w:r>
      <w:r>
        <w:rPr>
          <w:color w:val="0070C0"/>
        </w:rPr>
        <w:t>:</w:t>
      </w:r>
    </w:p>
    <w:p w14:paraId="0DACE107" w14:textId="04CFFD3D" w:rsidR="00C27728" w:rsidRPr="00FA7D80" w:rsidRDefault="00C27728" w:rsidP="00C27728">
      <w:pPr>
        <w:rPr>
          <w:lang w:val="en-US"/>
        </w:rPr>
      </w:pPr>
      <w:r w:rsidRPr="00FA7D80">
        <w:rPr>
          <w:lang w:val="en-US"/>
        </w:rPr>
        <w:t xml:space="preserve">After the initial boot phase, to turn on the </w:t>
      </w:r>
      <w:r w:rsidR="0072397C">
        <w:rPr>
          <w:lang w:val="en-US"/>
        </w:rPr>
        <w:t>Debug mode</w:t>
      </w:r>
      <w:r w:rsidRPr="00FA7D80">
        <w:rPr>
          <w:lang w:val="en-US"/>
        </w:rPr>
        <w:t xml:space="preserve"> </w:t>
      </w:r>
      <w:r>
        <w:rPr>
          <w:lang w:val="en-US"/>
        </w:rPr>
        <w:t>shall be</w:t>
      </w:r>
      <w:r w:rsidRPr="00FA7D80">
        <w:rPr>
          <w:lang w:val="en-US"/>
        </w:rPr>
        <w:t>:</w:t>
      </w:r>
    </w:p>
    <w:p w14:paraId="3C417B5F" w14:textId="459BB10F" w:rsidR="00C27728" w:rsidRPr="00FA7D80" w:rsidRDefault="00C27728" w:rsidP="00DA2CD3">
      <w:pPr>
        <w:pStyle w:val="ListParagraph"/>
        <w:numPr>
          <w:ilvl w:val="0"/>
          <w:numId w:val="76"/>
        </w:numPr>
        <w:rPr>
          <w:lang w:val="en-US"/>
        </w:rPr>
      </w:pPr>
      <w:r w:rsidRPr="00FA7D80">
        <w:rPr>
          <w:lang w:val="en-US"/>
        </w:rPr>
        <w:t>Select page 3 of the regmap (ADDRESS=0x4</w:t>
      </w:r>
      <w:r w:rsidR="001C5A8B">
        <w:rPr>
          <w:lang w:val="en-US"/>
        </w:rPr>
        <w:t>0</w:t>
      </w:r>
      <w:r w:rsidRPr="00FA7D80">
        <w:rPr>
          <w:lang w:val="en-US"/>
        </w:rPr>
        <w:t>, DATA=0x03)</w:t>
      </w:r>
    </w:p>
    <w:p w14:paraId="3726BD56" w14:textId="00E4749B" w:rsidR="00C27728" w:rsidRPr="00FA7D80" w:rsidRDefault="00C27728" w:rsidP="00DA2CD3">
      <w:pPr>
        <w:pStyle w:val="ListParagraph"/>
        <w:numPr>
          <w:ilvl w:val="0"/>
          <w:numId w:val="76"/>
        </w:numPr>
        <w:rPr>
          <w:lang w:val="en-US"/>
        </w:rPr>
      </w:pPr>
      <w:r w:rsidRPr="00FA7D80">
        <w:rPr>
          <w:lang w:val="en-US"/>
        </w:rPr>
        <w:t xml:space="preserve">Enable LDO </w:t>
      </w:r>
      <w:r>
        <w:rPr>
          <w:lang w:val="en-US"/>
        </w:rPr>
        <w:t>1V8</w:t>
      </w:r>
      <w:r w:rsidRPr="00FA7D80">
        <w:rPr>
          <w:lang w:val="en-US"/>
        </w:rPr>
        <w:t xml:space="preserve"> by writing to regmap </w:t>
      </w:r>
      <w:r w:rsidRPr="006351DC">
        <w:rPr>
          <w:b/>
          <w:bCs/>
          <w:lang w:val="en-US"/>
        </w:rPr>
        <w:t>VIREF_LDO1V8_CLK16M register</w:t>
      </w:r>
      <w:r w:rsidRPr="006351DC">
        <w:rPr>
          <w:lang w:val="en-US"/>
        </w:rPr>
        <w:t xml:space="preserve"> </w:t>
      </w:r>
      <w:r w:rsidRPr="00FA7D80">
        <w:rPr>
          <w:lang w:val="en-US"/>
        </w:rPr>
        <w:t>(ADDRESS=0x0F, DATA=0x02)</w:t>
      </w:r>
    </w:p>
    <w:p w14:paraId="643A4D34" w14:textId="16CEA005" w:rsidR="00C27728" w:rsidRPr="00FA7D80" w:rsidRDefault="00C27728" w:rsidP="00DA2CD3">
      <w:pPr>
        <w:pStyle w:val="ListParagraph"/>
        <w:numPr>
          <w:ilvl w:val="0"/>
          <w:numId w:val="76"/>
        </w:numPr>
        <w:rPr>
          <w:lang w:val="en-US"/>
        </w:rPr>
      </w:pPr>
      <w:r w:rsidRPr="00FA7D80">
        <w:rPr>
          <w:lang w:val="en-US"/>
        </w:rPr>
        <w:t xml:space="preserve">Enable clock by writing to regmap </w:t>
      </w:r>
      <w:r w:rsidRPr="006351DC">
        <w:rPr>
          <w:b/>
          <w:bCs/>
          <w:lang w:val="en-US"/>
        </w:rPr>
        <w:t>VIREF_LDO1V8_CLK16M register</w:t>
      </w:r>
      <w:r w:rsidR="001C5A8B">
        <w:rPr>
          <w:lang w:val="en-US"/>
        </w:rPr>
        <w:t xml:space="preserve"> </w:t>
      </w:r>
      <w:r w:rsidRPr="00FA7D80">
        <w:rPr>
          <w:lang w:val="en-US"/>
        </w:rPr>
        <w:t>(ADDRESS=0x0F, DATA=0x12)</w:t>
      </w:r>
    </w:p>
    <w:p w14:paraId="2BB0B03D" w14:textId="5759FDDA" w:rsidR="00C27728" w:rsidRPr="00FA7D80" w:rsidRDefault="00C27728" w:rsidP="00DA2CD3">
      <w:pPr>
        <w:pStyle w:val="ListParagraph"/>
        <w:numPr>
          <w:ilvl w:val="0"/>
          <w:numId w:val="76"/>
        </w:numPr>
        <w:rPr>
          <w:lang w:val="en-US"/>
        </w:rPr>
      </w:pPr>
      <w:r w:rsidRPr="00FA7D80">
        <w:rPr>
          <w:lang w:val="en-US"/>
        </w:rPr>
        <w:t>Enable</w:t>
      </w:r>
      <w:r w:rsidR="009E3EC6">
        <w:rPr>
          <w:lang w:val="en-US"/>
        </w:rPr>
        <w:t xml:space="preserve"> debug </w:t>
      </w:r>
      <w:r w:rsidRPr="00FA7D80">
        <w:rPr>
          <w:lang w:val="en-US"/>
        </w:rPr>
        <w:t>mode by writing to regmap (ADDRESS=0x</w:t>
      </w:r>
      <w:r w:rsidR="009E3EC6">
        <w:rPr>
          <w:lang w:val="en-US"/>
        </w:rPr>
        <w:t>3</w:t>
      </w:r>
      <w:r w:rsidRPr="00FA7D80">
        <w:rPr>
          <w:lang w:val="en-US"/>
        </w:rPr>
        <w:t>E, DATA=0x0</w:t>
      </w:r>
      <w:r w:rsidR="009E3EC6">
        <w:rPr>
          <w:lang w:val="en-US"/>
        </w:rPr>
        <w:t>8</w:t>
      </w:r>
      <w:r w:rsidRPr="00FA7D80">
        <w:rPr>
          <w:lang w:val="en-US"/>
        </w:rPr>
        <w:t>)</w:t>
      </w:r>
    </w:p>
    <w:p w14:paraId="43689EB1" w14:textId="77777777" w:rsidR="00C27728" w:rsidRPr="00064A42" w:rsidRDefault="00C27728" w:rsidP="00C27728">
      <w:pPr>
        <w:rPr>
          <w:color w:val="0070C0"/>
        </w:rPr>
      </w:pPr>
      <w:r w:rsidRPr="007F0187">
        <w:rPr>
          <w:color w:val="0070C0"/>
        </w:rPr>
        <w:t>[End]</w:t>
      </w:r>
    </w:p>
    <w:p w14:paraId="00E7C0BA" w14:textId="77777777" w:rsidR="00C27728" w:rsidRPr="00C27728" w:rsidRDefault="00C27728" w:rsidP="00C27728">
      <w:pPr>
        <w:rPr>
          <w:lang w:val="en-US"/>
        </w:rPr>
      </w:pPr>
    </w:p>
    <w:p w14:paraId="23A38C00" w14:textId="2FFB7BF2" w:rsidR="00131398" w:rsidRDefault="00513898" w:rsidP="00131398">
      <w:pPr>
        <w:pStyle w:val="NormalWeb"/>
        <w:keepNext/>
      </w:pPr>
      <w:r w:rsidRPr="00513898">
        <w:rPr>
          <w:noProof/>
        </w:rPr>
        <w:lastRenderedPageBreak/>
        <w:drawing>
          <wp:inline distT="0" distB="0" distL="0" distR="0" wp14:anchorId="41C97FE6" wp14:editId="1926CD0D">
            <wp:extent cx="6005830" cy="1125855"/>
            <wp:effectExtent l="0" t="0" r="0" b="0"/>
            <wp:docPr id="105289487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94878" name="Picture 3"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05830" cy="1125855"/>
                    </a:xfrm>
                    <a:prstGeom prst="rect">
                      <a:avLst/>
                    </a:prstGeom>
                    <a:noFill/>
                    <a:ln>
                      <a:noFill/>
                    </a:ln>
                  </pic:spPr>
                </pic:pic>
              </a:graphicData>
            </a:graphic>
          </wp:inline>
        </w:drawing>
      </w:r>
    </w:p>
    <w:p w14:paraId="2270210B" w14:textId="0CFF2BD0" w:rsidR="00131398" w:rsidRDefault="00131398" w:rsidP="00BA5842">
      <w:pPr>
        <w:pStyle w:val="Caption"/>
        <w:jc w:val="center"/>
      </w:pPr>
      <w:bookmarkStart w:id="251" w:name="_Toc210989397"/>
      <w:r>
        <w:t xml:space="preserve">Figure </w:t>
      </w:r>
      <w:fldSimple w:instr=" SEQ Figure \* ARABIC ">
        <w:r w:rsidR="00E27A95">
          <w:rPr>
            <w:noProof/>
          </w:rPr>
          <w:t>27</w:t>
        </w:r>
      </w:fldSimple>
      <w:r>
        <w:t xml:space="preserve"> </w:t>
      </w:r>
      <w:r w:rsidR="00BA5842" w:rsidRPr="00BA5842">
        <w:t>debug mode activation timing</w:t>
      </w:r>
      <w:bookmarkEnd w:id="251"/>
    </w:p>
    <w:p w14:paraId="2BD24F80" w14:textId="252A083D" w:rsidR="00710B28" w:rsidRDefault="00710B28" w:rsidP="00710B28">
      <w:pPr>
        <w:pStyle w:val="Heading20"/>
      </w:pPr>
      <w:bookmarkStart w:id="252" w:name="_Toc224827135"/>
      <w:r>
        <w:t>ADC TEST LOW NOISE</w:t>
      </w:r>
      <w:bookmarkEnd w:id="252"/>
    </w:p>
    <w:p w14:paraId="3E40B84E" w14:textId="3DE5EE78" w:rsidR="00710B28" w:rsidRDefault="00710B28" w:rsidP="00710B28">
      <w:pPr>
        <w:rPr>
          <w:color w:val="0070C0"/>
        </w:rPr>
      </w:pPr>
      <w:r w:rsidRPr="007F0187">
        <w:rPr>
          <w:color w:val="0070C0"/>
        </w:rPr>
        <w:t>[DDS_STBIO1_</w:t>
      </w:r>
      <w:r>
        <w:rPr>
          <w:bCs/>
          <w:color w:val="0070C0"/>
        </w:rPr>
        <w:t>0</w:t>
      </w:r>
      <w:r w:rsidR="007C02A1">
        <w:rPr>
          <w:bCs/>
          <w:color w:val="0070C0"/>
        </w:rPr>
        <w:t>7</w:t>
      </w:r>
      <w:r>
        <w:rPr>
          <w:bCs/>
          <w:color w:val="0070C0"/>
        </w:rPr>
        <w:t>0</w:t>
      </w:r>
      <w:r w:rsidR="007C02A1">
        <w:rPr>
          <w:bCs/>
          <w:color w:val="0070C0"/>
        </w:rPr>
        <w:t>1</w:t>
      </w:r>
      <w:r w:rsidRPr="007F0187">
        <w:rPr>
          <w:color w:val="0070C0"/>
        </w:rPr>
        <w:t>] Requirement</w:t>
      </w:r>
      <w:r>
        <w:rPr>
          <w:color w:val="0070C0"/>
        </w:rPr>
        <w:t>:</w:t>
      </w:r>
    </w:p>
    <w:p w14:paraId="53EB5F84" w14:textId="582EA9BE" w:rsidR="00710B28" w:rsidRDefault="00CF75A0" w:rsidP="00710B28">
      <w:pPr>
        <w:rPr>
          <w:lang w:val="en-US"/>
        </w:rPr>
      </w:pPr>
      <w:r>
        <w:rPr>
          <w:lang w:val="en-US"/>
        </w:rPr>
        <w:t xml:space="preserve">To </w:t>
      </w:r>
      <w:r w:rsidR="00710B28" w:rsidRPr="00FA7D80">
        <w:rPr>
          <w:lang w:val="en-US"/>
        </w:rPr>
        <w:t xml:space="preserve">turn on the </w:t>
      </w:r>
      <w:r w:rsidRPr="00CF75A0">
        <w:rPr>
          <w:lang w:val="en-US"/>
        </w:rPr>
        <w:t>ADC TEST LOW NOISE</w:t>
      </w:r>
      <w:r>
        <w:rPr>
          <w:lang w:val="en-US"/>
        </w:rPr>
        <w:t xml:space="preserve"> mode </w:t>
      </w:r>
      <w:r w:rsidR="00710B28">
        <w:rPr>
          <w:lang w:val="en-US"/>
        </w:rPr>
        <w:t>shall be</w:t>
      </w:r>
      <w:r w:rsidR="00710B28" w:rsidRPr="00FA7D80">
        <w:rPr>
          <w:lang w:val="en-US"/>
        </w:rPr>
        <w:t>:</w:t>
      </w:r>
    </w:p>
    <w:p w14:paraId="27C93983" w14:textId="77777777" w:rsidR="00320419" w:rsidRPr="00FA7D80" w:rsidRDefault="00320419"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DATA=0x03)</w:t>
      </w:r>
    </w:p>
    <w:p w14:paraId="6DB02ABB" w14:textId="5DBDD6F0" w:rsidR="00320419" w:rsidRPr="00FA7D80" w:rsidRDefault="00320419" w:rsidP="00DA2CD3">
      <w:pPr>
        <w:pStyle w:val="ListParagraph"/>
        <w:numPr>
          <w:ilvl w:val="0"/>
          <w:numId w:val="76"/>
        </w:numPr>
        <w:rPr>
          <w:lang w:val="en-US"/>
        </w:rPr>
      </w:pPr>
      <w:r w:rsidRPr="00FA7D80">
        <w:rPr>
          <w:lang w:val="en-US"/>
        </w:rPr>
        <w:t xml:space="preserve">Enable LDO </w:t>
      </w:r>
      <w:r>
        <w:rPr>
          <w:lang w:val="en-US"/>
        </w:rPr>
        <w:t>1V8</w:t>
      </w:r>
      <w:r w:rsidRPr="00FA7D80">
        <w:rPr>
          <w:lang w:val="en-US"/>
        </w:rPr>
        <w:t xml:space="preserve"> by writing to regmap </w:t>
      </w:r>
      <w:r w:rsidRPr="006351DC">
        <w:rPr>
          <w:b/>
          <w:bCs/>
          <w:lang w:val="en-US"/>
        </w:rPr>
        <w:t>VIREF_LDO1V8_CLK16M register</w:t>
      </w:r>
      <w:r w:rsidRPr="006351DC">
        <w:rPr>
          <w:lang w:val="en-US"/>
        </w:rPr>
        <w:t xml:space="preserve"> </w:t>
      </w:r>
      <w:r w:rsidRPr="00FA7D80">
        <w:rPr>
          <w:lang w:val="en-US"/>
        </w:rPr>
        <w:t>(ADDRESS=0xF, DATA=0x02)</w:t>
      </w:r>
    </w:p>
    <w:p w14:paraId="1A644777" w14:textId="77777777" w:rsidR="00320419" w:rsidRDefault="00320419" w:rsidP="00DA2CD3">
      <w:pPr>
        <w:pStyle w:val="ListParagraph"/>
        <w:numPr>
          <w:ilvl w:val="0"/>
          <w:numId w:val="76"/>
        </w:numPr>
        <w:rPr>
          <w:lang w:val="en-US"/>
        </w:rPr>
      </w:pPr>
      <w:r w:rsidRPr="00FA7D80">
        <w:rPr>
          <w:lang w:val="en-US"/>
        </w:rPr>
        <w:t xml:space="preserve">Enable clock by writing to regmap </w:t>
      </w:r>
      <w:r w:rsidRPr="006351DC">
        <w:rPr>
          <w:b/>
          <w:bCs/>
          <w:lang w:val="en-US"/>
        </w:rPr>
        <w:t>VIREF_LDO1V8_CLK16M register</w:t>
      </w:r>
      <w:r>
        <w:rPr>
          <w:lang w:val="en-US"/>
        </w:rPr>
        <w:t xml:space="preserve"> </w:t>
      </w:r>
      <w:r w:rsidRPr="00FA7D80">
        <w:rPr>
          <w:lang w:val="en-US"/>
        </w:rPr>
        <w:t>(ADDRESS=0x0F, DATA=0x12)</w:t>
      </w:r>
    </w:p>
    <w:p w14:paraId="20EF9217" w14:textId="1E0D6D92" w:rsidR="00320419" w:rsidRDefault="00D311AD" w:rsidP="00DA2CD3">
      <w:pPr>
        <w:pStyle w:val="ListParagraph"/>
        <w:numPr>
          <w:ilvl w:val="0"/>
          <w:numId w:val="76"/>
        </w:numPr>
        <w:rPr>
          <w:lang w:val="en-US"/>
        </w:rPr>
      </w:pPr>
      <w:r>
        <w:rPr>
          <w:lang w:val="en-US"/>
        </w:rPr>
        <w:t xml:space="preserve">Enable ADC in debug mode </w:t>
      </w:r>
      <w:r w:rsidRPr="00FA7D80">
        <w:rPr>
          <w:lang w:val="en-US"/>
        </w:rPr>
        <w:t>(ADDRESS=0x0</w:t>
      </w:r>
      <w:r w:rsidR="0045353F">
        <w:rPr>
          <w:lang w:val="en-US"/>
        </w:rPr>
        <w:t>9</w:t>
      </w:r>
      <w:r w:rsidRPr="00FA7D80">
        <w:rPr>
          <w:lang w:val="en-US"/>
        </w:rPr>
        <w:t>, DATA=0x</w:t>
      </w:r>
      <w:r w:rsidR="0045353F">
        <w:rPr>
          <w:lang w:val="en-US"/>
        </w:rPr>
        <w:t>06</w:t>
      </w:r>
      <w:r w:rsidRPr="00FA7D80">
        <w:rPr>
          <w:lang w:val="en-US"/>
        </w:rPr>
        <w:t>)</w:t>
      </w:r>
    </w:p>
    <w:p w14:paraId="6F5740E3" w14:textId="2376D497" w:rsidR="0045353F" w:rsidRPr="0045353F" w:rsidRDefault="0045353F" w:rsidP="00DA2CD3">
      <w:pPr>
        <w:pStyle w:val="ListParagraph"/>
        <w:numPr>
          <w:ilvl w:val="0"/>
          <w:numId w:val="76"/>
        </w:numPr>
        <w:rPr>
          <w:lang w:val="en-US"/>
        </w:rPr>
      </w:pPr>
      <w:r w:rsidRPr="00FA7D80">
        <w:rPr>
          <w:lang w:val="en-US"/>
        </w:rPr>
        <w:t xml:space="preserve">Select page </w:t>
      </w:r>
      <w:r w:rsidR="00B4016A">
        <w:rPr>
          <w:lang w:val="en-US"/>
        </w:rPr>
        <w:t>2</w:t>
      </w:r>
      <w:r w:rsidRPr="00FA7D80">
        <w:rPr>
          <w:lang w:val="en-US"/>
        </w:rPr>
        <w:t xml:space="preserve"> of the regmap (ADDRESS=0x4</w:t>
      </w:r>
      <w:r>
        <w:rPr>
          <w:lang w:val="en-US"/>
        </w:rPr>
        <w:t>0</w:t>
      </w:r>
      <w:r w:rsidRPr="00FA7D80">
        <w:rPr>
          <w:lang w:val="en-US"/>
        </w:rPr>
        <w:t>, DATA=0x0</w:t>
      </w:r>
      <w:r>
        <w:rPr>
          <w:lang w:val="en-US"/>
        </w:rPr>
        <w:t>2</w:t>
      </w:r>
      <w:r w:rsidRPr="00FA7D80">
        <w:rPr>
          <w:lang w:val="en-US"/>
        </w:rPr>
        <w:t>)</w:t>
      </w:r>
    </w:p>
    <w:p w14:paraId="7869CD2B" w14:textId="7FA89CC7" w:rsidR="0045353F" w:rsidRDefault="0045353F" w:rsidP="00DA2CD3">
      <w:pPr>
        <w:pStyle w:val="ListParagraph"/>
        <w:numPr>
          <w:ilvl w:val="0"/>
          <w:numId w:val="76"/>
        </w:numPr>
        <w:rPr>
          <w:lang w:val="en-US"/>
        </w:rPr>
      </w:pPr>
      <w:r>
        <w:rPr>
          <w:lang w:val="en-US"/>
        </w:rPr>
        <w:t>Enable ADC TEST LOW NOISE</w:t>
      </w:r>
      <w:r w:rsidR="00B4016A">
        <w:rPr>
          <w:lang w:val="en-US"/>
        </w:rPr>
        <w:t xml:space="preserve"> and input of ADC from GPIO</w:t>
      </w:r>
      <w:r>
        <w:rPr>
          <w:lang w:val="en-US"/>
        </w:rPr>
        <w:t xml:space="preserve"> </w:t>
      </w:r>
      <w:r w:rsidRPr="00FA7D80">
        <w:rPr>
          <w:lang w:val="en-US"/>
        </w:rPr>
        <w:t>(ADDRESS=0x0</w:t>
      </w:r>
      <w:r>
        <w:rPr>
          <w:lang w:val="en-US"/>
        </w:rPr>
        <w:t>A</w:t>
      </w:r>
      <w:r w:rsidRPr="00FA7D80">
        <w:rPr>
          <w:lang w:val="en-US"/>
        </w:rPr>
        <w:t>, DATA=0x</w:t>
      </w:r>
      <w:r>
        <w:rPr>
          <w:lang w:val="en-US"/>
        </w:rPr>
        <w:t>14</w:t>
      </w:r>
      <w:r w:rsidRPr="00FA7D80">
        <w:rPr>
          <w:lang w:val="en-US"/>
        </w:rPr>
        <w:t>)</w:t>
      </w:r>
    </w:p>
    <w:p w14:paraId="33F09289" w14:textId="52E78902" w:rsidR="00B4016A" w:rsidRPr="00B4016A" w:rsidRDefault="00B4016A"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w:t>
      </w:r>
      <w:r>
        <w:rPr>
          <w:lang w:val="en-US"/>
        </w:rPr>
        <w:t>2</w:t>
      </w:r>
      <w:r w:rsidRPr="00FA7D80">
        <w:rPr>
          <w:lang w:val="en-US"/>
        </w:rPr>
        <w:t>)</w:t>
      </w:r>
    </w:p>
    <w:p w14:paraId="141659B4" w14:textId="77777777" w:rsidR="00320419" w:rsidRPr="00FA7D80" w:rsidRDefault="00320419" w:rsidP="00DA2CD3">
      <w:pPr>
        <w:pStyle w:val="ListParagraph"/>
        <w:numPr>
          <w:ilvl w:val="0"/>
          <w:numId w:val="76"/>
        </w:numPr>
        <w:rPr>
          <w:lang w:val="en-US"/>
        </w:rPr>
      </w:pPr>
      <w:r w:rsidRPr="00FA7D80">
        <w:rPr>
          <w:lang w:val="en-US"/>
        </w:rPr>
        <w:t>Enable</w:t>
      </w:r>
      <w:r>
        <w:rPr>
          <w:lang w:val="en-US"/>
        </w:rPr>
        <w:t xml:space="preserve"> debug </w:t>
      </w:r>
      <w:r w:rsidRPr="00FA7D80">
        <w:rPr>
          <w:lang w:val="en-US"/>
        </w:rPr>
        <w:t>mode by writing to regmap (ADDRESS=0x</w:t>
      </w:r>
      <w:r>
        <w:rPr>
          <w:lang w:val="en-US"/>
        </w:rPr>
        <w:t>3</w:t>
      </w:r>
      <w:r w:rsidRPr="00FA7D80">
        <w:rPr>
          <w:lang w:val="en-US"/>
        </w:rPr>
        <w:t>E, DATA=0x0</w:t>
      </w:r>
      <w:r>
        <w:rPr>
          <w:lang w:val="en-US"/>
        </w:rPr>
        <w:t>8</w:t>
      </w:r>
      <w:r w:rsidRPr="00FA7D80">
        <w:rPr>
          <w:lang w:val="en-US"/>
        </w:rPr>
        <w:t>)</w:t>
      </w:r>
    </w:p>
    <w:p w14:paraId="6B1F388C" w14:textId="77777777" w:rsidR="00320419" w:rsidRPr="00FA7D80" w:rsidRDefault="00320419" w:rsidP="00710B28">
      <w:pPr>
        <w:rPr>
          <w:lang w:val="en-US"/>
        </w:rPr>
      </w:pPr>
    </w:p>
    <w:p w14:paraId="5558EE6E" w14:textId="4BE94C7A" w:rsidR="00FF593F" w:rsidRPr="007C02A1" w:rsidRDefault="007C02A1" w:rsidP="007C02A1">
      <w:pPr>
        <w:rPr>
          <w:lang w:val="en-US"/>
        </w:rPr>
      </w:pPr>
      <w:r w:rsidRPr="007C02A1">
        <w:rPr>
          <w:noProof/>
          <w:lang w:val="en-US"/>
        </w:rPr>
        <w:drawing>
          <wp:inline distT="0" distB="0" distL="0" distR="0" wp14:anchorId="374D0908" wp14:editId="12EFEB69">
            <wp:extent cx="6122295" cy="1335136"/>
            <wp:effectExtent l="0" t="0" r="0" b="0"/>
            <wp:docPr id="363995185"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5185" name="Picture 4" descr="A close-up of a graph&#10;&#10;AI-generated content may be incorrec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r="34896" b="38907"/>
                    <a:stretch>
                      <a:fillRect/>
                    </a:stretch>
                  </pic:blipFill>
                  <pic:spPr bwMode="auto">
                    <a:xfrm>
                      <a:off x="0" y="0"/>
                      <a:ext cx="6168865" cy="1345292"/>
                    </a:xfrm>
                    <a:prstGeom prst="rect">
                      <a:avLst/>
                    </a:prstGeom>
                    <a:noFill/>
                    <a:ln>
                      <a:noFill/>
                    </a:ln>
                    <a:extLst>
                      <a:ext uri="{53640926-AAD7-44D8-BBD7-CCE9431645EC}">
                        <a14:shadowObscured xmlns:a14="http://schemas.microsoft.com/office/drawing/2010/main"/>
                      </a:ext>
                    </a:extLst>
                  </pic:spPr>
                </pic:pic>
              </a:graphicData>
            </a:graphic>
          </wp:inline>
        </w:drawing>
      </w:r>
    </w:p>
    <w:p w14:paraId="047631E1" w14:textId="77777777" w:rsidR="00710B28" w:rsidRDefault="00710B28" w:rsidP="00710B28">
      <w:pPr>
        <w:rPr>
          <w:color w:val="0070C0"/>
        </w:rPr>
      </w:pPr>
      <w:r w:rsidRPr="007F0187">
        <w:rPr>
          <w:color w:val="0070C0"/>
        </w:rPr>
        <w:t>[End]</w:t>
      </w:r>
    </w:p>
    <w:p w14:paraId="1E94A9A1" w14:textId="77777777" w:rsidR="007C02A1" w:rsidRDefault="007C02A1" w:rsidP="00710B28">
      <w:pPr>
        <w:rPr>
          <w:color w:val="0070C0"/>
        </w:rPr>
      </w:pPr>
    </w:p>
    <w:p w14:paraId="06223F78" w14:textId="6F54658D" w:rsidR="007C02A1" w:rsidRDefault="007C02A1" w:rsidP="007C02A1">
      <w:pPr>
        <w:rPr>
          <w:color w:val="0070C0"/>
        </w:rPr>
      </w:pPr>
      <w:r w:rsidRPr="007F0187">
        <w:rPr>
          <w:color w:val="0070C0"/>
        </w:rPr>
        <w:t>[DDS_STBIO1_</w:t>
      </w:r>
      <w:r>
        <w:rPr>
          <w:bCs/>
          <w:color w:val="0070C0"/>
        </w:rPr>
        <w:t>0702</w:t>
      </w:r>
      <w:r w:rsidRPr="007F0187">
        <w:rPr>
          <w:color w:val="0070C0"/>
        </w:rPr>
        <w:t>] Requirement</w:t>
      </w:r>
      <w:r>
        <w:rPr>
          <w:color w:val="0070C0"/>
        </w:rPr>
        <w:t>:</w:t>
      </w:r>
    </w:p>
    <w:p w14:paraId="6AE9846E" w14:textId="77777777" w:rsidR="007C02A1" w:rsidRDefault="007C02A1" w:rsidP="007C02A1">
      <w:pPr>
        <w:rPr>
          <w:lang w:val="en-US"/>
        </w:rPr>
      </w:pPr>
      <w:r>
        <w:rPr>
          <w:lang w:val="en-US"/>
        </w:rPr>
        <w:t xml:space="preserve">To </w:t>
      </w:r>
      <w:r w:rsidRPr="00FA7D80">
        <w:rPr>
          <w:lang w:val="en-US"/>
        </w:rPr>
        <w:t xml:space="preserve">turn on the </w:t>
      </w:r>
      <w:r w:rsidRPr="00CF75A0">
        <w:rPr>
          <w:lang w:val="en-US"/>
        </w:rPr>
        <w:t>ADC TEST LOW NOISE</w:t>
      </w:r>
      <w:r>
        <w:rPr>
          <w:lang w:val="en-US"/>
        </w:rPr>
        <w:t xml:space="preserve"> mode shall be</w:t>
      </w:r>
      <w:r w:rsidRPr="00FA7D80">
        <w:rPr>
          <w:lang w:val="en-US"/>
        </w:rPr>
        <w:t>:</w:t>
      </w:r>
    </w:p>
    <w:p w14:paraId="1B8A65C0" w14:textId="77777777" w:rsidR="007C02A1" w:rsidRPr="00FA7D80" w:rsidRDefault="007C02A1"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DATA=0x03)</w:t>
      </w:r>
    </w:p>
    <w:p w14:paraId="276E3EE8" w14:textId="77777777" w:rsidR="007C02A1" w:rsidRPr="00FA7D80" w:rsidRDefault="007C02A1" w:rsidP="00DA2CD3">
      <w:pPr>
        <w:pStyle w:val="ListParagraph"/>
        <w:numPr>
          <w:ilvl w:val="0"/>
          <w:numId w:val="76"/>
        </w:numPr>
        <w:rPr>
          <w:lang w:val="en-US"/>
        </w:rPr>
      </w:pPr>
      <w:r w:rsidRPr="00FA7D80">
        <w:rPr>
          <w:lang w:val="en-US"/>
        </w:rPr>
        <w:t xml:space="preserve">Enable LDO </w:t>
      </w:r>
      <w:r>
        <w:rPr>
          <w:lang w:val="en-US"/>
        </w:rPr>
        <w:t>1V8</w:t>
      </w:r>
      <w:r w:rsidRPr="00FA7D80">
        <w:rPr>
          <w:lang w:val="en-US"/>
        </w:rPr>
        <w:t xml:space="preserve"> by writing to regmap </w:t>
      </w:r>
      <w:r w:rsidRPr="006351DC">
        <w:rPr>
          <w:b/>
          <w:bCs/>
          <w:lang w:val="en-US"/>
        </w:rPr>
        <w:t>VIREF_LDO1V8_CLK16M register</w:t>
      </w:r>
      <w:r w:rsidRPr="006351DC">
        <w:rPr>
          <w:lang w:val="en-US"/>
        </w:rPr>
        <w:t xml:space="preserve"> </w:t>
      </w:r>
      <w:r w:rsidRPr="00FA7D80">
        <w:rPr>
          <w:lang w:val="en-US"/>
        </w:rPr>
        <w:t>(ADDRESS=0xF, DATA=0x02)</w:t>
      </w:r>
    </w:p>
    <w:p w14:paraId="4B70210C" w14:textId="77777777" w:rsidR="007C02A1" w:rsidRDefault="007C02A1" w:rsidP="00DA2CD3">
      <w:pPr>
        <w:pStyle w:val="ListParagraph"/>
        <w:numPr>
          <w:ilvl w:val="0"/>
          <w:numId w:val="76"/>
        </w:numPr>
        <w:rPr>
          <w:lang w:val="en-US"/>
        </w:rPr>
      </w:pPr>
      <w:r w:rsidRPr="00FA7D80">
        <w:rPr>
          <w:lang w:val="en-US"/>
        </w:rPr>
        <w:t xml:space="preserve">Enable clock by writing to regmap </w:t>
      </w:r>
      <w:r w:rsidRPr="006351DC">
        <w:rPr>
          <w:b/>
          <w:bCs/>
          <w:lang w:val="en-US"/>
        </w:rPr>
        <w:t>VIREF_LDO1V8_CLK16M register</w:t>
      </w:r>
      <w:r>
        <w:rPr>
          <w:lang w:val="en-US"/>
        </w:rPr>
        <w:t xml:space="preserve"> </w:t>
      </w:r>
      <w:r w:rsidRPr="00FA7D80">
        <w:rPr>
          <w:lang w:val="en-US"/>
        </w:rPr>
        <w:t>(ADDRESS=0x0F, DATA=0x12)</w:t>
      </w:r>
    </w:p>
    <w:p w14:paraId="27B0B03D" w14:textId="77777777" w:rsidR="007C02A1" w:rsidRDefault="007C02A1" w:rsidP="00DA2CD3">
      <w:pPr>
        <w:pStyle w:val="ListParagraph"/>
        <w:numPr>
          <w:ilvl w:val="0"/>
          <w:numId w:val="76"/>
        </w:numPr>
        <w:rPr>
          <w:lang w:val="en-US"/>
        </w:rPr>
      </w:pPr>
      <w:r>
        <w:rPr>
          <w:lang w:val="en-US"/>
        </w:rPr>
        <w:t xml:space="preserve">Enable ADC in debug mode </w:t>
      </w:r>
      <w:r w:rsidRPr="00FA7D80">
        <w:rPr>
          <w:lang w:val="en-US"/>
        </w:rPr>
        <w:t>(ADDRESS=0x0</w:t>
      </w:r>
      <w:r>
        <w:rPr>
          <w:lang w:val="en-US"/>
        </w:rPr>
        <w:t>9</w:t>
      </w:r>
      <w:r w:rsidRPr="00FA7D80">
        <w:rPr>
          <w:lang w:val="en-US"/>
        </w:rPr>
        <w:t>, DATA=0x</w:t>
      </w:r>
      <w:r>
        <w:rPr>
          <w:lang w:val="en-US"/>
        </w:rPr>
        <w:t>06</w:t>
      </w:r>
      <w:r w:rsidRPr="00FA7D80">
        <w:rPr>
          <w:lang w:val="en-US"/>
        </w:rPr>
        <w:t>)</w:t>
      </w:r>
    </w:p>
    <w:p w14:paraId="4065D6B2" w14:textId="77777777" w:rsidR="007C02A1" w:rsidRPr="0045353F" w:rsidRDefault="007C02A1" w:rsidP="00DA2CD3">
      <w:pPr>
        <w:pStyle w:val="ListParagraph"/>
        <w:numPr>
          <w:ilvl w:val="0"/>
          <w:numId w:val="76"/>
        </w:numPr>
        <w:rPr>
          <w:lang w:val="en-US"/>
        </w:rPr>
      </w:pPr>
      <w:r w:rsidRPr="00FA7D80">
        <w:rPr>
          <w:lang w:val="en-US"/>
        </w:rPr>
        <w:t xml:space="preserve">Select page </w:t>
      </w:r>
      <w:r>
        <w:rPr>
          <w:lang w:val="en-US"/>
        </w:rPr>
        <w:t>2</w:t>
      </w:r>
      <w:r w:rsidRPr="00FA7D80">
        <w:rPr>
          <w:lang w:val="en-US"/>
        </w:rPr>
        <w:t xml:space="preserve"> of the regmap (ADDRESS=0x4</w:t>
      </w:r>
      <w:r>
        <w:rPr>
          <w:lang w:val="en-US"/>
        </w:rPr>
        <w:t>0</w:t>
      </w:r>
      <w:r w:rsidRPr="00FA7D80">
        <w:rPr>
          <w:lang w:val="en-US"/>
        </w:rPr>
        <w:t>, DATA=0x0</w:t>
      </w:r>
      <w:r>
        <w:rPr>
          <w:lang w:val="en-US"/>
        </w:rPr>
        <w:t>2</w:t>
      </w:r>
      <w:r w:rsidRPr="00FA7D80">
        <w:rPr>
          <w:lang w:val="en-US"/>
        </w:rPr>
        <w:t>)</w:t>
      </w:r>
    </w:p>
    <w:p w14:paraId="1DEA4FE5" w14:textId="77777777" w:rsidR="007C02A1" w:rsidRDefault="007C02A1" w:rsidP="00DA2CD3">
      <w:pPr>
        <w:pStyle w:val="ListParagraph"/>
        <w:numPr>
          <w:ilvl w:val="0"/>
          <w:numId w:val="76"/>
        </w:numPr>
        <w:rPr>
          <w:lang w:val="en-US"/>
        </w:rPr>
      </w:pPr>
      <w:r>
        <w:rPr>
          <w:lang w:val="en-US"/>
        </w:rPr>
        <w:t xml:space="preserve">Enable ADC TEST LOW NOISE and input of ADC from GPIO </w:t>
      </w:r>
      <w:r w:rsidRPr="00FA7D80">
        <w:rPr>
          <w:lang w:val="en-US"/>
        </w:rPr>
        <w:t>(ADDRESS=0x0</w:t>
      </w:r>
      <w:r>
        <w:rPr>
          <w:lang w:val="en-US"/>
        </w:rPr>
        <w:t>A</w:t>
      </w:r>
      <w:r w:rsidRPr="00FA7D80">
        <w:rPr>
          <w:lang w:val="en-US"/>
        </w:rPr>
        <w:t>, DATA=0x</w:t>
      </w:r>
      <w:r>
        <w:rPr>
          <w:lang w:val="en-US"/>
        </w:rPr>
        <w:t>14</w:t>
      </w:r>
      <w:r w:rsidRPr="00FA7D80">
        <w:rPr>
          <w:lang w:val="en-US"/>
        </w:rPr>
        <w:t>)</w:t>
      </w:r>
    </w:p>
    <w:p w14:paraId="4107C6E1" w14:textId="77777777" w:rsidR="007C02A1" w:rsidRPr="00B4016A" w:rsidRDefault="007C02A1"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w:t>
      </w:r>
      <w:r>
        <w:rPr>
          <w:lang w:val="en-US"/>
        </w:rPr>
        <w:t>2</w:t>
      </w:r>
      <w:r w:rsidRPr="00FA7D80">
        <w:rPr>
          <w:lang w:val="en-US"/>
        </w:rPr>
        <w:t>)</w:t>
      </w:r>
    </w:p>
    <w:p w14:paraId="6265728A" w14:textId="77777777" w:rsidR="007C02A1" w:rsidRPr="00FA7D80" w:rsidRDefault="007C02A1" w:rsidP="00DA2CD3">
      <w:pPr>
        <w:pStyle w:val="ListParagraph"/>
        <w:numPr>
          <w:ilvl w:val="0"/>
          <w:numId w:val="76"/>
        </w:numPr>
        <w:rPr>
          <w:lang w:val="en-US"/>
        </w:rPr>
      </w:pPr>
      <w:r w:rsidRPr="00FA7D80">
        <w:rPr>
          <w:lang w:val="en-US"/>
        </w:rPr>
        <w:lastRenderedPageBreak/>
        <w:t>Enable</w:t>
      </w:r>
      <w:r>
        <w:rPr>
          <w:lang w:val="en-US"/>
        </w:rPr>
        <w:t xml:space="preserve"> debug </w:t>
      </w:r>
      <w:r w:rsidRPr="00FA7D80">
        <w:rPr>
          <w:lang w:val="en-US"/>
        </w:rPr>
        <w:t>mode by writing to regmap (ADDRESS=0x</w:t>
      </w:r>
      <w:r>
        <w:rPr>
          <w:lang w:val="en-US"/>
        </w:rPr>
        <w:t>3</w:t>
      </w:r>
      <w:r w:rsidRPr="00FA7D80">
        <w:rPr>
          <w:lang w:val="en-US"/>
        </w:rPr>
        <w:t>E, DATA=0x0</w:t>
      </w:r>
      <w:r>
        <w:rPr>
          <w:lang w:val="en-US"/>
        </w:rPr>
        <w:t>8</w:t>
      </w:r>
      <w:r w:rsidRPr="00FA7D80">
        <w:rPr>
          <w:lang w:val="en-US"/>
        </w:rPr>
        <w:t>)</w:t>
      </w:r>
    </w:p>
    <w:p w14:paraId="68E7F8F0" w14:textId="77777777" w:rsidR="007C02A1" w:rsidRPr="00FA7D80" w:rsidRDefault="007C02A1" w:rsidP="007C02A1">
      <w:pPr>
        <w:rPr>
          <w:lang w:val="en-US"/>
        </w:rPr>
      </w:pPr>
    </w:p>
    <w:p w14:paraId="2646031A" w14:textId="77777777" w:rsidR="007C02A1" w:rsidRPr="007C02A1" w:rsidRDefault="007C02A1" w:rsidP="007C02A1">
      <w:pPr>
        <w:rPr>
          <w:lang w:val="en-US"/>
        </w:rPr>
      </w:pPr>
      <w:r w:rsidRPr="007C02A1">
        <w:rPr>
          <w:noProof/>
          <w:lang w:val="en-US"/>
        </w:rPr>
        <w:drawing>
          <wp:inline distT="0" distB="0" distL="0" distR="0" wp14:anchorId="66B3A052" wp14:editId="4C55CEEB">
            <wp:extent cx="6122295" cy="1335136"/>
            <wp:effectExtent l="0" t="0" r="0" b="0"/>
            <wp:docPr id="954288131"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5185" name="Picture 4" descr="A close-up of a graph&#10;&#10;AI-generated content may be incorrec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r="34896" b="38907"/>
                    <a:stretch>
                      <a:fillRect/>
                    </a:stretch>
                  </pic:blipFill>
                  <pic:spPr bwMode="auto">
                    <a:xfrm>
                      <a:off x="0" y="0"/>
                      <a:ext cx="6168865" cy="1345292"/>
                    </a:xfrm>
                    <a:prstGeom prst="rect">
                      <a:avLst/>
                    </a:prstGeom>
                    <a:noFill/>
                    <a:ln>
                      <a:noFill/>
                    </a:ln>
                    <a:extLst>
                      <a:ext uri="{53640926-AAD7-44D8-BBD7-CCE9431645EC}">
                        <a14:shadowObscured xmlns:a14="http://schemas.microsoft.com/office/drawing/2010/main"/>
                      </a:ext>
                    </a:extLst>
                  </pic:spPr>
                </pic:pic>
              </a:graphicData>
            </a:graphic>
          </wp:inline>
        </w:drawing>
      </w:r>
    </w:p>
    <w:p w14:paraId="66F1D635" w14:textId="77777777" w:rsidR="007C02A1" w:rsidRDefault="007C02A1" w:rsidP="007C02A1">
      <w:pPr>
        <w:rPr>
          <w:color w:val="0070C0"/>
        </w:rPr>
      </w:pPr>
      <w:r w:rsidRPr="007F0187">
        <w:rPr>
          <w:color w:val="0070C0"/>
        </w:rPr>
        <w:t>[End]</w:t>
      </w:r>
    </w:p>
    <w:p w14:paraId="4E3355EC" w14:textId="77777777" w:rsidR="007C02A1" w:rsidRPr="00064A42" w:rsidRDefault="007C02A1" w:rsidP="00710B28">
      <w:pPr>
        <w:rPr>
          <w:color w:val="0070C0"/>
        </w:rPr>
      </w:pPr>
    </w:p>
    <w:p w14:paraId="45644793" w14:textId="77777777" w:rsidR="00710B28" w:rsidRDefault="00710B28" w:rsidP="00710B28">
      <w:pPr>
        <w:rPr>
          <w:lang w:val="en-US"/>
        </w:rPr>
      </w:pPr>
    </w:p>
    <w:p w14:paraId="23A97B83" w14:textId="3B7B09BA" w:rsidR="00592D42" w:rsidRDefault="00592D42" w:rsidP="00592D42">
      <w:pPr>
        <w:pStyle w:val="Heading20"/>
      </w:pPr>
      <w:bookmarkStart w:id="253" w:name="_Toc224827136"/>
      <w:r>
        <w:t>ADC TEST FAST</w:t>
      </w:r>
      <w:bookmarkEnd w:id="253"/>
      <w:r>
        <w:t xml:space="preserve"> </w:t>
      </w:r>
    </w:p>
    <w:p w14:paraId="37F40411" w14:textId="64BC084F" w:rsidR="00592D42" w:rsidRDefault="00592D42" w:rsidP="00592D42">
      <w:pPr>
        <w:rPr>
          <w:color w:val="0070C0"/>
        </w:rPr>
      </w:pPr>
      <w:r w:rsidRPr="007F0187">
        <w:rPr>
          <w:color w:val="0070C0"/>
        </w:rPr>
        <w:t>[DDS_STBIO1_</w:t>
      </w:r>
      <w:r w:rsidR="003E73F0">
        <w:rPr>
          <w:bCs/>
          <w:color w:val="0070C0"/>
        </w:rPr>
        <w:t>1</w:t>
      </w:r>
      <w:r>
        <w:rPr>
          <w:bCs/>
          <w:color w:val="0070C0"/>
        </w:rPr>
        <w:t>507</w:t>
      </w:r>
      <w:r w:rsidRPr="007F0187">
        <w:rPr>
          <w:color w:val="0070C0"/>
        </w:rPr>
        <w:t>] Requirement</w:t>
      </w:r>
      <w:r>
        <w:rPr>
          <w:color w:val="0070C0"/>
        </w:rPr>
        <w:t>:</w:t>
      </w:r>
    </w:p>
    <w:p w14:paraId="46A3B4E6" w14:textId="77777777" w:rsidR="00523B3C" w:rsidRDefault="00523B3C" w:rsidP="00523B3C">
      <w:pPr>
        <w:rPr>
          <w:lang w:val="en-US"/>
        </w:rPr>
      </w:pPr>
      <w:r>
        <w:rPr>
          <w:lang w:val="en-US"/>
        </w:rPr>
        <w:t xml:space="preserve">To </w:t>
      </w:r>
      <w:r w:rsidRPr="00FA7D80">
        <w:rPr>
          <w:lang w:val="en-US"/>
        </w:rPr>
        <w:t xml:space="preserve">turn on the </w:t>
      </w:r>
      <w:r w:rsidRPr="00CF75A0">
        <w:rPr>
          <w:lang w:val="en-US"/>
        </w:rPr>
        <w:t>ADC TEST LOW NOISE</w:t>
      </w:r>
      <w:r>
        <w:rPr>
          <w:lang w:val="en-US"/>
        </w:rPr>
        <w:t xml:space="preserve"> mode shall be</w:t>
      </w:r>
      <w:r w:rsidRPr="00FA7D80">
        <w:rPr>
          <w:lang w:val="en-US"/>
        </w:rPr>
        <w:t>:</w:t>
      </w:r>
    </w:p>
    <w:p w14:paraId="115FC49B" w14:textId="77777777" w:rsidR="00523B3C" w:rsidRPr="00FA7D80" w:rsidRDefault="00523B3C"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DATA=0x03)</w:t>
      </w:r>
    </w:p>
    <w:p w14:paraId="22063B1D" w14:textId="77777777" w:rsidR="00523B3C" w:rsidRPr="00FA7D80" w:rsidRDefault="00523B3C" w:rsidP="00DA2CD3">
      <w:pPr>
        <w:pStyle w:val="ListParagraph"/>
        <w:numPr>
          <w:ilvl w:val="0"/>
          <w:numId w:val="76"/>
        </w:numPr>
        <w:rPr>
          <w:lang w:val="en-US"/>
        </w:rPr>
      </w:pPr>
      <w:r w:rsidRPr="00FA7D80">
        <w:rPr>
          <w:lang w:val="en-US"/>
        </w:rPr>
        <w:t xml:space="preserve">Enable LDO </w:t>
      </w:r>
      <w:r>
        <w:rPr>
          <w:lang w:val="en-US"/>
        </w:rPr>
        <w:t>1V8</w:t>
      </w:r>
      <w:r w:rsidRPr="00FA7D80">
        <w:rPr>
          <w:lang w:val="en-US"/>
        </w:rPr>
        <w:t xml:space="preserve"> by writing to regmap </w:t>
      </w:r>
      <w:r w:rsidRPr="006351DC">
        <w:rPr>
          <w:b/>
          <w:bCs/>
          <w:lang w:val="en-US"/>
        </w:rPr>
        <w:t>VIREF_LDO1V8_CLK16M register</w:t>
      </w:r>
      <w:r w:rsidRPr="006351DC">
        <w:rPr>
          <w:lang w:val="en-US"/>
        </w:rPr>
        <w:t xml:space="preserve"> </w:t>
      </w:r>
      <w:r w:rsidRPr="00FA7D80">
        <w:rPr>
          <w:lang w:val="en-US"/>
        </w:rPr>
        <w:t>(ADDRESS=0xF, DATA=0x02)</w:t>
      </w:r>
    </w:p>
    <w:p w14:paraId="641681FA" w14:textId="77777777" w:rsidR="00523B3C" w:rsidRDefault="00523B3C" w:rsidP="00DA2CD3">
      <w:pPr>
        <w:pStyle w:val="ListParagraph"/>
        <w:numPr>
          <w:ilvl w:val="0"/>
          <w:numId w:val="76"/>
        </w:numPr>
        <w:rPr>
          <w:lang w:val="en-US"/>
        </w:rPr>
      </w:pPr>
      <w:r w:rsidRPr="00FA7D80">
        <w:rPr>
          <w:lang w:val="en-US"/>
        </w:rPr>
        <w:t xml:space="preserve">Enable clock by writing to regmap </w:t>
      </w:r>
      <w:r w:rsidRPr="006351DC">
        <w:rPr>
          <w:b/>
          <w:bCs/>
          <w:lang w:val="en-US"/>
        </w:rPr>
        <w:t>VIREF_LDO1V8_CLK16M register</w:t>
      </w:r>
      <w:r>
        <w:rPr>
          <w:lang w:val="en-US"/>
        </w:rPr>
        <w:t xml:space="preserve"> </w:t>
      </w:r>
      <w:r w:rsidRPr="00FA7D80">
        <w:rPr>
          <w:lang w:val="en-US"/>
        </w:rPr>
        <w:t>(ADDRESS=0x0F, DATA=0x12)</w:t>
      </w:r>
    </w:p>
    <w:p w14:paraId="4E8547BC" w14:textId="77777777" w:rsidR="00523B3C" w:rsidRDefault="00523B3C" w:rsidP="00DA2CD3">
      <w:pPr>
        <w:pStyle w:val="ListParagraph"/>
        <w:numPr>
          <w:ilvl w:val="0"/>
          <w:numId w:val="76"/>
        </w:numPr>
        <w:rPr>
          <w:lang w:val="en-US"/>
        </w:rPr>
      </w:pPr>
      <w:r>
        <w:rPr>
          <w:lang w:val="en-US"/>
        </w:rPr>
        <w:t xml:space="preserve">Enable ADC in debug mode </w:t>
      </w:r>
      <w:r w:rsidRPr="00FA7D80">
        <w:rPr>
          <w:lang w:val="en-US"/>
        </w:rPr>
        <w:t>(ADDRESS=0x0</w:t>
      </w:r>
      <w:r>
        <w:rPr>
          <w:lang w:val="en-US"/>
        </w:rPr>
        <w:t>9</w:t>
      </w:r>
      <w:r w:rsidRPr="00FA7D80">
        <w:rPr>
          <w:lang w:val="en-US"/>
        </w:rPr>
        <w:t>, DATA=0x</w:t>
      </w:r>
      <w:r>
        <w:rPr>
          <w:lang w:val="en-US"/>
        </w:rPr>
        <w:t>06</w:t>
      </w:r>
      <w:r w:rsidRPr="00FA7D80">
        <w:rPr>
          <w:lang w:val="en-US"/>
        </w:rPr>
        <w:t>)</w:t>
      </w:r>
    </w:p>
    <w:p w14:paraId="6A1DD10F" w14:textId="77777777" w:rsidR="00523B3C" w:rsidRPr="0045353F" w:rsidRDefault="00523B3C" w:rsidP="00DA2CD3">
      <w:pPr>
        <w:pStyle w:val="ListParagraph"/>
        <w:numPr>
          <w:ilvl w:val="0"/>
          <w:numId w:val="76"/>
        </w:numPr>
        <w:rPr>
          <w:lang w:val="en-US"/>
        </w:rPr>
      </w:pPr>
      <w:r w:rsidRPr="00FA7D80">
        <w:rPr>
          <w:lang w:val="en-US"/>
        </w:rPr>
        <w:t xml:space="preserve">Select page </w:t>
      </w:r>
      <w:r>
        <w:rPr>
          <w:lang w:val="en-US"/>
        </w:rPr>
        <w:t>2</w:t>
      </w:r>
      <w:r w:rsidRPr="00FA7D80">
        <w:rPr>
          <w:lang w:val="en-US"/>
        </w:rPr>
        <w:t xml:space="preserve"> of the regmap (ADDRESS=0x4</w:t>
      </w:r>
      <w:r>
        <w:rPr>
          <w:lang w:val="en-US"/>
        </w:rPr>
        <w:t>0</w:t>
      </w:r>
      <w:r w:rsidRPr="00FA7D80">
        <w:rPr>
          <w:lang w:val="en-US"/>
        </w:rPr>
        <w:t>, DATA=0x0</w:t>
      </w:r>
      <w:r>
        <w:rPr>
          <w:lang w:val="en-US"/>
        </w:rPr>
        <w:t>2</w:t>
      </w:r>
      <w:r w:rsidRPr="00FA7D80">
        <w:rPr>
          <w:lang w:val="en-US"/>
        </w:rPr>
        <w:t>)</w:t>
      </w:r>
    </w:p>
    <w:p w14:paraId="14EA1D85" w14:textId="75EFAA99" w:rsidR="00523B3C" w:rsidRDefault="00523B3C" w:rsidP="00DA2CD3">
      <w:pPr>
        <w:pStyle w:val="ListParagraph"/>
        <w:numPr>
          <w:ilvl w:val="0"/>
          <w:numId w:val="76"/>
        </w:numPr>
        <w:rPr>
          <w:lang w:val="en-US"/>
        </w:rPr>
      </w:pPr>
      <w:r>
        <w:rPr>
          <w:lang w:val="en-US"/>
        </w:rPr>
        <w:t xml:space="preserve">Enable ADC TEST LOW NOISE and input of ADC from GPIO </w:t>
      </w:r>
      <w:r w:rsidRPr="00FA7D80">
        <w:rPr>
          <w:lang w:val="en-US"/>
        </w:rPr>
        <w:t>(ADDRESS=0x0</w:t>
      </w:r>
      <w:r>
        <w:rPr>
          <w:lang w:val="en-US"/>
        </w:rPr>
        <w:t>A</w:t>
      </w:r>
      <w:r w:rsidRPr="00FA7D80">
        <w:rPr>
          <w:lang w:val="en-US"/>
        </w:rPr>
        <w:t>, DATA=0x</w:t>
      </w:r>
      <w:r>
        <w:rPr>
          <w:lang w:val="en-US"/>
        </w:rPr>
        <w:t>0C</w:t>
      </w:r>
      <w:r w:rsidRPr="00FA7D80">
        <w:rPr>
          <w:lang w:val="en-US"/>
        </w:rPr>
        <w:t>)</w:t>
      </w:r>
    </w:p>
    <w:p w14:paraId="747B2E76" w14:textId="77777777" w:rsidR="00523B3C" w:rsidRPr="00B4016A" w:rsidRDefault="00523B3C"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w:t>
      </w:r>
      <w:r>
        <w:rPr>
          <w:lang w:val="en-US"/>
        </w:rPr>
        <w:t>2</w:t>
      </w:r>
      <w:r w:rsidRPr="00FA7D80">
        <w:rPr>
          <w:lang w:val="en-US"/>
        </w:rPr>
        <w:t>)</w:t>
      </w:r>
    </w:p>
    <w:p w14:paraId="34B25915" w14:textId="77777777" w:rsidR="00523B3C" w:rsidRPr="00FA7D80" w:rsidRDefault="00523B3C" w:rsidP="00DA2CD3">
      <w:pPr>
        <w:pStyle w:val="ListParagraph"/>
        <w:numPr>
          <w:ilvl w:val="0"/>
          <w:numId w:val="76"/>
        </w:numPr>
        <w:rPr>
          <w:lang w:val="en-US"/>
        </w:rPr>
      </w:pPr>
      <w:r w:rsidRPr="00FA7D80">
        <w:rPr>
          <w:lang w:val="en-US"/>
        </w:rPr>
        <w:t>Enable</w:t>
      </w:r>
      <w:r>
        <w:rPr>
          <w:lang w:val="en-US"/>
        </w:rPr>
        <w:t xml:space="preserve"> debug </w:t>
      </w:r>
      <w:r w:rsidRPr="00FA7D80">
        <w:rPr>
          <w:lang w:val="en-US"/>
        </w:rPr>
        <w:t>mode by writing to regmap (ADDRESS=0x</w:t>
      </w:r>
      <w:r>
        <w:rPr>
          <w:lang w:val="en-US"/>
        </w:rPr>
        <w:t>3</w:t>
      </w:r>
      <w:r w:rsidRPr="00FA7D80">
        <w:rPr>
          <w:lang w:val="en-US"/>
        </w:rPr>
        <w:t>E, DATA=0x0</w:t>
      </w:r>
      <w:r>
        <w:rPr>
          <w:lang w:val="en-US"/>
        </w:rPr>
        <w:t>8</w:t>
      </w:r>
      <w:r w:rsidRPr="00FA7D80">
        <w:rPr>
          <w:lang w:val="en-US"/>
        </w:rPr>
        <w:t>)</w:t>
      </w:r>
    </w:p>
    <w:p w14:paraId="32C83B9D" w14:textId="77777777" w:rsidR="00523B3C" w:rsidRDefault="00523B3C" w:rsidP="00592D42">
      <w:pPr>
        <w:rPr>
          <w:color w:val="0070C0"/>
        </w:rPr>
      </w:pPr>
    </w:p>
    <w:p w14:paraId="133BB42D" w14:textId="77777777" w:rsidR="00523B3C" w:rsidRDefault="00523B3C" w:rsidP="00592D42">
      <w:pPr>
        <w:rPr>
          <w:color w:val="0070C0"/>
        </w:rPr>
      </w:pPr>
    </w:p>
    <w:p w14:paraId="2B559738" w14:textId="01A382B7" w:rsidR="00523B3C" w:rsidRPr="00523B3C" w:rsidRDefault="00523B3C" w:rsidP="00523B3C">
      <w:pPr>
        <w:rPr>
          <w:lang w:val="en-US"/>
        </w:rPr>
      </w:pPr>
      <w:r w:rsidRPr="00523B3C">
        <w:rPr>
          <w:noProof/>
          <w:lang w:val="en-US"/>
        </w:rPr>
        <w:drawing>
          <wp:inline distT="0" distB="0" distL="0" distR="0" wp14:anchorId="655C91E3" wp14:editId="0670957D">
            <wp:extent cx="6005830" cy="1395730"/>
            <wp:effectExtent l="0" t="0" r="0" b="0"/>
            <wp:docPr id="1176605249" name="Picture 6"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05249" name="Picture 6" descr="A graph with lines and dots&#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05830" cy="1395730"/>
                    </a:xfrm>
                    <a:prstGeom prst="rect">
                      <a:avLst/>
                    </a:prstGeom>
                    <a:noFill/>
                    <a:ln>
                      <a:noFill/>
                    </a:ln>
                  </pic:spPr>
                </pic:pic>
              </a:graphicData>
            </a:graphic>
          </wp:inline>
        </w:drawing>
      </w:r>
    </w:p>
    <w:p w14:paraId="372197EF" w14:textId="77777777" w:rsidR="00592D42" w:rsidRPr="00FA7D80" w:rsidRDefault="00592D42" w:rsidP="00523B3C">
      <w:pPr>
        <w:pStyle w:val="ListParagraph"/>
        <w:ind w:left="1080"/>
        <w:rPr>
          <w:lang w:val="en-US"/>
        </w:rPr>
      </w:pPr>
    </w:p>
    <w:p w14:paraId="1ECE7794" w14:textId="77777777" w:rsidR="00592D42" w:rsidRDefault="00592D42" w:rsidP="00592D42">
      <w:pPr>
        <w:rPr>
          <w:color w:val="0070C0"/>
        </w:rPr>
      </w:pPr>
      <w:r w:rsidRPr="007F0187">
        <w:rPr>
          <w:color w:val="0070C0"/>
        </w:rPr>
        <w:t>[End]</w:t>
      </w:r>
    </w:p>
    <w:p w14:paraId="5E2B2CDB" w14:textId="77777777" w:rsidR="00592D42" w:rsidRDefault="00592D42" w:rsidP="00592D42">
      <w:pPr>
        <w:rPr>
          <w:color w:val="0070C0"/>
        </w:rPr>
      </w:pPr>
    </w:p>
    <w:p w14:paraId="17D19B52" w14:textId="7C9737D9" w:rsidR="00592D42" w:rsidRDefault="00592D42" w:rsidP="00592D42">
      <w:pPr>
        <w:pStyle w:val="Heading20"/>
      </w:pPr>
      <w:bookmarkStart w:id="254" w:name="_Toc224827137"/>
      <w:r>
        <w:t>BIST MODE</w:t>
      </w:r>
      <w:bookmarkEnd w:id="254"/>
      <w:r>
        <w:t xml:space="preserve"> </w:t>
      </w:r>
    </w:p>
    <w:p w14:paraId="5F405FAB" w14:textId="7E4230C4" w:rsidR="00592D42" w:rsidRPr="003E73F0" w:rsidRDefault="00592D42" w:rsidP="00592D42">
      <w:pPr>
        <w:rPr>
          <w:bCs/>
          <w:color w:val="0070C0"/>
        </w:rPr>
      </w:pPr>
      <w:r w:rsidRPr="007F0187">
        <w:rPr>
          <w:color w:val="0070C0"/>
        </w:rPr>
        <w:t>[DDS_STBIO1_</w:t>
      </w:r>
      <w:r w:rsidR="003E73F0">
        <w:rPr>
          <w:bCs/>
          <w:color w:val="0070C0"/>
        </w:rPr>
        <w:t>2</w:t>
      </w:r>
      <w:r>
        <w:rPr>
          <w:bCs/>
          <w:color w:val="0070C0"/>
        </w:rPr>
        <w:t>507</w:t>
      </w:r>
      <w:r w:rsidRPr="007F0187">
        <w:rPr>
          <w:color w:val="0070C0"/>
        </w:rPr>
        <w:t>] Requirement</w:t>
      </w:r>
      <w:r>
        <w:rPr>
          <w:color w:val="0070C0"/>
        </w:rPr>
        <w:t>:</w:t>
      </w:r>
    </w:p>
    <w:p w14:paraId="7075BBDE" w14:textId="77777777" w:rsidR="00657815" w:rsidRPr="00FA7D80" w:rsidRDefault="00657815" w:rsidP="00657815">
      <w:pPr>
        <w:rPr>
          <w:lang w:val="en-US"/>
        </w:rPr>
      </w:pPr>
      <w:r w:rsidRPr="00FA7D80">
        <w:rPr>
          <w:lang w:val="en-US"/>
        </w:rPr>
        <w:t xml:space="preserve">After the initial boot phase, to turn on the </w:t>
      </w:r>
      <w:r>
        <w:rPr>
          <w:lang w:val="en-US"/>
        </w:rPr>
        <w:t>Debug mode</w:t>
      </w:r>
      <w:r w:rsidRPr="00FA7D80">
        <w:rPr>
          <w:lang w:val="en-US"/>
        </w:rPr>
        <w:t xml:space="preserve"> </w:t>
      </w:r>
      <w:r>
        <w:rPr>
          <w:lang w:val="en-US"/>
        </w:rPr>
        <w:t>shall be</w:t>
      </w:r>
      <w:r w:rsidRPr="00FA7D80">
        <w:rPr>
          <w:lang w:val="en-US"/>
        </w:rPr>
        <w:t>:</w:t>
      </w:r>
    </w:p>
    <w:p w14:paraId="6FB51E1E" w14:textId="77777777" w:rsidR="00657815" w:rsidRPr="00FA7D80" w:rsidRDefault="00657815" w:rsidP="00DA2CD3">
      <w:pPr>
        <w:pStyle w:val="ListParagraph"/>
        <w:numPr>
          <w:ilvl w:val="0"/>
          <w:numId w:val="76"/>
        </w:numPr>
        <w:rPr>
          <w:lang w:val="en-US"/>
        </w:rPr>
      </w:pPr>
      <w:r w:rsidRPr="00FA7D80">
        <w:rPr>
          <w:lang w:val="en-US"/>
        </w:rPr>
        <w:t>Select page 3 of the regmap (ADDRESS=0x4</w:t>
      </w:r>
      <w:r>
        <w:rPr>
          <w:lang w:val="en-US"/>
        </w:rPr>
        <w:t>0</w:t>
      </w:r>
      <w:r w:rsidRPr="00FA7D80">
        <w:rPr>
          <w:lang w:val="en-US"/>
        </w:rPr>
        <w:t>, DATA=0x03)</w:t>
      </w:r>
    </w:p>
    <w:p w14:paraId="12516973" w14:textId="77777777" w:rsidR="00657815" w:rsidRPr="00FA7D80" w:rsidRDefault="00657815" w:rsidP="00DA2CD3">
      <w:pPr>
        <w:pStyle w:val="ListParagraph"/>
        <w:numPr>
          <w:ilvl w:val="0"/>
          <w:numId w:val="76"/>
        </w:numPr>
        <w:rPr>
          <w:lang w:val="en-US"/>
        </w:rPr>
      </w:pPr>
      <w:r w:rsidRPr="00FA7D80">
        <w:rPr>
          <w:lang w:val="en-US"/>
        </w:rPr>
        <w:lastRenderedPageBreak/>
        <w:t xml:space="preserve">Enable LDO </w:t>
      </w:r>
      <w:r>
        <w:rPr>
          <w:lang w:val="en-US"/>
        </w:rPr>
        <w:t>1V8</w:t>
      </w:r>
      <w:r w:rsidRPr="00FA7D80">
        <w:rPr>
          <w:lang w:val="en-US"/>
        </w:rPr>
        <w:t xml:space="preserve"> by writing to regmap </w:t>
      </w:r>
      <w:r w:rsidRPr="006351DC">
        <w:rPr>
          <w:b/>
          <w:bCs/>
          <w:lang w:val="en-US"/>
        </w:rPr>
        <w:t>VIREF_LDO1V8_CLK16M register</w:t>
      </w:r>
      <w:r w:rsidRPr="006351DC">
        <w:rPr>
          <w:lang w:val="en-US"/>
        </w:rPr>
        <w:t xml:space="preserve"> </w:t>
      </w:r>
      <w:r w:rsidRPr="00FA7D80">
        <w:rPr>
          <w:lang w:val="en-US"/>
        </w:rPr>
        <w:t>(ADDRESS=0x0F, DATA=0x02)</w:t>
      </w:r>
    </w:p>
    <w:p w14:paraId="584720B1" w14:textId="77777777" w:rsidR="00657815" w:rsidRDefault="00657815" w:rsidP="00DA2CD3">
      <w:pPr>
        <w:pStyle w:val="ListParagraph"/>
        <w:numPr>
          <w:ilvl w:val="0"/>
          <w:numId w:val="76"/>
        </w:numPr>
        <w:rPr>
          <w:lang w:val="en-US"/>
        </w:rPr>
      </w:pPr>
      <w:r w:rsidRPr="00FA7D80">
        <w:rPr>
          <w:lang w:val="en-US"/>
        </w:rPr>
        <w:t xml:space="preserve">Enable clock by writing to regmap </w:t>
      </w:r>
      <w:r w:rsidRPr="006351DC">
        <w:rPr>
          <w:b/>
          <w:bCs/>
          <w:lang w:val="en-US"/>
        </w:rPr>
        <w:t>VIREF_LDO1V8_CLK16M register</w:t>
      </w:r>
      <w:r>
        <w:rPr>
          <w:lang w:val="en-US"/>
        </w:rPr>
        <w:t xml:space="preserve"> </w:t>
      </w:r>
      <w:r w:rsidRPr="00FA7D80">
        <w:rPr>
          <w:lang w:val="en-US"/>
        </w:rPr>
        <w:t>(ADDRESS=0x0F, DATA=0x12)</w:t>
      </w:r>
    </w:p>
    <w:p w14:paraId="70FFD48B" w14:textId="1F15BE7F" w:rsidR="00B16F7F" w:rsidRPr="00FA7D80" w:rsidRDefault="00B16F7F" w:rsidP="00DA2CD3">
      <w:pPr>
        <w:pStyle w:val="ListParagraph"/>
        <w:numPr>
          <w:ilvl w:val="0"/>
          <w:numId w:val="76"/>
        </w:numPr>
        <w:rPr>
          <w:lang w:val="en-US"/>
        </w:rPr>
      </w:pPr>
      <w:r w:rsidRPr="00FA7D80">
        <w:rPr>
          <w:lang w:val="en-US"/>
        </w:rPr>
        <w:t>Enable the power island</w:t>
      </w:r>
      <w:r>
        <w:rPr>
          <w:lang w:val="en-US"/>
        </w:rPr>
        <w:t xml:space="preserve"> </w:t>
      </w:r>
      <w:r w:rsidRPr="007F0187">
        <w:rPr>
          <w:color w:val="0070C0"/>
        </w:rPr>
        <w:t>[DDS_STBIO1_</w:t>
      </w:r>
      <w:r>
        <w:rPr>
          <w:bCs/>
          <w:color w:val="0070C0"/>
        </w:rPr>
        <w:t>0507</w:t>
      </w:r>
      <w:r w:rsidRPr="007F0187">
        <w:rPr>
          <w:color w:val="0070C0"/>
        </w:rPr>
        <w:t>]</w:t>
      </w:r>
    </w:p>
    <w:p w14:paraId="3BBDFDD1" w14:textId="5EA22556" w:rsidR="00657815" w:rsidRPr="00FA7D80" w:rsidRDefault="00657815" w:rsidP="00DA2CD3">
      <w:pPr>
        <w:pStyle w:val="ListParagraph"/>
        <w:numPr>
          <w:ilvl w:val="0"/>
          <w:numId w:val="76"/>
        </w:numPr>
        <w:rPr>
          <w:lang w:val="en-US"/>
        </w:rPr>
      </w:pPr>
      <w:r w:rsidRPr="00FA7D80">
        <w:rPr>
          <w:lang w:val="en-US"/>
        </w:rPr>
        <w:t>Enable</w:t>
      </w:r>
      <w:r>
        <w:rPr>
          <w:lang w:val="en-US"/>
        </w:rPr>
        <w:t xml:space="preserve"> </w:t>
      </w:r>
      <w:r w:rsidR="00B16F7F">
        <w:rPr>
          <w:lang w:val="en-US"/>
        </w:rPr>
        <w:t>bist</w:t>
      </w:r>
      <w:r>
        <w:rPr>
          <w:lang w:val="en-US"/>
        </w:rPr>
        <w:t xml:space="preserve"> </w:t>
      </w:r>
      <w:r w:rsidRPr="00FA7D80">
        <w:rPr>
          <w:lang w:val="en-US"/>
        </w:rPr>
        <w:t>mode by writing to regmap (ADDRESS=0x</w:t>
      </w:r>
      <w:r>
        <w:rPr>
          <w:lang w:val="en-US"/>
        </w:rPr>
        <w:t>3</w:t>
      </w:r>
      <w:r w:rsidRPr="00FA7D80">
        <w:rPr>
          <w:lang w:val="en-US"/>
        </w:rPr>
        <w:t>E, DATA=0x0</w:t>
      </w:r>
      <w:r w:rsidR="00B16F7F">
        <w:rPr>
          <w:lang w:val="en-US"/>
        </w:rPr>
        <w:t>4</w:t>
      </w:r>
      <w:r w:rsidRPr="00FA7D80">
        <w:rPr>
          <w:lang w:val="en-US"/>
        </w:rPr>
        <w:t>)</w:t>
      </w:r>
    </w:p>
    <w:p w14:paraId="5044FD72" w14:textId="77777777" w:rsidR="00592D42" w:rsidRPr="00FA7D80" w:rsidRDefault="00592D42" w:rsidP="00657815">
      <w:pPr>
        <w:pStyle w:val="ListParagraph"/>
        <w:ind w:left="1080"/>
        <w:rPr>
          <w:lang w:val="en-US"/>
        </w:rPr>
      </w:pPr>
    </w:p>
    <w:p w14:paraId="01BBD2CA" w14:textId="77777777" w:rsidR="00592D42" w:rsidRPr="00064A42" w:rsidRDefault="00592D42" w:rsidP="00592D42">
      <w:pPr>
        <w:rPr>
          <w:color w:val="0070C0"/>
        </w:rPr>
      </w:pPr>
      <w:r w:rsidRPr="007F0187">
        <w:rPr>
          <w:color w:val="0070C0"/>
        </w:rPr>
        <w:t>[End]</w:t>
      </w:r>
    </w:p>
    <w:p w14:paraId="69D7D34A" w14:textId="77777777" w:rsidR="00592D42" w:rsidRPr="00064A42" w:rsidRDefault="00592D42" w:rsidP="00592D42">
      <w:pPr>
        <w:rPr>
          <w:color w:val="0070C0"/>
        </w:rPr>
      </w:pPr>
    </w:p>
    <w:p w14:paraId="769DED67" w14:textId="77777777" w:rsidR="00592D42" w:rsidRPr="00C27728" w:rsidRDefault="00592D42" w:rsidP="00710B28">
      <w:pPr>
        <w:rPr>
          <w:lang w:val="en-US"/>
        </w:rPr>
      </w:pPr>
    </w:p>
    <w:p w14:paraId="331AAD24" w14:textId="670DF92E" w:rsidR="00710B28" w:rsidRDefault="00657815" w:rsidP="00710B28">
      <w:pPr>
        <w:pStyle w:val="NormalWeb"/>
        <w:keepNext/>
      </w:pPr>
      <w:r w:rsidRPr="00657815">
        <w:rPr>
          <w:noProof/>
        </w:rPr>
        <w:drawing>
          <wp:inline distT="0" distB="0" distL="0" distR="0" wp14:anchorId="104C2658" wp14:editId="2B70B5D9">
            <wp:extent cx="6036670" cy="1490081"/>
            <wp:effectExtent l="0" t="0" r="2540" b="0"/>
            <wp:docPr id="1388334868"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4868" name="Picture 2" descr="A close-up of a graph&#10;&#10;AI-generated content may be incorrect."/>
                    <pic:cNvPicPr>
                      <a:picLocks noChangeAspect="1" noChangeArrowheads="1"/>
                    </pic:cNvPicPr>
                  </pic:nvPicPr>
                  <pic:blipFill rotWithShape="1">
                    <a:blip r:embed="rId59">
                      <a:extLst>
                        <a:ext uri="{28A0092B-C50C-407E-A947-70E740481C1C}">
                          <a14:useLocalDpi xmlns:a14="http://schemas.microsoft.com/office/drawing/2010/main" val="0"/>
                        </a:ext>
                      </a:extLst>
                    </a:blip>
                    <a:srcRect t="66894" r="33165"/>
                    <a:stretch>
                      <a:fillRect/>
                    </a:stretch>
                  </pic:blipFill>
                  <pic:spPr bwMode="auto">
                    <a:xfrm>
                      <a:off x="0" y="0"/>
                      <a:ext cx="6112690" cy="1508846"/>
                    </a:xfrm>
                    <a:prstGeom prst="rect">
                      <a:avLst/>
                    </a:prstGeom>
                    <a:noFill/>
                    <a:ln>
                      <a:noFill/>
                    </a:ln>
                    <a:extLst>
                      <a:ext uri="{53640926-AAD7-44D8-BBD7-CCE9431645EC}">
                        <a14:shadowObscured xmlns:a14="http://schemas.microsoft.com/office/drawing/2010/main"/>
                      </a:ext>
                    </a:extLst>
                  </pic:spPr>
                </pic:pic>
              </a:graphicData>
            </a:graphic>
          </wp:inline>
        </w:drawing>
      </w:r>
    </w:p>
    <w:p w14:paraId="217116A5" w14:textId="294D6565" w:rsidR="00710B28" w:rsidRDefault="00710B28" w:rsidP="00710B28">
      <w:pPr>
        <w:pStyle w:val="Caption"/>
        <w:jc w:val="center"/>
      </w:pPr>
      <w:bookmarkStart w:id="255" w:name="_Toc210989398"/>
      <w:r>
        <w:t xml:space="preserve">Figure </w:t>
      </w:r>
      <w:fldSimple w:instr=" SEQ Figure \* ARABIC ">
        <w:r w:rsidR="00E27A95">
          <w:rPr>
            <w:noProof/>
          </w:rPr>
          <w:t>28</w:t>
        </w:r>
      </w:fldSimple>
      <w:r>
        <w:t xml:space="preserve"> </w:t>
      </w:r>
      <w:r w:rsidR="00657815">
        <w:t xml:space="preserve">bist </w:t>
      </w:r>
      <w:r w:rsidRPr="00BA5842">
        <w:t>mode activation timing</w:t>
      </w:r>
      <w:bookmarkEnd w:id="255"/>
    </w:p>
    <w:p w14:paraId="224126D8" w14:textId="77777777" w:rsidR="005203B5" w:rsidRPr="005203B5" w:rsidRDefault="005203B5" w:rsidP="005203B5"/>
    <w:p w14:paraId="130386E1" w14:textId="7AF85D47" w:rsidR="007F5A46" w:rsidRDefault="007F5A46">
      <w:pPr>
        <w:rPr>
          <w:lang w:val="en-US"/>
        </w:rPr>
      </w:pPr>
      <w:r>
        <w:rPr>
          <w:lang w:val="en-US"/>
        </w:rPr>
        <w:br w:type="page"/>
      </w:r>
    </w:p>
    <w:p w14:paraId="251F67E7" w14:textId="4BC07F4D" w:rsidR="00AC32D0" w:rsidRDefault="007F5A46" w:rsidP="007F5A46">
      <w:pPr>
        <w:pStyle w:val="Heading1"/>
      </w:pPr>
      <w:bookmarkStart w:id="256" w:name="_Reference"/>
      <w:bookmarkStart w:id="257" w:name="_Toc224827138"/>
      <w:bookmarkEnd w:id="256"/>
      <w:r>
        <w:lastRenderedPageBreak/>
        <w:t>Reference</w:t>
      </w:r>
      <w:r w:rsidR="00E87416">
        <w:t>s</w:t>
      </w:r>
      <w:bookmarkEnd w:id="257"/>
    </w:p>
    <w:p w14:paraId="0E32A0B3" w14:textId="77777777" w:rsidR="007F5A46" w:rsidRDefault="007F5A46" w:rsidP="007F5A46">
      <w:pPr>
        <w:rPr>
          <w:lang w:val="en-US"/>
        </w:rPr>
      </w:pPr>
    </w:p>
    <w:p w14:paraId="3E89DA27" w14:textId="77777777" w:rsidR="007F5A46" w:rsidRDefault="007F5A46" w:rsidP="007F5A46">
      <w:pPr>
        <w:rPr>
          <w:lang w:val="en-US"/>
        </w:rPr>
      </w:pPr>
    </w:p>
    <w:p w14:paraId="3DDF2D7C" w14:textId="506F46BE" w:rsidR="007F5A46" w:rsidRPr="0014160F" w:rsidRDefault="0014160F" w:rsidP="0014160F">
      <w:pPr>
        <w:pStyle w:val="ListParagraph"/>
        <w:numPr>
          <w:ilvl w:val="0"/>
          <w:numId w:val="81"/>
        </w:numPr>
        <w:rPr>
          <w:lang w:val="en-US"/>
        </w:rPr>
      </w:pPr>
      <w:r>
        <w:rPr>
          <w:lang w:val="en-US"/>
        </w:rPr>
        <w:t xml:space="preserve">ADSP Document: </w:t>
      </w:r>
      <w:r w:rsidR="00E05465">
        <w:rPr>
          <w:lang w:val="en-US"/>
        </w:rPr>
        <w:t>ADSP micro Firmware</w:t>
      </w:r>
    </w:p>
    <w:sectPr w:rsidR="007F5A46" w:rsidRPr="0014160F" w:rsidSect="003E7C51">
      <w:headerReference w:type="default" r:id="rId60"/>
      <w:footerReference w:type="default" r:id="rId61"/>
      <w:headerReference w:type="first" r:id="rId62"/>
      <w:footerReference w:type="first" r:id="rId63"/>
      <w:pgSz w:w="11906" w:h="16838" w:code="9"/>
      <w:pgMar w:top="2376" w:right="1008" w:bottom="562" w:left="1440" w:header="210" w:footer="56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Alessandro Lucio IANNUZZI" w:date="2025-05-15T10:46:00Z" w:initials="AI">
    <w:p w14:paraId="68A88C54" w14:textId="736135C6" w:rsidR="0015236B" w:rsidRDefault="0015236B" w:rsidP="0015236B">
      <w:pPr>
        <w:pStyle w:val="CommentText"/>
      </w:pPr>
      <w:r>
        <w:rPr>
          <w:rStyle w:val="CommentReference"/>
        </w:rPr>
        <w:annotationRef/>
      </w:r>
      <w:r>
        <w:fldChar w:fldCharType="begin"/>
      </w:r>
      <w:r>
        <w:instrText>HYPERLINK "mailto:marco.leo@st.com"</w:instrText>
      </w:r>
      <w:bookmarkStart w:id="63" w:name="_@_23D1F6524B934A0BAA9AAB83E190D204Z"/>
      <w:r>
        <w:fldChar w:fldCharType="separate"/>
      </w:r>
      <w:bookmarkEnd w:id="63"/>
      <w:r w:rsidRPr="0015236B">
        <w:rPr>
          <w:rStyle w:val="Mention"/>
          <w:noProof/>
        </w:rPr>
        <w:t>@Marco LEO</w:t>
      </w:r>
      <w:r>
        <w:fldChar w:fldCharType="end"/>
      </w:r>
      <w:r>
        <w:t xml:space="preserve"> description text missing</w:t>
      </w:r>
    </w:p>
  </w:comment>
  <w:comment w:id="61" w:author="Aldo TORINO" w:date="2025-05-16T09:11:00Z" w:initials="AT">
    <w:p w14:paraId="0BFE1CC6" w14:textId="77777777" w:rsidR="006B646E" w:rsidRDefault="006B646E" w:rsidP="006B646E">
      <w:pPr>
        <w:pStyle w:val="CommentText"/>
      </w:pPr>
      <w:r>
        <w:rPr>
          <w:rStyle w:val="CommentReference"/>
        </w:rPr>
        <w:annotationRef/>
      </w:r>
      <w:r>
        <w:t>Aggiunta,</w:t>
      </w:r>
    </w:p>
  </w:comment>
  <w:comment w:id="62" w:author="Marco LEO" w:date="2025-05-16T15:45:00Z" w:initials="ML">
    <w:p w14:paraId="02B6D7D3" w14:textId="6FE58FC2" w:rsidR="00AB04F5" w:rsidRDefault="00AB04F5" w:rsidP="00AB04F5">
      <w:pPr>
        <w:pStyle w:val="CommentText"/>
      </w:pPr>
      <w:r>
        <w:rPr>
          <w:rStyle w:val="CommentReference"/>
        </w:rPr>
        <w:annotationRef/>
      </w:r>
      <w:r>
        <w:fldChar w:fldCharType="begin"/>
      </w:r>
      <w:r>
        <w:instrText>HYPERLINK "mailto:alessandrolucio.iannuzzi@st.com"</w:instrText>
      </w:r>
      <w:bookmarkStart w:id="64" w:name="_@_DD7CBFB1202F4A099FF7690BE4C4CFC5Z"/>
      <w:r>
        <w:fldChar w:fldCharType="separate"/>
      </w:r>
      <w:bookmarkEnd w:id="64"/>
      <w:r w:rsidRPr="00AB04F5">
        <w:rPr>
          <w:rStyle w:val="Mention"/>
          <w:noProof/>
        </w:rPr>
        <w:t>@Alessandro Lucio IANNUZZI</w:t>
      </w:r>
      <w:r>
        <w:fldChar w:fldCharType="end"/>
      </w:r>
      <w:r>
        <w:t xml:space="preserve">  please double check and provide feedback. In case close the item.</w:t>
      </w:r>
    </w:p>
  </w:comment>
  <w:comment w:id="65" w:author="Alessandro Lucio IANNUZZI" w:date="2025-05-15T10:47:00Z" w:initials="AI">
    <w:p w14:paraId="0461FB69" w14:textId="041360E2" w:rsidR="008D1496" w:rsidRDefault="008D1496" w:rsidP="008D1496">
      <w:pPr>
        <w:pStyle w:val="CommentText"/>
      </w:pPr>
      <w:r>
        <w:rPr>
          <w:rStyle w:val="CommentReference"/>
        </w:rPr>
        <w:annotationRef/>
      </w:r>
      <w:r>
        <w:fldChar w:fldCharType="begin"/>
      </w:r>
      <w:r>
        <w:instrText>HYPERLINK "mailto:marco.leo@st.com"</w:instrText>
      </w:r>
      <w:bookmarkStart w:id="67" w:name="_@_86A8DE7B2212410685B26189B98A120DZ"/>
      <w:r>
        <w:fldChar w:fldCharType="separate"/>
      </w:r>
      <w:bookmarkEnd w:id="67"/>
      <w:r w:rsidRPr="008D1496">
        <w:rPr>
          <w:rStyle w:val="Mention"/>
          <w:noProof/>
        </w:rPr>
        <w:t>@Marco LEO</w:t>
      </w:r>
      <w:r>
        <w:fldChar w:fldCharType="end"/>
      </w:r>
      <w:r>
        <w:t xml:space="preserve"> is it possible to add a description for each signal ? In this way it is not understandable</w:t>
      </w:r>
    </w:p>
  </w:comment>
  <w:comment w:id="66" w:author="Marco LEO" w:date="2025-05-16T15:44:00Z" w:initials="ML">
    <w:p w14:paraId="3CAD586A" w14:textId="46425F69" w:rsidR="0059083E" w:rsidRDefault="0059083E" w:rsidP="0059083E">
      <w:pPr>
        <w:pStyle w:val="CommentText"/>
      </w:pPr>
      <w:r>
        <w:rPr>
          <w:rStyle w:val="CommentReference"/>
        </w:rPr>
        <w:annotationRef/>
      </w:r>
      <w:r>
        <w:fldChar w:fldCharType="begin"/>
      </w:r>
      <w:r>
        <w:instrText>HYPERLINK "mailto:aldo.torino@st.com"</w:instrText>
      </w:r>
      <w:bookmarkStart w:id="68" w:name="_@_19D1CA8AFC4F4D0E9F1E0B1A70EF6197Z"/>
      <w:r>
        <w:fldChar w:fldCharType="separate"/>
      </w:r>
      <w:bookmarkEnd w:id="68"/>
      <w:r w:rsidRPr="0059083E">
        <w:rPr>
          <w:rStyle w:val="Mention"/>
          <w:noProof/>
        </w:rPr>
        <w:t>@Aldo TORINO</w:t>
      </w:r>
      <w:r>
        <w:fldChar w:fldCharType="end"/>
      </w:r>
      <w:r>
        <w:t xml:space="preserve"> </w:t>
      </w:r>
    </w:p>
  </w:comment>
  <w:comment w:id="84" w:author="Alessandro Lucio IANNUZZI" w:date="2025-05-15T15:18:00Z" w:initials="AI">
    <w:p w14:paraId="25D309C5" w14:textId="61DD7BFF" w:rsidR="00670E3E" w:rsidRDefault="00670E3E" w:rsidP="00670E3E">
      <w:pPr>
        <w:pStyle w:val="CommentText"/>
      </w:pPr>
      <w:r>
        <w:rPr>
          <w:rStyle w:val="CommentReference"/>
        </w:rPr>
        <w:annotationRef/>
      </w:r>
      <w:r>
        <w:fldChar w:fldCharType="begin"/>
      </w:r>
      <w:r>
        <w:instrText>HYPERLINK "mailto:aldo.torino@st.com"</w:instrText>
      </w:r>
      <w:bookmarkStart w:id="85" w:name="_@_67AE6A6806C8480AA2748A8F583B9F0CZ"/>
      <w:r>
        <w:fldChar w:fldCharType="separate"/>
      </w:r>
      <w:bookmarkEnd w:id="85"/>
      <w:r w:rsidRPr="00670E3E">
        <w:rPr>
          <w:rStyle w:val="Mention"/>
          <w:noProof/>
        </w:rPr>
        <w:t>@Aldo TORINO</w:t>
      </w:r>
      <w:r>
        <w:fldChar w:fldCharType="end"/>
      </w:r>
      <w:r>
        <w:t xml:space="preserve"> to add here the main Requirements to be covered downstream by the Main_ctrl IPOS, using the TAG rules presented</w:t>
      </w:r>
    </w:p>
  </w:comment>
  <w:comment w:id="87" w:author="Alessandro Lucio IANNUZZI" w:date="2025-04-17T15:46:00Z" w:initials="AI">
    <w:p w14:paraId="529E644E" w14:textId="2B65E0CB" w:rsidR="008E1086" w:rsidRDefault="008E1086" w:rsidP="008E1086">
      <w:pPr>
        <w:pStyle w:val="CommentText"/>
      </w:pPr>
      <w:r>
        <w:rPr>
          <w:rStyle w:val="CommentReference"/>
        </w:rPr>
        <w:annotationRef/>
      </w:r>
      <w:r>
        <w:fldChar w:fldCharType="begin"/>
      </w:r>
      <w:r>
        <w:instrText>HYPERLINK "mailto:aldo.torino@st.com"</w:instrText>
      </w:r>
      <w:bookmarkStart w:id="88" w:name="_@_0ED401512ABC41119CFBC85BBAE6F832Z"/>
      <w:r>
        <w:fldChar w:fldCharType="separate"/>
      </w:r>
      <w:bookmarkEnd w:id="88"/>
      <w:r w:rsidRPr="008E1086">
        <w:rPr>
          <w:rStyle w:val="Mention"/>
          <w:noProof/>
        </w:rPr>
        <w:t>@Aldo TORINO</w:t>
      </w:r>
      <w:r>
        <w:fldChar w:fldCharType="end"/>
      </w:r>
      <w:r>
        <w:t xml:space="preserve"> in this IO list the signal direction is missing, and the description is emty</w:t>
      </w:r>
    </w:p>
  </w:comment>
  <w:comment w:id="95" w:author="Marco LEO" w:date="2025-04-15T14:40:00Z" w:initials="ML">
    <w:p w14:paraId="06F0856D" w14:textId="149E5A57" w:rsidR="00FD50A3" w:rsidRDefault="00FD50A3" w:rsidP="00FD50A3">
      <w:pPr>
        <w:pStyle w:val="CommentText"/>
      </w:pPr>
      <w:r>
        <w:rPr>
          <w:rStyle w:val="CommentReference"/>
        </w:rPr>
        <w:annotationRef/>
      </w:r>
      <w:r>
        <w:t xml:space="preserve">To be updated the from / to connection at TOP. </w:t>
      </w:r>
      <w:r>
        <w:fldChar w:fldCharType="begin"/>
      </w:r>
      <w:r>
        <w:instrText>HYPERLINK "mailto:alessandro.alaimo@st.com"</w:instrText>
      </w:r>
      <w:bookmarkStart w:id="96" w:name="_@_5E69F35C5E5B433F9A06B6BD62590270Z"/>
      <w:r>
        <w:fldChar w:fldCharType="separate"/>
      </w:r>
      <w:bookmarkEnd w:id="96"/>
      <w:r w:rsidRPr="00FD50A3">
        <w:rPr>
          <w:rStyle w:val="Mention"/>
          <w:noProof/>
        </w:rPr>
        <w:t>@Alessandro ALAIMO</w:t>
      </w:r>
      <w:r>
        <w:fldChar w:fldCharType="end"/>
      </w:r>
      <w:r>
        <w:t xml:space="preserve"> </w:t>
      </w:r>
    </w:p>
  </w:comment>
  <w:comment w:id="98" w:author="Marco LEO" w:date="2025-05-16T12:43:00Z" w:initials="ML">
    <w:p w14:paraId="69714571" w14:textId="507C198B" w:rsidR="00FE5B68" w:rsidRDefault="00FE5B68" w:rsidP="00FE5B68">
      <w:pPr>
        <w:pStyle w:val="CommentText"/>
      </w:pPr>
      <w:r>
        <w:rPr>
          <w:rStyle w:val="CommentReference"/>
        </w:rPr>
        <w:annotationRef/>
      </w:r>
      <w:r>
        <w:fldChar w:fldCharType="begin"/>
      </w:r>
      <w:r>
        <w:instrText>HYPERLINK "mailto:alessandro.alaimo@st.com"</w:instrText>
      </w:r>
      <w:bookmarkStart w:id="99" w:name="_@_B0BB7A6223EE480CB7F9C20F6FA1A1B9Z"/>
      <w:r>
        <w:fldChar w:fldCharType="separate"/>
      </w:r>
      <w:bookmarkEnd w:id="99"/>
      <w:r w:rsidRPr="00FE5B68">
        <w:rPr>
          <w:rStyle w:val="Mention"/>
          <w:noProof/>
        </w:rPr>
        <w:t>@Alessandro ALAIMO</w:t>
      </w:r>
      <w:r>
        <w:fldChar w:fldCharType="end"/>
      </w:r>
      <w:r>
        <w:t xml:space="preserve"> </w:t>
      </w:r>
    </w:p>
  </w:comment>
  <w:comment w:id="121" w:author="Marco LEO" w:date="2025-04-15T14:39:00Z" w:initials="ML">
    <w:p w14:paraId="35BBA1D9" w14:textId="2ADB1A81" w:rsidR="00FD50A3" w:rsidRDefault="00FD50A3" w:rsidP="00FD50A3">
      <w:pPr>
        <w:pStyle w:val="CommentText"/>
      </w:pPr>
      <w:r>
        <w:rPr>
          <w:rStyle w:val="CommentReference"/>
        </w:rPr>
        <w:annotationRef/>
      </w:r>
      <w:r>
        <w:t xml:space="preserve">To be updated the from/to table at top. </w:t>
      </w:r>
      <w:r>
        <w:fldChar w:fldCharType="begin"/>
      </w:r>
      <w:r>
        <w:instrText>HYPERLINK "mailto:stefano.barbieri@st.com"</w:instrText>
      </w:r>
      <w:bookmarkStart w:id="122" w:name="_@_45BF455D8CC441D3B3798F82B744A23FZ"/>
      <w:r>
        <w:fldChar w:fldCharType="separate"/>
      </w:r>
      <w:bookmarkEnd w:id="122"/>
      <w:r w:rsidRPr="00FD50A3">
        <w:rPr>
          <w:rStyle w:val="Mention"/>
          <w:noProof/>
        </w:rPr>
        <w:t>@Stefano BARBIERI</w:t>
      </w:r>
      <w:r>
        <w:fldChar w:fldCharType="end"/>
      </w:r>
      <w:r>
        <w:t xml:space="preserve"> </w:t>
      </w:r>
    </w:p>
  </w:comment>
  <w:comment w:id="124" w:author="Marco LEO" w:date="2025-05-16T12:44:00Z" w:initials="ML">
    <w:p w14:paraId="265478B5" w14:textId="741DF8EE" w:rsidR="00E47D3F" w:rsidRDefault="00E47D3F" w:rsidP="00E47D3F">
      <w:pPr>
        <w:pStyle w:val="CommentText"/>
      </w:pPr>
      <w:r>
        <w:rPr>
          <w:rStyle w:val="CommentReference"/>
        </w:rPr>
        <w:annotationRef/>
      </w:r>
      <w:r>
        <w:fldChar w:fldCharType="begin"/>
      </w:r>
      <w:r>
        <w:instrText>HYPERLINK "mailto:stefano.barbieri@st.com"</w:instrText>
      </w:r>
      <w:bookmarkStart w:id="125" w:name="_@_8F5B28171E90479DBDE69614CD718326Z"/>
      <w:r>
        <w:fldChar w:fldCharType="separate"/>
      </w:r>
      <w:bookmarkEnd w:id="125"/>
      <w:r w:rsidRPr="00E47D3F">
        <w:rPr>
          <w:rStyle w:val="Mention"/>
          <w:noProof/>
        </w:rPr>
        <w:t>@Stefano BARBIERI</w:t>
      </w:r>
      <w:r>
        <w:fldChar w:fldCharType="end"/>
      </w:r>
      <w:r>
        <w:t xml:space="preserve"> </w:t>
      </w:r>
    </w:p>
  </w:comment>
  <w:comment w:id="135" w:author="Marco LEO" w:date="2025-05-16T12:46:00Z" w:initials="ML">
    <w:p w14:paraId="4D234BEB" w14:textId="01CE37EC" w:rsidR="008874FF" w:rsidRDefault="008874FF" w:rsidP="008874FF">
      <w:pPr>
        <w:pStyle w:val="CommentText"/>
      </w:pPr>
      <w:r>
        <w:rPr>
          <w:rStyle w:val="CommentReference"/>
        </w:rPr>
        <w:annotationRef/>
      </w:r>
      <w:r>
        <w:fldChar w:fldCharType="begin"/>
      </w:r>
      <w:r>
        <w:instrText>HYPERLINK "mailto:roberta.priolo@st.com"</w:instrText>
      </w:r>
      <w:bookmarkStart w:id="136" w:name="_@_5B0F7841CF18449C859EC2B6D44A00D1Z"/>
      <w:r>
        <w:fldChar w:fldCharType="separate"/>
      </w:r>
      <w:bookmarkEnd w:id="136"/>
      <w:r w:rsidRPr="008874FF">
        <w:rPr>
          <w:rStyle w:val="Mention"/>
          <w:noProof/>
        </w:rPr>
        <w:t>@Roberta PRIOLO</w:t>
      </w:r>
      <w:r>
        <w:fldChar w:fldCharType="end"/>
      </w:r>
      <w:r>
        <w:t xml:space="preserve"> </w:t>
      </w:r>
    </w:p>
  </w:comment>
  <w:comment w:id="137" w:author="Marco LEO" w:date="2025-06-03T15:45:00Z" w:initials="ML">
    <w:p w14:paraId="54B0CFB9" w14:textId="56E110A0" w:rsidR="00D00762" w:rsidRDefault="00D00762" w:rsidP="00D00762">
      <w:pPr>
        <w:pStyle w:val="CommentText"/>
      </w:pPr>
      <w:r>
        <w:rPr>
          <w:rStyle w:val="CommentReference"/>
        </w:rPr>
        <w:annotationRef/>
      </w:r>
      <w:r>
        <w:t xml:space="preserve">Ma in STBIO1 il base address è 0xC4000, giusto? </w:t>
      </w:r>
      <w:r>
        <w:fldChar w:fldCharType="begin"/>
      </w:r>
      <w:r>
        <w:instrText>HYPERLINK "mailto:roberta.priolo@st.com"</w:instrText>
      </w:r>
      <w:bookmarkStart w:id="138" w:name="_@_4B0638185F6B4D269EAE090A5F9CA28DZ"/>
      <w:r>
        <w:fldChar w:fldCharType="separate"/>
      </w:r>
      <w:bookmarkEnd w:id="138"/>
      <w:r w:rsidRPr="00D00762">
        <w:rPr>
          <w:rStyle w:val="Mention"/>
          <w:noProof/>
        </w:rPr>
        <w:t>@Roberta PRIOLO</w:t>
      </w:r>
      <w:r>
        <w:fldChar w:fldCharType="end"/>
      </w:r>
      <w:r>
        <w:t xml:space="preserve"> </w:t>
      </w:r>
    </w:p>
  </w:comment>
  <w:comment w:id="194" w:author="Marco LEO" w:date="2025-05-16T12:48:00Z" w:initials="ML">
    <w:p w14:paraId="5D152D41" w14:textId="16121D53" w:rsidR="008874FF" w:rsidRDefault="008874FF" w:rsidP="008874FF">
      <w:pPr>
        <w:pStyle w:val="CommentText"/>
      </w:pPr>
      <w:r>
        <w:rPr>
          <w:rStyle w:val="CommentReference"/>
        </w:rPr>
        <w:annotationRef/>
      </w:r>
      <w:r>
        <w:fldChar w:fldCharType="begin"/>
      </w:r>
      <w:r>
        <w:instrText>HYPERLINK "mailto:michele.palma@st.com"</w:instrText>
      </w:r>
      <w:bookmarkStart w:id="195" w:name="_@_2D6F30788A354E5CB5B842930232E8FCZ"/>
      <w:r>
        <w:fldChar w:fldCharType="separate"/>
      </w:r>
      <w:bookmarkEnd w:id="195"/>
      <w:r w:rsidRPr="008874FF">
        <w:rPr>
          <w:rStyle w:val="Mention"/>
          <w:noProof/>
        </w:rPr>
        <w:t>@Michele PALMA</w:t>
      </w:r>
      <w:r>
        <w:fldChar w:fldCharType="end"/>
      </w:r>
      <w:r>
        <w:t xml:space="preserve"> </w:t>
      </w:r>
    </w:p>
  </w:comment>
  <w:comment w:id="207" w:author="Alessandro Lucio IANNUZZI" w:date="2025-05-15T15:25:00Z" w:initials="AI">
    <w:p w14:paraId="210CE03C" w14:textId="071E4B5B" w:rsidR="00FA5C85" w:rsidRDefault="00FA5C85" w:rsidP="00FA5C85">
      <w:pPr>
        <w:pStyle w:val="CommentText"/>
      </w:pPr>
      <w:r>
        <w:rPr>
          <w:rStyle w:val="CommentReference"/>
        </w:rPr>
        <w:annotationRef/>
      </w:r>
      <w:r>
        <w:fldChar w:fldCharType="begin"/>
      </w:r>
      <w:r>
        <w:instrText>HYPERLINK "mailto:aldo.torino@st.com"</w:instrText>
      </w:r>
      <w:bookmarkStart w:id="209" w:name="_@_69CFDD12EFCF4FA5A86331BD006D76F0Z"/>
      <w:r>
        <w:fldChar w:fldCharType="separate"/>
      </w:r>
      <w:bookmarkEnd w:id="209"/>
      <w:r w:rsidRPr="00FA5C85">
        <w:rPr>
          <w:rStyle w:val="Mention"/>
          <w:noProof/>
        </w:rPr>
        <w:t>@Aldo TORINO</w:t>
      </w:r>
      <w:r>
        <w:fldChar w:fldCharType="end"/>
      </w:r>
      <w:r>
        <w:t xml:space="preserve"> </w:t>
      </w:r>
      <w:r>
        <w:fldChar w:fldCharType="begin"/>
      </w:r>
      <w:r>
        <w:instrText>HYPERLINK "mailto:marco.leo@st.com"</w:instrText>
      </w:r>
      <w:bookmarkStart w:id="210" w:name="_@_C0216E1D3D2E49BFB287BB2D70BAFD5BZ"/>
      <w:r>
        <w:fldChar w:fldCharType="separate"/>
      </w:r>
      <w:bookmarkEnd w:id="210"/>
      <w:r w:rsidRPr="00FA5C85">
        <w:rPr>
          <w:rStyle w:val="Mention"/>
          <w:noProof/>
        </w:rPr>
        <w:t>@Marco LEO</w:t>
      </w:r>
      <w:r>
        <w:fldChar w:fldCharType="end"/>
      </w:r>
      <w:r>
        <w:t xml:space="preserve"> is it possible for you, after this description, to write a sequence in Requirements format ? In order to drive and hep the verification phase on it ?</w:t>
      </w:r>
    </w:p>
  </w:comment>
  <w:comment w:id="208" w:author="Aldo TORINO" w:date="2025-05-20T12:00:00Z" w:initials="AT">
    <w:p w14:paraId="28066B5A" w14:textId="77777777" w:rsidR="005E635F" w:rsidRDefault="005E635F" w:rsidP="005E635F">
      <w:pPr>
        <w:pStyle w:val="CommentText"/>
      </w:pPr>
      <w:r>
        <w:rPr>
          <w:rStyle w:val="CommentReference"/>
        </w:rPr>
        <w:annotationRef/>
      </w:r>
      <w:r>
        <w:t>Ale please check the new mods</w:t>
      </w:r>
    </w:p>
  </w:comment>
  <w:comment w:id="219" w:author="Alessandro Lucio IANNUZZI" w:date="2025-05-15T15:26:00Z" w:initials="AI">
    <w:p w14:paraId="34A816B1" w14:textId="38777A2A" w:rsidR="005F0493" w:rsidRDefault="005F0493" w:rsidP="005F0493">
      <w:pPr>
        <w:pStyle w:val="CommentText"/>
      </w:pPr>
      <w:r>
        <w:rPr>
          <w:rStyle w:val="CommentReference"/>
        </w:rPr>
        <w:annotationRef/>
      </w:r>
      <w:r>
        <w:fldChar w:fldCharType="begin"/>
      </w:r>
      <w:r>
        <w:instrText>HYPERLINK "mailto:aldo.torino@st.com"</w:instrText>
      </w:r>
      <w:bookmarkStart w:id="220" w:name="_@_613BD6C1141B4D9FB5BBE961D1154E5DZ"/>
      <w:r>
        <w:fldChar w:fldCharType="separate"/>
      </w:r>
      <w:bookmarkEnd w:id="220"/>
      <w:r w:rsidRPr="005F0493">
        <w:rPr>
          <w:rStyle w:val="Mention"/>
          <w:noProof/>
        </w:rPr>
        <w:t>@Aldo TORINO</w:t>
      </w:r>
      <w:r>
        <w:fldChar w:fldCharType="end"/>
      </w:r>
      <w:r>
        <w:t xml:space="preserve"> </w:t>
      </w:r>
      <w:r>
        <w:fldChar w:fldCharType="begin"/>
      </w:r>
      <w:r>
        <w:instrText>HYPERLINK "mailto:marco.leo@st.com"</w:instrText>
      </w:r>
      <w:bookmarkStart w:id="221" w:name="_@_A4A7AF6B3B794AF2B0A80D5F02E4DF40Z"/>
      <w:r>
        <w:fldChar w:fldCharType="separate"/>
      </w:r>
      <w:bookmarkEnd w:id="221"/>
      <w:r w:rsidRPr="005F0493">
        <w:rPr>
          <w:rStyle w:val="Mention"/>
          <w:noProof/>
        </w:rPr>
        <w:t>@Marco LEO</w:t>
      </w:r>
      <w:r>
        <w:fldChar w:fldCharType="end"/>
      </w:r>
      <w:r>
        <w:t xml:space="preserve">  is it possible for you, after this description, to write a sequence in Requirements format ? In order to drive and hep the verification phase on it ?</w:t>
      </w:r>
    </w:p>
  </w:comment>
  <w:comment w:id="227" w:author="Alessandro Lucio IANNUZZI" w:date="2025-05-15T15:26:00Z" w:initials="AI">
    <w:p w14:paraId="791129D7" w14:textId="1FE75DDF" w:rsidR="005F0493" w:rsidRDefault="005F0493" w:rsidP="005F0493">
      <w:pPr>
        <w:pStyle w:val="CommentText"/>
      </w:pPr>
      <w:r>
        <w:rPr>
          <w:rStyle w:val="CommentReference"/>
        </w:rPr>
        <w:annotationRef/>
      </w:r>
      <w:r>
        <w:fldChar w:fldCharType="begin"/>
      </w:r>
      <w:r>
        <w:instrText>HYPERLINK "mailto:aldo.torino@st.com"</w:instrText>
      </w:r>
      <w:bookmarkStart w:id="228" w:name="_@_C5120CA0AA294913940036E4F851075AZ"/>
      <w:r>
        <w:fldChar w:fldCharType="separate"/>
      </w:r>
      <w:bookmarkEnd w:id="228"/>
      <w:r w:rsidRPr="005F0493">
        <w:rPr>
          <w:rStyle w:val="Mention"/>
          <w:noProof/>
        </w:rPr>
        <w:t>@Aldo TORINO</w:t>
      </w:r>
      <w:r>
        <w:fldChar w:fldCharType="end"/>
      </w:r>
      <w:r>
        <w:t xml:space="preserve"> </w:t>
      </w:r>
      <w:r>
        <w:fldChar w:fldCharType="begin"/>
      </w:r>
      <w:r>
        <w:instrText>HYPERLINK "mailto:marco.leo@st.com"</w:instrText>
      </w:r>
      <w:bookmarkStart w:id="229" w:name="_@_13142354D8F644A8A76F44502200B681Z"/>
      <w:r>
        <w:fldChar w:fldCharType="separate"/>
      </w:r>
      <w:bookmarkEnd w:id="229"/>
      <w:r w:rsidRPr="005F0493">
        <w:rPr>
          <w:rStyle w:val="Mention"/>
          <w:noProof/>
        </w:rPr>
        <w:t>@Marco LEO</w:t>
      </w:r>
      <w:r>
        <w:fldChar w:fldCharType="end"/>
      </w:r>
      <w:r>
        <w:t xml:space="preserve">  is it possible for you, after this description, to write a sequence in Requirements format ? In order to drive and hep the verification phase on it ?</w:t>
      </w:r>
    </w:p>
  </w:comment>
  <w:comment w:id="233" w:author="Aldo TORINO" w:date="2023-06-05T10:08:00Z" w:initials="AT">
    <w:p w14:paraId="007A6220" w14:textId="62503EE9" w:rsidR="00EF6310" w:rsidRDefault="00EF6310" w:rsidP="00EF6310">
      <w:pPr>
        <w:pStyle w:val="CommentText"/>
      </w:pPr>
      <w:r>
        <w:rPr>
          <w:rStyle w:val="CommentReference"/>
        </w:rPr>
        <w:annotationRef/>
      </w:r>
      <w:r>
        <w:t>La tabella dei tag deve essere inclusa nel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88C54" w15:done="0"/>
  <w15:commentEx w15:paraId="0BFE1CC6" w15:paraIdParent="68A88C54" w15:done="0"/>
  <w15:commentEx w15:paraId="02B6D7D3" w15:paraIdParent="68A88C54" w15:done="0"/>
  <w15:commentEx w15:paraId="0461FB69" w15:done="0"/>
  <w15:commentEx w15:paraId="3CAD586A" w15:paraIdParent="0461FB69" w15:done="0"/>
  <w15:commentEx w15:paraId="25D309C5" w15:done="0"/>
  <w15:commentEx w15:paraId="529E644E" w15:done="1"/>
  <w15:commentEx w15:paraId="06F0856D" w15:done="0"/>
  <w15:commentEx w15:paraId="69714571" w15:done="0"/>
  <w15:commentEx w15:paraId="35BBA1D9" w15:done="0"/>
  <w15:commentEx w15:paraId="265478B5" w15:done="0"/>
  <w15:commentEx w15:paraId="4D234BEB" w15:done="0"/>
  <w15:commentEx w15:paraId="54B0CFB9" w15:done="1"/>
  <w15:commentEx w15:paraId="5D152D41" w15:done="0"/>
  <w15:commentEx w15:paraId="210CE03C" w15:done="0"/>
  <w15:commentEx w15:paraId="28066B5A" w15:paraIdParent="210CE03C" w15:done="0"/>
  <w15:commentEx w15:paraId="34A816B1" w15:done="0"/>
  <w15:commentEx w15:paraId="791129D7" w15:done="0"/>
  <w15:commentEx w15:paraId="007A622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32E715" w16cex:dateUtc="2025-05-15T08:46:00Z">
    <w16cex:extLst>
      <w16:ext w16:uri="{CE6994B0-6A32-4C9F-8C6B-6E91EDA988CE}">
        <cr:reactions xmlns:cr="http://schemas.microsoft.com/office/comments/2020/reactions">
          <cr:reaction reactionType="1">
            <cr:reactionInfo dateUtc="2025-05-16T07:11:16Z">
              <cr:user userId="S::aldo.torino@st.com::b3604ee6-9b95-4907-8228-1a3a0323774d" userProvider="AD" userName="Aldo TORINO"/>
            </cr:reactionInfo>
          </cr:reaction>
        </cr:reactions>
      </w16:ext>
    </w16cex:extLst>
  </w16cex:commentExtensible>
  <w16cex:commentExtensible w16cex:durableId="7ECDAF35" w16cex:dateUtc="2025-05-16T07:11:00Z"/>
  <w16cex:commentExtensible w16cex:durableId="489C0D9C" w16cex:dateUtc="2025-05-16T13:45:00Z"/>
  <w16cex:commentExtensible w16cex:durableId="098DAE82" w16cex:dateUtc="2025-05-15T08:47:00Z"/>
  <w16cex:commentExtensible w16cex:durableId="3B351450" w16cex:dateUtc="2025-05-16T13:44:00Z"/>
  <w16cex:commentExtensible w16cex:durableId="6D83B2D6" w16cex:dateUtc="2025-05-15T13:18:00Z"/>
  <w16cex:commentExtensible w16cex:durableId="5BA66DC1" w16cex:dateUtc="2025-04-17T13:46:00Z">
    <w16cex:extLst>
      <w16:ext w16:uri="{CE6994B0-6A32-4C9F-8C6B-6E91EDA988CE}">
        <cr:reactions xmlns:cr="http://schemas.microsoft.com/office/comments/2020/reactions">
          <cr:reaction reactionType="1">
            <cr:reactionInfo dateUtc="2025-09-15T12:28:46Z">
              <cr:user userId="S::aldo.torino@st.com::b3604ee6-9b95-4907-8228-1a3a0323774d" userProvider="AD" userName="Aldo TORINO"/>
            </cr:reactionInfo>
          </cr:reaction>
        </cr:reactions>
      </w16:ext>
    </w16cex:extLst>
  </w16cex:commentExtensible>
  <w16cex:commentExtensible w16cex:durableId="0A979C75" w16cex:dateUtc="2025-04-15T12:40:00Z"/>
  <w16cex:commentExtensible w16cex:durableId="43B2F765" w16cex:dateUtc="2025-05-16T10:43:00Z"/>
  <w16cex:commentExtensible w16cex:durableId="4448A2EC" w16cex:dateUtc="2025-04-15T12:39:00Z"/>
  <w16cex:commentExtensible w16cex:durableId="30F7C144" w16cex:dateUtc="2025-05-16T10:44:00Z"/>
  <w16cex:commentExtensible w16cex:durableId="467F895A" w16cex:dateUtc="2025-05-16T10:46:00Z"/>
  <w16cex:commentExtensible w16cex:durableId="13D86BB6" w16cex:dateUtc="2025-06-03T13:45:00Z">
    <w16cex:extLst>
      <w16:ext w16:uri="{CE6994B0-6A32-4C9F-8C6B-6E91EDA988CE}">
        <cr:reactions xmlns:cr="http://schemas.microsoft.com/office/comments/2020/reactions">
          <cr:reaction reactionType="1">
            <cr:reactionInfo dateUtc="2025-06-03T13:53:03Z">
              <cr:user userId="S::roberta.priolo@st.com::de225b40-9857-41f4-b54c-228bcb5a5bf1" userProvider="AD" userName="Roberta PRIOLO"/>
            </cr:reactionInfo>
          </cr:reaction>
        </cr:reactions>
      </w16:ext>
    </w16cex:extLst>
  </w16cex:commentExtensible>
  <w16cex:commentExtensible w16cex:durableId="6777AAB2" w16cex:dateUtc="2025-05-16T10:48:00Z"/>
  <w16cex:commentExtensible w16cex:durableId="19F62465" w16cex:dateUtc="2025-05-15T13:25:00Z"/>
  <w16cex:commentExtensible w16cex:durableId="6B251E18" w16cex:dateUtc="2025-05-20T10:00:00Z"/>
  <w16cex:commentExtensible w16cex:durableId="1DCCE843" w16cex:dateUtc="2025-05-15T13:26:00Z"/>
  <w16cex:commentExtensible w16cex:durableId="2B519C37" w16cex:dateUtc="2025-05-15T13:26:00Z"/>
  <w16cex:commentExtensible w16cex:durableId="2828329A" w16cex:dateUtc="2023-06-05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88C54" w16cid:durableId="6432E715"/>
  <w16cid:commentId w16cid:paraId="0BFE1CC6" w16cid:durableId="7ECDAF35"/>
  <w16cid:commentId w16cid:paraId="02B6D7D3" w16cid:durableId="489C0D9C"/>
  <w16cid:commentId w16cid:paraId="0461FB69" w16cid:durableId="098DAE82"/>
  <w16cid:commentId w16cid:paraId="3CAD586A" w16cid:durableId="3B351450"/>
  <w16cid:commentId w16cid:paraId="25D309C5" w16cid:durableId="6D83B2D6"/>
  <w16cid:commentId w16cid:paraId="529E644E" w16cid:durableId="5BA66DC1"/>
  <w16cid:commentId w16cid:paraId="06F0856D" w16cid:durableId="0A979C75"/>
  <w16cid:commentId w16cid:paraId="69714571" w16cid:durableId="43B2F765"/>
  <w16cid:commentId w16cid:paraId="35BBA1D9" w16cid:durableId="4448A2EC"/>
  <w16cid:commentId w16cid:paraId="265478B5" w16cid:durableId="30F7C144"/>
  <w16cid:commentId w16cid:paraId="4D234BEB" w16cid:durableId="467F895A"/>
  <w16cid:commentId w16cid:paraId="54B0CFB9" w16cid:durableId="13D86BB6"/>
  <w16cid:commentId w16cid:paraId="5D152D41" w16cid:durableId="6777AAB2"/>
  <w16cid:commentId w16cid:paraId="210CE03C" w16cid:durableId="19F62465"/>
  <w16cid:commentId w16cid:paraId="28066B5A" w16cid:durableId="6B251E18"/>
  <w16cid:commentId w16cid:paraId="34A816B1" w16cid:durableId="1DCCE843"/>
  <w16cid:commentId w16cid:paraId="791129D7" w16cid:durableId="2B519C37"/>
  <w16cid:commentId w16cid:paraId="007A6220" w16cid:durableId="282832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CECE" w14:textId="77777777" w:rsidR="00F71C58" w:rsidRDefault="00F71C58" w:rsidP="00A72469">
      <w:pPr>
        <w:spacing w:line="240" w:lineRule="auto"/>
      </w:pPr>
      <w:r>
        <w:separator/>
      </w:r>
    </w:p>
  </w:endnote>
  <w:endnote w:type="continuationSeparator" w:id="0">
    <w:p w14:paraId="3E9E8544" w14:textId="77777777" w:rsidR="00F71C58" w:rsidRDefault="00F71C58" w:rsidP="00A72469">
      <w:pPr>
        <w:spacing w:line="240" w:lineRule="auto"/>
      </w:pPr>
      <w:r>
        <w:continuationSeparator/>
      </w:r>
    </w:p>
  </w:endnote>
  <w:endnote w:type="continuationNotice" w:id="1">
    <w:p w14:paraId="4D6700DD" w14:textId="77777777" w:rsidR="00F71C58" w:rsidRDefault="00F71C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vantGardeGothic">
    <w:altName w:val="Calibri"/>
    <w:panose1 w:val="00000000000000000000"/>
    <w:charset w:val="00"/>
    <w:family w:val="auto"/>
    <w:notTrueType/>
    <w:pitch w:val="default"/>
    <w:sig w:usb0="00000003" w:usb1="00000000" w:usb2="00000000" w:usb3="00000000" w:csb0="00000001"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Arial"/>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502927"/>
      <w:docPartObj>
        <w:docPartGallery w:val="Page Numbers (Bottom of Page)"/>
        <w:docPartUnique/>
      </w:docPartObj>
    </w:sdtPr>
    <w:sdtEndPr>
      <w:rPr>
        <w:noProof/>
      </w:rPr>
    </w:sdtEndPr>
    <w:sdtContent>
      <w:p w14:paraId="196C0C86" w14:textId="3E2C4428" w:rsidR="00377DDF" w:rsidRDefault="00377D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34D417" w14:textId="49F00E93" w:rsidR="009B2728" w:rsidRPr="00CF2B32" w:rsidRDefault="009B2728" w:rsidP="003E6738">
    <w:pPr>
      <w:pStyle w:val="Footer"/>
      <w:tabs>
        <w:tab w:val="clear" w:pos="4536"/>
        <w:tab w:val="clear" w:pos="9072"/>
      </w:tabs>
      <w:jc w:val="right"/>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7002" w14:textId="77777777" w:rsidR="005810EB" w:rsidRDefault="00F2574E">
    <w:pPr>
      <w:pStyle w:val="Footer"/>
    </w:pPr>
    <w:r>
      <w:rPr>
        <w:noProof/>
      </w:rPr>
      <mc:AlternateContent>
        <mc:Choice Requires="wps">
          <w:drawing>
            <wp:anchor distT="0" distB="0" distL="114300" distR="114300" simplePos="0" relativeHeight="251658241" behindDoc="0" locked="0" layoutInCell="0" allowOverlap="1" wp14:anchorId="5FAB16F1" wp14:editId="419C0E57">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CC809D"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FAB16F1"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SJ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" o:allowincell="f" filled="f" stroked="f" strokeweight=".5pt">
              <v:textbox inset=",0,20pt,0">
                <w:txbxContent>
                  <w:p w14:paraId="7CCC809D"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2E380" w14:textId="77777777" w:rsidR="00F71C58" w:rsidRDefault="00F71C58" w:rsidP="00A72469">
      <w:pPr>
        <w:spacing w:line="240" w:lineRule="auto"/>
      </w:pPr>
      <w:r>
        <w:separator/>
      </w:r>
    </w:p>
  </w:footnote>
  <w:footnote w:type="continuationSeparator" w:id="0">
    <w:p w14:paraId="4783E555" w14:textId="77777777" w:rsidR="00F71C58" w:rsidRDefault="00F71C58" w:rsidP="00A72469">
      <w:pPr>
        <w:spacing w:line="240" w:lineRule="auto"/>
      </w:pPr>
      <w:r>
        <w:continuationSeparator/>
      </w:r>
    </w:p>
  </w:footnote>
  <w:footnote w:type="continuationNotice" w:id="1">
    <w:p w14:paraId="23D01311" w14:textId="77777777" w:rsidR="00F71C58" w:rsidRDefault="00F71C5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C0F3" w14:textId="77777777" w:rsidR="00A72469" w:rsidRDefault="00D74C42" w:rsidP="003E6738">
    <w:pPr>
      <w:pStyle w:val="Header"/>
      <w:tabs>
        <w:tab w:val="clear" w:pos="4536"/>
        <w:tab w:val="clear" w:pos="9072"/>
      </w:tabs>
    </w:pPr>
    <w:r>
      <w:rPr>
        <w:noProof/>
        <w:lang w:eastAsia="zh-CN"/>
      </w:rPr>
      <w:drawing>
        <wp:anchor distT="0" distB="0" distL="114300" distR="114300" simplePos="0" relativeHeight="251658242" behindDoc="1" locked="0" layoutInCell="1" allowOverlap="1" wp14:anchorId="1394C756" wp14:editId="4DAFEEAE">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27DB" w14:textId="77777777" w:rsidR="00D74C42" w:rsidRDefault="00D74C42">
    <w:pPr>
      <w:pStyle w:val="Header"/>
    </w:pPr>
    <w:r w:rsidRPr="000429CF">
      <w:rPr>
        <w:noProof/>
        <w:lang w:eastAsia="zh-CN"/>
      </w:rPr>
      <w:drawing>
        <wp:anchor distT="0" distB="0" distL="114300" distR="114300" simplePos="0" relativeHeight="251658240" behindDoc="1" locked="0" layoutInCell="1" allowOverlap="1" wp14:anchorId="282E976D" wp14:editId="1E73E87F">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770D4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84E49"/>
    <w:multiLevelType w:val="hybridMultilevel"/>
    <w:tmpl w:val="2CFE6286"/>
    <w:lvl w:ilvl="0" w:tplc="487E5E7C">
      <w:start w:val="1"/>
      <w:numFmt w:val="decimal"/>
      <w:pStyle w:val="RegPor"/>
      <w:lvlText w:val="POR:     "/>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2460FA"/>
    <w:multiLevelType w:val="hybridMultilevel"/>
    <w:tmpl w:val="3A80AC56"/>
    <w:lvl w:ilvl="0" w:tplc="E72E529C">
      <w:start w:val="1"/>
      <w:numFmt w:val="decimal"/>
      <w:pStyle w:val="RegApplicability"/>
      <w:lvlText w:val="Applicability:"/>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B5333"/>
    <w:multiLevelType w:val="hybridMultilevel"/>
    <w:tmpl w:val="61B6DCA0"/>
    <w:lvl w:ilvl="0" w:tplc="7764C1E8">
      <w:start w:val="1"/>
      <w:numFmt w:val="decimal"/>
      <w:pStyle w:val="RegFrameZone"/>
      <w:lvlText w:val="FrameZone:"/>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E52BA"/>
    <w:multiLevelType w:val="hybridMultilevel"/>
    <w:tmpl w:val="C602BD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DC5682"/>
    <w:multiLevelType w:val="hybridMultilevel"/>
    <w:tmpl w:val="FCBC5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3048F"/>
    <w:multiLevelType w:val="hybridMultilevel"/>
    <w:tmpl w:val="FFA40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DF6386"/>
    <w:multiLevelType w:val="hybridMultilevel"/>
    <w:tmpl w:val="C38A0032"/>
    <w:lvl w:ilvl="0" w:tplc="E40C6766">
      <w:start w:val="1"/>
      <w:numFmt w:val="decimal"/>
      <w:pStyle w:val="RegNote"/>
      <w:lvlText w:val="Note:     "/>
      <w:lvlJc w:val="left"/>
      <w:pPr>
        <w:ind w:left="1840" w:hanging="360"/>
      </w:pPr>
      <w:rPr>
        <w:rFonts w:ascii="Times New Roman" w:hAnsi="Times New Roman" w:hint="default"/>
        <w:b/>
        <w:i w:val="0"/>
        <w:sz w:val="20"/>
      </w:rPr>
    </w:lvl>
    <w:lvl w:ilvl="1" w:tplc="04090019" w:tentative="1">
      <w:start w:val="1"/>
      <w:numFmt w:val="lowerLetter"/>
      <w:lvlText w:val="%2."/>
      <w:lvlJc w:val="left"/>
      <w:pPr>
        <w:ind w:left="2560" w:hanging="360"/>
      </w:pPr>
    </w:lvl>
    <w:lvl w:ilvl="2" w:tplc="0409001B" w:tentative="1">
      <w:start w:val="1"/>
      <w:numFmt w:val="lowerRoman"/>
      <w:lvlText w:val="%3."/>
      <w:lvlJc w:val="right"/>
      <w:pPr>
        <w:ind w:left="3280" w:hanging="180"/>
      </w:pPr>
    </w:lvl>
    <w:lvl w:ilvl="3" w:tplc="0409000F" w:tentative="1">
      <w:start w:val="1"/>
      <w:numFmt w:val="decimal"/>
      <w:lvlText w:val="%4."/>
      <w:lvlJc w:val="left"/>
      <w:pPr>
        <w:ind w:left="4000" w:hanging="360"/>
      </w:pPr>
    </w:lvl>
    <w:lvl w:ilvl="4" w:tplc="04090019" w:tentative="1">
      <w:start w:val="1"/>
      <w:numFmt w:val="lowerLetter"/>
      <w:lvlText w:val="%5."/>
      <w:lvlJc w:val="left"/>
      <w:pPr>
        <w:ind w:left="4720" w:hanging="360"/>
      </w:pPr>
    </w:lvl>
    <w:lvl w:ilvl="5" w:tplc="0409001B" w:tentative="1">
      <w:start w:val="1"/>
      <w:numFmt w:val="lowerRoman"/>
      <w:lvlText w:val="%6."/>
      <w:lvlJc w:val="right"/>
      <w:pPr>
        <w:ind w:left="5440" w:hanging="180"/>
      </w:pPr>
    </w:lvl>
    <w:lvl w:ilvl="6" w:tplc="0409000F" w:tentative="1">
      <w:start w:val="1"/>
      <w:numFmt w:val="decimal"/>
      <w:lvlText w:val="%7."/>
      <w:lvlJc w:val="left"/>
      <w:pPr>
        <w:ind w:left="6160" w:hanging="360"/>
      </w:pPr>
    </w:lvl>
    <w:lvl w:ilvl="7" w:tplc="04090019" w:tentative="1">
      <w:start w:val="1"/>
      <w:numFmt w:val="lowerLetter"/>
      <w:lvlText w:val="%8."/>
      <w:lvlJc w:val="left"/>
      <w:pPr>
        <w:ind w:left="6880" w:hanging="360"/>
      </w:pPr>
    </w:lvl>
    <w:lvl w:ilvl="8" w:tplc="0409001B" w:tentative="1">
      <w:start w:val="1"/>
      <w:numFmt w:val="lowerRoman"/>
      <w:lvlText w:val="%9."/>
      <w:lvlJc w:val="right"/>
      <w:pPr>
        <w:ind w:left="7600" w:hanging="180"/>
      </w:pPr>
    </w:lvl>
  </w:abstractNum>
  <w:abstractNum w:abstractNumId="8" w15:restartNumberingAfterBreak="0">
    <w:nsid w:val="0A4655DE"/>
    <w:multiLevelType w:val="hybridMultilevel"/>
    <w:tmpl w:val="F7309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9C116F"/>
    <w:multiLevelType w:val="multilevel"/>
    <w:tmpl w:val="EE24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F6EEA"/>
    <w:multiLevelType w:val="multilevel"/>
    <w:tmpl w:val="A57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D772B"/>
    <w:multiLevelType w:val="hybridMultilevel"/>
    <w:tmpl w:val="DE447150"/>
    <w:lvl w:ilvl="0" w:tplc="993AB9F0">
      <w:start w:val="1"/>
      <w:numFmt w:val="decimal"/>
      <w:pStyle w:val="RegType"/>
      <w:lvlText w:val="Type:     "/>
      <w:lvlJc w:val="left"/>
      <w:pPr>
        <w:ind w:left="720" w:hanging="360"/>
      </w:pPr>
      <w:rPr>
        <w:rFonts w:ascii="Arial" w:hAnsi="Arial" w:cs="Arial" w:hint="default"/>
        <w:b/>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F14D9E"/>
    <w:multiLevelType w:val="hybridMultilevel"/>
    <w:tmpl w:val="DFAE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45FC5"/>
    <w:multiLevelType w:val="hybridMultilevel"/>
    <w:tmpl w:val="B96A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4F4848"/>
    <w:multiLevelType w:val="multilevel"/>
    <w:tmpl w:val="908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41D8C"/>
    <w:multiLevelType w:val="hybridMultilevel"/>
    <w:tmpl w:val="5EAC71E0"/>
    <w:lvl w:ilvl="0" w:tplc="35D6D918">
      <w:start w:val="1"/>
      <w:numFmt w:val="decimal"/>
      <w:pStyle w:val="RegAddress"/>
      <w:lvlText w:val="Address:     "/>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776647"/>
    <w:multiLevelType w:val="hybridMultilevel"/>
    <w:tmpl w:val="E544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A46E5"/>
    <w:multiLevelType w:val="hybridMultilevel"/>
    <w:tmpl w:val="EE38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594FDA"/>
    <w:multiLevelType w:val="multilevel"/>
    <w:tmpl w:val="3D4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37F95"/>
    <w:multiLevelType w:val="hybridMultilevel"/>
    <w:tmpl w:val="1096CB0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1673DF"/>
    <w:multiLevelType w:val="hybridMultilevel"/>
    <w:tmpl w:val="87FA2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196EB2"/>
    <w:multiLevelType w:val="hybridMultilevel"/>
    <w:tmpl w:val="BF746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C6C0D10"/>
    <w:multiLevelType w:val="hybridMultilevel"/>
    <w:tmpl w:val="A1B8B2BE"/>
    <w:lvl w:ilvl="0" w:tplc="CC70758A">
      <w:start w:val="1"/>
      <w:numFmt w:val="bullet"/>
      <w:pStyle w:val="IbulletL2"/>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1CA33F2A"/>
    <w:multiLevelType w:val="hybridMultilevel"/>
    <w:tmpl w:val="63821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4E7443"/>
    <w:multiLevelType w:val="multilevel"/>
    <w:tmpl w:val="06C4D702"/>
    <w:lvl w:ilvl="0">
      <w:start w:val="1"/>
      <w:numFmt w:val="decimal"/>
      <w:pStyle w:val="RegCau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1F857136"/>
    <w:multiLevelType w:val="hybridMultilevel"/>
    <w:tmpl w:val="F4BC7092"/>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26" w15:restartNumberingAfterBreak="0">
    <w:nsid w:val="203831B1"/>
    <w:multiLevelType w:val="multilevel"/>
    <w:tmpl w:val="092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D4BDD"/>
    <w:multiLevelType w:val="hybridMultilevel"/>
    <w:tmpl w:val="579C8528"/>
    <w:lvl w:ilvl="0" w:tplc="A1F242C0">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9604D0"/>
    <w:multiLevelType w:val="hybridMultilevel"/>
    <w:tmpl w:val="A67C6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4B7141"/>
    <w:multiLevelType w:val="hybridMultilevel"/>
    <w:tmpl w:val="20969418"/>
    <w:lvl w:ilvl="0" w:tplc="0409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453F54"/>
    <w:multiLevelType w:val="hybridMultilevel"/>
    <w:tmpl w:val="319E0BCE"/>
    <w:lvl w:ilvl="0" w:tplc="0410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2B495D05"/>
    <w:multiLevelType w:val="hybridMultilevel"/>
    <w:tmpl w:val="26E486F6"/>
    <w:lvl w:ilvl="0" w:tplc="4F0E43D2">
      <w:start w:val="1"/>
      <w:numFmt w:val="decimal"/>
      <w:pStyle w:val="TableCap"/>
      <w:lvlText w:val="Table %1."/>
      <w:lvlJc w:val="left"/>
      <w:pPr>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2" w15:restartNumberingAfterBreak="0">
    <w:nsid w:val="2C916124"/>
    <w:multiLevelType w:val="hybridMultilevel"/>
    <w:tmpl w:val="D068D0AA"/>
    <w:lvl w:ilvl="0" w:tplc="CED8ADD6">
      <w:start w:val="1"/>
      <w:numFmt w:val="bullet"/>
      <w:pStyle w:val="Reg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3" w15:restartNumberingAfterBreak="0">
    <w:nsid w:val="2D444FC0"/>
    <w:multiLevelType w:val="multilevel"/>
    <w:tmpl w:val="5C0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765F3"/>
    <w:multiLevelType w:val="multilevel"/>
    <w:tmpl w:val="C942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D14A8"/>
    <w:multiLevelType w:val="multilevel"/>
    <w:tmpl w:val="36A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C5B63"/>
    <w:multiLevelType w:val="hybridMultilevel"/>
    <w:tmpl w:val="771CFA6C"/>
    <w:lvl w:ilvl="0" w:tplc="A1F242C0">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27227F"/>
    <w:multiLevelType w:val="hybridMultilevel"/>
    <w:tmpl w:val="3620F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650308"/>
    <w:multiLevelType w:val="hybridMultilevel"/>
    <w:tmpl w:val="FD3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CEF5DBE"/>
    <w:multiLevelType w:val="multilevel"/>
    <w:tmpl w:val="236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06A8F"/>
    <w:multiLevelType w:val="multilevel"/>
    <w:tmpl w:val="DA38210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434915EB"/>
    <w:multiLevelType w:val="multilevel"/>
    <w:tmpl w:val="379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B4040"/>
    <w:multiLevelType w:val="hybridMultilevel"/>
    <w:tmpl w:val="7A28DF0A"/>
    <w:lvl w:ilvl="0" w:tplc="2BD2A672">
      <w:start w:val="1"/>
      <w:numFmt w:val="decimal"/>
      <w:pStyle w:val="RegDesc"/>
      <w:lvlText w:val="Description: "/>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F860DE"/>
    <w:multiLevelType w:val="hybridMultilevel"/>
    <w:tmpl w:val="DF60129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4" w15:restartNumberingAfterBreak="0">
    <w:nsid w:val="4ED746E1"/>
    <w:multiLevelType w:val="multilevel"/>
    <w:tmpl w:val="B6F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F7191"/>
    <w:multiLevelType w:val="multilevel"/>
    <w:tmpl w:val="E1203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9455C"/>
    <w:multiLevelType w:val="multilevel"/>
    <w:tmpl w:val="27F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F6FD9"/>
    <w:multiLevelType w:val="multilevel"/>
    <w:tmpl w:val="72C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43E34"/>
    <w:multiLevelType w:val="hybridMultilevel"/>
    <w:tmpl w:val="48C8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1553BA"/>
    <w:multiLevelType w:val="multilevel"/>
    <w:tmpl w:val="B1BE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F6476"/>
    <w:multiLevelType w:val="hybridMultilevel"/>
    <w:tmpl w:val="5F940C44"/>
    <w:lvl w:ilvl="0" w:tplc="105C14D8">
      <w:start w:val="1"/>
      <w:numFmt w:val="decimal"/>
      <w:pStyle w:val="RegMode"/>
      <w:lvlText w:val="AlternateGroup:"/>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7E4A8E"/>
    <w:multiLevelType w:val="hybridMultilevel"/>
    <w:tmpl w:val="3AFEB04A"/>
    <w:lvl w:ilvl="0" w:tplc="3A0E88F2">
      <w:start w:val="1"/>
      <w:numFmt w:val="bullet"/>
      <w:pStyle w:val="RegBullet2"/>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2" w15:restartNumberingAfterBreak="0">
    <w:nsid w:val="5C37631A"/>
    <w:multiLevelType w:val="hybridMultilevel"/>
    <w:tmpl w:val="AF6C3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5969C6"/>
    <w:multiLevelType w:val="multilevel"/>
    <w:tmpl w:val="223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87ADD"/>
    <w:multiLevelType w:val="multilevel"/>
    <w:tmpl w:val="832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75B9B"/>
    <w:multiLevelType w:val="hybridMultilevel"/>
    <w:tmpl w:val="D1B6C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0EA38FC"/>
    <w:multiLevelType w:val="hybridMultilevel"/>
    <w:tmpl w:val="D564D462"/>
    <w:lvl w:ilvl="0" w:tplc="301C09F0">
      <w:start w:val="1"/>
      <w:numFmt w:val="decimal"/>
      <w:pStyle w:val="Heading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64B37A5B"/>
    <w:multiLevelType w:val="multilevel"/>
    <w:tmpl w:val="94A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A3615"/>
    <w:multiLevelType w:val="multilevel"/>
    <w:tmpl w:val="8D4C3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B95146"/>
    <w:multiLevelType w:val="hybridMultilevel"/>
    <w:tmpl w:val="F84ACD76"/>
    <w:lvl w:ilvl="0" w:tplc="A1F242C0">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A1F05A9"/>
    <w:multiLevelType w:val="hybridMultilevel"/>
    <w:tmpl w:val="6CC2C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BA14B7D"/>
    <w:multiLevelType w:val="hybridMultilevel"/>
    <w:tmpl w:val="62DA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27580F"/>
    <w:multiLevelType w:val="multilevel"/>
    <w:tmpl w:val="267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C872DB"/>
    <w:multiLevelType w:val="hybridMultilevel"/>
    <w:tmpl w:val="FCF27BCA"/>
    <w:lvl w:ilvl="0" w:tplc="480E98EC">
      <w:numFmt w:val="bullet"/>
      <w:lvlText w:val="-"/>
      <w:lvlJc w:val="left"/>
      <w:pPr>
        <w:ind w:left="720" w:hanging="360"/>
      </w:pPr>
      <w:rPr>
        <w:rFonts w:ascii="Arial" w:eastAsiaTheme="minorHAns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6E8E050C"/>
    <w:multiLevelType w:val="hybridMultilevel"/>
    <w:tmpl w:val="EF16AD1C"/>
    <w:lvl w:ilvl="0" w:tplc="F2C07758">
      <w:start w:val="9"/>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47159F"/>
    <w:multiLevelType w:val="hybridMultilevel"/>
    <w:tmpl w:val="76F4ED16"/>
    <w:lvl w:ilvl="0" w:tplc="CC9ABF2E">
      <w:start w:val="1"/>
      <w:numFmt w:val="bullet"/>
      <w:pStyle w:val="RegBullet1"/>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6" w15:restartNumberingAfterBreak="0">
    <w:nsid w:val="71E65E37"/>
    <w:multiLevelType w:val="multilevel"/>
    <w:tmpl w:val="744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4879C0"/>
    <w:multiLevelType w:val="hybridMultilevel"/>
    <w:tmpl w:val="26A4E4F6"/>
    <w:lvl w:ilvl="0" w:tplc="60DE87B8">
      <w:start w:val="1"/>
      <w:numFmt w:val="decimal"/>
      <w:pStyle w:val="RegBuffer"/>
      <w:lvlText w:val="Buffer:         "/>
      <w:lvlJc w:val="left"/>
      <w:pPr>
        <w:ind w:left="720" w:hanging="360"/>
      </w:pPr>
      <w:rPr>
        <w:rFonts w:ascii="Arial" w:hAnsi="Arial" w:cs="Arial" w:hint="default"/>
        <w:b/>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A9039A"/>
    <w:multiLevelType w:val="multilevel"/>
    <w:tmpl w:val="A3D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A0A3B"/>
    <w:multiLevelType w:val="hybridMultilevel"/>
    <w:tmpl w:val="C64E0FF2"/>
    <w:lvl w:ilvl="0" w:tplc="224647B6">
      <w:start w:val="1"/>
      <w:numFmt w:val="decimal"/>
      <w:pStyle w:val="RegReset"/>
      <w:lvlText w:val="Reset:     "/>
      <w:lvlJc w:val="left"/>
      <w:pPr>
        <w:ind w:left="720" w:hanging="360"/>
      </w:pPr>
      <w:rPr>
        <w:rFonts w:ascii="Arial" w:hAnsi="Arial" w:cs="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AF623A"/>
    <w:multiLevelType w:val="multilevel"/>
    <w:tmpl w:val="2BF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AF17A3"/>
    <w:multiLevelType w:val="multilevel"/>
    <w:tmpl w:val="9B0A78DA"/>
    <w:lvl w:ilvl="0">
      <w:start w:val="1"/>
      <w:numFmt w:val="decimal"/>
      <w:pStyle w:val="Heading1"/>
      <w:lvlText w:val="%1."/>
      <w:lvlJc w:val="left"/>
      <w:pPr>
        <w:ind w:left="360" w:hanging="360"/>
      </w:pPr>
    </w:lvl>
    <w:lvl w:ilvl="1">
      <w:start w:val="1"/>
      <w:numFmt w:val="decimal"/>
      <w:pStyle w:val="Heading20"/>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2775" w:hanging="648"/>
      </w:pPr>
    </w:lvl>
    <w:lvl w:ilvl="4">
      <w:start w:val="1"/>
      <w:numFmt w:val="decimal"/>
      <w:pStyle w:val="Heading5"/>
      <w:lvlText w:val="%1.%2.%3.%4.%5."/>
      <w:lvlJc w:val="left"/>
      <w:pPr>
        <w:ind w:left="2232" w:hanging="792"/>
      </w:pPr>
      <w:rPr>
        <w:lang w:val="fr-FR"/>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5C9603F"/>
    <w:multiLevelType w:val="multilevel"/>
    <w:tmpl w:val="511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D74FC7"/>
    <w:multiLevelType w:val="multilevel"/>
    <w:tmpl w:val="BAB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DE3486"/>
    <w:multiLevelType w:val="hybridMultilevel"/>
    <w:tmpl w:val="20EA0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98A08DC"/>
    <w:multiLevelType w:val="hybridMultilevel"/>
    <w:tmpl w:val="13DAD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9905733"/>
    <w:multiLevelType w:val="hybridMultilevel"/>
    <w:tmpl w:val="3EA6DE7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7" w15:restartNumberingAfterBreak="0">
    <w:nsid w:val="79B620A4"/>
    <w:multiLevelType w:val="multilevel"/>
    <w:tmpl w:val="F1B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C41525"/>
    <w:multiLevelType w:val="hybridMultilevel"/>
    <w:tmpl w:val="19E6C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C092C5E"/>
    <w:multiLevelType w:val="multilevel"/>
    <w:tmpl w:val="B23E99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C2E4458"/>
    <w:multiLevelType w:val="hybridMultilevel"/>
    <w:tmpl w:val="7362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690A8D"/>
    <w:multiLevelType w:val="hybridMultilevel"/>
    <w:tmpl w:val="42B0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C1760E"/>
    <w:multiLevelType w:val="multilevel"/>
    <w:tmpl w:val="D89A2DCE"/>
    <w:lvl w:ilvl="0">
      <w:start w:val="1"/>
      <w:numFmt w:val="decimal"/>
      <w:lvlText w:val="%1"/>
      <w:lvlJc w:val="left"/>
      <w:pPr>
        <w:tabs>
          <w:tab w:val="num" w:pos="567"/>
        </w:tabs>
        <w:ind w:left="567" w:hanging="567"/>
      </w:pPr>
      <w:rPr>
        <w:rFonts w:ascii="Arial" w:hAnsi="Arial" w:hint="default"/>
        <w:b/>
        <w:i w:val="0"/>
        <w:sz w:val="32"/>
      </w:rPr>
    </w:lvl>
    <w:lvl w:ilvl="1">
      <w:start w:val="1"/>
      <w:numFmt w:val="decimal"/>
      <w:lvlText w:val="%1.%2"/>
      <w:lvlJc w:val="left"/>
      <w:pPr>
        <w:tabs>
          <w:tab w:val="num" w:pos="851"/>
        </w:tabs>
        <w:ind w:left="851" w:hanging="851"/>
      </w:pPr>
      <w:rPr>
        <w:rFonts w:ascii="Arial" w:hAnsi="Arial" w:hint="default"/>
        <w:b/>
        <w:i w:val="0"/>
        <w:sz w:val="28"/>
      </w:rPr>
    </w:lvl>
    <w:lvl w:ilvl="2">
      <w:start w:val="1"/>
      <w:numFmt w:val="decimal"/>
      <w:pStyle w:val="MKSHeading3"/>
      <w:lvlText w:val="%1.%2.%3"/>
      <w:lvlJc w:val="left"/>
      <w:pPr>
        <w:tabs>
          <w:tab w:val="num" w:pos="992"/>
        </w:tabs>
        <w:ind w:left="992" w:hanging="992"/>
      </w:pPr>
      <w:rPr>
        <w:rFonts w:ascii="Arial" w:hAnsi="Arial" w:hint="default"/>
        <w:b/>
        <w:i w:val="0"/>
        <w:sz w:val="24"/>
      </w:rPr>
    </w:lvl>
    <w:lvl w:ilvl="3">
      <w:start w:val="1"/>
      <w:numFmt w:val="decimal"/>
      <w:lvlText w:val="%1.%2.%3.%4"/>
      <w:lvlJc w:val="left"/>
      <w:pPr>
        <w:tabs>
          <w:tab w:val="num" w:pos="1134"/>
        </w:tabs>
        <w:ind w:left="1134" w:hanging="1134"/>
      </w:pPr>
      <w:rPr>
        <w:rFonts w:ascii="Arial" w:hAnsi="Arial" w:hint="default"/>
        <w:b/>
        <w:i w:val="0"/>
        <w:sz w:val="24"/>
      </w:rPr>
    </w:lvl>
    <w:lvl w:ilvl="4">
      <w:start w:val="1"/>
      <w:numFmt w:val="decimal"/>
      <w:lvlText w:val="%1.%5.%2.%3.%4."/>
      <w:lvlJc w:val="left"/>
      <w:pPr>
        <w:tabs>
          <w:tab w:val="num" w:pos="1134"/>
        </w:tabs>
        <w:ind w:left="1134" w:hanging="1134"/>
      </w:pPr>
      <w:rPr>
        <w:rFonts w:ascii="Arial" w:hAnsi="Arial" w:hint="default"/>
        <w:b/>
        <w:i w:val="0"/>
        <w:sz w:val="24"/>
      </w:rPr>
    </w:lvl>
    <w:lvl w:ilvl="5">
      <w:start w:val="1"/>
      <w:numFmt w:val="decimal"/>
      <w:lvlText w:val="%1.%2.%3.%4.%5.%6"/>
      <w:lvlJc w:val="left"/>
      <w:pPr>
        <w:tabs>
          <w:tab w:val="num" w:pos="1134"/>
        </w:tabs>
        <w:ind w:left="1134" w:hanging="1134"/>
      </w:pPr>
      <w:rPr>
        <w:rFonts w:ascii="Arial" w:hAnsi="Arial" w:hint="default"/>
        <w:b/>
        <w:i w:val="0"/>
        <w:sz w:val="24"/>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7ED340C2"/>
    <w:multiLevelType w:val="multilevel"/>
    <w:tmpl w:val="364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86220">
    <w:abstractNumId w:val="82"/>
  </w:num>
  <w:num w:numId="2" w16cid:durableId="131603215">
    <w:abstractNumId w:val="22"/>
  </w:num>
  <w:num w:numId="3" w16cid:durableId="46150585">
    <w:abstractNumId w:val="61"/>
  </w:num>
  <w:num w:numId="4" w16cid:durableId="777019551">
    <w:abstractNumId w:val="13"/>
  </w:num>
  <w:num w:numId="5" w16cid:durableId="1470979670">
    <w:abstractNumId w:val="26"/>
  </w:num>
  <w:num w:numId="6" w16cid:durableId="107480089">
    <w:abstractNumId w:val="47"/>
  </w:num>
  <w:num w:numId="7" w16cid:durableId="1620068061">
    <w:abstractNumId w:val="49"/>
  </w:num>
  <w:num w:numId="8" w16cid:durableId="1358459834">
    <w:abstractNumId w:val="54"/>
  </w:num>
  <w:num w:numId="9" w16cid:durableId="1310552771">
    <w:abstractNumId w:val="57"/>
  </w:num>
  <w:num w:numId="10" w16cid:durableId="1351839042">
    <w:abstractNumId w:val="62"/>
  </w:num>
  <w:num w:numId="11" w16cid:durableId="1335302608">
    <w:abstractNumId w:val="53"/>
  </w:num>
  <w:num w:numId="12" w16cid:durableId="374160569">
    <w:abstractNumId w:val="83"/>
  </w:num>
  <w:num w:numId="13" w16cid:durableId="1180856680">
    <w:abstractNumId w:val="41"/>
  </w:num>
  <w:num w:numId="14" w16cid:durableId="1102802888">
    <w:abstractNumId w:val="68"/>
  </w:num>
  <w:num w:numId="15" w16cid:durableId="1087000234">
    <w:abstractNumId w:val="14"/>
  </w:num>
  <w:num w:numId="16" w16cid:durableId="1143548179">
    <w:abstractNumId w:val="10"/>
  </w:num>
  <w:num w:numId="17" w16cid:durableId="360589369">
    <w:abstractNumId w:val="73"/>
  </w:num>
  <w:num w:numId="18" w16cid:durableId="2071148095">
    <w:abstractNumId w:val="44"/>
  </w:num>
  <w:num w:numId="19" w16cid:durableId="2081053049">
    <w:abstractNumId w:val="46"/>
  </w:num>
  <w:num w:numId="20" w16cid:durableId="993263665">
    <w:abstractNumId w:val="33"/>
  </w:num>
  <w:num w:numId="21" w16cid:durableId="786696856">
    <w:abstractNumId w:val="35"/>
  </w:num>
  <w:num w:numId="22" w16cid:durableId="1579553802">
    <w:abstractNumId w:val="18"/>
  </w:num>
  <w:num w:numId="23" w16cid:durableId="599991354">
    <w:abstractNumId w:val="77"/>
  </w:num>
  <w:num w:numId="24" w16cid:durableId="1137987122">
    <w:abstractNumId w:val="66"/>
  </w:num>
  <w:num w:numId="25" w16cid:durableId="1020855904">
    <w:abstractNumId w:val="9"/>
  </w:num>
  <w:num w:numId="26" w16cid:durableId="736440822">
    <w:abstractNumId w:val="34"/>
  </w:num>
  <w:num w:numId="27" w16cid:durableId="1256283150">
    <w:abstractNumId w:val="70"/>
  </w:num>
  <w:num w:numId="28" w16cid:durableId="636303753">
    <w:abstractNumId w:val="39"/>
  </w:num>
  <w:num w:numId="29" w16cid:durableId="2088380957">
    <w:abstractNumId w:val="72"/>
  </w:num>
  <w:num w:numId="30" w16cid:durableId="1005717056">
    <w:abstractNumId w:val="45"/>
  </w:num>
  <w:num w:numId="31" w16cid:durableId="856694459">
    <w:abstractNumId w:val="58"/>
  </w:num>
  <w:num w:numId="32" w16cid:durableId="458956131">
    <w:abstractNumId w:val="31"/>
  </w:num>
  <w:num w:numId="33" w16cid:durableId="1346202644">
    <w:abstractNumId w:val="15"/>
  </w:num>
  <w:num w:numId="34" w16cid:durableId="404839213">
    <w:abstractNumId w:val="11"/>
  </w:num>
  <w:num w:numId="35" w16cid:durableId="788203024">
    <w:abstractNumId w:val="69"/>
  </w:num>
  <w:num w:numId="36" w16cid:durableId="454299454">
    <w:abstractNumId w:val="2"/>
  </w:num>
  <w:num w:numId="37" w16cid:durableId="833954365">
    <w:abstractNumId w:val="50"/>
  </w:num>
  <w:num w:numId="38" w16cid:durableId="1122185216">
    <w:abstractNumId w:val="42"/>
  </w:num>
  <w:num w:numId="39" w16cid:durableId="1213734350">
    <w:abstractNumId w:val="67"/>
  </w:num>
  <w:num w:numId="40" w16cid:durableId="777720576">
    <w:abstractNumId w:val="24"/>
  </w:num>
  <w:num w:numId="41" w16cid:durableId="1613854376">
    <w:abstractNumId w:val="7"/>
  </w:num>
  <w:num w:numId="42" w16cid:durableId="1717118448">
    <w:abstractNumId w:val="32"/>
  </w:num>
  <w:num w:numId="43" w16cid:durableId="2109960531">
    <w:abstractNumId w:val="65"/>
  </w:num>
  <w:num w:numId="44" w16cid:durableId="500857684">
    <w:abstractNumId w:val="51"/>
  </w:num>
  <w:num w:numId="45" w16cid:durableId="1369840815">
    <w:abstractNumId w:val="1"/>
  </w:num>
  <w:num w:numId="46" w16cid:durableId="262734279">
    <w:abstractNumId w:val="3"/>
  </w:num>
  <w:num w:numId="47" w16cid:durableId="416054706">
    <w:abstractNumId w:val="56"/>
  </w:num>
  <w:num w:numId="48" w16cid:durableId="1440374540">
    <w:abstractNumId w:val="12"/>
  </w:num>
  <w:num w:numId="49" w16cid:durableId="626351070">
    <w:abstractNumId w:val="29"/>
  </w:num>
  <w:num w:numId="50" w16cid:durableId="576864985">
    <w:abstractNumId w:val="30"/>
  </w:num>
  <w:num w:numId="51" w16cid:durableId="987827566">
    <w:abstractNumId w:val="55"/>
  </w:num>
  <w:num w:numId="52" w16cid:durableId="1536623352">
    <w:abstractNumId w:val="75"/>
  </w:num>
  <w:num w:numId="53" w16cid:durableId="623002330">
    <w:abstractNumId w:val="19"/>
  </w:num>
  <w:num w:numId="54" w16cid:durableId="2003504489">
    <w:abstractNumId w:val="40"/>
  </w:num>
  <w:num w:numId="55" w16cid:durableId="553855309">
    <w:abstractNumId w:val="21"/>
  </w:num>
  <w:num w:numId="56" w16cid:durableId="390886832">
    <w:abstractNumId w:val="60"/>
  </w:num>
  <w:num w:numId="57" w16cid:durableId="1007245042">
    <w:abstractNumId w:val="78"/>
  </w:num>
  <w:num w:numId="58" w16cid:durableId="1242716799">
    <w:abstractNumId w:val="38"/>
  </w:num>
  <w:num w:numId="59" w16cid:durableId="1905097056">
    <w:abstractNumId w:val="28"/>
  </w:num>
  <w:num w:numId="60" w16cid:durableId="59298164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42248543">
    <w:abstractNumId w:val="71"/>
  </w:num>
  <w:num w:numId="62" w16cid:durableId="1548566067">
    <w:abstractNumId w:val="64"/>
  </w:num>
  <w:num w:numId="63" w16cid:durableId="985158190">
    <w:abstractNumId w:val="74"/>
  </w:num>
  <w:num w:numId="64" w16cid:durableId="116216166">
    <w:abstractNumId w:val="5"/>
  </w:num>
  <w:num w:numId="65" w16cid:durableId="1044208345">
    <w:abstractNumId w:val="4"/>
  </w:num>
  <w:num w:numId="66" w16cid:durableId="84111506">
    <w:abstractNumId w:val="52"/>
  </w:num>
  <w:num w:numId="67" w16cid:durableId="1916940336">
    <w:abstractNumId w:val="43"/>
  </w:num>
  <w:num w:numId="68" w16cid:durableId="1580096344">
    <w:abstractNumId w:val="8"/>
  </w:num>
  <w:num w:numId="69" w16cid:durableId="1589998674">
    <w:abstractNumId w:val="63"/>
  </w:num>
  <w:num w:numId="70" w16cid:durableId="1356271539">
    <w:abstractNumId w:val="81"/>
  </w:num>
  <w:num w:numId="71" w16cid:durableId="7680807">
    <w:abstractNumId w:val="79"/>
  </w:num>
  <w:num w:numId="72" w16cid:durableId="1891073446">
    <w:abstractNumId w:val="25"/>
  </w:num>
  <w:num w:numId="73" w16cid:durableId="856965893">
    <w:abstractNumId w:val="59"/>
  </w:num>
  <w:num w:numId="74" w16cid:durableId="1417825255">
    <w:abstractNumId w:val="36"/>
  </w:num>
  <w:num w:numId="75" w16cid:durableId="1240016305">
    <w:abstractNumId w:val="27"/>
  </w:num>
  <w:num w:numId="76" w16cid:durableId="1460804159">
    <w:abstractNumId w:val="6"/>
  </w:num>
  <w:num w:numId="77" w16cid:durableId="303585964">
    <w:abstractNumId w:val="20"/>
  </w:num>
  <w:num w:numId="78" w16cid:durableId="1468203921">
    <w:abstractNumId w:val="80"/>
  </w:num>
  <w:num w:numId="79" w16cid:durableId="1324047826">
    <w:abstractNumId w:val="17"/>
  </w:num>
  <w:num w:numId="80" w16cid:durableId="107117679">
    <w:abstractNumId w:val="16"/>
  </w:num>
  <w:num w:numId="81" w16cid:durableId="1667172480">
    <w:abstractNumId w:val="37"/>
  </w:num>
  <w:num w:numId="82" w16cid:durableId="541088866">
    <w:abstractNumId w:val="48"/>
  </w:num>
  <w:num w:numId="83" w16cid:durableId="830292916">
    <w:abstractNumId w:val="23"/>
  </w:num>
  <w:num w:numId="84" w16cid:durableId="766077808">
    <w:abstractNumId w:val="76"/>
  </w:num>
  <w:num w:numId="85" w16cid:durableId="1155802468">
    <w:abstractNumId w:val="0"/>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Lucio IANNUZZI">
    <w15:presenceInfo w15:providerId="AD" w15:userId="S::alessandrolucio.iannuzzi@st.com::24b2adfb-4c2d-4665-a349-7de32daa886f"/>
  </w15:person>
  <w15:person w15:author="Aldo TORINO">
    <w15:presenceInfo w15:providerId="AD" w15:userId="S::aldo.torino@st.com::b3604ee6-9b95-4907-8228-1a3a0323774d"/>
  </w15:person>
  <w15:person w15:author="Marco LEO">
    <w15:presenceInfo w15:providerId="AD" w15:userId="S::marco.leo@st.com::f57dd34d-7b85-44d6-8171-ae1eee58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247E67"/>
    <w:rsid w:val="000005C8"/>
    <w:rsid w:val="00000E93"/>
    <w:rsid w:val="000016A5"/>
    <w:rsid w:val="00001DAE"/>
    <w:rsid w:val="00001FD8"/>
    <w:rsid w:val="000022AC"/>
    <w:rsid w:val="00002DDB"/>
    <w:rsid w:val="0000300D"/>
    <w:rsid w:val="00003034"/>
    <w:rsid w:val="000031DB"/>
    <w:rsid w:val="00003673"/>
    <w:rsid w:val="000038E4"/>
    <w:rsid w:val="00004818"/>
    <w:rsid w:val="00004911"/>
    <w:rsid w:val="00004E0D"/>
    <w:rsid w:val="00006A38"/>
    <w:rsid w:val="0000703E"/>
    <w:rsid w:val="000072C9"/>
    <w:rsid w:val="00007F3F"/>
    <w:rsid w:val="000101EF"/>
    <w:rsid w:val="00010626"/>
    <w:rsid w:val="0001087C"/>
    <w:rsid w:val="00010909"/>
    <w:rsid w:val="00010EB8"/>
    <w:rsid w:val="00011086"/>
    <w:rsid w:val="000124EC"/>
    <w:rsid w:val="000127D9"/>
    <w:rsid w:val="000140D7"/>
    <w:rsid w:val="00015ADE"/>
    <w:rsid w:val="00015D78"/>
    <w:rsid w:val="0001655F"/>
    <w:rsid w:val="00016753"/>
    <w:rsid w:val="00016C08"/>
    <w:rsid w:val="00017B72"/>
    <w:rsid w:val="00020424"/>
    <w:rsid w:val="00020C43"/>
    <w:rsid w:val="00020F35"/>
    <w:rsid w:val="00021680"/>
    <w:rsid w:val="00021819"/>
    <w:rsid w:val="00022388"/>
    <w:rsid w:val="000224FA"/>
    <w:rsid w:val="0002407D"/>
    <w:rsid w:val="0002420A"/>
    <w:rsid w:val="0002472B"/>
    <w:rsid w:val="00024B78"/>
    <w:rsid w:val="000252FC"/>
    <w:rsid w:val="0002560A"/>
    <w:rsid w:val="0002598F"/>
    <w:rsid w:val="00025B57"/>
    <w:rsid w:val="0002650A"/>
    <w:rsid w:val="00026751"/>
    <w:rsid w:val="00027794"/>
    <w:rsid w:val="000279FB"/>
    <w:rsid w:val="00030301"/>
    <w:rsid w:val="0003081A"/>
    <w:rsid w:val="00030D82"/>
    <w:rsid w:val="00031356"/>
    <w:rsid w:val="0003194E"/>
    <w:rsid w:val="00031FDF"/>
    <w:rsid w:val="0003323E"/>
    <w:rsid w:val="00033392"/>
    <w:rsid w:val="00033741"/>
    <w:rsid w:val="00033B8C"/>
    <w:rsid w:val="00033F56"/>
    <w:rsid w:val="000341BD"/>
    <w:rsid w:val="00034656"/>
    <w:rsid w:val="00034668"/>
    <w:rsid w:val="00034795"/>
    <w:rsid w:val="000349BD"/>
    <w:rsid w:val="00035196"/>
    <w:rsid w:val="00035288"/>
    <w:rsid w:val="000358EC"/>
    <w:rsid w:val="00035FC0"/>
    <w:rsid w:val="000368C2"/>
    <w:rsid w:val="00036E69"/>
    <w:rsid w:val="000372C9"/>
    <w:rsid w:val="000376FF"/>
    <w:rsid w:val="000378F4"/>
    <w:rsid w:val="00037D62"/>
    <w:rsid w:val="00040303"/>
    <w:rsid w:val="00040ADD"/>
    <w:rsid w:val="00041CCB"/>
    <w:rsid w:val="0004272C"/>
    <w:rsid w:val="000429CF"/>
    <w:rsid w:val="00042AA4"/>
    <w:rsid w:val="00042DDA"/>
    <w:rsid w:val="00042E36"/>
    <w:rsid w:val="0004354F"/>
    <w:rsid w:val="00043697"/>
    <w:rsid w:val="00043761"/>
    <w:rsid w:val="000439F6"/>
    <w:rsid w:val="00043EEA"/>
    <w:rsid w:val="00044147"/>
    <w:rsid w:val="00044576"/>
    <w:rsid w:val="0004482C"/>
    <w:rsid w:val="00044A6C"/>
    <w:rsid w:val="00044EC8"/>
    <w:rsid w:val="000455FA"/>
    <w:rsid w:val="000458AE"/>
    <w:rsid w:val="000468B5"/>
    <w:rsid w:val="00046955"/>
    <w:rsid w:val="00046E9A"/>
    <w:rsid w:val="000472A5"/>
    <w:rsid w:val="000473BB"/>
    <w:rsid w:val="00047589"/>
    <w:rsid w:val="0004798B"/>
    <w:rsid w:val="00047B4D"/>
    <w:rsid w:val="00047B50"/>
    <w:rsid w:val="0005002E"/>
    <w:rsid w:val="000517C8"/>
    <w:rsid w:val="00051A31"/>
    <w:rsid w:val="000523FE"/>
    <w:rsid w:val="000524E7"/>
    <w:rsid w:val="00052526"/>
    <w:rsid w:val="00052D5B"/>
    <w:rsid w:val="00052F5A"/>
    <w:rsid w:val="000536D4"/>
    <w:rsid w:val="00053981"/>
    <w:rsid w:val="00053A45"/>
    <w:rsid w:val="0005437A"/>
    <w:rsid w:val="000543B1"/>
    <w:rsid w:val="00054422"/>
    <w:rsid w:val="00054E86"/>
    <w:rsid w:val="00055910"/>
    <w:rsid w:val="00056E99"/>
    <w:rsid w:val="000575AF"/>
    <w:rsid w:val="000578F3"/>
    <w:rsid w:val="00057F83"/>
    <w:rsid w:val="00060377"/>
    <w:rsid w:val="00060D5B"/>
    <w:rsid w:val="000614A5"/>
    <w:rsid w:val="00061518"/>
    <w:rsid w:val="00062366"/>
    <w:rsid w:val="00062667"/>
    <w:rsid w:val="000629DC"/>
    <w:rsid w:val="00062D98"/>
    <w:rsid w:val="00063311"/>
    <w:rsid w:val="00063337"/>
    <w:rsid w:val="0006432B"/>
    <w:rsid w:val="00064A42"/>
    <w:rsid w:val="00064A74"/>
    <w:rsid w:val="000657ED"/>
    <w:rsid w:val="00065DFE"/>
    <w:rsid w:val="00066246"/>
    <w:rsid w:val="00067A6D"/>
    <w:rsid w:val="00070DDD"/>
    <w:rsid w:val="00070EDF"/>
    <w:rsid w:val="00070F4A"/>
    <w:rsid w:val="0007210F"/>
    <w:rsid w:val="000724E6"/>
    <w:rsid w:val="00072719"/>
    <w:rsid w:val="00072AA9"/>
    <w:rsid w:val="000730A3"/>
    <w:rsid w:val="0007334F"/>
    <w:rsid w:val="000739C7"/>
    <w:rsid w:val="00074514"/>
    <w:rsid w:val="00074631"/>
    <w:rsid w:val="00074D18"/>
    <w:rsid w:val="00075630"/>
    <w:rsid w:val="00075ED9"/>
    <w:rsid w:val="000761F2"/>
    <w:rsid w:val="0007725A"/>
    <w:rsid w:val="000772EB"/>
    <w:rsid w:val="000776D3"/>
    <w:rsid w:val="000801A8"/>
    <w:rsid w:val="0008033F"/>
    <w:rsid w:val="0008087E"/>
    <w:rsid w:val="0008116A"/>
    <w:rsid w:val="00081938"/>
    <w:rsid w:val="000819D4"/>
    <w:rsid w:val="000819FD"/>
    <w:rsid w:val="0008206C"/>
    <w:rsid w:val="000822F5"/>
    <w:rsid w:val="000825EB"/>
    <w:rsid w:val="00082D71"/>
    <w:rsid w:val="00084950"/>
    <w:rsid w:val="000850E0"/>
    <w:rsid w:val="00085899"/>
    <w:rsid w:val="00085E8B"/>
    <w:rsid w:val="00085FBE"/>
    <w:rsid w:val="0008611D"/>
    <w:rsid w:val="00086291"/>
    <w:rsid w:val="00086592"/>
    <w:rsid w:val="00086A06"/>
    <w:rsid w:val="00087320"/>
    <w:rsid w:val="00087349"/>
    <w:rsid w:val="00090713"/>
    <w:rsid w:val="0009079E"/>
    <w:rsid w:val="000908FD"/>
    <w:rsid w:val="00090AB7"/>
    <w:rsid w:val="00090BD3"/>
    <w:rsid w:val="000917E8"/>
    <w:rsid w:val="00091890"/>
    <w:rsid w:val="00091927"/>
    <w:rsid w:val="00091ACD"/>
    <w:rsid w:val="00091C00"/>
    <w:rsid w:val="00092552"/>
    <w:rsid w:val="00092B5A"/>
    <w:rsid w:val="0009468B"/>
    <w:rsid w:val="00094854"/>
    <w:rsid w:val="00094A7A"/>
    <w:rsid w:val="00094D23"/>
    <w:rsid w:val="00094F45"/>
    <w:rsid w:val="0009507B"/>
    <w:rsid w:val="00095547"/>
    <w:rsid w:val="00095B97"/>
    <w:rsid w:val="0009681B"/>
    <w:rsid w:val="00096D97"/>
    <w:rsid w:val="0009735E"/>
    <w:rsid w:val="00097D37"/>
    <w:rsid w:val="000A035F"/>
    <w:rsid w:val="000A0512"/>
    <w:rsid w:val="000A0D3E"/>
    <w:rsid w:val="000A1219"/>
    <w:rsid w:val="000A14EB"/>
    <w:rsid w:val="000A1B47"/>
    <w:rsid w:val="000A1C09"/>
    <w:rsid w:val="000A1D7E"/>
    <w:rsid w:val="000A200A"/>
    <w:rsid w:val="000A205D"/>
    <w:rsid w:val="000A206D"/>
    <w:rsid w:val="000A2489"/>
    <w:rsid w:val="000A2B8E"/>
    <w:rsid w:val="000A3E05"/>
    <w:rsid w:val="000A44D0"/>
    <w:rsid w:val="000A57B1"/>
    <w:rsid w:val="000A6BFA"/>
    <w:rsid w:val="000A731C"/>
    <w:rsid w:val="000A74BB"/>
    <w:rsid w:val="000A75F2"/>
    <w:rsid w:val="000A7E69"/>
    <w:rsid w:val="000B0090"/>
    <w:rsid w:val="000B0583"/>
    <w:rsid w:val="000B08A4"/>
    <w:rsid w:val="000B0AEB"/>
    <w:rsid w:val="000B14DD"/>
    <w:rsid w:val="000B1A0A"/>
    <w:rsid w:val="000B1FB6"/>
    <w:rsid w:val="000B2461"/>
    <w:rsid w:val="000B2958"/>
    <w:rsid w:val="000B2E1A"/>
    <w:rsid w:val="000B320B"/>
    <w:rsid w:val="000B36C3"/>
    <w:rsid w:val="000B3CDF"/>
    <w:rsid w:val="000B3E13"/>
    <w:rsid w:val="000B43AF"/>
    <w:rsid w:val="000B498F"/>
    <w:rsid w:val="000B4D49"/>
    <w:rsid w:val="000B5D35"/>
    <w:rsid w:val="000B6406"/>
    <w:rsid w:val="000B661F"/>
    <w:rsid w:val="000B6EE4"/>
    <w:rsid w:val="000B7100"/>
    <w:rsid w:val="000B7632"/>
    <w:rsid w:val="000B77ED"/>
    <w:rsid w:val="000C0289"/>
    <w:rsid w:val="000C062B"/>
    <w:rsid w:val="000C0721"/>
    <w:rsid w:val="000C0865"/>
    <w:rsid w:val="000C0E73"/>
    <w:rsid w:val="000C1529"/>
    <w:rsid w:val="000C224C"/>
    <w:rsid w:val="000C2778"/>
    <w:rsid w:val="000C314D"/>
    <w:rsid w:val="000C31E3"/>
    <w:rsid w:val="000C3F2D"/>
    <w:rsid w:val="000C43C0"/>
    <w:rsid w:val="000C4846"/>
    <w:rsid w:val="000C500F"/>
    <w:rsid w:val="000C5029"/>
    <w:rsid w:val="000C512B"/>
    <w:rsid w:val="000C5417"/>
    <w:rsid w:val="000C5935"/>
    <w:rsid w:val="000C6168"/>
    <w:rsid w:val="000C685C"/>
    <w:rsid w:val="000C7A29"/>
    <w:rsid w:val="000C7A96"/>
    <w:rsid w:val="000C7E90"/>
    <w:rsid w:val="000C7EF8"/>
    <w:rsid w:val="000D0AD4"/>
    <w:rsid w:val="000D0BF7"/>
    <w:rsid w:val="000D2FFB"/>
    <w:rsid w:val="000D303C"/>
    <w:rsid w:val="000D321A"/>
    <w:rsid w:val="000D354F"/>
    <w:rsid w:val="000D52B4"/>
    <w:rsid w:val="000D564A"/>
    <w:rsid w:val="000D5929"/>
    <w:rsid w:val="000D5976"/>
    <w:rsid w:val="000D5D19"/>
    <w:rsid w:val="000D6DB0"/>
    <w:rsid w:val="000D7473"/>
    <w:rsid w:val="000D7633"/>
    <w:rsid w:val="000D7C75"/>
    <w:rsid w:val="000E0261"/>
    <w:rsid w:val="000E0E13"/>
    <w:rsid w:val="000E1A36"/>
    <w:rsid w:val="000E2231"/>
    <w:rsid w:val="000E2350"/>
    <w:rsid w:val="000E3463"/>
    <w:rsid w:val="000E35DF"/>
    <w:rsid w:val="000E37A0"/>
    <w:rsid w:val="000E3D02"/>
    <w:rsid w:val="000E4033"/>
    <w:rsid w:val="000E4148"/>
    <w:rsid w:val="000E414D"/>
    <w:rsid w:val="000E4E2E"/>
    <w:rsid w:val="000E4F2F"/>
    <w:rsid w:val="000E5587"/>
    <w:rsid w:val="000E582C"/>
    <w:rsid w:val="000E594A"/>
    <w:rsid w:val="000E5AD2"/>
    <w:rsid w:val="000E5FBE"/>
    <w:rsid w:val="000E60A5"/>
    <w:rsid w:val="000E66AB"/>
    <w:rsid w:val="000E6705"/>
    <w:rsid w:val="000F19C2"/>
    <w:rsid w:val="000F19D5"/>
    <w:rsid w:val="000F1B01"/>
    <w:rsid w:val="000F20D4"/>
    <w:rsid w:val="000F293C"/>
    <w:rsid w:val="000F29F6"/>
    <w:rsid w:val="000F2C5A"/>
    <w:rsid w:val="000F2E72"/>
    <w:rsid w:val="000F34A2"/>
    <w:rsid w:val="000F3721"/>
    <w:rsid w:val="000F3A6C"/>
    <w:rsid w:val="000F3E75"/>
    <w:rsid w:val="000F472B"/>
    <w:rsid w:val="000F4AE2"/>
    <w:rsid w:val="000F4BC0"/>
    <w:rsid w:val="000F51A8"/>
    <w:rsid w:val="000F51F4"/>
    <w:rsid w:val="000F52C1"/>
    <w:rsid w:val="000F6209"/>
    <w:rsid w:val="000F6347"/>
    <w:rsid w:val="000F701A"/>
    <w:rsid w:val="000F7A24"/>
    <w:rsid w:val="0010038C"/>
    <w:rsid w:val="0010062C"/>
    <w:rsid w:val="0010068E"/>
    <w:rsid w:val="00100D7D"/>
    <w:rsid w:val="00101505"/>
    <w:rsid w:val="00102168"/>
    <w:rsid w:val="00102EEF"/>
    <w:rsid w:val="00102F8B"/>
    <w:rsid w:val="00102FDC"/>
    <w:rsid w:val="001034E6"/>
    <w:rsid w:val="001036E0"/>
    <w:rsid w:val="00103774"/>
    <w:rsid w:val="00103F8F"/>
    <w:rsid w:val="00104192"/>
    <w:rsid w:val="00104778"/>
    <w:rsid w:val="00104913"/>
    <w:rsid w:val="00104B04"/>
    <w:rsid w:val="00105AF6"/>
    <w:rsid w:val="00105C60"/>
    <w:rsid w:val="00106003"/>
    <w:rsid w:val="00106872"/>
    <w:rsid w:val="001070B9"/>
    <w:rsid w:val="0010740F"/>
    <w:rsid w:val="001079CE"/>
    <w:rsid w:val="00107B5A"/>
    <w:rsid w:val="00110194"/>
    <w:rsid w:val="001102DD"/>
    <w:rsid w:val="00110751"/>
    <w:rsid w:val="00111BA1"/>
    <w:rsid w:val="00112220"/>
    <w:rsid w:val="00112FD1"/>
    <w:rsid w:val="00113C06"/>
    <w:rsid w:val="00113C0A"/>
    <w:rsid w:val="00114117"/>
    <w:rsid w:val="001142D7"/>
    <w:rsid w:val="00114561"/>
    <w:rsid w:val="00114708"/>
    <w:rsid w:val="00114EB0"/>
    <w:rsid w:val="001157C2"/>
    <w:rsid w:val="001158AC"/>
    <w:rsid w:val="00116833"/>
    <w:rsid w:val="00116881"/>
    <w:rsid w:val="0011717D"/>
    <w:rsid w:val="001171E3"/>
    <w:rsid w:val="001175BD"/>
    <w:rsid w:val="00117AD0"/>
    <w:rsid w:val="00117D87"/>
    <w:rsid w:val="001206C9"/>
    <w:rsid w:val="001207DD"/>
    <w:rsid w:val="00120967"/>
    <w:rsid w:val="00120B01"/>
    <w:rsid w:val="00120B45"/>
    <w:rsid w:val="00121CAF"/>
    <w:rsid w:val="00121EAE"/>
    <w:rsid w:val="00122393"/>
    <w:rsid w:val="0012273B"/>
    <w:rsid w:val="00123091"/>
    <w:rsid w:val="00124844"/>
    <w:rsid w:val="00124F87"/>
    <w:rsid w:val="00125549"/>
    <w:rsid w:val="0012605D"/>
    <w:rsid w:val="00126E5A"/>
    <w:rsid w:val="00127162"/>
    <w:rsid w:val="0013074D"/>
    <w:rsid w:val="00130FC2"/>
    <w:rsid w:val="00131398"/>
    <w:rsid w:val="00131E54"/>
    <w:rsid w:val="0013223D"/>
    <w:rsid w:val="0013241D"/>
    <w:rsid w:val="001329FF"/>
    <w:rsid w:val="00133119"/>
    <w:rsid w:val="001334D4"/>
    <w:rsid w:val="00133D1F"/>
    <w:rsid w:val="00133FA8"/>
    <w:rsid w:val="00134434"/>
    <w:rsid w:val="0013479F"/>
    <w:rsid w:val="00134AFF"/>
    <w:rsid w:val="00135024"/>
    <w:rsid w:val="00135C54"/>
    <w:rsid w:val="001360AE"/>
    <w:rsid w:val="00136222"/>
    <w:rsid w:val="0013672D"/>
    <w:rsid w:val="00136E16"/>
    <w:rsid w:val="00137BFE"/>
    <w:rsid w:val="00137E22"/>
    <w:rsid w:val="00140134"/>
    <w:rsid w:val="00140FED"/>
    <w:rsid w:val="0014152A"/>
    <w:rsid w:val="0014160F"/>
    <w:rsid w:val="00142807"/>
    <w:rsid w:val="00142860"/>
    <w:rsid w:val="00142F28"/>
    <w:rsid w:val="00143AF4"/>
    <w:rsid w:val="00143B2F"/>
    <w:rsid w:val="001449AF"/>
    <w:rsid w:val="00144BAC"/>
    <w:rsid w:val="001452EE"/>
    <w:rsid w:val="00145507"/>
    <w:rsid w:val="00145EE4"/>
    <w:rsid w:val="00145FD8"/>
    <w:rsid w:val="001462C7"/>
    <w:rsid w:val="001465F8"/>
    <w:rsid w:val="0014662E"/>
    <w:rsid w:val="00146DCA"/>
    <w:rsid w:val="001478B1"/>
    <w:rsid w:val="00150604"/>
    <w:rsid w:val="001509E0"/>
    <w:rsid w:val="00150C06"/>
    <w:rsid w:val="001519BF"/>
    <w:rsid w:val="001519D1"/>
    <w:rsid w:val="001519F2"/>
    <w:rsid w:val="00151D32"/>
    <w:rsid w:val="00151FAF"/>
    <w:rsid w:val="001520A5"/>
    <w:rsid w:val="0015236B"/>
    <w:rsid w:val="00152496"/>
    <w:rsid w:val="00152C3C"/>
    <w:rsid w:val="00152E19"/>
    <w:rsid w:val="00155CE8"/>
    <w:rsid w:val="00155E90"/>
    <w:rsid w:val="00155F94"/>
    <w:rsid w:val="0015635E"/>
    <w:rsid w:val="00157AA1"/>
    <w:rsid w:val="001600EF"/>
    <w:rsid w:val="0016016D"/>
    <w:rsid w:val="0016028F"/>
    <w:rsid w:val="001615F3"/>
    <w:rsid w:val="0016204D"/>
    <w:rsid w:val="00162229"/>
    <w:rsid w:val="00162A54"/>
    <w:rsid w:val="00163235"/>
    <w:rsid w:val="001632B1"/>
    <w:rsid w:val="00163B95"/>
    <w:rsid w:val="00164354"/>
    <w:rsid w:val="001643E2"/>
    <w:rsid w:val="0016455A"/>
    <w:rsid w:val="001649BF"/>
    <w:rsid w:val="00164CD9"/>
    <w:rsid w:val="001652E9"/>
    <w:rsid w:val="00165580"/>
    <w:rsid w:val="001655C2"/>
    <w:rsid w:val="001656A5"/>
    <w:rsid w:val="00166190"/>
    <w:rsid w:val="0016714C"/>
    <w:rsid w:val="001702F9"/>
    <w:rsid w:val="00170AE6"/>
    <w:rsid w:val="00170CE6"/>
    <w:rsid w:val="00171203"/>
    <w:rsid w:val="00171771"/>
    <w:rsid w:val="001719DA"/>
    <w:rsid w:val="00171CCC"/>
    <w:rsid w:val="001722B5"/>
    <w:rsid w:val="001729E7"/>
    <w:rsid w:val="00172E74"/>
    <w:rsid w:val="00173667"/>
    <w:rsid w:val="00173D86"/>
    <w:rsid w:val="00173F4E"/>
    <w:rsid w:val="001747CE"/>
    <w:rsid w:val="001748FC"/>
    <w:rsid w:val="00174FB7"/>
    <w:rsid w:val="00175516"/>
    <w:rsid w:val="0017563C"/>
    <w:rsid w:val="001766B3"/>
    <w:rsid w:val="00176B36"/>
    <w:rsid w:val="00176D16"/>
    <w:rsid w:val="00176D43"/>
    <w:rsid w:val="001777B7"/>
    <w:rsid w:val="00180140"/>
    <w:rsid w:val="0018031E"/>
    <w:rsid w:val="0018054F"/>
    <w:rsid w:val="00180802"/>
    <w:rsid w:val="00180860"/>
    <w:rsid w:val="00180AA8"/>
    <w:rsid w:val="00181513"/>
    <w:rsid w:val="0018182C"/>
    <w:rsid w:val="001818E4"/>
    <w:rsid w:val="00181E32"/>
    <w:rsid w:val="00182467"/>
    <w:rsid w:val="0018268C"/>
    <w:rsid w:val="00182DB5"/>
    <w:rsid w:val="0018320A"/>
    <w:rsid w:val="0018378E"/>
    <w:rsid w:val="001849BE"/>
    <w:rsid w:val="00185087"/>
    <w:rsid w:val="001852E5"/>
    <w:rsid w:val="00185CC3"/>
    <w:rsid w:val="00186761"/>
    <w:rsid w:val="00186970"/>
    <w:rsid w:val="00186DD7"/>
    <w:rsid w:val="0018710F"/>
    <w:rsid w:val="00187288"/>
    <w:rsid w:val="00187A7A"/>
    <w:rsid w:val="00190238"/>
    <w:rsid w:val="00190787"/>
    <w:rsid w:val="00190985"/>
    <w:rsid w:val="00190E16"/>
    <w:rsid w:val="00191208"/>
    <w:rsid w:val="001915D6"/>
    <w:rsid w:val="00191DDB"/>
    <w:rsid w:val="00192195"/>
    <w:rsid w:val="00192910"/>
    <w:rsid w:val="00192944"/>
    <w:rsid w:val="00193A2D"/>
    <w:rsid w:val="00193AE8"/>
    <w:rsid w:val="001956B9"/>
    <w:rsid w:val="0019579C"/>
    <w:rsid w:val="00196001"/>
    <w:rsid w:val="001960C1"/>
    <w:rsid w:val="0019636B"/>
    <w:rsid w:val="00196E1B"/>
    <w:rsid w:val="00197483"/>
    <w:rsid w:val="00197917"/>
    <w:rsid w:val="00197CA9"/>
    <w:rsid w:val="00197CEF"/>
    <w:rsid w:val="001A0257"/>
    <w:rsid w:val="001A05A9"/>
    <w:rsid w:val="001A0C2B"/>
    <w:rsid w:val="001A2026"/>
    <w:rsid w:val="001A213E"/>
    <w:rsid w:val="001A307D"/>
    <w:rsid w:val="001A3643"/>
    <w:rsid w:val="001A3E12"/>
    <w:rsid w:val="001A3EE6"/>
    <w:rsid w:val="001A4566"/>
    <w:rsid w:val="001A5A09"/>
    <w:rsid w:val="001A5F18"/>
    <w:rsid w:val="001A6489"/>
    <w:rsid w:val="001A6866"/>
    <w:rsid w:val="001A6CD6"/>
    <w:rsid w:val="001A6E0E"/>
    <w:rsid w:val="001A7758"/>
    <w:rsid w:val="001A779F"/>
    <w:rsid w:val="001A77D5"/>
    <w:rsid w:val="001B019C"/>
    <w:rsid w:val="001B0459"/>
    <w:rsid w:val="001B179B"/>
    <w:rsid w:val="001B182B"/>
    <w:rsid w:val="001B19C7"/>
    <w:rsid w:val="001B2901"/>
    <w:rsid w:val="001B2B09"/>
    <w:rsid w:val="001B2C88"/>
    <w:rsid w:val="001B3139"/>
    <w:rsid w:val="001B327B"/>
    <w:rsid w:val="001B3ABC"/>
    <w:rsid w:val="001B474A"/>
    <w:rsid w:val="001B4BCD"/>
    <w:rsid w:val="001B4D7F"/>
    <w:rsid w:val="001B4DE6"/>
    <w:rsid w:val="001B5381"/>
    <w:rsid w:val="001B5995"/>
    <w:rsid w:val="001B5BBD"/>
    <w:rsid w:val="001B6598"/>
    <w:rsid w:val="001B6D70"/>
    <w:rsid w:val="001B6F6A"/>
    <w:rsid w:val="001B742A"/>
    <w:rsid w:val="001B7701"/>
    <w:rsid w:val="001C0D1E"/>
    <w:rsid w:val="001C0E23"/>
    <w:rsid w:val="001C136D"/>
    <w:rsid w:val="001C1A85"/>
    <w:rsid w:val="001C1AE8"/>
    <w:rsid w:val="001C1E0C"/>
    <w:rsid w:val="001C20DF"/>
    <w:rsid w:val="001C2E68"/>
    <w:rsid w:val="001C2FB2"/>
    <w:rsid w:val="001C355B"/>
    <w:rsid w:val="001C3986"/>
    <w:rsid w:val="001C3C7E"/>
    <w:rsid w:val="001C42B0"/>
    <w:rsid w:val="001C480F"/>
    <w:rsid w:val="001C4B0C"/>
    <w:rsid w:val="001C50C8"/>
    <w:rsid w:val="001C54C1"/>
    <w:rsid w:val="001C55D7"/>
    <w:rsid w:val="001C562B"/>
    <w:rsid w:val="001C5A8B"/>
    <w:rsid w:val="001C643B"/>
    <w:rsid w:val="001C698C"/>
    <w:rsid w:val="001C705E"/>
    <w:rsid w:val="001C7C64"/>
    <w:rsid w:val="001D002C"/>
    <w:rsid w:val="001D0094"/>
    <w:rsid w:val="001D07FA"/>
    <w:rsid w:val="001D10AC"/>
    <w:rsid w:val="001D16A1"/>
    <w:rsid w:val="001D2225"/>
    <w:rsid w:val="001D2290"/>
    <w:rsid w:val="001D2559"/>
    <w:rsid w:val="001D2AFC"/>
    <w:rsid w:val="001D2B6D"/>
    <w:rsid w:val="001D31A7"/>
    <w:rsid w:val="001D3ADA"/>
    <w:rsid w:val="001D3C56"/>
    <w:rsid w:val="001D4075"/>
    <w:rsid w:val="001D5150"/>
    <w:rsid w:val="001D5662"/>
    <w:rsid w:val="001D5FC4"/>
    <w:rsid w:val="001D657A"/>
    <w:rsid w:val="001D7138"/>
    <w:rsid w:val="001D7624"/>
    <w:rsid w:val="001D79DF"/>
    <w:rsid w:val="001E002A"/>
    <w:rsid w:val="001E0438"/>
    <w:rsid w:val="001E050E"/>
    <w:rsid w:val="001E0804"/>
    <w:rsid w:val="001E1281"/>
    <w:rsid w:val="001E1F29"/>
    <w:rsid w:val="001E29E9"/>
    <w:rsid w:val="001E3069"/>
    <w:rsid w:val="001E3289"/>
    <w:rsid w:val="001E36FC"/>
    <w:rsid w:val="001E37A0"/>
    <w:rsid w:val="001E3940"/>
    <w:rsid w:val="001E3CCC"/>
    <w:rsid w:val="001E3FAF"/>
    <w:rsid w:val="001E449F"/>
    <w:rsid w:val="001E4DC7"/>
    <w:rsid w:val="001E5359"/>
    <w:rsid w:val="001E5E84"/>
    <w:rsid w:val="001E600E"/>
    <w:rsid w:val="001E6EA2"/>
    <w:rsid w:val="001E7DE7"/>
    <w:rsid w:val="001F077D"/>
    <w:rsid w:val="001F07DC"/>
    <w:rsid w:val="001F0915"/>
    <w:rsid w:val="001F091A"/>
    <w:rsid w:val="001F094C"/>
    <w:rsid w:val="001F0A04"/>
    <w:rsid w:val="001F1024"/>
    <w:rsid w:val="001F123B"/>
    <w:rsid w:val="001F1799"/>
    <w:rsid w:val="001F2689"/>
    <w:rsid w:val="001F2DA7"/>
    <w:rsid w:val="001F2F0A"/>
    <w:rsid w:val="001F3627"/>
    <w:rsid w:val="001F3687"/>
    <w:rsid w:val="001F3895"/>
    <w:rsid w:val="001F3A97"/>
    <w:rsid w:val="001F3D1E"/>
    <w:rsid w:val="001F3DC0"/>
    <w:rsid w:val="001F4162"/>
    <w:rsid w:val="001F4811"/>
    <w:rsid w:val="001F48EE"/>
    <w:rsid w:val="001F48F5"/>
    <w:rsid w:val="001F4EE4"/>
    <w:rsid w:val="001F5AE8"/>
    <w:rsid w:val="001F5D94"/>
    <w:rsid w:val="001F60DB"/>
    <w:rsid w:val="001F632B"/>
    <w:rsid w:val="001F647C"/>
    <w:rsid w:val="001F69D7"/>
    <w:rsid w:val="001F6A4E"/>
    <w:rsid w:val="001F70F1"/>
    <w:rsid w:val="001F72DE"/>
    <w:rsid w:val="001F7F9C"/>
    <w:rsid w:val="002003B0"/>
    <w:rsid w:val="002010C3"/>
    <w:rsid w:val="00201518"/>
    <w:rsid w:val="00201531"/>
    <w:rsid w:val="0020191C"/>
    <w:rsid w:val="00201A30"/>
    <w:rsid w:val="0020256F"/>
    <w:rsid w:val="00202A04"/>
    <w:rsid w:val="00202CB3"/>
    <w:rsid w:val="00202EF8"/>
    <w:rsid w:val="0020334E"/>
    <w:rsid w:val="0020394B"/>
    <w:rsid w:val="0020414E"/>
    <w:rsid w:val="0020470B"/>
    <w:rsid w:val="00204C2E"/>
    <w:rsid w:val="00204D85"/>
    <w:rsid w:val="00205004"/>
    <w:rsid w:val="00205288"/>
    <w:rsid w:val="00206041"/>
    <w:rsid w:val="00206639"/>
    <w:rsid w:val="00207250"/>
    <w:rsid w:val="00210D4E"/>
    <w:rsid w:val="002118ED"/>
    <w:rsid w:val="0021195A"/>
    <w:rsid w:val="00211DF6"/>
    <w:rsid w:val="002124DA"/>
    <w:rsid w:val="00212854"/>
    <w:rsid w:val="00212CCF"/>
    <w:rsid w:val="00212EC8"/>
    <w:rsid w:val="0021458D"/>
    <w:rsid w:val="00214DB7"/>
    <w:rsid w:val="00215346"/>
    <w:rsid w:val="0021559D"/>
    <w:rsid w:val="00215A1D"/>
    <w:rsid w:val="00215E60"/>
    <w:rsid w:val="002162E8"/>
    <w:rsid w:val="0021696B"/>
    <w:rsid w:val="002169C8"/>
    <w:rsid w:val="00216F2C"/>
    <w:rsid w:val="002170B9"/>
    <w:rsid w:val="00217A13"/>
    <w:rsid w:val="00217A33"/>
    <w:rsid w:val="00220843"/>
    <w:rsid w:val="00220C24"/>
    <w:rsid w:val="00220E84"/>
    <w:rsid w:val="00220F96"/>
    <w:rsid w:val="0022140A"/>
    <w:rsid w:val="00221AA3"/>
    <w:rsid w:val="00221BDC"/>
    <w:rsid w:val="00221C9E"/>
    <w:rsid w:val="00221EBB"/>
    <w:rsid w:val="002222E2"/>
    <w:rsid w:val="0022237C"/>
    <w:rsid w:val="00222B37"/>
    <w:rsid w:val="00222F4D"/>
    <w:rsid w:val="002232B5"/>
    <w:rsid w:val="002241E3"/>
    <w:rsid w:val="002243FD"/>
    <w:rsid w:val="0022457A"/>
    <w:rsid w:val="002258B8"/>
    <w:rsid w:val="00225C0C"/>
    <w:rsid w:val="00225D4E"/>
    <w:rsid w:val="00226212"/>
    <w:rsid w:val="00226720"/>
    <w:rsid w:val="002268D2"/>
    <w:rsid w:val="00226985"/>
    <w:rsid w:val="00226F42"/>
    <w:rsid w:val="0022735E"/>
    <w:rsid w:val="0022787F"/>
    <w:rsid w:val="00227BA4"/>
    <w:rsid w:val="00227D9E"/>
    <w:rsid w:val="002303BB"/>
    <w:rsid w:val="00230865"/>
    <w:rsid w:val="00230975"/>
    <w:rsid w:val="00230A28"/>
    <w:rsid w:val="00230CED"/>
    <w:rsid w:val="0023181E"/>
    <w:rsid w:val="00232ECE"/>
    <w:rsid w:val="00233656"/>
    <w:rsid w:val="00233E27"/>
    <w:rsid w:val="00234DB5"/>
    <w:rsid w:val="0023515E"/>
    <w:rsid w:val="0023554A"/>
    <w:rsid w:val="002355A3"/>
    <w:rsid w:val="00235B15"/>
    <w:rsid w:val="002364B1"/>
    <w:rsid w:val="0023651B"/>
    <w:rsid w:val="00236674"/>
    <w:rsid w:val="0023678A"/>
    <w:rsid w:val="00236A29"/>
    <w:rsid w:val="00237060"/>
    <w:rsid w:val="0023759A"/>
    <w:rsid w:val="0023766D"/>
    <w:rsid w:val="00240B00"/>
    <w:rsid w:val="00240C79"/>
    <w:rsid w:val="00241199"/>
    <w:rsid w:val="002411C4"/>
    <w:rsid w:val="00241DAB"/>
    <w:rsid w:val="0024256F"/>
    <w:rsid w:val="00242CDF"/>
    <w:rsid w:val="002433E3"/>
    <w:rsid w:val="00243DA7"/>
    <w:rsid w:val="00243E0D"/>
    <w:rsid w:val="00244609"/>
    <w:rsid w:val="00245C0E"/>
    <w:rsid w:val="00245DD9"/>
    <w:rsid w:val="002461FF"/>
    <w:rsid w:val="0024640F"/>
    <w:rsid w:val="0024719F"/>
    <w:rsid w:val="00247347"/>
    <w:rsid w:val="002475C3"/>
    <w:rsid w:val="00247769"/>
    <w:rsid w:val="00247E67"/>
    <w:rsid w:val="00250421"/>
    <w:rsid w:val="00250704"/>
    <w:rsid w:val="00250BE4"/>
    <w:rsid w:val="00250FB5"/>
    <w:rsid w:val="002511C6"/>
    <w:rsid w:val="0025198A"/>
    <w:rsid w:val="002525A3"/>
    <w:rsid w:val="0025260D"/>
    <w:rsid w:val="00253151"/>
    <w:rsid w:val="002535FE"/>
    <w:rsid w:val="002538AA"/>
    <w:rsid w:val="002546AA"/>
    <w:rsid w:val="002547ED"/>
    <w:rsid w:val="00255246"/>
    <w:rsid w:val="00255267"/>
    <w:rsid w:val="00255F37"/>
    <w:rsid w:val="002563F1"/>
    <w:rsid w:val="00256761"/>
    <w:rsid w:val="00256C33"/>
    <w:rsid w:val="00256CB2"/>
    <w:rsid w:val="00256E19"/>
    <w:rsid w:val="00257276"/>
    <w:rsid w:val="002572C9"/>
    <w:rsid w:val="002573DD"/>
    <w:rsid w:val="00257465"/>
    <w:rsid w:val="002576BD"/>
    <w:rsid w:val="002579BC"/>
    <w:rsid w:val="00257D63"/>
    <w:rsid w:val="00257D99"/>
    <w:rsid w:val="0026097D"/>
    <w:rsid w:val="00260A60"/>
    <w:rsid w:val="00261107"/>
    <w:rsid w:val="0026132E"/>
    <w:rsid w:val="00261849"/>
    <w:rsid w:val="00261BD5"/>
    <w:rsid w:val="002620CC"/>
    <w:rsid w:val="00262535"/>
    <w:rsid w:val="00262E15"/>
    <w:rsid w:val="00262E2F"/>
    <w:rsid w:val="002638D5"/>
    <w:rsid w:val="00263C0C"/>
    <w:rsid w:val="00264174"/>
    <w:rsid w:val="002642FD"/>
    <w:rsid w:val="00264BB0"/>
    <w:rsid w:val="002651DD"/>
    <w:rsid w:val="0026521E"/>
    <w:rsid w:val="0026575F"/>
    <w:rsid w:val="002659B7"/>
    <w:rsid w:val="00265C3C"/>
    <w:rsid w:val="002660E7"/>
    <w:rsid w:val="002663C3"/>
    <w:rsid w:val="002664DC"/>
    <w:rsid w:val="00266AEA"/>
    <w:rsid w:val="00266D4C"/>
    <w:rsid w:val="00267D0A"/>
    <w:rsid w:val="00270911"/>
    <w:rsid w:val="0027100D"/>
    <w:rsid w:val="00272AE8"/>
    <w:rsid w:val="002732BD"/>
    <w:rsid w:val="002735D7"/>
    <w:rsid w:val="00273C27"/>
    <w:rsid w:val="00273CCC"/>
    <w:rsid w:val="00273DA6"/>
    <w:rsid w:val="00273F9B"/>
    <w:rsid w:val="00274030"/>
    <w:rsid w:val="002742B0"/>
    <w:rsid w:val="0027477E"/>
    <w:rsid w:val="002747C6"/>
    <w:rsid w:val="00274996"/>
    <w:rsid w:val="002764ED"/>
    <w:rsid w:val="002767FF"/>
    <w:rsid w:val="00276872"/>
    <w:rsid w:val="00276A4C"/>
    <w:rsid w:val="002774A3"/>
    <w:rsid w:val="00277704"/>
    <w:rsid w:val="00277BBF"/>
    <w:rsid w:val="002800CA"/>
    <w:rsid w:val="00280620"/>
    <w:rsid w:val="002806E8"/>
    <w:rsid w:val="00280907"/>
    <w:rsid w:val="00280D5D"/>
    <w:rsid w:val="002818BE"/>
    <w:rsid w:val="00282391"/>
    <w:rsid w:val="00282965"/>
    <w:rsid w:val="00282AB5"/>
    <w:rsid w:val="00282AF3"/>
    <w:rsid w:val="00282CF1"/>
    <w:rsid w:val="002838CD"/>
    <w:rsid w:val="00283B3F"/>
    <w:rsid w:val="00283EE7"/>
    <w:rsid w:val="00284A76"/>
    <w:rsid w:val="00284AAF"/>
    <w:rsid w:val="00284E17"/>
    <w:rsid w:val="002851E0"/>
    <w:rsid w:val="00285C5F"/>
    <w:rsid w:val="00285E90"/>
    <w:rsid w:val="002861C6"/>
    <w:rsid w:val="00286424"/>
    <w:rsid w:val="00286A50"/>
    <w:rsid w:val="00287131"/>
    <w:rsid w:val="00287362"/>
    <w:rsid w:val="002874BA"/>
    <w:rsid w:val="0029028A"/>
    <w:rsid w:val="00290A17"/>
    <w:rsid w:val="0029142B"/>
    <w:rsid w:val="002914EB"/>
    <w:rsid w:val="0029168D"/>
    <w:rsid w:val="00291989"/>
    <w:rsid w:val="00291AEE"/>
    <w:rsid w:val="00291C8E"/>
    <w:rsid w:val="00291DD2"/>
    <w:rsid w:val="002922A5"/>
    <w:rsid w:val="002930BF"/>
    <w:rsid w:val="00293661"/>
    <w:rsid w:val="0029397E"/>
    <w:rsid w:val="00294505"/>
    <w:rsid w:val="002945C0"/>
    <w:rsid w:val="00295243"/>
    <w:rsid w:val="0029550D"/>
    <w:rsid w:val="002956A6"/>
    <w:rsid w:val="00295A9B"/>
    <w:rsid w:val="00295C2F"/>
    <w:rsid w:val="00295C44"/>
    <w:rsid w:val="002960B3"/>
    <w:rsid w:val="00296329"/>
    <w:rsid w:val="00296E1E"/>
    <w:rsid w:val="00296E6B"/>
    <w:rsid w:val="00296E71"/>
    <w:rsid w:val="00297707"/>
    <w:rsid w:val="00297BCF"/>
    <w:rsid w:val="00297C43"/>
    <w:rsid w:val="00297E6D"/>
    <w:rsid w:val="00297FF4"/>
    <w:rsid w:val="002A038C"/>
    <w:rsid w:val="002A0540"/>
    <w:rsid w:val="002A09E0"/>
    <w:rsid w:val="002A0E52"/>
    <w:rsid w:val="002A10CA"/>
    <w:rsid w:val="002A1924"/>
    <w:rsid w:val="002A23D7"/>
    <w:rsid w:val="002A2C47"/>
    <w:rsid w:val="002A33D9"/>
    <w:rsid w:val="002A39B7"/>
    <w:rsid w:val="002A4CBB"/>
    <w:rsid w:val="002A4DE6"/>
    <w:rsid w:val="002A5C1F"/>
    <w:rsid w:val="002A5FD5"/>
    <w:rsid w:val="002A6DCC"/>
    <w:rsid w:val="002A7896"/>
    <w:rsid w:val="002A7A00"/>
    <w:rsid w:val="002A7D6F"/>
    <w:rsid w:val="002B03D1"/>
    <w:rsid w:val="002B0E87"/>
    <w:rsid w:val="002B1010"/>
    <w:rsid w:val="002B125E"/>
    <w:rsid w:val="002B1294"/>
    <w:rsid w:val="002B193D"/>
    <w:rsid w:val="002B2BF9"/>
    <w:rsid w:val="002B2CBF"/>
    <w:rsid w:val="002B32AB"/>
    <w:rsid w:val="002B3D38"/>
    <w:rsid w:val="002B45BC"/>
    <w:rsid w:val="002B46D0"/>
    <w:rsid w:val="002B46EF"/>
    <w:rsid w:val="002B4F20"/>
    <w:rsid w:val="002B4FA8"/>
    <w:rsid w:val="002B519B"/>
    <w:rsid w:val="002B521A"/>
    <w:rsid w:val="002B544F"/>
    <w:rsid w:val="002B54C8"/>
    <w:rsid w:val="002B576C"/>
    <w:rsid w:val="002B5E2E"/>
    <w:rsid w:val="002B62A7"/>
    <w:rsid w:val="002B646F"/>
    <w:rsid w:val="002B7384"/>
    <w:rsid w:val="002B7AFF"/>
    <w:rsid w:val="002B7CEA"/>
    <w:rsid w:val="002B7F1C"/>
    <w:rsid w:val="002C0221"/>
    <w:rsid w:val="002C0322"/>
    <w:rsid w:val="002C0554"/>
    <w:rsid w:val="002C0A86"/>
    <w:rsid w:val="002C11CA"/>
    <w:rsid w:val="002C1281"/>
    <w:rsid w:val="002C1386"/>
    <w:rsid w:val="002C1969"/>
    <w:rsid w:val="002C1ACB"/>
    <w:rsid w:val="002C2D6F"/>
    <w:rsid w:val="002C300B"/>
    <w:rsid w:val="002C366F"/>
    <w:rsid w:val="002C436B"/>
    <w:rsid w:val="002C5675"/>
    <w:rsid w:val="002C6B1B"/>
    <w:rsid w:val="002C7653"/>
    <w:rsid w:val="002C7D04"/>
    <w:rsid w:val="002C7D05"/>
    <w:rsid w:val="002C7D5F"/>
    <w:rsid w:val="002D0168"/>
    <w:rsid w:val="002D1163"/>
    <w:rsid w:val="002D11BD"/>
    <w:rsid w:val="002D1998"/>
    <w:rsid w:val="002D1FE3"/>
    <w:rsid w:val="002D2844"/>
    <w:rsid w:val="002D303C"/>
    <w:rsid w:val="002D3119"/>
    <w:rsid w:val="002D347A"/>
    <w:rsid w:val="002D4344"/>
    <w:rsid w:val="002D444A"/>
    <w:rsid w:val="002D4522"/>
    <w:rsid w:val="002D472C"/>
    <w:rsid w:val="002D4E0D"/>
    <w:rsid w:val="002D5073"/>
    <w:rsid w:val="002D508C"/>
    <w:rsid w:val="002D54BE"/>
    <w:rsid w:val="002D604E"/>
    <w:rsid w:val="002D63CB"/>
    <w:rsid w:val="002D6798"/>
    <w:rsid w:val="002D7566"/>
    <w:rsid w:val="002D7D92"/>
    <w:rsid w:val="002E04E0"/>
    <w:rsid w:val="002E0559"/>
    <w:rsid w:val="002E075A"/>
    <w:rsid w:val="002E0934"/>
    <w:rsid w:val="002E0C7E"/>
    <w:rsid w:val="002E0E2E"/>
    <w:rsid w:val="002E0EC0"/>
    <w:rsid w:val="002E10B1"/>
    <w:rsid w:val="002E1109"/>
    <w:rsid w:val="002E16BB"/>
    <w:rsid w:val="002E189A"/>
    <w:rsid w:val="002E18C1"/>
    <w:rsid w:val="002E1F7A"/>
    <w:rsid w:val="002E21C5"/>
    <w:rsid w:val="002E2C3C"/>
    <w:rsid w:val="002E34FC"/>
    <w:rsid w:val="002E3632"/>
    <w:rsid w:val="002E3926"/>
    <w:rsid w:val="002E45B3"/>
    <w:rsid w:val="002E4895"/>
    <w:rsid w:val="002E491F"/>
    <w:rsid w:val="002E4994"/>
    <w:rsid w:val="002E5A60"/>
    <w:rsid w:val="002E5C5F"/>
    <w:rsid w:val="002E5D0D"/>
    <w:rsid w:val="002E60AD"/>
    <w:rsid w:val="002E60F3"/>
    <w:rsid w:val="002E6A62"/>
    <w:rsid w:val="002E6D56"/>
    <w:rsid w:val="002E6FEE"/>
    <w:rsid w:val="002E74F7"/>
    <w:rsid w:val="002F04C0"/>
    <w:rsid w:val="002F07BF"/>
    <w:rsid w:val="002F0A0A"/>
    <w:rsid w:val="002F0C1F"/>
    <w:rsid w:val="002F0CC1"/>
    <w:rsid w:val="002F0DAB"/>
    <w:rsid w:val="002F170C"/>
    <w:rsid w:val="002F1926"/>
    <w:rsid w:val="002F2706"/>
    <w:rsid w:val="002F2E3F"/>
    <w:rsid w:val="002F31E9"/>
    <w:rsid w:val="002F33F2"/>
    <w:rsid w:val="002F37C1"/>
    <w:rsid w:val="002F37DB"/>
    <w:rsid w:val="002F449D"/>
    <w:rsid w:val="002F4620"/>
    <w:rsid w:val="002F478A"/>
    <w:rsid w:val="002F4F99"/>
    <w:rsid w:val="002F5A6E"/>
    <w:rsid w:val="002F5B2C"/>
    <w:rsid w:val="002F5F4E"/>
    <w:rsid w:val="002F6245"/>
    <w:rsid w:val="002F657E"/>
    <w:rsid w:val="002F7189"/>
    <w:rsid w:val="002F71AB"/>
    <w:rsid w:val="002F789F"/>
    <w:rsid w:val="003000FA"/>
    <w:rsid w:val="0030027C"/>
    <w:rsid w:val="00300AD1"/>
    <w:rsid w:val="00301452"/>
    <w:rsid w:val="00303245"/>
    <w:rsid w:val="0030337F"/>
    <w:rsid w:val="00303481"/>
    <w:rsid w:val="0030398C"/>
    <w:rsid w:val="00303A46"/>
    <w:rsid w:val="00303C32"/>
    <w:rsid w:val="003041A2"/>
    <w:rsid w:val="003047A3"/>
    <w:rsid w:val="003047B5"/>
    <w:rsid w:val="00304A28"/>
    <w:rsid w:val="00304A88"/>
    <w:rsid w:val="00304C9F"/>
    <w:rsid w:val="003050CC"/>
    <w:rsid w:val="0030544E"/>
    <w:rsid w:val="003056C8"/>
    <w:rsid w:val="003063B1"/>
    <w:rsid w:val="00306F81"/>
    <w:rsid w:val="0030706D"/>
    <w:rsid w:val="0030730C"/>
    <w:rsid w:val="00307AC0"/>
    <w:rsid w:val="00308FAA"/>
    <w:rsid w:val="00310639"/>
    <w:rsid w:val="003108D0"/>
    <w:rsid w:val="00310E7D"/>
    <w:rsid w:val="00311183"/>
    <w:rsid w:val="00311423"/>
    <w:rsid w:val="00311443"/>
    <w:rsid w:val="00311B03"/>
    <w:rsid w:val="00311BA5"/>
    <w:rsid w:val="0031203C"/>
    <w:rsid w:val="00312B0D"/>
    <w:rsid w:val="00312BE2"/>
    <w:rsid w:val="00313160"/>
    <w:rsid w:val="003133E5"/>
    <w:rsid w:val="00313815"/>
    <w:rsid w:val="0031388E"/>
    <w:rsid w:val="00314F08"/>
    <w:rsid w:val="00315938"/>
    <w:rsid w:val="0031694E"/>
    <w:rsid w:val="00316FC9"/>
    <w:rsid w:val="003170E2"/>
    <w:rsid w:val="003170E7"/>
    <w:rsid w:val="0031740C"/>
    <w:rsid w:val="0031742D"/>
    <w:rsid w:val="0031745A"/>
    <w:rsid w:val="003175E9"/>
    <w:rsid w:val="00317BDD"/>
    <w:rsid w:val="00317C54"/>
    <w:rsid w:val="00317F11"/>
    <w:rsid w:val="003203E0"/>
    <w:rsid w:val="00320419"/>
    <w:rsid w:val="00320485"/>
    <w:rsid w:val="00320F48"/>
    <w:rsid w:val="003212BE"/>
    <w:rsid w:val="0032141D"/>
    <w:rsid w:val="00321A63"/>
    <w:rsid w:val="00321F06"/>
    <w:rsid w:val="00322C88"/>
    <w:rsid w:val="00322D5F"/>
    <w:rsid w:val="00323674"/>
    <w:rsid w:val="0032433C"/>
    <w:rsid w:val="0032459E"/>
    <w:rsid w:val="003245FE"/>
    <w:rsid w:val="0032467C"/>
    <w:rsid w:val="00325965"/>
    <w:rsid w:val="00327ABE"/>
    <w:rsid w:val="00327BFE"/>
    <w:rsid w:val="00327CAB"/>
    <w:rsid w:val="003302F1"/>
    <w:rsid w:val="003307C6"/>
    <w:rsid w:val="00330CA0"/>
    <w:rsid w:val="00330E04"/>
    <w:rsid w:val="0033149D"/>
    <w:rsid w:val="0033157E"/>
    <w:rsid w:val="0033298D"/>
    <w:rsid w:val="00332C2D"/>
    <w:rsid w:val="003330D4"/>
    <w:rsid w:val="003331FF"/>
    <w:rsid w:val="003334DB"/>
    <w:rsid w:val="0033350A"/>
    <w:rsid w:val="0033371F"/>
    <w:rsid w:val="00333936"/>
    <w:rsid w:val="00333C92"/>
    <w:rsid w:val="00333F1A"/>
    <w:rsid w:val="003342B8"/>
    <w:rsid w:val="00334790"/>
    <w:rsid w:val="0033495C"/>
    <w:rsid w:val="00334DFB"/>
    <w:rsid w:val="00334EF9"/>
    <w:rsid w:val="00334F15"/>
    <w:rsid w:val="003356DB"/>
    <w:rsid w:val="00335938"/>
    <w:rsid w:val="00335DC8"/>
    <w:rsid w:val="003364CE"/>
    <w:rsid w:val="00337CB5"/>
    <w:rsid w:val="00340285"/>
    <w:rsid w:val="0034084D"/>
    <w:rsid w:val="00341DC0"/>
    <w:rsid w:val="003420E9"/>
    <w:rsid w:val="00342EBC"/>
    <w:rsid w:val="00342EFE"/>
    <w:rsid w:val="00342FAD"/>
    <w:rsid w:val="00343638"/>
    <w:rsid w:val="003439E8"/>
    <w:rsid w:val="00343E7B"/>
    <w:rsid w:val="00343E96"/>
    <w:rsid w:val="00343F04"/>
    <w:rsid w:val="003440B0"/>
    <w:rsid w:val="0034424E"/>
    <w:rsid w:val="00345BA7"/>
    <w:rsid w:val="00345F15"/>
    <w:rsid w:val="00346332"/>
    <w:rsid w:val="00346A05"/>
    <w:rsid w:val="00346C22"/>
    <w:rsid w:val="003503BD"/>
    <w:rsid w:val="0035041E"/>
    <w:rsid w:val="003505B9"/>
    <w:rsid w:val="003511A3"/>
    <w:rsid w:val="00351281"/>
    <w:rsid w:val="003521F4"/>
    <w:rsid w:val="00352353"/>
    <w:rsid w:val="00352419"/>
    <w:rsid w:val="0035248C"/>
    <w:rsid w:val="00353311"/>
    <w:rsid w:val="003535EB"/>
    <w:rsid w:val="003537D4"/>
    <w:rsid w:val="00353A18"/>
    <w:rsid w:val="003549EA"/>
    <w:rsid w:val="00354A12"/>
    <w:rsid w:val="00355636"/>
    <w:rsid w:val="00355CD2"/>
    <w:rsid w:val="00355E19"/>
    <w:rsid w:val="00356C9E"/>
    <w:rsid w:val="00357261"/>
    <w:rsid w:val="0035792D"/>
    <w:rsid w:val="00357F0F"/>
    <w:rsid w:val="00360375"/>
    <w:rsid w:val="0036085A"/>
    <w:rsid w:val="0036096C"/>
    <w:rsid w:val="00360C23"/>
    <w:rsid w:val="00361087"/>
    <w:rsid w:val="003611C0"/>
    <w:rsid w:val="00361527"/>
    <w:rsid w:val="0036154B"/>
    <w:rsid w:val="003615D2"/>
    <w:rsid w:val="0036189C"/>
    <w:rsid w:val="00361F65"/>
    <w:rsid w:val="00361FBA"/>
    <w:rsid w:val="003631CD"/>
    <w:rsid w:val="003632AD"/>
    <w:rsid w:val="00364020"/>
    <w:rsid w:val="00364061"/>
    <w:rsid w:val="0036415F"/>
    <w:rsid w:val="003646AF"/>
    <w:rsid w:val="00364905"/>
    <w:rsid w:val="00364DE9"/>
    <w:rsid w:val="00365AB5"/>
    <w:rsid w:val="00365E81"/>
    <w:rsid w:val="00365FCA"/>
    <w:rsid w:val="00366CC6"/>
    <w:rsid w:val="00367419"/>
    <w:rsid w:val="0036743D"/>
    <w:rsid w:val="0037005D"/>
    <w:rsid w:val="00370407"/>
    <w:rsid w:val="00370829"/>
    <w:rsid w:val="00370EF6"/>
    <w:rsid w:val="0037103E"/>
    <w:rsid w:val="0037121A"/>
    <w:rsid w:val="00371286"/>
    <w:rsid w:val="003716E9"/>
    <w:rsid w:val="00371A23"/>
    <w:rsid w:val="00371CE4"/>
    <w:rsid w:val="00372D60"/>
    <w:rsid w:val="00373043"/>
    <w:rsid w:val="003731FD"/>
    <w:rsid w:val="003733CD"/>
    <w:rsid w:val="00373AC7"/>
    <w:rsid w:val="00373B4D"/>
    <w:rsid w:val="00373EA2"/>
    <w:rsid w:val="00374D7D"/>
    <w:rsid w:val="00374ED8"/>
    <w:rsid w:val="00374F24"/>
    <w:rsid w:val="003751E6"/>
    <w:rsid w:val="0037532D"/>
    <w:rsid w:val="00375569"/>
    <w:rsid w:val="00375DAC"/>
    <w:rsid w:val="003760C7"/>
    <w:rsid w:val="0037631C"/>
    <w:rsid w:val="0037686A"/>
    <w:rsid w:val="0037686B"/>
    <w:rsid w:val="003769D9"/>
    <w:rsid w:val="003769E6"/>
    <w:rsid w:val="00376E20"/>
    <w:rsid w:val="00376F13"/>
    <w:rsid w:val="00377144"/>
    <w:rsid w:val="0037752B"/>
    <w:rsid w:val="003777E8"/>
    <w:rsid w:val="0037788A"/>
    <w:rsid w:val="003778C0"/>
    <w:rsid w:val="00377C56"/>
    <w:rsid w:val="00377D14"/>
    <w:rsid w:val="00377DDF"/>
    <w:rsid w:val="003803B3"/>
    <w:rsid w:val="00380C10"/>
    <w:rsid w:val="0038155D"/>
    <w:rsid w:val="00381EA6"/>
    <w:rsid w:val="00382156"/>
    <w:rsid w:val="003828B7"/>
    <w:rsid w:val="00382906"/>
    <w:rsid w:val="00382AAF"/>
    <w:rsid w:val="00383596"/>
    <w:rsid w:val="00383A9B"/>
    <w:rsid w:val="00383AAB"/>
    <w:rsid w:val="0038445A"/>
    <w:rsid w:val="003845AC"/>
    <w:rsid w:val="0038462B"/>
    <w:rsid w:val="00384914"/>
    <w:rsid w:val="00384DA2"/>
    <w:rsid w:val="00385190"/>
    <w:rsid w:val="00385CDF"/>
    <w:rsid w:val="00386078"/>
    <w:rsid w:val="003861CF"/>
    <w:rsid w:val="003866BC"/>
    <w:rsid w:val="00387A3B"/>
    <w:rsid w:val="003903E1"/>
    <w:rsid w:val="00390F04"/>
    <w:rsid w:val="00390FEE"/>
    <w:rsid w:val="00391481"/>
    <w:rsid w:val="00391871"/>
    <w:rsid w:val="00391BB1"/>
    <w:rsid w:val="00391C6F"/>
    <w:rsid w:val="0039258B"/>
    <w:rsid w:val="003925F5"/>
    <w:rsid w:val="00392DC0"/>
    <w:rsid w:val="003935ED"/>
    <w:rsid w:val="00393806"/>
    <w:rsid w:val="00394054"/>
    <w:rsid w:val="003944FE"/>
    <w:rsid w:val="0039581F"/>
    <w:rsid w:val="003958BB"/>
    <w:rsid w:val="00395E73"/>
    <w:rsid w:val="00396201"/>
    <w:rsid w:val="0039685A"/>
    <w:rsid w:val="00397992"/>
    <w:rsid w:val="003A00F7"/>
    <w:rsid w:val="003A0C1D"/>
    <w:rsid w:val="003A0DBF"/>
    <w:rsid w:val="003A1109"/>
    <w:rsid w:val="003A1AA1"/>
    <w:rsid w:val="003A20C8"/>
    <w:rsid w:val="003A2403"/>
    <w:rsid w:val="003A2A50"/>
    <w:rsid w:val="003A2B37"/>
    <w:rsid w:val="003A2D21"/>
    <w:rsid w:val="003A2FC6"/>
    <w:rsid w:val="003A3249"/>
    <w:rsid w:val="003A3377"/>
    <w:rsid w:val="003A355A"/>
    <w:rsid w:val="003A35D9"/>
    <w:rsid w:val="003A3994"/>
    <w:rsid w:val="003A453F"/>
    <w:rsid w:val="003A49AC"/>
    <w:rsid w:val="003A4BB8"/>
    <w:rsid w:val="003A4FD7"/>
    <w:rsid w:val="003A5AE9"/>
    <w:rsid w:val="003A5D0F"/>
    <w:rsid w:val="003A683C"/>
    <w:rsid w:val="003A6FCC"/>
    <w:rsid w:val="003A7A7B"/>
    <w:rsid w:val="003A7D03"/>
    <w:rsid w:val="003B00A2"/>
    <w:rsid w:val="003B06CF"/>
    <w:rsid w:val="003B0A10"/>
    <w:rsid w:val="003B0EB5"/>
    <w:rsid w:val="003B126A"/>
    <w:rsid w:val="003B1811"/>
    <w:rsid w:val="003B27E0"/>
    <w:rsid w:val="003B3730"/>
    <w:rsid w:val="003B4F12"/>
    <w:rsid w:val="003B57C3"/>
    <w:rsid w:val="003B5EED"/>
    <w:rsid w:val="003B60CF"/>
    <w:rsid w:val="003B65A4"/>
    <w:rsid w:val="003B6C1E"/>
    <w:rsid w:val="003B74A8"/>
    <w:rsid w:val="003B7C0D"/>
    <w:rsid w:val="003C0700"/>
    <w:rsid w:val="003C0DF0"/>
    <w:rsid w:val="003C13EB"/>
    <w:rsid w:val="003C1886"/>
    <w:rsid w:val="003C3030"/>
    <w:rsid w:val="003C331F"/>
    <w:rsid w:val="003C333D"/>
    <w:rsid w:val="003C37FB"/>
    <w:rsid w:val="003C38BA"/>
    <w:rsid w:val="003C3B33"/>
    <w:rsid w:val="003C4763"/>
    <w:rsid w:val="003C5721"/>
    <w:rsid w:val="003C5758"/>
    <w:rsid w:val="003C5946"/>
    <w:rsid w:val="003C5B2D"/>
    <w:rsid w:val="003C6102"/>
    <w:rsid w:val="003C6D4F"/>
    <w:rsid w:val="003C7517"/>
    <w:rsid w:val="003C7BAE"/>
    <w:rsid w:val="003C7D00"/>
    <w:rsid w:val="003C7DF7"/>
    <w:rsid w:val="003D00AD"/>
    <w:rsid w:val="003D082F"/>
    <w:rsid w:val="003D0960"/>
    <w:rsid w:val="003D102A"/>
    <w:rsid w:val="003D10A5"/>
    <w:rsid w:val="003D10E4"/>
    <w:rsid w:val="003D163D"/>
    <w:rsid w:val="003D2677"/>
    <w:rsid w:val="003D294B"/>
    <w:rsid w:val="003D2F79"/>
    <w:rsid w:val="003D328F"/>
    <w:rsid w:val="003D3B43"/>
    <w:rsid w:val="003D418A"/>
    <w:rsid w:val="003D4539"/>
    <w:rsid w:val="003D4A44"/>
    <w:rsid w:val="003D514F"/>
    <w:rsid w:val="003D5377"/>
    <w:rsid w:val="003D5A9A"/>
    <w:rsid w:val="003D5C1B"/>
    <w:rsid w:val="003D63FC"/>
    <w:rsid w:val="003D6827"/>
    <w:rsid w:val="003D6AD9"/>
    <w:rsid w:val="003D6C48"/>
    <w:rsid w:val="003D76BD"/>
    <w:rsid w:val="003D7C94"/>
    <w:rsid w:val="003E1191"/>
    <w:rsid w:val="003E14C1"/>
    <w:rsid w:val="003E17A4"/>
    <w:rsid w:val="003E17C4"/>
    <w:rsid w:val="003E1CA9"/>
    <w:rsid w:val="003E1E84"/>
    <w:rsid w:val="003E1FBD"/>
    <w:rsid w:val="003E29CC"/>
    <w:rsid w:val="003E31D5"/>
    <w:rsid w:val="003E4930"/>
    <w:rsid w:val="003E5663"/>
    <w:rsid w:val="003E6205"/>
    <w:rsid w:val="003E652A"/>
    <w:rsid w:val="003E6738"/>
    <w:rsid w:val="003E6D8F"/>
    <w:rsid w:val="003E6F05"/>
    <w:rsid w:val="003E73F0"/>
    <w:rsid w:val="003E76ED"/>
    <w:rsid w:val="003E7C51"/>
    <w:rsid w:val="003E7D7C"/>
    <w:rsid w:val="003F15CA"/>
    <w:rsid w:val="003F1C77"/>
    <w:rsid w:val="003F2692"/>
    <w:rsid w:val="003F28E4"/>
    <w:rsid w:val="003F2B32"/>
    <w:rsid w:val="003F2C6A"/>
    <w:rsid w:val="003F3316"/>
    <w:rsid w:val="003F3455"/>
    <w:rsid w:val="003F36BA"/>
    <w:rsid w:val="003F3EE9"/>
    <w:rsid w:val="003F3EFF"/>
    <w:rsid w:val="003F40A5"/>
    <w:rsid w:val="003F430C"/>
    <w:rsid w:val="003F4644"/>
    <w:rsid w:val="003F487C"/>
    <w:rsid w:val="003F4A7E"/>
    <w:rsid w:val="003F4F0E"/>
    <w:rsid w:val="003F55F0"/>
    <w:rsid w:val="003F62E6"/>
    <w:rsid w:val="003F6343"/>
    <w:rsid w:val="003F6964"/>
    <w:rsid w:val="003F6E04"/>
    <w:rsid w:val="003F7B94"/>
    <w:rsid w:val="004004F5"/>
    <w:rsid w:val="004009A9"/>
    <w:rsid w:val="00401176"/>
    <w:rsid w:val="00401928"/>
    <w:rsid w:val="004019FB"/>
    <w:rsid w:val="004023CD"/>
    <w:rsid w:val="0040242D"/>
    <w:rsid w:val="00402F85"/>
    <w:rsid w:val="00403039"/>
    <w:rsid w:val="004032B0"/>
    <w:rsid w:val="00403524"/>
    <w:rsid w:val="004042C9"/>
    <w:rsid w:val="00406866"/>
    <w:rsid w:val="00406EAF"/>
    <w:rsid w:val="00407320"/>
    <w:rsid w:val="00407713"/>
    <w:rsid w:val="004101A6"/>
    <w:rsid w:val="0041023F"/>
    <w:rsid w:val="00410B67"/>
    <w:rsid w:val="004110DC"/>
    <w:rsid w:val="0041117E"/>
    <w:rsid w:val="004112CA"/>
    <w:rsid w:val="00411348"/>
    <w:rsid w:val="004115ED"/>
    <w:rsid w:val="004119F3"/>
    <w:rsid w:val="00411AE6"/>
    <w:rsid w:val="00411B40"/>
    <w:rsid w:val="004121A8"/>
    <w:rsid w:val="004131B8"/>
    <w:rsid w:val="004137F6"/>
    <w:rsid w:val="0041403E"/>
    <w:rsid w:val="00414CBF"/>
    <w:rsid w:val="00415205"/>
    <w:rsid w:val="00415894"/>
    <w:rsid w:val="0041624D"/>
    <w:rsid w:val="00420334"/>
    <w:rsid w:val="004205CE"/>
    <w:rsid w:val="00420AA7"/>
    <w:rsid w:val="00420E05"/>
    <w:rsid w:val="00420F7C"/>
    <w:rsid w:val="00421575"/>
    <w:rsid w:val="004218EC"/>
    <w:rsid w:val="0042254D"/>
    <w:rsid w:val="0042278D"/>
    <w:rsid w:val="00422C1B"/>
    <w:rsid w:val="00422E1C"/>
    <w:rsid w:val="00423C19"/>
    <w:rsid w:val="00423E46"/>
    <w:rsid w:val="00423F5A"/>
    <w:rsid w:val="00424B66"/>
    <w:rsid w:val="00424F68"/>
    <w:rsid w:val="00425045"/>
    <w:rsid w:val="004252B2"/>
    <w:rsid w:val="00425C01"/>
    <w:rsid w:val="00426109"/>
    <w:rsid w:val="004263A4"/>
    <w:rsid w:val="00426A62"/>
    <w:rsid w:val="00426DEA"/>
    <w:rsid w:val="00427222"/>
    <w:rsid w:val="00427CB5"/>
    <w:rsid w:val="00430015"/>
    <w:rsid w:val="004304B7"/>
    <w:rsid w:val="004319A4"/>
    <w:rsid w:val="0043224E"/>
    <w:rsid w:val="0043266A"/>
    <w:rsid w:val="00432A60"/>
    <w:rsid w:val="00432FE9"/>
    <w:rsid w:val="0043316A"/>
    <w:rsid w:val="00433482"/>
    <w:rsid w:val="00433933"/>
    <w:rsid w:val="00433C8A"/>
    <w:rsid w:val="00434110"/>
    <w:rsid w:val="004355E4"/>
    <w:rsid w:val="00436422"/>
    <w:rsid w:val="004365C8"/>
    <w:rsid w:val="004369C5"/>
    <w:rsid w:val="00436D8F"/>
    <w:rsid w:val="004370A4"/>
    <w:rsid w:val="004372BE"/>
    <w:rsid w:val="00437594"/>
    <w:rsid w:val="00437856"/>
    <w:rsid w:val="0044087B"/>
    <w:rsid w:val="0044125B"/>
    <w:rsid w:val="004412E6"/>
    <w:rsid w:val="004419D3"/>
    <w:rsid w:val="00441BDB"/>
    <w:rsid w:val="00441D39"/>
    <w:rsid w:val="004437E4"/>
    <w:rsid w:val="004445DA"/>
    <w:rsid w:val="004446C8"/>
    <w:rsid w:val="004449DF"/>
    <w:rsid w:val="00444D5D"/>
    <w:rsid w:val="0044556F"/>
    <w:rsid w:val="0044599C"/>
    <w:rsid w:val="00446427"/>
    <w:rsid w:val="00447012"/>
    <w:rsid w:val="0044722B"/>
    <w:rsid w:val="004472B8"/>
    <w:rsid w:val="00450A72"/>
    <w:rsid w:val="00450B13"/>
    <w:rsid w:val="004517ED"/>
    <w:rsid w:val="00451A0F"/>
    <w:rsid w:val="00451BC6"/>
    <w:rsid w:val="004522F8"/>
    <w:rsid w:val="0045326C"/>
    <w:rsid w:val="00453296"/>
    <w:rsid w:val="00453422"/>
    <w:rsid w:val="0045353F"/>
    <w:rsid w:val="00453943"/>
    <w:rsid w:val="004549A5"/>
    <w:rsid w:val="00454B4C"/>
    <w:rsid w:val="0045566B"/>
    <w:rsid w:val="00455CAB"/>
    <w:rsid w:val="00456276"/>
    <w:rsid w:val="004576C6"/>
    <w:rsid w:val="0045776F"/>
    <w:rsid w:val="0046021F"/>
    <w:rsid w:val="00460773"/>
    <w:rsid w:val="0046080E"/>
    <w:rsid w:val="00460AE0"/>
    <w:rsid w:val="00460AFC"/>
    <w:rsid w:val="00460FCC"/>
    <w:rsid w:val="004616FA"/>
    <w:rsid w:val="004617F6"/>
    <w:rsid w:val="00461884"/>
    <w:rsid w:val="00461B50"/>
    <w:rsid w:val="00461E32"/>
    <w:rsid w:val="00462368"/>
    <w:rsid w:val="00462461"/>
    <w:rsid w:val="0046262E"/>
    <w:rsid w:val="0046280F"/>
    <w:rsid w:val="00463D32"/>
    <w:rsid w:val="00463F41"/>
    <w:rsid w:val="0046447C"/>
    <w:rsid w:val="004645E9"/>
    <w:rsid w:val="00464896"/>
    <w:rsid w:val="004648BE"/>
    <w:rsid w:val="00465262"/>
    <w:rsid w:val="00466A61"/>
    <w:rsid w:val="00467013"/>
    <w:rsid w:val="00467376"/>
    <w:rsid w:val="004676F4"/>
    <w:rsid w:val="00470191"/>
    <w:rsid w:val="004703E1"/>
    <w:rsid w:val="004708F3"/>
    <w:rsid w:val="0047091C"/>
    <w:rsid w:val="00470974"/>
    <w:rsid w:val="00470A66"/>
    <w:rsid w:val="004712BF"/>
    <w:rsid w:val="004722BB"/>
    <w:rsid w:val="00472569"/>
    <w:rsid w:val="00472660"/>
    <w:rsid w:val="004737A2"/>
    <w:rsid w:val="00473E55"/>
    <w:rsid w:val="0047405C"/>
    <w:rsid w:val="00474C32"/>
    <w:rsid w:val="00474DD0"/>
    <w:rsid w:val="004755A5"/>
    <w:rsid w:val="004767EF"/>
    <w:rsid w:val="00477272"/>
    <w:rsid w:val="004776B3"/>
    <w:rsid w:val="00477A43"/>
    <w:rsid w:val="00477C16"/>
    <w:rsid w:val="00477E8C"/>
    <w:rsid w:val="00477E9E"/>
    <w:rsid w:val="00477F12"/>
    <w:rsid w:val="00480171"/>
    <w:rsid w:val="00480EAA"/>
    <w:rsid w:val="00481358"/>
    <w:rsid w:val="0048203E"/>
    <w:rsid w:val="00482DB4"/>
    <w:rsid w:val="00482F74"/>
    <w:rsid w:val="00483504"/>
    <w:rsid w:val="00483BA7"/>
    <w:rsid w:val="00483EB9"/>
    <w:rsid w:val="00484AA6"/>
    <w:rsid w:val="00485000"/>
    <w:rsid w:val="00485626"/>
    <w:rsid w:val="004856BC"/>
    <w:rsid w:val="00486586"/>
    <w:rsid w:val="0048702F"/>
    <w:rsid w:val="004872C0"/>
    <w:rsid w:val="00487933"/>
    <w:rsid w:val="00490830"/>
    <w:rsid w:val="004908C8"/>
    <w:rsid w:val="00490AC5"/>
    <w:rsid w:val="00490AEA"/>
    <w:rsid w:val="00491415"/>
    <w:rsid w:val="004914AB"/>
    <w:rsid w:val="004919FC"/>
    <w:rsid w:val="00491C2E"/>
    <w:rsid w:val="004922BF"/>
    <w:rsid w:val="004922FC"/>
    <w:rsid w:val="004929B9"/>
    <w:rsid w:val="00493FA7"/>
    <w:rsid w:val="004943DB"/>
    <w:rsid w:val="00494F9B"/>
    <w:rsid w:val="0049531A"/>
    <w:rsid w:val="00495340"/>
    <w:rsid w:val="00495F8A"/>
    <w:rsid w:val="004961F8"/>
    <w:rsid w:val="00496BC8"/>
    <w:rsid w:val="0049730A"/>
    <w:rsid w:val="00497362"/>
    <w:rsid w:val="00497467"/>
    <w:rsid w:val="00497691"/>
    <w:rsid w:val="00497C22"/>
    <w:rsid w:val="00497DC6"/>
    <w:rsid w:val="004A0357"/>
    <w:rsid w:val="004A045C"/>
    <w:rsid w:val="004A1510"/>
    <w:rsid w:val="004A16BC"/>
    <w:rsid w:val="004A206B"/>
    <w:rsid w:val="004A241F"/>
    <w:rsid w:val="004A280B"/>
    <w:rsid w:val="004A4397"/>
    <w:rsid w:val="004A5644"/>
    <w:rsid w:val="004A5820"/>
    <w:rsid w:val="004A593F"/>
    <w:rsid w:val="004A5BB1"/>
    <w:rsid w:val="004A6218"/>
    <w:rsid w:val="004A6AEA"/>
    <w:rsid w:val="004B0540"/>
    <w:rsid w:val="004B1573"/>
    <w:rsid w:val="004B1D92"/>
    <w:rsid w:val="004B20C1"/>
    <w:rsid w:val="004B23F3"/>
    <w:rsid w:val="004B2E9A"/>
    <w:rsid w:val="004B33F0"/>
    <w:rsid w:val="004B39CE"/>
    <w:rsid w:val="004B3EE1"/>
    <w:rsid w:val="004B44A3"/>
    <w:rsid w:val="004B4813"/>
    <w:rsid w:val="004B4A40"/>
    <w:rsid w:val="004B4F49"/>
    <w:rsid w:val="004B51DA"/>
    <w:rsid w:val="004B648D"/>
    <w:rsid w:val="004B651F"/>
    <w:rsid w:val="004B6700"/>
    <w:rsid w:val="004B6FFF"/>
    <w:rsid w:val="004B71DE"/>
    <w:rsid w:val="004B7712"/>
    <w:rsid w:val="004B79E0"/>
    <w:rsid w:val="004B7CD9"/>
    <w:rsid w:val="004C03D6"/>
    <w:rsid w:val="004C0B25"/>
    <w:rsid w:val="004C130A"/>
    <w:rsid w:val="004C1864"/>
    <w:rsid w:val="004C193F"/>
    <w:rsid w:val="004C1ED1"/>
    <w:rsid w:val="004C258F"/>
    <w:rsid w:val="004C2695"/>
    <w:rsid w:val="004C3C60"/>
    <w:rsid w:val="004C3C6F"/>
    <w:rsid w:val="004C41CC"/>
    <w:rsid w:val="004C42AA"/>
    <w:rsid w:val="004C4334"/>
    <w:rsid w:val="004C44F5"/>
    <w:rsid w:val="004C47B1"/>
    <w:rsid w:val="004C53A6"/>
    <w:rsid w:val="004C53D5"/>
    <w:rsid w:val="004C5B91"/>
    <w:rsid w:val="004C5E30"/>
    <w:rsid w:val="004C61D5"/>
    <w:rsid w:val="004C6380"/>
    <w:rsid w:val="004C6B8C"/>
    <w:rsid w:val="004C78CF"/>
    <w:rsid w:val="004C7958"/>
    <w:rsid w:val="004C79ED"/>
    <w:rsid w:val="004C7C39"/>
    <w:rsid w:val="004C7FD3"/>
    <w:rsid w:val="004D0686"/>
    <w:rsid w:val="004D09F8"/>
    <w:rsid w:val="004D0A87"/>
    <w:rsid w:val="004D0E7C"/>
    <w:rsid w:val="004D10F7"/>
    <w:rsid w:val="004D160D"/>
    <w:rsid w:val="004D1658"/>
    <w:rsid w:val="004D1A1A"/>
    <w:rsid w:val="004D1B40"/>
    <w:rsid w:val="004D2517"/>
    <w:rsid w:val="004D2585"/>
    <w:rsid w:val="004D2EC8"/>
    <w:rsid w:val="004D311E"/>
    <w:rsid w:val="004D388A"/>
    <w:rsid w:val="004D3B2F"/>
    <w:rsid w:val="004D3BB3"/>
    <w:rsid w:val="004D3DEF"/>
    <w:rsid w:val="004D3F21"/>
    <w:rsid w:val="004D41C6"/>
    <w:rsid w:val="004D4681"/>
    <w:rsid w:val="004D4984"/>
    <w:rsid w:val="004D4F3D"/>
    <w:rsid w:val="004D5059"/>
    <w:rsid w:val="004D52DE"/>
    <w:rsid w:val="004D62D2"/>
    <w:rsid w:val="004D6A97"/>
    <w:rsid w:val="004D6B44"/>
    <w:rsid w:val="004D6B7E"/>
    <w:rsid w:val="004D73A2"/>
    <w:rsid w:val="004D779D"/>
    <w:rsid w:val="004D7AA5"/>
    <w:rsid w:val="004D7C36"/>
    <w:rsid w:val="004E0783"/>
    <w:rsid w:val="004E090B"/>
    <w:rsid w:val="004E0A2E"/>
    <w:rsid w:val="004E1109"/>
    <w:rsid w:val="004E1474"/>
    <w:rsid w:val="004E1557"/>
    <w:rsid w:val="004E22F9"/>
    <w:rsid w:val="004E23FC"/>
    <w:rsid w:val="004E27A3"/>
    <w:rsid w:val="004E2FD0"/>
    <w:rsid w:val="004E3F6C"/>
    <w:rsid w:val="004E4969"/>
    <w:rsid w:val="004E4CAB"/>
    <w:rsid w:val="004E528D"/>
    <w:rsid w:val="004E5C18"/>
    <w:rsid w:val="004E5C9F"/>
    <w:rsid w:val="004E6088"/>
    <w:rsid w:val="004E61C2"/>
    <w:rsid w:val="004E66A7"/>
    <w:rsid w:val="004E6D04"/>
    <w:rsid w:val="004E6E36"/>
    <w:rsid w:val="004E6F23"/>
    <w:rsid w:val="004E75F9"/>
    <w:rsid w:val="004E7984"/>
    <w:rsid w:val="004E79CD"/>
    <w:rsid w:val="004F022B"/>
    <w:rsid w:val="004F0425"/>
    <w:rsid w:val="004F08FA"/>
    <w:rsid w:val="004F15A8"/>
    <w:rsid w:val="004F19AC"/>
    <w:rsid w:val="004F1A2E"/>
    <w:rsid w:val="004F25F5"/>
    <w:rsid w:val="004F26B1"/>
    <w:rsid w:val="004F27ED"/>
    <w:rsid w:val="004F2CFB"/>
    <w:rsid w:val="004F2D44"/>
    <w:rsid w:val="004F2EEA"/>
    <w:rsid w:val="004F3BAF"/>
    <w:rsid w:val="004F3C12"/>
    <w:rsid w:val="004F3C8E"/>
    <w:rsid w:val="004F3CFD"/>
    <w:rsid w:val="004F3E62"/>
    <w:rsid w:val="004F418E"/>
    <w:rsid w:val="004F4331"/>
    <w:rsid w:val="004F45FB"/>
    <w:rsid w:val="004F4B09"/>
    <w:rsid w:val="004F4E84"/>
    <w:rsid w:val="004F566C"/>
    <w:rsid w:val="004F5827"/>
    <w:rsid w:val="004F5EAB"/>
    <w:rsid w:val="004F61F9"/>
    <w:rsid w:val="004F6979"/>
    <w:rsid w:val="004F6C0E"/>
    <w:rsid w:val="004F726B"/>
    <w:rsid w:val="004F7D1D"/>
    <w:rsid w:val="0050024A"/>
    <w:rsid w:val="00500949"/>
    <w:rsid w:val="00500FBE"/>
    <w:rsid w:val="005017D4"/>
    <w:rsid w:val="0050198D"/>
    <w:rsid w:val="00501C34"/>
    <w:rsid w:val="005035E3"/>
    <w:rsid w:val="0050427D"/>
    <w:rsid w:val="0050464B"/>
    <w:rsid w:val="00504B1E"/>
    <w:rsid w:val="00504D53"/>
    <w:rsid w:val="0050562A"/>
    <w:rsid w:val="00505743"/>
    <w:rsid w:val="0050683E"/>
    <w:rsid w:val="00506C8E"/>
    <w:rsid w:val="005079D2"/>
    <w:rsid w:val="00507F82"/>
    <w:rsid w:val="005102D0"/>
    <w:rsid w:val="00510832"/>
    <w:rsid w:val="005109E0"/>
    <w:rsid w:val="00511042"/>
    <w:rsid w:val="0051189F"/>
    <w:rsid w:val="00511E16"/>
    <w:rsid w:val="00512019"/>
    <w:rsid w:val="0051232B"/>
    <w:rsid w:val="0051295F"/>
    <w:rsid w:val="00513249"/>
    <w:rsid w:val="00513898"/>
    <w:rsid w:val="00513D6D"/>
    <w:rsid w:val="00514248"/>
    <w:rsid w:val="0051447F"/>
    <w:rsid w:val="00514626"/>
    <w:rsid w:val="00514A93"/>
    <w:rsid w:val="00514CC1"/>
    <w:rsid w:val="00515169"/>
    <w:rsid w:val="00515CE1"/>
    <w:rsid w:val="005163B5"/>
    <w:rsid w:val="00516BAC"/>
    <w:rsid w:val="00516BB9"/>
    <w:rsid w:val="00517B91"/>
    <w:rsid w:val="00517EFA"/>
    <w:rsid w:val="0052016D"/>
    <w:rsid w:val="005203B5"/>
    <w:rsid w:val="00520535"/>
    <w:rsid w:val="005219AB"/>
    <w:rsid w:val="00521DA7"/>
    <w:rsid w:val="00521FC3"/>
    <w:rsid w:val="00522B39"/>
    <w:rsid w:val="00522DD4"/>
    <w:rsid w:val="00522E86"/>
    <w:rsid w:val="00522EC8"/>
    <w:rsid w:val="00522F03"/>
    <w:rsid w:val="005230E6"/>
    <w:rsid w:val="005239B7"/>
    <w:rsid w:val="00523B3C"/>
    <w:rsid w:val="00524B12"/>
    <w:rsid w:val="00525D66"/>
    <w:rsid w:val="00525DFA"/>
    <w:rsid w:val="005262B0"/>
    <w:rsid w:val="00526421"/>
    <w:rsid w:val="005266DF"/>
    <w:rsid w:val="00526E68"/>
    <w:rsid w:val="00527031"/>
    <w:rsid w:val="00527298"/>
    <w:rsid w:val="00527716"/>
    <w:rsid w:val="0053056A"/>
    <w:rsid w:val="00530ADB"/>
    <w:rsid w:val="00531577"/>
    <w:rsid w:val="005327E4"/>
    <w:rsid w:val="00532DB4"/>
    <w:rsid w:val="00533409"/>
    <w:rsid w:val="005344A4"/>
    <w:rsid w:val="00534BB7"/>
    <w:rsid w:val="00534D8E"/>
    <w:rsid w:val="00534D99"/>
    <w:rsid w:val="0053527A"/>
    <w:rsid w:val="005354FC"/>
    <w:rsid w:val="0053592C"/>
    <w:rsid w:val="00536371"/>
    <w:rsid w:val="005364A9"/>
    <w:rsid w:val="00536694"/>
    <w:rsid w:val="00536CD7"/>
    <w:rsid w:val="00536FA7"/>
    <w:rsid w:val="0053776E"/>
    <w:rsid w:val="005377F2"/>
    <w:rsid w:val="005406CE"/>
    <w:rsid w:val="005410CB"/>
    <w:rsid w:val="00541F9D"/>
    <w:rsid w:val="0054229B"/>
    <w:rsid w:val="00542380"/>
    <w:rsid w:val="0054249F"/>
    <w:rsid w:val="00542618"/>
    <w:rsid w:val="005427EB"/>
    <w:rsid w:val="00542A49"/>
    <w:rsid w:val="005430ED"/>
    <w:rsid w:val="00543676"/>
    <w:rsid w:val="005437A2"/>
    <w:rsid w:val="0054383E"/>
    <w:rsid w:val="0054470E"/>
    <w:rsid w:val="00544C45"/>
    <w:rsid w:val="00547959"/>
    <w:rsid w:val="0054797A"/>
    <w:rsid w:val="00550309"/>
    <w:rsid w:val="00551F26"/>
    <w:rsid w:val="00552EC1"/>
    <w:rsid w:val="00553397"/>
    <w:rsid w:val="005538BA"/>
    <w:rsid w:val="005538FC"/>
    <w:rsid w:val="00553B2F"/>
    <w:rsid w:val="00553F54"/>
    <w:rsid w:val="00555CC4"/>
    <w:rsid w:val="00555E10"/>
    <w:rsid w:val="00557B37"/>
    <w:rsid w:val="00560392"/>
    <w:rsid w:val="00560549"/>
    <w:rsid w:val="00560B70"/>
    <w:rsid w:val="00560FA5"/>
    <w:rsid w:val="005611E4"/>
    <w:rsid w:val="005617D9"/>
    <w:rsid w:val="00561FA2"/>
    <w:rsid w:val="00562686"/>
    <w:rsid w:val="00562FF6"/>
    <w:rsid w:val="005635D2"/>
    <w:rsid w:val="00563692"/>
    <w:rsid w:val="00563788"/>
    <w:rsid w:val="00563E39"/>
    <w:rsid w:val="00563F32"/>
    <w:rsid w:val="00563F99"/>
    <w:rsid w:val="00564634"/>
    <w:rsid w:val="00565698"/>
    <w:rsid w:val="005662AF"/>
    <w:rsid w:val="00566CAD"/>
    <w:rsid w:val="0056703D"/>
    <w:rsid w:val="005679CC"/>
    <w:rsid w:val="00570000"/>
    <w:rsid w:val="00570413"/>
    <w:rsid w:val="00570C46"/>
    <w:rsid w:val="00570FB7"/>
    <w:rsid w:val="0057145C"/>
    <w:rsid w:val="005721F3"/>
    <w:rsid w:val="00572611"/>
    <w:rsid w:val="00573AE7"/>
    <w:rsid w:val="00573D50"/>
    <w:rsid w:val="00573FFF"/>
    <w:rsid w:val="0057434B"/>
    <w:rsid w:val="00574EDF"/>
    <w:rsid w:val="00574FDB"/>
    <w:rsid w:val="00575A30"/>
    <w:rsid w:val="00577640"/>
    <w:rsid w:val="00577D10"/>
    <w:rsid w:val="00577DF4"/>
    <w:rsid w:val="00580356"/>
    <w:rsid w:val="00580B4A"/>
    <w:rsid w:val="00580DEE"/>
    <w:rsid w:val="005810EB"/>
    <w:rsid w:val="0058254A"/>
    <w:rsid w:val="0058276E"/>
    <w:rsid w:val="00582A99"/>
    <w:rsid w:val="00582DBB"/>
    <w:rsid w:val="00582EF7"/>
    <w:rsid w:val="00583A8A"/>
    <w:rsid w:val="005852E4"/>
    <w:rsid w:val="0058567F"/>
    <w:rsid w:val="00585C14"/>
    <w:rsid w:val="0058613C"/>
    <w:rsid w:val="0058629D"/>
    <w:rsid w:val="00586D3D"/>
    <w:rsid w:val="00587376"/>
    <w:rsid w:val="00587A37"/>
    <w:rsid w:val="00587C4F"/>
    <w:rsid w:val="00590657"/>
    <w:rsid w:val="0059083E"/>
    <w:rsid w:val="00590892"/>
    <w:rsid w:val="00590B24"/>
    <w:rsid w:val="00591462"/>
    <w:rsid w:val="00591F84"/>
    <w:rsid w:val="00592BA2"/>
    <w:rsid w:val="00592D42"/>
    <w:rsid w:val="00592DA7"/>
    <w:rsid w:val="00592F68"/>
    <w:rsid w:val="005946A6"/>
    <w:rsid w:val="005947D9"/>
    <w:rsid w:val="00594A18"/>
    <w:rsid w:val="005954D8"/>
    <w:rsid w:val="00595851"/>
    <w:rsid w:val="0059610E"/>
    <w:rsid w:val="00596D2E"/>
    <w:rsid w:val="00597476"/>
    <w:rsid w:val="005975E9"/>
    <w:rsid w:val="005A0360"/>
    <w:rsid w:val="005A0953"/>
    <w:rsid w:val="005A0BEB"/>
    <w:rsid w:val="005A0F52"/>
    <w:rsid w:val="005A12C9"/>
    <w:rsid w:val="005A3496"/>
    <w:rsid w:val="005A34CE"/>
    <w:rsid w:val="005A38BA"/>
    <w:rsid w:val="005A399B"/>
    <w:rsid w:val="005A3CB2"/>
    <w:rsid w:val="005A43C0"/>
    <w:rsid w:val="005A4A96"/>
    <w:rsid w:val="005A4AC2"/>
    <w:rsid w:val="005A4B1D"/>
    <w:rsid w:val="005A4CDD"/>
    <w:rsid w:val="005A4E23"/>
    <w:rsid w:val="005A5D88"/>
    <w:rsid w:val="005A66DA"/>
    <w:rsid w:val="005A6CF3"/>
    <w:rsid w:val="005A7229"/>
    <w:rsid w:val="005A74C4"/>
    <w:rsid w:val="005A77A1"/>
    <w:rsid w:val="005B01B3"/>
    <w:rsid w:val="005B01B7"/>
    <w:rsid w:val="005B0276"/>
    <w:rsid w:val="005B1CB4"/>
    <w:rsid w:val="005B22E9"/>
    <w:rsid w:val="005B2F98"/>
    <w:rsid w:val="005B3002"/>
    <w:rsid w:val="005B32D6"/>
    <w:rsid w:val="005B46EB"/>
    <w:rsid w:val="005B4700"/>
    <w:rsid w:val="005B482A"/>
    <w:rsid w:val="005B532F"/>
    <w:rsid w:val="005B6E7A"/>
    <w:rsid w:val="005B7ADD"/>
    <w:rsid w:val="005C0431"/>
    <w:rsid w:val="005C091F"/>
    <w:rsid w:val="005C229D"/>
    <w:rsid w:val="005C3615"/>
    <w:rsid w:val="005C3E0B"/>
    <w:rsid w:val="005C3E4F"/>
    <w:rsid w:val="005C49E7"/>
    <w:rsid w:val="005C5218"/>
    <w:rsid w:val="005C5B04"/>
    <w:rsid w:val="005C5F5B"/>
    <w:rsid w:val="005C61E5"/>
    <w:rsid w:val="005C632B"/>
    <w:rsid w:val="005C70CA"/>
    <w:rsid w:val="005C715D"/>
    <w:rsid w:val="005C7254"/>
    <w:rsid w:val="005C72D4"/>
    <w:rsid w:val="005C7676"/>
    <w:rsid w:val="005C7BF9"/>
    <w:rsid w:val="005D00AE"/>
    <w:rsid w:val="005D07C4"/>
    <w:rsid w:val="005D0825"/>
    <w:rsid w:val="005D0DC0"/>
    <w:rsid w:val="005D1537"/>
    <w:rsid w:val="005D1753"/>
    <w:rsid w:val="005D18F3"/>
    <w:rsid w:val="005D1BA0"/>
    <w:rsid w:val="005D2163"/>
    <w:rsid w:val="005D222C"/>
    <w:rsid w:val="005D2599"/>
    <w:rsid w:val="005D3851"/>
    <w:rsid w:val="005D429E"/>
    <w:rsid w:val="005D452B"/>
    <w:rsid w:val="005D496C"/>
    <w:rsid w:val="005D595C"/>
    <w:rsid w:val="005D6263"/>
    <w:rsid w:val="005D66F0"/>
    <w:rsid w:val="005D6957"/>
    <w:rsid w:val="005D6ACC"/>
    <w:rsid w:val="005D712D"/>
    <w:rsid w:val="005D7544"/>
    <w:rsid w:val="005D79F6"/>
    <w:rsid w:val="005D7AA3"/>
    <w:rsid w:val="005E01A2"/>
    <w:rsid w:val="005E02C2"/>
    <w:rsid w:val="005E02C7"/>
    <w:rsid w:val="005E03A6"/>
    <w:rsid w:val="005E046B"/>
    <w:rsid w:val="005E0B80"/>
    <w:rsid w:val="005E0F7B"/>
    <w:rsid w:val="005E15CC"/>
    <w:rsid w:val="005E171A"/>
    <w:rsid w:val="005E185F"/>
    <w:rsid w:val="005E1CD1"/>
    <w:rsid w:val="005E2060"/>
    <w:rsid w:val="005E20D2"/>
    <w:rsid w:val="005E2345"/>
    <w:rsid w:val="005E327C"/>
    <w:rsid w:val="005E3ACB"/>
    <w:rsid w:val="005E3B67"/>
    <w:rsid w:val="005E3F83"/>
    <w:rsid w:val="005E41FD"/>
    <w:rsid w:val="005E45B3"/>
    <w:rsid w:val="005E472B"/>
    <w:rsid w:val="005E54F8"/>
    <w:rsid w:val="005E56F1"/>
    <w:rsid w:val="005E596F"/>
    <w:rsid w:val="005E5B6F"/>
    <w:rsid w:val="005E5E42"/>
    <w:rsid w:val="005E5F07"/>
    <w:rsid w:val="005E635F"/>
    <w:rsid w:val="005E691D"/>
    <w:rsid w:val="005E6AEC"/>
    <w:rsid w:val="005E754F"/>
    <w:rsid w:val="005E77C0"/>
    <w:rsid w:val="005E79DB"/>
    <w:rsid w:val="005F01AD"/>
    <w:rsid w:val="005F0493"/>
    <w:rsid w:val="005F05DD"/>
    <w:rsid w:val="005F0B51"/>
    <w:rsid w:val="005F0B7B"/>
    <w:rsid w:val="005F0DF3"/>
    <w:rsid w:val="005F2694"/>
    <w:rsid w:val="005F29EA"/>
    <w:rsid w:val="005F2C4F"/>
    <w:rsid w:val="005F2FEE"/>
    <w:rsid w:val="005F31C6"/>
    <w:rsid w:val="005F32B5"/>
    <w:rsid w:val="005F32B8"/>
    <w:rsid w:val="005F3C6C"/>
    <w:rsid w:val="005F48A3"/>
    <w:rsid w:val="005F4DEF"/>
    <w:rsid w:val="005F5C61"/>
    <w:rsid w:val="005F613F"/>
    <w:rsid w:val="005F6273"/>
    <w:rsid w:val="005F6A8F"/>
    <w:rsid w:val="005F70C0"/>
    <w:rsid w:val="005F75EB"/>
    <w:rsid w:val="005F7691"/>
    <w:rsid w:val="005F7D90"/>
    <w:rsid w:val="00600283"/>
    <w:rsid w:val="006008DF"/>
    <w:rsid w:val="0060125C"/>
    <w:rsid w:val="0060165F"/>
    <w:rsid w:val="0060203B"/>
    <w:rsid w:val="00602111"/>
    <w:rsid w:val="00602159"/>
    <w:rsid w:val="00602C20"/>
    <w:rsid w:val="00602C9D"/>
    <w:rsid w:val="00603326"/>
    <w:rsid w:val="006034B9"/>
    <w:rsid w:val="00603780"/>
    <w:rsid w:val="00603812"/>
    <w:rsid w:val="006046E2"/>
    <w:rsid w:val="00604755"/>
    <w:rsid w:val="006049F5"/>
    <w:rsid w:val="00605344"/>
    <w:rsid w:val="00605593"/>
    <w:rsid w:val="006066F4"/>
    <w:rsid w:val="006067E9"/>
    <w:rsid w:val="0060680D"/>
    <w:rsid w:val="00606AB8"/>
    <w:rsid w:val="006071E1"/>
    <w:rsid w:val="0060751B"/>
    <w:rsid w:val="00607F41"/>
    <w:rsid w:val="006100CA"/>
    <w:rsid w:val="00610509"/>
    <w:rsid w:val="00610783"/>
    <w:rsid w:val="00610A1C"/>
    <w:rsid w:val="00610E8A"/>
    <w:rsid w:val="006111AD"/>
    <w:rsid w:val="00611751"/>
    <w:rsid w:val="00611BDC"/>
    <w:rsid w:val="006120DD"/>
    <w:rsid w:val="00612147"/>
    <w:rsid w:val="00612356"/>
    <w:rsid w:val="00612402"/>
    <w:rsid w:val="00612DEB"/>
    <w:rsid w:val="00613029"/>
    <w:rsid w:val="006138B9"/>
    <w:rsid w:val="00614B0A"/>
    <w:rsid w:val="00614E7E"/>
    <w:rsid w:val="006153B8"/>
    <w:rsid w:val="006157E1"/>
    <w:rsid w:val="00616374"/>
    <w:rsid w:val="00616458"/>
    <w:rsid w:val="00616602"/>
    <w:rsid w:val="00616B68"/>
    <w:rsid w:val="00616C70"/>
    <w:rsid w:val="00617419"/>
    <w:rsid w:val="00617496"/>
    <w:rsid w:val="0062013D"/>
    <w:rsid w:val="00620262"/>
    <w:rsid w:val="00621574"/>
    <w:rsid w:val="006215B2"/>
    <w:rsid w:val="00622980"/>
    <w:rsid w:val="00623FBF"/>
    <w:rsid w:val="006240A2"/>
    <w:rsid w:val="0062441F"/>
    <w:rsid w:val="00624816"/>
    <w:rsid w:val="00624D18"/>
    <w:rsid w:val="0062571C"/>
    <w:rsid w:val="006259EF"/>
    <w:rsid w:val="00626183"/>
    <w:rsid w:val="006270CA"/>
    <w:rsid w:val="00627E53"/>
    <w:rsid w:val="00630529"/>
    <w:rsid w:val="00630993"/>
    <w:rsid w:val="00631124"/>
    <w:rsid w:val="00631A16"/>
    <w:rsid w:val="00631A43"/>
    <w:rsid w:val="00632242"/>
    <w:rsid w:val="0063273A"/>
    <w:rsid w:val="00633101"/>
    <w:rsid w:val="006333C7"/>
    <w:rsid w:val="0063357A"/>
    <w:rsid w:val="00633E07"/>
    <w:rsid w:val="00634948"/>
    <w:rsid w:val="00634E4C"/>
    <w:rsid w:val="006351DC"/>
    <w:rsid w:val="00635957"/>
    <w:rsid w:val="00635C55"/>
    <w:rsid w:val="00635FB5"/>
    <w:rsid w:val="006360FE"/>
    <w:rsid w:val="006362A8"/>
    <w:rsid w:val="0063662D"/>
    <w:rsid w:val="00636811"/>
    <w:rsid w:val="006371E7"/>
    <w:rsid w:val="00637B39"/>
    <w:rsid w:val="006405A7"/>
    <w:rsid w:val="00640C2C"/>
    <w:rsid w:val="006436F6"/>
    <w:rsid w:val="006439DA"/>
    <w:rsid w:val="006440C8"/>
    <w:rsid w:val="0064410F"/>
    <w:rsid w:val="006452F6"/>
    <w:rsid w:val="0064550C"/>
    <w:rsid w:val="00647FE5"/>
    <w:rsid w:val="006500F4"/>
    <w:rsid w:val="00650649"/>
    <w:rsid w:val="0065072F"/>
    <w:rsid w:val="006512DB"/>
    <w:rsid w:val="00652BCB"/>
    <w:rsid w:val="00653044"/>
    <w:rsid w:val="006534E1"/>
    <w:rsid w:val="0065356F"/>
    <w:rsid w:val="00653E86"/>
    <w:rsid w:val="006542B7"/>
    <w:rsid w:val="006551C5"/>
    <w:rsid w:val="00655292"/>
    <w:rsid w:val="00655297"/>
    <w:rsid w:val="00655B67"/>
    <w:rsid w:val="006568DD"/>
    <w:rsid w:val="00657815"/>
    <w:rsid w:val="00660087"/>
    <w:rsid w:val="00660193"/>
    <w:rsid w:val="0066027D"/>
    <w:rsid w:val="0066075F"/>
    <w:rsid w:val="00660E5B"/>
    <w:rsid w:val="00661519"/>
    <w:rsid w:val="0066157F"/>
    <w:rsid w:val="00661C87"/>
    <w:rsid w:val="00662252"/>
    <w:rsid w:val="00662477"/>
    <w:rsid w:val="006629A5"/>
    <w:rsid w:val="00663983"/>
    <w:rsid w:val="00663B87"/>
    <w:rsid w:val="00663CAE"/>
    <w:rsid w:val="00663D47"/>
    <w:rsid w:val="0066402A"/>
    <w:rsid w:val="00664C54"/>
    <w:rsid w:val="00664D33"/>
    <w:rsid w:val="006657D8"/>
    <w:rsid w:val="006664AB"/>
    <w:rsid w:val="006667BC"/>
    <w:rsid w:val="006668A9"/>
    <w:rsid w:val="00667403"/>
    <w:rsid w:val="006678E6"/>
    <w:rsid w:val="00667D8A"/>
    <w:rsid w:val="00667DEE"/>
    <w:rsid w:val="00667F44"/>
    <w:rsid w:val="006703BE"/>
    <w:rsid w:val="00670E3E"/>
    <w:rsid w:val="006711BA"/>
    <w:rsid w:val="006712F7"/>
    <w:rsid w:val="00671815"/>
    <w:rsid w:val="00672073"/>
    <w:rsid w:val="0067293E"/>
    <w:rsid w:val="00672F46"/>
    <w:rsid w:val="00673197"/>
    <w:rsid w:val="006733A5"/>
    <w:rsid w:val="00673516"/>
    <w:rsid w:val="00673715"/>
    <w:rsid w:val="00673EE7"/>
    <w:rsid w:val="00673FB7"/>
    <w:rsid w:val="00674195"/>
    <w:rsid w:val="00674452"/>
    <w:rsid w:val="00674965"/>
    <w:rsid w:val="00674D6D"/>
    <w:rsid w:val="00674E77"/>
    <w:rsid w:val="0067525A"/>
    <w:rsid w:val="00675985"/>
    <w:rsid w:val="006759E4"/>
    <w:rsid w:val="00675BE4"/>
    <w:rsid w:val="00675C39"/>
    <w:rsid w:val="00676FF2"/>
    <w:rsid w:val="0067732C"/>
    <w:rsid w:val="00677B38"/>
    <w:rsid w:val="00677C9F"/>
    <w:rsid w:val="00680080"/>
    <w:rsid w:val="00680171"/>
    <w:rsid w:val="006806EA"/>
    <w:rsid w:val="00680B55"/>
    <w:rsid w:val="00680FC9"/>
    <w:rsid w:val="0068109F"/>
    <w:rsid w:val="00681603"/>
    <w:rsid w:val="00681834"/>
    <w:rsid w:val="00682216"/>
    <w:rsid w:val="006822D0"/>
    <w:rsid w:val="00682613"/>
    <w:rsid w:val="006828F0"/>
    <w:rsid w:val="00682D44"/>
    <w:rsid w:val="00683147"/>
    <w:rsid w:val="00683B1A"/>
    <w:rsid w:val="00683F3A"/>
    <w:rsid w:val="006854BD"/>
    <w:rsid w:val="00685ED4"/>
    <w:rsid w:val="006864CA"/>
    <w:rsid w:val="00686D3F"/>
    <w:rsid w:val="00686EE4"/>
    <w:rsid w:val="006871F7"/>
    <w:rsid w:val="00687D1F"/>
    <w:rsid w:val="00687DAC"/>
    <w:rsid w:val="006906DF"/>
    <w:rsid w:val="00690C34"/>
    <w:rsid w:val="00690EDA"/>
    <w:rsid w:val="0069172E"/>
    <w:rsid w:val="00691780"/>
    <w:rsid w:val="00691D17"/>
    <w:rsid w:val="0069232F"/>
    <w:rsid w:val="00692656"/>
    <w:rsid w:val="00692658"/>
    <w:rsid w:val="00692CCE"/>
    <w:rsid w:val="00692E1E"/>
    <w:rsid w:val="00693261"/>
    <w:rsid w:val="00693D87"/>
    <w:rsid w:val="0069410E"/>
    <w:rsid w:val="00694DF7"/>
    <w:rsid w:val="00694FDA"/>
    <w:rsid w:val="00695689"/>
    <w:rsid w:val="006971F2"/>
    <w:rsid w:val="00697456"/>
    <w:rsid w:val="0069748E"/>
    <w:rsid w:val="0069792E"/>
    <w:rsid w:val="00697E22"/>
    <w:rsid w:val="006A0DA1"/>
    <w:rsid w:val="006A0E92"/>
    <w:rsid w:val="006A1197"/>
    <w:rsid w:val="006A1668"/>
    <w:rsid w:val="006A16FA"/>
    <w:rsid w:val="006A235A"/>
    <w:rsid w:val="006A2F88"/>
    <w:rsid w:val="006A4433"/>
    <w:rsid w:val="006A454F"/>
    <w:rsid w:val="006A458E"/>
    <w:rsid w:val="006A4CDA"/>
    <w:rsid w:val="006A4D4A"/>
    <w:rsid w:val="006A6337"/>
    <w:rsid w:val="006A66E4"/>
    <w:rsid w:val="006A7305"/>
    <w:rsid w:val="006B0F57"/>
    <w:rsid w:val="006B1C16"/>
    <w:rsid w:val="006B1E0D"/>
    <w:rsid w:val="006B2997"/>
    <w:rsid w:val="006B2DF8"/>
    <w:rsid w:val="006B3356"/>
    <w:rsid w:val="006B3CC1"/>
    <w:rsid w:val="006B3E2E"/>
    <w:rsid w:val="006B41BA"/>
    <w:rsid w:val="006B44AB"/>
    <w:rsid w:val="006B49D9"/>
    <w:rsid w:val="006B4A27"/>
    <w:rsid w:val="006B4AC8"/>
    <w:rsid w:val="006B536A"/>
    <w:rsid w:val="006B5464"/>
    <w:rsid w:val="006B6001"/>
    <w:rsid w:val="006B61B5"/>
    <w:rsid w:val="006B646E"/>
    <w:rsid w:val="006B697B"/>
    <w:rsid w:val="006B6A73"/>
    <w:rsid w:val="006B6AC1"/>
    <w:rsid w:val="006B6F7E"/>
    <w:rsid w:val="006B7F2B"/>
    <w:rsid w:val="006C0A3B"/>
    <w:rsid w:val="006C0AEB"/>
    <w:rsid w:val="006C12E1"/>
    <w:rsid w:val="006C3223"/>
    <w:rsid w:val="006C349C"/>
    <w:rsid w:val="006C3BFF"/>
    <w:rsid w:val="006C41B8"/>
    <w:rsid w:val="006C4618"/>
    <w:rsid w:val="006C474A"/>
    <w:rsid w:val="006C4CF2"/>
    <w:rsid w:val="006C543B"/>
    <w:rsid w:val="006C5ED3"/>
    <w:rsid w:val="006C6ABB"/>
    <w:rsid w:val="006C7108"/>
    <w:rsid w:val="006C7592"/>
    <w:rsid w:val="006C78DF"/>
    <w:rsid w:val="006D20EC"/>
    <w:rsid w:val="006D2454"/>
    <w:rsid w:val="006D2804"/>
    <w:rsid w:val="006D2BCB"/>
    <w:rsid w:val="006D2EBF"/>
    <w:rsid w:val="006D330A"/>
    <w:rsid w:val="006D476C"/>
    <w:rsid w:val="006D56A1"/>
    <w:rsid w:val="006D5804"/>
    <w:rsid w:val="006D5A27"/>
    <w:rsid w:val="006D683F"/>
    <w:rsid w:val="006D702D"/>
    <w:rsid w:val="006D7328"/>
    <w:rsid w:val="006D7AA2"/>
    <w:rsid w:val="006E04BC"/>
    <w:rsid w:val="006E0AA6"/>
    <w:rsid w:val="006E0B29"/>
    <w:rsid w:val="006E0B4B"/>
    <w:rsid w:val="006E1102"/>
    <w:rsid w:val="006E1CCD"/>
    <w:rsid w:val="006E1D66"/>
    <w:rsid w:val="006E21D5"/>
    <w:rsid w:val="006E2414"/>
    <w:rsid w:val="006E241F"/>
    <w:rsid w:val="006E27B2"/>
    <w:rsid w:val="006E2D02"/>
    <w:rsid w:val="006E3A24"/>
    <w:rsid w:val="006E3A63"/>
    <w:rsid w:val="006E3E94"/>
    <w:rsid w:val="006E4436"/>
    <w:rsid w:val="006E4876"/>
    <w:rsid w:val="006E50D9"/>
    <w:rsid w:val="006E5F69"/>
    <w:rsid w:val="006E60D8"/>
    <w:rsid w:val="006E6134"/>
    <w:rsid w:val="006E6E30"/>
    <w:rsid w:val="006E73AA"/>
    <w:rsid w:val="006E759B"/>
    <w:rsid w:val="006E7AD2"/>
    <w:rsid w:val="006E7D7B"/>
    <w:rsid w:val="006E7E61"/>
    <w:rsid w:val="006F0219"/>
    <w:rsid w:val="006F066B"/>
    <w:rsid w:val="006F0916"/>
    <w:rsid w:val="006F1925"/>
    <w:rsid w:val="006F211E"/>
    <w:rsid w:val="006F2613"/>
    <w:rsid w:val="006F2D26"/>
    <w:rsid w:val="006F3338"/>
    <w:rsid w:val="006F33E0"/>
    <w:rsid w:val="006F3A46"/>
    <w:rsid w:val="006F3E76"/>
    <w:rsid w:val="006F3FF0"/>
    <w:rsid w:val="006F40AE"/>
    <w:rsid w:val="006F4111"/>
    <w:rsid w:val="006F4426"/>
    <w:rsid w:val="006F497A"/>
    <w:rsid w:val="006F5127"/>
    <w:rsid w:val="006F53B9"/>
    <w:rsid w:val="006F62D4"/>
    <w:rsid w:val="006F6667"/>
    <w:rsid w:val="006F7040"/>
    <w:rsid w:val="006F7577"/>
    <w:rsid w:val="006F7749"/>
    <w:rsid w:val="006F797A"/>
    <w:rsid w:val="006F7C5F"/>
    <w:rsid w:val="00700448"/>
    <w:rsid w:val="007009E7"/>
    <w:rsid w:val="00701488"/>
    <w:rsid w:val="00701878"/>
    <w:rsid w:val="00701974"/>
    <w:rsid w:val="00701E0C"/>
    <w:rsid w:val="00701E23"/>
    <w:rsid w:val="007023DD"/>
    <w:rsid w:val="00702480"/>
    <w:rsid w:val="00702CEB"/>
    <w:rsid w:val="00703208"/>
    <w:rsid w:val="0070355F"/>
    <w:rsid w:val="007038B6"/>
    <w:rsid w:val="00703910"/>
    <w:rsid w:val="00704205"/>
    <w:rsid w:val="007042E0"/>
    <w:rsid w:val="0070433C"/>
    <w:rsid w:val="0070446D"/>
    <w:rsid w:val="00704F9B"/>
    <w:rsid w:val="007066A1"/>
    <w:rsid w:val="00706703"/>
    <w:rsid w:val="00706CDD"/>
    <w:rsid w:val="00706DF1"/>
    <w:rsid w:val="0070705B"/>
    <w:rsid w:val="007073F9"/>
    <w:rsid w:val="007077C5"/>
    <w:rsid w:val="00707A5C"/>
    <w:rsid w:val="0071011D"/>
    <w:rsid w:val="00710305"/>
    <w:rsid w:val="007105F3"/>
    <w:rsid w:val="00710958"/>
    <w:rsid w:val="00710B28"/>
    <w:rsid w:val="00710BF4"/>
    <w:rsid w:val="00710D81"/>
    <w:rsid w:val="00710DB6"/>
    <w:rsid w:val="00711506"/>
    <w:rsid w:val="00711682"/>
    <w:rsid w:val="00711AE6"/>
    <w:rsid w:val="00711C0B"/>
    <w:rsid w:val="00711E73"/>
    <w:rsid w:val="00713651"/>
    <w:rsid w:val="00713808"/>
    <w:rsid w:val="00713F6F"/>
    <w:rsid w:val="007141AD"/>
    <w:rsid w:val="00714290"/>
    <w:rsid w:val="007144EF"/>
    <w:rsid w:val="0071476B"/>
    <w:rsid w:val="00715333"/>
    <w:rsid w:val="007159CF"/>
    <w:rsid w:val="0071618B"/>
    <w:rsid w:val="00716F0B"/>
    <w:rsid w:val="0071754A"/>
    <w:rsid w:val="007179CF"/>
    <w:rsid w:val="00717A03"/>
    <w:rsid w:val="00717A1A"/>
    <w:rsid w:val="00717C6D"/>
    <w:rsid w:val="0072089F"/>
    <w:rsid w:val="00720E13"/>
    <w:rsid w:val="00721075"/>
    <w:rsid w:val="007212C4"/>
    <w:rsid w:val="0072286A"/>
    <w:rsid w:val="007229DB"/>
    <w:rsid w:val="00722BF3"/>
    <w:rsid w:val="007230A3"/>
    <w:rsid w:val="00723492"/>
    <w:rsid w:val="0072397C"/>
    <w:rsid w:val="00723C8E"/>
    <w:rsid w:val="00723D18"/>
    <w:rsid w:val="00724111"/>
    <w:rsid w:val="00724944"/>
    <w:rsid w:val="0072498F"/>
    <w:rsid w:val="007252F2"/>
    <w:rsid w:val="00725B51"/>
    <w:rsid w:val="007261E8"/>
    <w:rsid w:val="00726258"/>
    <w:rsid w:val="007265ED"/>
    <w:rsid w:val="00731EF7"/>
    <w:rsid w:val="00732652"/>
    <w:rsid w:val="00732ADC"/>
    <w:rsid w:val="00733DA6"/>
    <w:rsid w:val="00734E16"/>
    <w:rsid w:val="00734EEA"/>
    <w:rsid w:val="00734FA4"/>
    <w:rsid w:val="00735507"/>
    <w:rsid w:val="00737249"/>
    <w:rsid w:val="00737270"/>
    <w:rsid w:val="00737338"/>
    <w:rsid w:val="007376D6"/>
    <w:rsid w:val="00737717"/>
    <w:rsid w:val="00737C58"/>
    <w:rsid w:val="0074008C"/>
    <w:rsid w:val="0074068A"/>
    <w:rsid w:val="007411AD"/>
    <w:rsid w:val="007420DC"/>
    <w:rsid w:val="0074214F"/>
    <w:rsid w:val="007423A0"/>
    <w:rsid w:val="007428B4"/>
    <w:rsid w:val="007432AA"/>
    <w:rsid w:val="00743A77"/>
    <w:rsid w:val="00743FEA"/>
    <w:rsid w:val="00744051"/>
    <w:rsid w:val="00744652"/>
    <w:rsid w:val="007447A7"/>
    <w:rsid w:val="00744AAA"/>
    <w:rsid w:val="007450D5"/>
    <w:rsid w:val="007457F7"/>
    <w:rsid w:val="00745ABA"/>
    <w:rsid w:val="00745F5F"/>
    <w:rsid w:val="0074646E"/>
    <w:rsid w:val="007467E8"/>
    <w:rsid w:val="00746A4C"/>
    <w:rsid w:val="00746FF6"/>
    <w:rsid w:val="0074739A"/>
    <w:rsid w:val="00747507"/>
    <w:rsid w:val="007477FF"/>
    <w:rsid w:val="007479F8"/>
    <w:rsid w:val="00747DEB"/>
    <w:rsid w:val="00750370"/>
    <w:rsid w:val="007505D9"/>
    <w:rsid w:val="00750B93"/>
    <w:rsid w:val="007514C0"/>
    <w:rsid w:val="0075171D"/>
    <w:rsid w:val="0075199D"/>
    <w:rsid w:val="0075278B"/>
    <w:rsid w:val="00752C3E"/>
    <w:rsid w:val="00752E05"/>
    <w:rsid w:val="00752F9F"/>
    <w:rsid w:val="00753E66"/>
    <w:rsid w:val="00754916"/>
    <w:rsid w:val="00754D03"/>
    <w:rsid w:val="00756705"/>
    <w:rsid w:val="00756D3B"/>
    <w:rsid w:val="007571EB"/>
    <w:rsid w:val="007572C9"/>
    <w:rsid w:val="007626FB"/>
    <w:rsid w:val="00762B58"/>
    <w:rsid w:val="00763199"/>
    <w:rsid w:val="00763CE5"/>
    <w:rsid w:val="00763D93"/>
    <w:rsid w:val="00763F63"/>
    <w:rsid w:val="00764123"/>
    <w:rsid w:val="00764284"/>
    <w:rsid w:val="007642F3"/>
    <w:rsid w:val="00764414"/>
    <w:rsid w:val="0076460E"/>
    <w:rsid w:val="007649FD"/>
    <w:rsid w:val="00765439"/>
    <w:rsid w:val="007659F1"/>
    <w:rsid w:val="00765A52"/>
    <w:rsid w:val="007666AC"/>
    <w:rsid w:val="0076679E"/>
    <w:rsid w:val="00767F0B"/>
    <w:rsid w:val="0076C5D2"/>
    <w:rsid w:val="0077050E"/>
    <w:rsid w:val="00770FEA"/>
    <w:rsid w:val="007712A4"/>
    <w:rsid w:val="00771859"/>
    <w:rsid w:val="00772185"/>
    <w:rsid w:val="00772302"/>
    <w:rsid w:val="00772406"/>
    <w:rsid w:val="007724DA"/>
    <w:rsid w:val="00772AB0"/>
    <w:rsid w:val="00772B23"/>
    <w:rsid w:val="00773ADE"/>
    <w:rsid w:val="00773C01"/>
    <w:rsid w:val="00774047"/>
    <w:rsid w:val="00774CC9"/>
    <w:rsid w:val="00775907"/>
    <w:rsid w:val="00775C25"/>
    <w:rsid w:val="00775CD1"/>
    <w:rsid w:val="0077763B"/>
    <w:rsid w:val="007776F9"/>
    <w:rsid w:val="00777F19"/>
    <w:rsid w:val="00782146"/>
    <w:rsid w:val="00782150"/>
    <w:rsid w:val="007827BF"/>
    <w:rsid w:val="00782D28"/>
    <w:rsid w:val="0078426B"/>
    <w:rsid w:val="00784D47"/>
    <w:rsid w:val="00784E6C"/>
    <w:rsid w:val="007850FB"/>
    <w:rsid w:val="00785392"/>
    <w:rsid w:val="0078585F"/>
    <w:rsid w:val="00785CE6"/>
    <w:rsid w:val="00785D94"/>
    <w:rsid w:val="00786EC0"/>
    <w:rsid w:val="00786F61"/>
    <w:rsid w:val="00787336"/>
    <w:rsid w:val="00787CE1"/>
    <w:rsid w:val="00787FC7"/>
    <w:rsid w:val="00790928"/>
    <w:rsid w:val="00790A43"/>
    <w:rsid w:val="00790DE8"/>
    <w:rsid w:val="007913B0"/>
    <w:rsid w:val="00792B08"/>
    <w:rsid w:val="007935AE"/>
    <w:rsid w:val="00793725"/>
    <w:rsid w:val="00793C55"/>
    <w:rsid w:val="007944F5"/>
    <w:rsid w:val="00795565"/>
    <w:rsid w:val="00795BCF"/>
    <w:rsid w:val="00795C01"/>
    <w:rsid w:val="007962F4"/>
    <w:rsid w:val="007968E2"/>
    <w:rsid w:val="00797273"/>
    <w:rsid w:val="0079727B"/>
    <w:rsid w:val="0079768B"/>
    <w:rsid w:val="007978B2"/>
    <w:rsid w:val="00797D07"/>
    <w:rsid w:val="00797D35"/>
    <w:rsid w:val="007A0162"/>
    <w:rsid w:val="007A12AB"/>
    <w:rsid w:val="007A19CD"/>
    <w:rsid w:val="007A1FD2"/>
    <w:rsid w:val="007A255E"/>
    <w:rsid w:val="007A27AD"/>
    <w:rsid w:val="007A27B2"/>
    <w:rsid w:val="007A3298"/>
    <w:rsid w:val="007A4126"/>
    <w:rsid w:val="007A425B"/>
    <w:rsid w:val="007A453D"/>
    <w:rsid w:val="007A4AD3"/>
    <w:rsid w:val="007A4CCD"/>
    <w:rsid w:val="007A5968"/>
    <w:rsid w:val="007A5998"/>
    <w:rsid w:val="007A5AE6"/>
    <w:rsid w:val="007A603D"/>
    <w:rsid w:val="007A64C3"/>
    <w:rsid w:val="007A669D"/>
    <w:rsid w:val="007A67F3"/>
    <w:rsid w:val="007A68BD"/>
    <w:rsid w:val="007A6CC5"/>
    <w:rsid w:val="007A6F4F"/>
    <w:rsid w:val="007A6FB2"/>
    <w:rsid w:val="007A7A52"/>
    <w:rsid w:val="007B08EA"/>
    <w:rsid w:val="007B0E42"/>
    <w:rsid w:val="007B1151"/>
    <w:rsid w:val="007B1153"/>
    <w:rsid w:val="007B132B"/>
    <w:rsid w:val="007B14D6"/>
    <w:rsid w:val="007B177A"/>
    <w:rsid w:val="007B300F"/>
    <w:rsid w:val="007B319F"/>
    <w:rsid w:val="007B3358"/>
    <w:rsid w:val="007B3428"/>
    <w:rsid w:val="007B3647"/>
    <w:rsid w:val="007B376D"/>
    <w:rsid w:val="007B3F50"/>
    <w:rsid w:val="007B40AF"/>
    <w:rsid w:val="007B4487"/>
    <w:rsid w:val="007B4C8C"/>
    <w:rsid w:val="007B4C9F"/>
    <w:rsid w:val="007B4E6C"/>
    <w:rsid w:val="007B4F4B"/>
    <w:rsid w:val="007B4FEC"/>
    <w:rsid w:val="007B5103"/>
    <w:rsid w:val="007B527B"/>
    <w:rsid w:val="007B59E6"/>
    <w:rsid w:val="007B5B3D"/>
    <w:rsid w:val="007B5B76"/>
    <w:rsid w:val="007B5CB2"/>
    <w:rsid w:val="007B6F7A"/>
    <w:rsid w:val="007B732B"/>
    <w:rsid w:val="007B737A"/>
    <w:rsid w:val="007B751A"/>
    <w:rsid w:val="007B7842"/>
    <w:rsid w:val="007B7B13"/>
    <w:rsid w:val="007C02A1"/>
    <w:rsid w:val="007C070B"/>
    <w:rsid w:val="007C0D33"/>
    <w:rsid w:val="007C1F69"/>
    <w:rsid w:val="007C2098"/>
    <w:rsid w:val="007C254F"/>
    <w:rsid w:val="007C36B6"/>
    <w:rsid w:val="007C3A9E"/>
    <w:rsid w:val="007C3F23"/>
    <w:rsid w:val="007C3F3B"/>
    <w:rsid w:val="007C4069"/>
    <w:rsid w:val="007C433C"/>
    <w:rsid w:val="007C4D3D"/>
    <w:rsid w:val="007C5261"/>
    <w:rsid w:val="007C55AC"/>
    <w:rsid w:val="007C5635"/>
    <w:rsid w:val="007C6E4F"/>
    <w:rsid w:val="007C738F"/>
    <w:rsid w:val="007C7880"/>
    <w:rsid w:val="007C7ADB"/>
    <w:rsid w:val="007D0032"/>
    <w:rsid w:val="007D052D"/>
    <w:rsid w:val="007D0A0B"/>
    <w:rsid w:val="007D0A88"/>
    <w:rsid w:val="007D1A4C"/>
    <w:rsid w:val="007D1FA5"/>
    <w:rsid w:val="007D2527"/>
    <w:rsid w:val="007D26D1"/>
    <w:rsid w:val="007D2FE3"/>
    <w:rsid w:val="007D3449"/>
    <w:rsid w:val="007D3481"/>
    <w:rsid w:val="007D35C5"/>
    <w:rsid w:val="007D3F7E"/>
    <w:rsid w:val="007D4574"/>
    <w:rsid w:val="007D4736"/>
    <w:rsid w:val="007D4E3B"/>
    <w:rsid w:val="007D5677"/>
    <w:rsid w:val="007D5A9A"/>
    <w:rsid w:val="007D6678"/>
    <w:rsid w:val="007D6788"/>
    <w:rsid w:val="007D712B"/>
    <w:rsid w:val="007D76F8"/>
    <w:rsid w:val="007D79CB"/>
    <w:rsid w:val="007D7C97"/>
    <w:rsid w:val="007D7F9E"/>
    <w:rsid w:val="007E0863"/>
    <w:rsid w:val="007E140E"/>
    <w:rsid w:val="007E1430"/>
    <w:rsid w:val="007E16C3"/>
    <w:rsid w:val="007E1E96"/>
    <w:rsid w:val="007E3154"/>
    <w:rsid w:val="007E3E97"/>
    <w:rsid w:val="007E3FC6"/>
    <w:rsid w:val="007E41D1"/>
    <w:rsid w:val="007E4954"/>
    <w:rsid w:val="007E561F"/>
    <w:rsid w:val="007E581C"/>
    <w:rsid w:val="007E596F"/>
    <w:rsid w:val="007E5BCC"/>
    <w:rsid w:val="007E63F8"/>
    <w:rsid w:val="007E6BB5"/>
    <w:rsid w:val="007E70B9"/>
    <w:rsid w:val="007E772E"/>
    <w:rsid w:val="007F0187"/>
    <w:rsid w:val="007F03EF"/>
    <w:rsid w:val="007F07C9"/>
    <w:rsid w:val="007F091C"/>
    <w:rsid w:val="007F0CBF"/>
    <w:rsid w:val="007F12E0"/>
    <w:rsid w:val="007F1A6D"/>
    <w:rsid w:val="007F1FFF"/>
    <w:rsid w:val="007F2188"/>
    <w:rsid w:val="007F22CB"/>
    <w:rsid w:val="007F235A"/>
    <w:rsid w:val="007F263B"/>
    <w:rsid w:val="007F28B4"/>
    <w:rsid w:val="007F2A84"/>
    <w:rsid w:val="007F3533"/>
    <w:rsid w:val="007F3974"/>
    <w:rsid w:val="007F397A"/>
    <w:rsid w:val="007F3F65"/>
    <w:rsid w:val="007F45B5"/>
    <w:rsid w:val="007F467E"/>
    <w:rsid w:val="007F4BD9"/>
    <w:rsid w:val="007F5030"/>
    <w:rsid w:val="007F5A46"/>
    <w:rsid w:val="007F5A6E"/>
    <w:rsid w:val="007F5BED"/>
    <w:rsid w:val="007F5EAA"/>
    <w:rsid w:val="007F5EE4"/>
    <w:rsid w:val="007F67DC"/>
    <w:rsid w:val="007F6FE7"/>
    <w:rsid w:val="007F7305"/>
    <w:rsid w:val="007F73D0"/>
    <w:rsid w:val="007F7677"/>
    <w:rsid w:val="00800AE5"/>
    <w:rsid w:val="00800B48"/>
    <w:rsid w:val="008010B9"/>
    <w:rsid w:val="00801103"/>
    <w:rsid w:val="00801171"/>
    <w:rsid w:val="0080144C"/>
    <w:rsid w:val="00801A5F"/>
    <w:rsid w:val="00801EB1"/>
    <w:rsid w:val="00802151"/>
    <w:rsid w:val="00802197"/>
    <w:rsid w:val="008023E7"/>
    <w:rsid w:val="00802840"/>
    <w:rsid w:val="00802C7D"/>
    <w:rsid w:val="00802F14"/>
    <w:rsid w:val="00802F22"/>
    <w:rsid w:val="00803247"/>
    <w:rsid w:val="008033E1"/>
    <w:rsid w:val="008049CB"/>
    <w:rsid w:val="00805BDA"/>
    <w:rsid w:val="00805D94"/>
    <w:rsid w:val="00806B60"/>
    <w:rsid w:val="00806C0B"/>
    <w:rsid w:val="00810040"/>
    <w:rsid w:val="00810240"/>
    <w:rsid w:val="00810ACA"/>
    <w:rsid w:val="00810BF7"/>
    <w:rsid w:val="00810F73"/>
    <w:rsid w:val="00811138"/>
    <w:rsid w:val="008116FA"/>
    <w:rsid w:val="008120B6"/>
    <w:rsid w:val="0081211C"/>
    <w:rsid w:val="00813575"/>
    <w:rsid w:val="00813647"/>
    <w:rsid w:val="00813924"/>
    <w:rsid w:val="00813ED4"/>
    <w:rsid w:val="00813F8F"/>
    <w:rsid w:val="00814407"/>
    <w:rsid w:val="00814509"/>
    <w:rsid w:val="00814842"/>
    <w:rsid w:val="008157F6"/>
    <w:rsid w:val="00815BA8"/>
    <w:rsid w:val="00815F75"/>
    <w:rsid w:val="00815FA4"/>
    <w:rsid w:val="0081659D"/>
    <w:rsid w:val="0082010F"/>
    <w:rsid w:val="00820343"/>
    <w:rsid w:val="00821469"/>
    <w:rsid w:val="00821D38"/>
    <w:rsid w:val="00821F30"/>
    <w:rsid w:val="00823176"/>
    <w:rsid w:val="008231AD"/>
    <w:rsid w:val="00823377"/>
    <w:rsid w:val="008233E6"/>
    <w:rsid w:val="00823C8A"/>
    <w:rsid w:val="00824350"/>
    <w:rsid w:val="008249FF"/>
    <w:rsid w:val="00824E1C"/>
    <w:rsid w:val="00825D5B"/>
    <w:rsid w:val="008267A5"/>
    <w:rsid w:val="0082691B"/>
    <w:rsid w:val="00826DB7"/>
    <w:rsid w:val="00827103"/>
    <w:rsid w:val="008274AE"/>
    <w:rsid w:val="008275AB"/>
    <w:rsid w:val="008278A6"/>
    <w:rsid w:val="00830471"/>
    <w:rsid w:val="00830E29"/>
    <w:rsid w:val="0083191B"/>
    <w:rsid w:val="00831933"/>
    <w:rsid w:val="00831E0C"/>
    <w:rsid w:val="008322F5"/>
    <w:rsid w:val="008324FD"/>
    <w:rsid w:val="0083286E"/>
    <w:rsid w:val="00832C0B"/>
    <w:rsid w:val="00833036"/>
    <w:rsid w:val="00833413"/>
    <w:rsid w:val="00833807"/>
    <w:rsid w:val="00833A1D"/>
    <w:rsid w:val="00833F03"/>
    <w:rsid w:val="0083456D"/>
    <w:rsid w:val="00834AEE"/>
    <w:rsid w:val="00834CD1"/>
    <w:rsid w:val="00834EC8"/>
    <w:rsid w:val="008351A6"/>
    <w:rsid w:val="00835724"/>
    <w:rsid w:val="00835B93"/>
    <w:rsid w:val="00835C47"/>
    <w:rsid w:val="00835F7E"/>
    <w:rsid w:val="008368AF"/>
    <w:rsid w:val="00836EA9"/>
    <w:rsid w:val="008373E5"/>
    <w:rsid w:val="008373EC"/>
    <w:rsid w:val="00837467"/>
    <w:rsid w:val="008378B4"/>
    <w:rsid w:val="00840099"/>
    <w:rsid w:val="00840939"/>
    <w:rsid w:val="00840F12"/>
    <w:rsid w:val="00841AF0"/>
    <w:rsid w:val="008428C1"/>
    <w:rsid w:val="00842FF3"/>
    <w:rsid w:val="008430D1"/>
    <w:rsid w:val="00843898"/>
    <w:rsid w:val="00843F13"/>
    <w:rsid w:val="0084413C"/>
    <w:rsid w:val="008441D3"/>
    <w:rsid w:val="0084428A"/>
    <w:rsid w:val="00844F8F"/>
    <w:rsid w:val="00845D56"/>
    <w:rsid w:val="00845D9C"/>
    <w:rsid w:val="00846923"/>
    <w:rsid w:val="00847696"/>
    <w:rsid w:val="008476E2"/>
    <w:rsid w:val="00850788"/>
    <w:rsid w:val="00850C11"/>
    <w:rsid w:val="00850C1C"/>
    <w:rsid w:val="00851015"/>
    <w:rsid w:val="008510FC"/>
    <w:rsid w:val="00851D4E"/>
    <w:rsid w:val="00851D4F"/>
    <w:rsid w:val="00852C80"/>
    <w:rsid w:val="00852EE2"/>
    <w:rsid w:val="00853AD9"/>
    <w:rsid w:val="00853D75"/>
    <w:rsid w:val="008547C7"/>
    <w:rsid w:val="00854F62"/>
    <w:rsid w:val="00855834"/>
    <w:rsid w:val="0085591B"/>
    <w:rsid w:val="00855B95"/>
    <w:rsid w:val="00855DB9"/>
    <w:rsid w:val="0085607B"/>
    <w:rsid w:val="00856086"/>
    <w:rsid w:val="008562D8"/>
    <w:rsid w:val="008568F9"/>
    <w:rsid w:val="0085698A"/>
    <w:rsid w:val="00856B5E"/>
    <w:rsid w:val="00857235"/>
    <w:rsid w:val="00857B12"/>
    <w:rsid w:val="00860461"/>
    <w:rsid w:val="00860F65"/>
    <w:rsid w:val="00861702"/>
    <w:rsid w:val="0086171E"/>
    <w:rsid w:val="00861FEA"/>
    <w:rsid w:val="008624F1"/>
    <w:rsid w:val="00862BDB"/>
    <w:rsid w:val="00862C14"/>
    <w:rsid w:val="0086300C"/>
    <w:rsid w:val="00863D47"/>
    <w:rsid w:val="00865CAC"/>
    <w:rsid w:val="0086629A"/>
    <w:rsid w:val="0086688F"/>
    <w:rsid w:val="00867B91"/>
    <w:rsid w:val="00867BE1"/>
    <w:rsid w:val="00870436"/>
    <w:rsid w:val="0087069C"/>
    <w:rsid w:val="0087095D"/>
    <w:rsid w:val="00871816"/>
    <w:rsid w:val="0087208E"/>
    <w:rsid w:val="00872414"/>
    <w:rsid w:val="00872FE2"/>
    <w:rsid w:val="0087308E"/>
    <w:rsid w:val="008732EA"/>
    <w:rsid w:val="008733D9"/>
    <w:rsid w:val="00873449"/>
    <w:rsid w:val="00873545"/>
    <w:rsid w:val="00874453"/>
    <w:rsid w:val="0087447F"/>
    <w:rsid w:val="00874AC5"/>
    <w:rsid w:val="00874B92"/>
    <w:rsid w:val="00875516"/>
    <w:rsid w:val="0087595E"/>
    <w:rsid w:val="00875A7A"/>
    <w:rsid w:val="00876447"/>
    <w:rsid w:val="00876BDE"/>
    <w:rsid w:val="00876DEB"/>
    <w:rsid w:val="008778CF"/>
    <w:rsid w:val="00877BF0"/>
    <w:rsid w:val="00877CEF"/>
    <w:rsid w:val="00880391"/>
    <w:rsid w:val="00880F0B"/>
    <w:rsid w:val="00881010"/>
    <w:rsid w:val="008813FF"/>
    <w:rsid w:val="00882150"/>
    <w:rsid w:val="00882268"/>
    <w:rsid w:val="00882EC9"/>
    <w:rsid w:val="008836FD"/>
    <w:rsid w:val="008839EF"/>
    <w:rsid w:val="00883BE5"/>
    <w:rsid w:val="0088402E"/>
    <w:rsid w:val="00884F32"/>
    <w:rsid w:val="008857E7"/>
    <w:rsid w:val="0088598E"/>
    <w:rsid w:val="00885A8B"/>
    <w:rsid w:val="00885B88"/>
    <w:rsid w:val="00885D09"/>
    <w:rsid w:val="008867E5"/>
    <w:rsid w:val="008869CE"/>
    <w:rsid w:val="00886F47"/>
    <w:rsid w:val="008870F8"/>
    <w:rsid w:val="00887135"/>
    <w:rsid w:val="008871A6"/>
    <w:rsid w:val="008874FF"/>
    <w:rsid w:val="00891095"/>
    <w:rsid w:val="00891500"/>
    <w:rsid w:val="008920E1"/>
    <w:rsid w:val="00892342"/>
    <w:rsid w:val="008927B7"/>
    <w:rsid w:val="00893657"/>
    <w:rsid w:val="00893A65"/>
    <w:rsid w:val="00893B20"/>
    <w:rsid w:val="00894D24"/>
    <w:rsid w:val="00894E11"/>
    <w:rsid w:val="0089575C"/>
    <w:rsid w:val="0089583C"/>
    <w:rsid w:val="00895B5F"/>
    <w:rsid w:val="00895F06"/>
    <w:rsid w:val="008969DB"/>
    <w:rsid w:val="00896D34"/>
    <w:rsid w:val="00896E87"/>
    <w:rsid w:val="008A0E55"/>
    <w:rsid w:val="008A13E2"/>
    <w:rsid w:val="008A1662"/>
    <w:rsid w:val="008A29ED"/>
    <w:rsid w:val="008A301D"/>
    <w:rsid w:val="008A3549"/>
    <w:rsid w:val="008A39DD"/>
    <w:rsid w:val="008A3A0D"/>
    <w:rsid w:val="008A3B31"/>
    <w:rsid w:val="008A3B8D"/>
    <w:rsid w:val="008A3FC5"/>
    <w:rsid w:val="008A427B"/>
    <w:rsid w:val="008A42B2"/>
    <w:rsid w:val="008A4528"/>
    <w:rsid w:val="008A46CB"/>
    <w:rsid w:val="008A4E4B"/>
    <w:rsid w:val="008A56DE"/>
    <w:rsid w:val="008A5A0E"/>
    <w:rsid w:val="008A5CC9"/>
    <w:rsid w:val="008A6014"/>
    <w:rsid w:val="008A6486"/>
    <w:rsid w:val="008A6D64"/>
    <w:rsid w:val="008B0754"/>
    <w:rsid w:val="008B0831"/>
    <w:rsid w:val="008B0AD4"/>
    <w:rsid w:val="008B0E16"/>
    <w:rsid w:val="008B1443"/>
    <w:rsid w:val="008B1817"/>
    <w:rsid w:val="008B19EF"/>
    <w:rsid w:val="008B1B13"/>
    <w:rsid w:val="008B1EAA"/>
    <w:rsid w:val="008B1EE0"/>
    <w:rsid w:val="008B1F86"/>
    <w:rsid w:val="008B20C2"/>
    <w:rsid w:val="008B24BC"/>
    <w:rsid w:val="008B2E49"/>
    <w:rsid w:val="008B336E"/>
    <w:rsid w:val="008B3396"/>
    <w:rsid w:val="008B339A"/>
    <w:rsid w:val="008B34B7"/>
    <w:rsid w:val="008B3CED"/>
    <w:rsid w:val="008B5395"/>
    <w:rsid w:val="008B5E59"/>
    <w:rsid w:val="008B61BE"/>
    <w:rsid w:val="008B6434"/>
    <w:rsid w:val="008B67D0"/>
    <w:rsid w:val="008B6910"/>
    <w:rsid w:val="008B6DFC"/>
    <w:rsid w:val="008B7353"/>
    <w:rsid w:val="008B739F"/>
    <w:rsid w:val="008B7500"/>
    <w:rsid w:val="008B7B0E"/>
    <w:rsid w:val="008B7D51"/>
    <w:rsid w:val="008B7E02"/>
    <w:rsid w:val="008B7FFC"/>
    <w:rsid w:val="008C0115"/>
    <w:rsid w:val="008C03AC"/>
    <w:rsid w:val="008C0ABF"/>
    <w:rsid w:val="008C0CA4"/>
    <w:rsid w:val="008C0FC9"/>
    <w:rsid w:val="008C1068"/>
    <w:rsid w:val="008C13A7"/>
    <w:rsid w:val="008C1D05"/>
    <w:rsid w:val="008C22CA"/>
    <w:rsid w:val="008C241C"/>
    <w:rsid w:val="008C2DD0"/>
    <w:rsid w:val="008C3043"/>
    <w:rsid w:val="008C41E3"/>
    <w:rsid w:val="008C4437"/>
    <w:rsid w:val="008C493F"/>
    <w:rsid w:val="008C4956"/>
    <w:rsid w:val="008C4EFC"/>
    <w:rsid w:val="008C59BD"/>
    <w:rsid w:val="008C5B9E"/>
    <w:rsid w:val="008C5BC2"/>
    <w:rsid w:val="008C5D5D"/>
    <w:rsid w:val="008C5E28"/>
    <w:rsid w:val="008C6335"/>
    <w:rsid w:val="008C6463"/>
    <w:rsid w:val="008C6DD2"/>
    <w:rsid w:val="008C7225"/>
    <w:rsid w:val="008C7254"/>
    <w:rsid w:val="008C7386"/>
    <w:rsid w:val="008C7483"/>
    <w:rsid w:val="008C7866"/>
    <w:rsid w:val="008C7E60"/>
    <w:rsid w:val="008D0325"/>
    <w:rsid w:val="008D034A"/>
    <w:rsid w:val="008D075D"/>
    <w:rsid w:val="008D097B"/>
    <w:rsid w:val="008D1098"/>
    <w:rsid w:val="008D1496"/>
    <w:rsid w:val="008D1861"/>
    <w:rsid w:val="008D25CE"/>
    <w:rsid w:val="008D25DD"/>
    <w:rsid w:val="008D2B57"/>
    <w:rsid w:val="008D2D25"/>
    <w:rsid w:val="008D2DD0"/>
    <w:rsid w:val="008D3993"/>
    <w:rsid w:val="008D426F"/>
    <w:rsid w:val="008D430B"/>
    <w:rsid w:val="008D4B0C"/>
    <w:rsid w:val="008D4D99"/>
    <w:rsid w:val="008D5073"/>
    <w:rsid w:val="008D54CA"/>
    <w:rsid w:val="008D5B49"/>
    <w:rsid w:val="008D5B68"/>
    <w:rsid w:val="008D5C84"/>
    <w:rsid w:val="008D5F5F"/>
    <w:rsid w:val="008D614F"/>
    <w:rsid w:val="008D628F"/>
    <w:rsid w:val="008D6313"/>
    <w:rsid w:val="008D7579"/>
    <w:rsid w:val="008D79D1"/>
    <w:rsid w:val="008E0187"/>
    <w:rsid w:val="008E042D"/>
    <w:rsid w:val="008E049E"/>
    <w:rsid w:val="008E0F89"/>
    <w:rsid w:val="008E1086"/>
    <w:rsid w:val="008E118A"/>
    <w:rsid w:val="008E11E8"/>
    <w:rsid w:val="008E12C1"/>
    <w:rsid w:val="008E14F7"/>
    <w:rsid w:val="008E1BA6"/>
    <w:rsid w:val="008E1CF1"/>
    <w:rsid w:val="008E1EC4"/>
    <w:rsid w:val="008E1F3A"/>
    <w:rsid w:val="008E2B6E"/>
    <w:rsid w:val="008E2C74"/>
    <w:rsid w:val="008E2CC2"/>
    <w:rsid w:val="008E3078"/>
    <w:rsid w:val="008E3157"/>
    <w:rsid w:val="008E40C8"/>
    <w:rsid w:val="008E4655"/>
    <w:rsid w:val="008E46F0"/>
    <w:rsid w:val="008E4D00"/>
    <w:rsid w:val="008E4E2E"/>
    <w:rsid w:val="008E509E"/>
    <w:rsid w:val="008E51F6"/>
    <w:rsid w:val="008E64E2"/>
    <w:rsid w:val="008E6A98"/>
    <w:rsid w:val="008E74C2"/>
    <w:rsid w:val="008F07BD"/>
    <w:rsid w:val="008F0C84"/>
    <w:rsid w:val="008F1369"/>
    <w:rsid w:val="008F1960"/>
    <w:rsid w:val="008F1EE5"/>
    <w:rsid w:val="008F1F34"/>
    <w:rsid w:val="008F2216"/>
    <w:rsid w:val="008F2254"/>
    <w:rsid w:val="008F27DD"/>
    <w:rsid w:val="008F28C9"/>
    <w:rsid w:val="008F3E43"/>
    <w:rsid w:val="008F3F8F"/>
    <w:rsid w:val="008F4E01"/>
    <w:rsid w:val="008F54F6"/>
    <w:rsid w:val="008F5AF3"/>
    <w:rsid w:val="008F672A"/>
    <w:rsid w:val="008F6812"/>
    <w:rsid w:val="008F6842"/>
    <w:rsid w:val="008F6A87"/>
    <w:rsid w:val="008F6E1F"/>
    <w:rsid w:val="008F7602"/>
    <w:rsid w:val="008F78BB"/>
    <w:rsid w:val="008F7C64"/>
    <w:rsid w:val="008F7CD0"/>
    <w:rsid w:val="008F7D5B"/>
    <w:rsid w:val="00900128"/>
    <w:rsid w:val="00900E6E"/>
    <w:rsid w:val="009014A1"/>
    <w:rsid w:val="009014AB"/>
    <w:rsid w:val="009026C6"/>
    <w:rsid w:val="00903AE8"/>
    <w:rsid w:val="00903B9C"/>
    <w:rsid w:val="009040D0"/>
    <w:rsid w:val="00905257"/>
    <w:rsid w:val="0090562F"/>
    <w:rsid w:val="00906BE0"/>
    <w:rsid w:val="009071A7"/>
    <w:rsid w:val="009072CE"/>
    <w:rsid w:val="009079AF"/>
    <w:rsid w:val="00911F60"/>
    <w:rsid w:val="00911FE7"/>
    <w:rsid w:val="0091243F"/>
    <w:rsid w:val="00912A03"/>
    <w:rsid w:val="00912D61"/>
    <w:rsid w:val="009131B7"/>
    <w:rsid w:val="0091320E"/>
    <w:rsid w:val="00914C52"/>
    <w:rsid w:val="00914DB8"/>
    <w:rsid w:val="00915A84"/>
    <w:rsid w:val="00915CA1"/>
    <w:rsid w:val="009161FF"/>
    <w:rsid w:val="009163F4"/>
    <w:rsid w:val="00916DB7"/>
    <w:rsid w:val="0091718E"/>
    <w:rsid w:val="0091719C"/>
    <w:rsid w:val="009175C5"/>
    <w:rsid w:val="00917F7A"/>
    <w:rsid w:val="00920159"/>
    <w:rsid w:val="00920484"/>
    <w:rsid w:val="00920B06"/>
    <w:rsid w:val="00920F80"/>
    <w:rsid w:val="00921A26"/>
    <w:rsid w:val="00922A11"/>
    <w:rsid w:val="00922EBF"/>
    <w:rsid w:val="00923C36"/>
    <w:rsid w:val="00923EA3"/>
    <w:rsid w:val="00924FBB"/>
    <w:rsid w:val="00925581"/>
    <w:rsid w:val="009261C5"/>
    <w:rsid w:val="009267F2"/>
    <w:rsid w:val="00926B54"/>
    <w:rsid w:val="009271E7"/>
    <w:rsid w:val="009276FE"/>
    <w:rsid w:val="00927841"/>
    <w:rsid w:val="00927A1F"/>
    <w:rsid w:val="00930009"/>
    <w:rsid w:val="009304B7"/>
    <w:rsid w:val="009310CB"/>
    <w:rsid w:val="009314AE"/>
    <w:rsid w:val="00931CA8"/>
    <w:rsid w:val="00931F2E"/>
    <w:rsid w:val="00932AE6"/>
    <w:rsid w:val="00932C01"/>
    <w:rsid w:val="00932E23"/>
    <w:rsid w:val="00932E4E"/>
    <w:rsid w:val="00933522"/>
    <w:rsid w:val="00933875"/>
    <w:rsid w:val="00933CA0"/>
    <w:rsid w:val="00933E14"/>
    <w:rsid w:val="00934025"/>
    <w:rsid w:val="00935664"/>
    <w:rsid w:val="00935FB1"/>
    <w:rsid w:val="00936C5C"/>
    <w:rsid w:val="0093739C"/>
    <w:rsid w:val="009377FF"/>
    <w:rsid w:val="00937A31"/>
    <w:rsid w:val="00937B62"/>
    <w:rsid w:val="00937B6B"/>
    <w:rsid w:val="00937BBB"/>
    <w:rsid w:val="00937F3E"/>
    <w:rsid w:val="0094042C"/>
    <w:rsid w:val="00940767"/>
    <w:rsid w:val="009407E4"/>
    <w:rsid w:val="00941DC8"/>
    <w:rsid w:val="009420DC"/>
    <w:rsid w:val="00942BA7"/>
    <w:rsid w:val="00942BC0"/>
    <w:rsid w:val="00942FFB"/>
    <w:rsid w:val="0094303E"/>
    <w:rsid w:val="00943108"/>
    <w:rsid w:val="009437F7"/>
    <w:rsid w:val="00943E84"/>
    <w:rsid w:val="00944006"/>
    <w:rsid w:val="0094413F"/>
    <w:rsid w:val="00944304"/>
    <w:rsid w:val="0094439C"/>
    <w:rsid w:val="009443EB"/>
    <w:rsid w:val="00944765"/>
    <w:rsid w:val="00944C0B"/>
    <w:rsid w:val="00945402"/>
    <w:rsid w:val="00947FD6"/>
    <w:rsid w:val="0095053C"/>
    <w:rsid w:val="00950727"/>
    <w:rsid w:val="00950AEA"/>
    <w:rsid w:val="00950D6E"/>
    <w:rsid w:val="00950DC2"/>
    <w:rsid w:val="009517B3"/>
    <w:rsid w:val="00951967"/>
    <w:rsid w:val="00951980"/>
    <w:rsid w:val="0095268C"/>
    <w:rsid w:val="009527AC"/>
    <w:rsid w:val="0095396A"/>
    <w:rsid w:val="00953DC0"/>
    <w:rsid w:val="009544B1"/>
    <w:rsid w:val="00954A73"/>
    <w:rsid w:val="00954B78"/>
    <w:rsid w:val="00955AB6"/>
    <w:rsid w:val="00955E39"/>
    <w:rsid w:val="009561B4"/>
    <w:rsid w:val="0095642C"/>
    <w:rsid w:val="009603B0"/>
    <w:rsid w:val="00960AA4"/>
    <w:rsid w:val="00960B9D"/>
    <w:rsid w:val="00961CB1"/>
    <w:rsid w:val="00962275"/>
    <w:rsid w:val="0096275D"/>
    <w:rsid w:val="00962837"/>
    <w:rsid w:val="0096294E"/>
    <w:rsid w:val="0096310F"/>
    <w:rsid w:val="009638B7"/>
    <w:rsid w:val="00963D45"/>
    <w:rsid w:val="00963E4D"/>
    <w:rsid w:val="00964327"/>
    <w:rsid w:val="00964344"/>
    <w:rsid w:val="0096444F"/>
    <w:rsid w:val="00964869"/>
    <w:rsid w:val="00965037"/>
    <w:rsid w:val="00965496"/>
    <w:rsid w:val="00966134"/>
    <w:rsid w:val="009665B9"/>
    <w:rsid w:val="00966B1E"/>
    <w:rsid w:val="0096758B"/>
    <w:rsid w:val="009678B7"/>
    <w:rsid w:val="00970421"/>
    <w:rsid w:val="00970767"/>
    <w:rsid w:val="00970CB4"/>
    <w:rsid w:val="00970DB0"/>
    <w:rsid w:val="00971344"/>
    <w:rsid w:val="009717D0"/>
    <w:rsid w:val="00971DC6"/>
    <w:rsid w:val="009725CF"/>
    <w:rsid w:val="00972657"/>
    <w:rsid w:val="00972D1C"/>
    <w:rsid w:val="00973329"/>
    <w:rsid w:val="0097339A"/>
    <w:rsid w:val="00973C8E"/>
    <w:rsid w:val="009740D2"/>
    <w:rsid w:val="009741B4"/>
    <w:rsid w:val="009751CC"/>
    <w:rsid w:val="00976267"/>
    <w:rsid w:val="00976EE4"/>
    <w:rsid w:val="00977A70"/>
    <w:rsid w:val="00977FAF"/>
    <w:rsid w:val="009804FE"/>
    <w:rsid w:val="00980802"/>
    <w:rsid w:val="00980D30"/>
    <w:rsid w:val="0098124E"/>
    <w:rsid w:val="009816C4"/>
    <w:rsid w:val="00981CAB"/>
    <w:rsid w:val="00982358"/>
    <w:rsid w:val="00982FCA"/>
    <w:rsid w:val="009830CC"/>
    <w:rsid w:val="0098349C"/>
    <w:rsid w:val="00983544"/>
    <w:rsid w:val="00983A17"/>
    <w:rsid w:val="00983B01"/>
    <w:rsid w:val="0098456D"/>
    <w:rsid w:val="00984B3B"/>
    <w:rsid w:val="00984E3F"/>
    <w:rsid w:val="009852B1"/>
    <w:rsid w:val="00985557"/>
    <w:rsid w:val="00985CD1"/>
    <w:rsid w:val="00986583"/>
    <w:rsid w:val="00986C25"/>
    <w:rsid w:val="009871C5"/>
    <w:rsid w:val="009874F9"/>
    <w:rsid w:val="00987F75"/>
    <w:rsid w:val="00987FB1"/>
    <w:rsid w:val="00990142"/>
    <w:rsid w:val="0099048C"/>
    <w:rsid w:val="00990ADC"/>
    <w:rsid w:val="00990B2E"/>
    <w:rsid w:val="00991040"/>
    <w:rsid w:val="0099117D"/>
    <w:rsid w:val="0099147D"/>
    <w:rsid w:val="00992318"/>
    <w:rsid w:val="009923AD"/>
    <w:rsid w:val="0099252C"/>
    <w:rsid w:val="0099311F"/>
    <w:rsid w:val="00993305"/>
    <w:rsid w:val="00993350"/>
    <w:rsid w:val="009935B2"/>
    <w:rsid w:val="00993670"/>
    <w:rsid w:val="00993762"/>
    <w:rsid w:val="00993943"/>
    <w:rsid w:val="00993CE8"/>
    <w:rsid w:val="00993F70"/>
    <w:rsid w:val="00994B33"/>
    <w:rsid w:val="009953F0"/>
    <w:rsid w:val="0099570C"/>
    <w:rsid w:val="00995974"/>
    <w:rsid w:val="00996939"/>
    <w:rsid w:val="00997480"/>
    <w:rsid w:val="00997890"/>
    <w:rsid w:val="00997D87"/>
    <w:rsid w:val="009A0AA5"/>
    <w:rsid w:val="009A0C2F"/>
    <w:rsid w:val="009A0C7D"/>
    <w:rsid w:val="009A1486"/>
    <w:rsid w:val="009A1642"/>
    <w:rsid w:val="009A16D8"/>
    <w:rsid w:val="009A2093"/>
    <w:rsid w:val="009A279E"/>
    <w:rsid w:val="009A2E7C"/>
    <w:rsid w:val="009A377A"/>
    <w:rsid w:val="009A41DD"/>
    <w:rsid w:val="009A4355"/>
    <w:rsid w:val="009A442D"/>
    <w:rsid w:val="009A486A"/>
    <w:rsid w:val="009A4CCB"/>
    <w:rsid w:val="009A560E"/>
    <w:rsid w:val="009A5840"/>
    <w:rsid w:val="009A5B9E"/>
    <w:rsid w:val="009A5C88"/>
    <w:rsid w:val="009A5E6F"/>
    <w:rsid w:val="009A6312"/>
    <w:rsid w:val="009A7C60"/>
    <w:rsid w:val="009B06C9"/>
    <w:rsid w:val="009B07F9"/>
    <w:rsid w:val="009B12DC"/>
    <w:rsid w:val="009B1429"/>
    <w:rsid w:val="009B1E33"/>
    <w:rsid w:val="009B244F"/>
    <w:rsid w:val="009B2728"/>
    <w:rsid w:val="009B27FB"/>
    <w:rsid w:val="009B30EC"/>
    <w:rsid w:val="009B3D12"/>
    <w:rsid w:val="009B3FFF"/>
    <w:rsid w:val="009B4178"/>
    <w:rsid w:val="009B43E1"/>
    <w:rsid w:val="009B4DA1"/>
    <w:rsid w:val="009B55C7"/>
    <w:rsid w:val="009B58A1"/>
    <w:rsid w:val="009B58F8"/>
    <w:rsid w:val="009B6051"/>
    <w:rsid w:val="009B621F"/>
    <w:rsid w:val="009B6436"/>
    <w:rsid w:val="009B78A1"/>
    <w:rsid w:val="009C024C"/>
    <w:rsid w:val="009C08B1"/>
    <w:rsid w:val="009C0D02"/>
    <w:rsid w:val="009C1553"/>
    <w:rsid w:val="009C1663"/>
    <w:rsid w:val="009C168E"/>
    <w:rsid w:val="009C16B1"/>
    <w:rsid w:val="009C1A39"/>
    <w:rsid w:val="009C1C68"/>
    <w:rsid w:val="009C1F76"/>
    <w:rsid w:val="009C2915"/>
    <w:rsid w:val="009C4840"/>
    <w:rsid w:val="009C6256"/>
    <w:rsid w:val="009C6799"/>
    <w:rsid w:val="009C6889"/>
    <w:rsid w:val="009C6C9A"/>
    <w:rsid w:val="009C6D9D"/>
    <w:rsid w:val="009C7141"/>
    <w:rsid w:val="009C73F9"/>
    <w:rsid w:val="009C76C2"/>
    <w:rsid w:val="009D03BF"/>
    <w:rsid w:val="009D0528"/>
    <w:rsid w:val="009D0648"/>
    <w:rsid w:val="009D15C7"/>
    <w:rsid w:val="009D1FA2"/>
    <w:rsid w:val="009D210D"/>
    <w:rsid w:val="009D2CC0"/>
    <w:rsid w:val="009D375D"/>
    <w:rsid w:val="009D3BBA"/>
    <w:rsid w:val="009D4774"/>
    <w:rsid w:val="009D49DA"/>
    <w:rsid w:val="009D547B"/>
    <w:rsid w:val="009D599B"/>
    <w:rsid w:val="009D5EE1"/>
    <w:rsid w:val="009D5F20"/>
    <w:rsid w:val="009D601C"/>
    <w:rsid w:val="009D7D67"/>
    <w:rsid w:val="009E0174"/>
    <w:rsid w:val="009E017F"/>
    <w:rsid w:val="009E069F"/>
    <w:rsid w:val="009E0917"/>
    <w:rsid w:val="009E150E"/>
    <w:rsid w:val="009E16B2"/>
    <w:rsid w:val="009E1AC4"/>
    <w:rsid w:val="009E2300"/>
    <w:rsid w:val="009E25A9"/>
    <w:rsid w:val="009E2C96"/>
    <w:rsid w:val="009E3994"/>
    <w:rsid w:val="009E3D95"/>
    <w:rsid w:val="009E3EC6"/>
    <w:rsid w:val="009E3EFC"/>
    <w:rsid w:val="009E4ADC"/>
    <w:rsid w:val="009E4E27"/>
    <w:rsid w:val="009E51FB"/>
    <w:rsid w:val="009E5229"/>
    <w:rsid w:val="009E570A"/>
    <w:rsid w:val="009E6414"/>
    <w:rsid w:val="009E6490"/>
    <w:rsid w:val="009E6515"/>
    <w:rsid w:val="009E66B4"/>
    <w:rsid w:val="009E687C"/>
    <w:rsid w:val="009E69B8"/>
    <w:rsid w:val="009E6C96"/>
    <w:rsid w:val="009E7541"/>
    <w:rsid w:val="009E77B2"/>
    <w:rsid w:val="009E7AC4"/>
    <w:rsid w:val="009F03B6"/>
    <w:rsid w:val="009F05D1"/>
    <w:rsid w:val="009F0FDF"/>
    <w:rsid w:val="009F1C35"/>
    <w:rsid w:val="009F2E2A"/>
    <w:rsid w:val="009F3007"/>
    <w:rsid w:val="009F40B6"/>
    <w:rsid w:val="009F42F3"/>
    <w:rsid w:val="009F46B9"/>
    <w:rsid w:val="009F5740"/>
    <w:rsid w:val="009F5CC5"/>
    <w:rsid w:val="009F5D79"/>
    <w:rsid w:val="009F68B5"/>
    <w:rsid w:val="009F6D22"/>
    <w:rsid w:val="009F6D50"/>
    <w:rsid w:val="009F6E53"/>
    <w:rsid w:val="009F6EB2"/>
    <w:rsid w:val="009F762A"/>
    <w:rsid w:val="009F766C"/>
    <w:rsid w:val="009F79D6"/>
    <w:rsid w:val="009F7C81"/>
    <w:rsid w:val="009F7D1C"/>
    <w:rsid w:val="00A006C7"/>
    <w:rsid w:val="00A00D7D"/>
    <w:rsid w:val="00A01081"/>
    <w:rsid w:val="00A01132"/>
    <w:rsid w:val="00A01729"/>
    <w:rsid w:val="00A01F67"/>
    <w:rsid w:val="00A020FD"/>
    <w:rsid w:val="00A02236"/>
    <w:rsid w:val="00A0249B"/>
    <w:rsid w:val="00A025CE"/>
    <w:rsid w:val="00A02E1E"/>
    <w:rsid w:val="00A03002"/>
    <w:rsid w:val="00A03190"/>
    <w:rsid w:val="00A03501"/>
    <w:rsid w:val="00A03B04"/>
    <w:rsid w:val="00A03E4A"/>
    <w:rsid w:val="00A042E4"/>
    <w:rsid w:val="00A04EC1"/>
    <w:rsid w:val="00A04F68"/>
    <w:rsid w:val="00A05581"/>
    <w:rsid w:val="00A0587F"/>
    <w:rsid w:val="00A05AC6"/>
    <w:rsid w:val="00A05CB7"/>
    <w:rsid w:val="00A05EA9"/>
    <w:rsid w:val="00A0759F"/>
    <w:rsid w:val="00A07836"/>
    <w:rsid w:val="00A07908"/>
    <w:rsid w:val="00A079C3"/>
    <w:rsid w:val="00A07A88"/>
    <w:rsid w:val="00A10130"/>
    <w:rsid w:val="00A10494"/>
    <w:rsid w:val="00A10911"/>
    <w:rsid w:val="00A10C72"/>
    <w:rsid w:val="00A10E87"/>
    <w:rsid w:val="00A11443"/>
    <w:rsid w:val="00A120DF"/>
    <w:rsid w:val="00A12216"/>
    <w:rsid w:val="00A127EF"/>
    <w:rsid w:val="00A12AB9"/>
    <w:rsid w:val="00A1347C"/>
    <w:rsid w:val="00A136EC"/>
    <w:rsid w:val="00A13AB1"/>
    <w:rsid w:val="00A1443F"/>
    <w:rsid w:val="00A1459E"/>
    <w:rsid w:val="00A145CD"/>
    <w:rsid w:val="00A14803"/>
    <w:rsid w:val="00A14BDA"/>
    <w:rsid w:val="00A14E3F"/>
    <w:rsid w:val="00A1501B"/>
    <w:rsid w:val="00A15462"/>
    <w:rsid w:val="00A15A57"/>
    <w:rsid w:val="00A160DD"/>
    <w:rsid w:val="00A161EE"/>
    <w:rsid w:val="00A1678E"/>
    <w:rsid w:val="00A17347"/>
    <w:rsid w:val="00A20052"/>
    <w:rsid w:val="00A20079"/>
    <w:rsid w:val="00A20619"/>
    <w:rsid w:val="00A21646"/>
    <w:rsid w:val="00A21717"/>
    <w:rsid w:val="00A222AB"/>
    <w:rsid w:val="00A2290E"/>
    <w:rsid w:val="00A22950"/>
    <w:rsid w:val="00A22B85"/>
    <w:rsid w:val="00A23493"/>
    <w:rsid w:val="00A238EA"/>
    <w:rsid w:val="00A23D11"/>
    <w:rsid w:val="00A2401F"/>
    <w:rsid w:val="00A25126"/>
    <w:rsid w:val="00A25748"/>
    <w:rsid w:val="00A257AF"/>
    <w:rsid w:val="00A25B00"/>
    <w:rsid w:val="00A2613E"/>
    <w:rsid w:val="00A26760"/>
    <w:rsid w:val="00A271C6"/>
    <w:rsid w:val="00A2767A"/>
    <w:rsid w:val="00A27BC2"/>
    <w:rsid w:val="00A27CDF"/>
    <w:rsid w:val="00A30720"/>
    <w:rsid w:val="00A3102C"/>
    <w:rsid w:val="00A31100"/>
    <w:rsid w:val="00A318CD"/>
    <w:rsid w:val="00A31960"/>
    <w:rsid w:val="00A31A4B"/>
    <w:rsid w:val="00A31D57"/>
    <w:rsid w:val="00A31EA9"/>
    <w:rsid w:val="00A323FF"/>
    <w:rsid w:val="00A32AE9"/>
    <w:rsid w:val="00A32BFB"/>
    <w:rsid w:val="00A33DBF"/>
    <w:rsid w:val="00A34B44"/>
    <w:rsid w:val="00A352BE"/>
    <w:rsid w:val="00A35736"/>
    <w:rsid w:val="00A35EC2"/>
    <w:rsid w:val="00A35F77"/>
    <w:rsid w:val="00A3600A"/>
    <w:rsid w:val="00A361EF"/>
    <w:rsid w:val="00A361F8"/>
    <w:rsid w:val="00A3665C"/>
    <w:rsid w:val="00A3681D"/>
    <w:rsid w:val="00A368DE"/>
    <w:rsid w:val="00A376A0"/>
    <w:rsid w:val="00A376EF"/>
    <w:rsid w:val="00A40251"/>
    <w:rsid w:val="00A405BB"/>
    <w:rsid w:val="00A4088B"/>
    <w:rsid w:val="00A408E5"/>
    <w:rsid w:val="00A41021"/>
    <w:rsid w:val="00A410D9"/>
    <w:rsid w:val="00A41819"/>
    <w:rsid w:val="00A41B03"/>
    <w:rsid w:val="00A41BB8"/>
    <w:rsid w:val="00A41D44"/>
    <w:rsid w:val="00A41D8F"/>
    <w:rsid w:val="00A42676"/>
    <w:rsid w:val="00A42C08"/>
    <w:rsid w:val="00A43BDB"/>
    <w:rsid w:val="00A43D24"/>
    <w:rsid w:val="00A43F91"/>
    <w:rsid w:val="00A44FA5"/>
    <w:rsid w:val="00A4560E"/>
    <w:rsid w:val="00A45780"/>
    <w:rsid w:val="00A46154"/>
    <w:rsid w:val="00A461CA"/>
    <w:rsid w:val="00A462D4"/>
    <w:rsid w:val="00A46B65"/>
    <w:rsid w:val="00A50CBB"/>
    <w:rsid w:val="00A51D97"/>
    <w:rsid w:val="00A521F9"/>
    <w:rsid w:val="00A5224C"/>
    <w:rsid w:val="00A52745"/>
    <w:rsid w:val="00A528B9"/>
    <w:rsid w:val="00A52BBC"/>
    <w:rsid w:val="00A533B8"/>
    <w:rsid w:val="00A534AE"/>
    <w:rsid w:val="00A53BBB"/>
    <w:rsid w:val="00A53D61"/>
    <w:rsid w:val="00A54F55"/>
    <w:rsid w:val="00A5536F"/>
    <w:rsid w:val="00A561C4"/>
    <w:rsid w:val="00A579FE"/>
    <w:rsid w:val="00A57FB8"/>
    <w:rsid w:val="00A60DED"/>
    <w:rsid w:val="00A6130D"/>
    <w:rsid w:val="00A61FAD"/>
    <w:rsid w:val="00A622B9"/>
    <w:rsid w:val="00A62606"/>
    <w:rsid w:val="00A629AA"/>
    <w:rsid w:val="00A629B4"/>
    <w:rsid w:val="00A62B60"/>
    <w:rsid w:val="00A62F94"/>
    <w:rsid w:val="00A64263"/>
    <w:rsid w:val="00A6440D"/>
    <w:rsid w:val="00A64418"/>
    <w:rsid w:val="00A648F7"/>
    <w:rsid w:val="00A65161"/>
    <w:rsid w:val="00A65275"/>
    <w:rsid w:val="00A65A05"/>
    <w:rsid w:val="00A661D6"/>
    <w:rsid w:val="00A6621B"/>
    <w:rsid w:val="00A6653F"/>
    <w:rsid w:val="00A67280"/>
    <w:rsid w:val="00A673BF"/>
    <w:rsid w:val="00A67758"/>
    <w:rsid w:val="00A67C1F"/>
    <w:rsid w:val="00A70287"/>
    <w:rsid w:val="00A707C1"/>
    <w:rsid w:val="00A71272"/>
    <w:rsid w:val="00A7186C"/>
    <w:rsid w:val="00A719E8"/>
    <w:rsid w:val="00A71B63"/>
    <w:rsid w:val="00A71D56"/>
    <w:rsid w:val="00A721B0"/>
    <w:rsid w:val="00A72469"/>
    <w:rsid w:val="00A7290A"/>
    <w:rsid w:val="00A729B5"/>
    <w:rsid w:val="00A72D00"/>
    <w:rsid w:val="00A7399C"/>
    <w:rsid w:val="00A73C47"/>
    <w:rsid w:val="00A748A1"/>
    <w:rsid w:val="00A74D43"/>
    <w:rsid w:val="00A753E8"/>
    <w:rsid w:val="00A757DF"/>
    <w:rsid w:val="00A76500"/>
    <w:rsid w:val="00A776B7"/>
    <w:rsid w:val="00A7789E"/>
    <w:rsid w:val="00A77D4E"/>
    <w:rsid w:val="00A77DF1"/>
    <w:rsid w:val="00A80291"/>
    <w:rsid w:val="00A81E65"/>
    <w:rsid w:val="00A82442"/>
    <w:rsid w:val="00A8253D"/>
    <w:rsid w:val="00A82942"/>
    <w:rsid w:val="00A82D0A"/>
    <w:rsid w:val="00A8345D"/>
    <w:rsid w:val="00A83B46"/>
    <w:rsid w:val="00A83EE4"/>
    <w:rsid w:val="00A84089"/>
    <w:rsid w:val="00A84B65"/>
    <w:rsid w:val="00A84DCC"/>
    <w:rsid w:val="00A8521D"/>
    <w:rsid w:val="00A85A36"/>
    <w:rsid w:val="00A85EBC"/>
    <w:rsid w:val="00A8692E"/>
    <w:rsid w:val="00A86A8A"/>
    <w:rsid w:val="00A90EF9"/>
    <w:rsid w:val="00A91394"/>
    <w:rsid w:val="00A91AA5"/>
    <w:rsid w:val="00A92625"/>
    <w:rsid w:val="00A92B4E"/>
    <w:rsid w:val="00A92BC1"/>
    <w:rsid w:val="00A9340A"/>
    <w:rsid w:val="00A9370C"/>
    <w:rsid w:val="00A941C9"/>
    <w:rsid w:val="00A94409"/>
    <w:rsid w:val="00A956DE"/>
    <w:rsid w:val="00A96174"/>
    <w:rsid w:val="00A96819"/>
    <w:rsid w:val="00A96B9A"/>
    <w:rsid w:val="00A97271"/>
    <w:rsid w:val="00A973B8"/>
    <w:rsid w:val="00AA02FE"/>
    <w:rsid w:val="00AA03D6"/>
    <w:rsid w:val="00AA0827"/>
    <w:rsid w:val="00AA088D"/>
    <w:rsid w:val="00AA0BC2"/>
    <w:rsid w:val="00AA1E01"/>
    <w:rsid w:val="00AA22FA"/>
    <w:rsid w:val="00AA31F0"/>
    <w:rsid w:val="00AA33B5"/>
    <w:rsid w:val="00AA378A"/>
    <w:rsid w:val="00AA39BF"/>
    <w:rsid w:val="00AA3DF7"/>
    <w:rsid w:val="00AA3E63"/>
    <w:rsid w:val="00AA4B64"/>
    <w:rsid w:val="00AA4BD6"/>
    <w:rsid w:val="00AA4F3F"/>
    <w:rsid w:val="00AA591B"/>
    <w:rsid w:val="00AA5A96"/>
    <w:rsid w:val="00AA61E2"/>
    <w:rsid w:val="00AA646F"/>
    <w:rsid w:val="00AA66B5"/>
    <w:rsid w:val="00AA71CD"/>
    <w:rsid w:val="00AB007C"/>
    <w:rsid w:val="00AB04F5"/>
    <w:rsid w:val="00AB0D76"/>
    <w:rsid w:val="00AB29C5"/>
    <w:rsid w:val="00AB30E6"/>
    <w:rsid w:val="00AB3534"/>
    <w:rsid w:val="00AB3CC3"/>
    <w:rsid w:val="00AB3F41"/>
    <w:rsid w:val="00AB3FDE"/>
    <w:rsid w:val="00AB3FDF"/>
    <w:rsid w:val="00AB5124"/>
    <w:rsid w:val="00AB559A"/>
    <w:rsid w:val="00AB5633"/>
    <w:rsid w:val="00AB5B84"/>
    <w:rsid w:val="00AB69D6"/>
    <w:rsid w:val="00AB6D3E"/>
    <w:rsid w:val="00AB7B40"/>
    <w:rsid w:val="00AB7CD0"/>
    <w:rsid w:val="00AC025C"/>
    <w:rsid w:val="00AC0504"/>
    <w:rsid w:val="00AC07F3"/>
    <w:rsid w:val="00AC091C"/>
    <w:rsid w:val="00AC0FB5"/>
    <w:rsid w:val="00AC1BDE"/>
    <w:rsid w:val="00AC2100"/>
    <w:rsid w:val="00AC2448"/>
    <w:rsid w:val="00AC24B3"/>
    <w:rsid w:val="00AC2656"/>
    <w:rsid w:val="00AC32D0"/>
    <w:rsid w:val="00AC439E"/>
    <w:rsid w:val="00AC457E"/>
    <w:rsid w:val="00AC4674"/>
    <w:rsid w:val="00AC49A3"/>
    <w:rsid w:val="00AC4B66"/>
    <w:rsid w:val="00AC4DC0"/>
    <w:rsid w:val="00AC5DE6"/>
    <w:rsid w:val="00AC5F6E"/>
    <w:rsid w:val="00AC5FCD"/>
    <w:rsid w:val="00AC6105"/>
    <w:rsid w:val="00AC6276"/>
    <w:rsid w:val="00AC6AC8"/>
    <w:rsid w:val="00AC6AD9"/>
    <w:rsid w:val="00AC708C"/>
    <w:rsid w:val="00AC7099"/>
    <w:rsid w:val="00AC70D1"/>
    <w:rsid w:val="00AC7909"/>
    <w:rsid w:val="00AC79B2"/>
    <w:rsid w:val="00AD1729"/>
    <w:rsid w:val="00AD211C"/>
    <w:rsid w:val="00AD3251"/>
    <w:rsid w:val="00AD3E0A"/>
    <w:rsid w:val="00AD4102"/>
    <w:rsid w:val="00AD4360"/>
    <w:rsid w:val="00AD4918"/>
    <w:rsid w:val="00AD4CF1"/>
    <w:rsid w:val="00AD515D"/>
    <w:rsid w:val="00AD54DC"/>
    <w:rsid w:val="00AD5DD8"/>
    <w:rsid w:val="00AD61A2"/>
    <w:rsid w:val="00AD6410"/>
    <w:rsid w:val="00AD6FF9"/>
    <w:rsid w:val="00AD7486"/>
    <w:rsid w:val="00AE0A07"/>
    <w:rsid w:val="00AE0A64"/>
    <w:rsid w:val="00AE10D8"/>
    <w:rsid w:val="00AE2941"/>
    <w:rsid w:val="00AE2CF4"/>
    <w:rsid w:val="00AE34ED"/>
    <w:rsid w:val="00AE3528"/>
    <w:rsid w:val="00AE36F2"/>
    <w:rsid w:val="00AE3A8B"/>
    <w:rsid w:val="00AE3B9F"/>
    <w:rsid w:val="00AE3BD7"/>
    <w:rsid w:val="00AE3DF2"/>
    <w:rsid w:val="00AE44A3"/>
    <w:rsid w:val="00AE4888"/>
    <w:rsid w:val="00AE4EE2"/>
    <w:rsid w:val="00AE611A"/>
    <w:rsid w:val="00AE6AB5"/>
    <w:rsid w:val="00AE7A46"/>
    <w:rsid w:val="00AE7E5C"/>
    <w:rsid w:val="00AF02E0"/>
    <w:rsid w:val="00AF04C1"/>
    <w:rsid w:val="00AF0A09"/>
    <w:rsid w:val="00AF1403"/>
    <w:rsid w:val="00AF1417"/>
    <w:rsid w:val="00AF2174"/>
    <w:rsid w:val="00AF29B7"/>
    <w:rsid w:val="00AF40EB"/>
    <w:rsid w:val="00AF48E8"/>
    <w:rsid w:val="00AF4ED7"/>
    <w:rsid w:val="00AF5B6D"/>
    <w:rsid w:val="00AF5CCE"/>
    <w:rsid w:val="00AF64DB"/>
    <w:rsid w:val="00AF7268"/>
    <w:rsid w:val="00AF7364"/>
    <w:rsid w:val="00AF7B08"/>
    <w:rsid w:val="00AF7E6C"/>
    <w:rsid w:val="00B012BA"/>
    <w:rsid w:val="00B02091"/>
    <w:rsid w:val="00B02220"/>
    <w:rsid w:val="00B02936"/>
    <w:rsid w:val="00B02D99"/>
    <w:rsid w:val="00B03229"/>
    <w:rsid w:val="00B03BD5"/>
    <w:rsid w:val="00B0433A"/>
    <w:rsid w:val="00B04CE9"/>
    <w:rsid w:val="00B05013"/>
    <w:rsid w:val="00B05EED"/>
    <w:rsid w:val="00B06479"/>
    <w:rsid w:val="00B069D3"/>
    <w:rsid w:val="00B07107"/>
    <w:rsid w:val="00B07EE1"/>
    <w:rsid w:val="00B07F86"/>
    <w:rsid w:val="00B10186"/>
    <w:rsid w:val="00B105C1"/>
    <w:rsid w:val="00B10E4A"/>
    <w:rsid w:val="00B10EBF"/>
    <w:rsid w:val="00B11323"/>
    <w:rsid w:val="00B11600"/>
    <w:rsid w:val="00B11769"/>
    <w:rsid w:val="00B11A4F"/>
    <w:rsid w:val="00B1232A"/>
    <w:rsid w:val="00B123C4"/>
    <w:rsid w:val="00B1264D"/>
    <w:rsid w:val="00B12BAC"/>
    <w:rsid w:val="00B12D87"/>
    <w:rsid w:val="00B1398A"/>
    <w:rsid w:val="00B13D14"/>
    <w:rsid w:val="00B13DD6"/>
    <w:rsid w:val="00B141A2"/>
    <w:rsid w:val="00B15B8C"/>
    <w:rsid w:val="00B16775"/>
    <w:rsid w:val="00B16CEF"/>
    <w:rsid w:val="00B16D60"/>
    <w:rsid w:val="00B16F7F"/>
    <w:rsid w:val="00B17F9F"/>
    <w:rsid w:val="00B202D4"/>
    <w:rsid w:val="00B2108A"/>
    <w:rsid w:val="00B21BCE"/>
    <w:rsid w:val="00B21BF4"/>
    <w:rsid w:val="00B2241D"/>
    <w:rsid w:val="00B2268D"/>
    <w:rsid w:val="00B22693"/>
    <w:rsid w:val="00B228B6"/>
    <w:rsid w:val="00B23DCD"/>
    <w:rsid w:val="00B23DEE"/>
    <w:rsid w:val="00B245FC"/>
    <w:rsid w:val="00B25EE1"/>
    <w:rsid w:val="00B25F96"/>
    <w:rsid w:val="00B26216"/>
    <w:rsid w:val="00B263A6"/>
    <w:rsid w:val="00B26E91"/>
    <w:rsid w:val="00B272D2"/>
    <w:rsid w:val="00B275DD"/>
    <w:rsid w:val="00B277EC"/>
    <w:rsid w:val="00B27CC6"/>
    <w:rsid w:val="00B27F61"/>
    <w:rsid w:val="00B30730"/>
    <w:rsid w:val="00B308DE"/>
    <w:rsid w:val="00B30A04"/>
    <w:rsid w:val="00B30A22"/>
    <w:rsid w:val="00B30D34"/>
    <w:rsid w:val="00B30F76"/>
    <w:rsid w:val="00B310A6"/>
    <w:rsid w:val="00B31202"/>
    <w:rsid w:val="00B31248"/>
    <w:rsid w:val="00B31315"/>
    <w:rsid w:val="00B319B9"/>
    <w:rsid w:val="00B31DC0"/>
    <w:rsid w:val="00B32A2F"/>
    <w:rsid w:val="00B32E13"/>
    <w:rsid w:val="00B331E6"/>
    <w:rsid w:val="00B3356A"/>
    <w:rsid w:val="00B33D55"/>
    <w:rsid w:val="00B3451E"/>
    <w:rsid w:val="00B34697"/>
    <w:rsid w:val="00B34758"/>
    <w:rsid w:val="00B3491F"/>
    <w:rsid w:val="00B34A94"/>
    <w:rsid w:val="00B35CE3"/>
    <w:rsid w:val="00B35F0C"/>
    <w:rsid w:val="00B36050"/>
    <w:rsid w:val="00B36414"/>
    <w:rsid w:val="00B37022"/>
    <w:rsid w:val="00B3786D"/>
    <w:rsid w:val="00B37CBF"/>
    <w:rsid w:val="00B4016A"/>
    <w:rsid w:val="00B4029E"/>
    <w:rsid w:val="00B40998"/>
    <w:rsid w:val="00B40C84"/>
    <w:rsid w:val="00B411C7"/>
    <w:rsid w:val="00B4149E"/>
    <w:rsid w:val="00B415EB"/>
    <w:rsid w:val="00B41C07"/>
    <w:rsid w:val="00B420A8"/>
    <w:rsid w:val="00B42145"/>
    <w:rsid w:val="00B424DB"/>
    <w:rsid w:val="00B42560"/>
    <w:rsid w:val="00B42911"/>
    <w:rsid w:val="00B42AB3"/>
    <w:rsid w:val="00B42EE1"/>
    <w:rsid w:val="00B4362E"/>
    <w:rsid w:val="00B43A73"/>
    <w:rsid w:val="00B43D23"/>
    <w:rsid w:val="00B443B9"/>
    <w:rsid w:val="00B45586"/>
    <w:rsid w:val="00B45D92"/>
    <w:rsid w:val="00B45E09"/>
    <w:rsid w:val="00B45E74"/>
    <w:rsid w:val="00B46223"/>
    <w:rsid w:val="00B463B1"/>
    <w:rsid w:val="00B46F4C"/>
    <w:rsid w:val="00B46F69"/>
    <w:rsid w:val="00B4715B"/>
    <w:rsid w:val="00B4737E"/>
    <w:rsid w:val="00B473A3"/>
    <w:rsid w:val="00B4765E"/>
    <w:rsid w:val="00B47CFE"/>
    <w:rsid w:val="00B47D1A"/>
    <w:rsid w:val="00B50FEF"/>
    <w:rsid w:val="00B51018"/>
    <w:rsid w:val="00B525ED"/>
    <w:rsid w:val="00B52851"/>
    <w:rsid w:val="00B52BDC"/>
    <w:rsid w:val="00B52C02"/>
    <w:rsid w:val="00B535BB"/>
    <w:rsid w:val="00B54A19"/>
    <w:rsid w:val="00B54A4E"/>
    <w:rsid w:val="00B54DD8"/>
    <w:rsid w:val="00B558A0"/>
    <w:rsid w:val="00B55E17"/>
    <w:rsid w:val="00B566C1"/>
    <w:rsid w:val="00B573F4"/>
    <w:rsid w:val="00B57797"/>
    <w:rsid w:val="00B57861"/>
    <w:rsid w:val="00B61241"/>
    <w:rsid w:val="00B616A4"/>
    <w:rsid w:val="00B61D86"/>
    <w:rsid w:val="00B62122"/>
    <w:rsid w:val="00B62284"/>
    <w:rsid w:val="00B62CAC"/>
    <w:rsid w:val="00B62D06"/>
    <w:rsid w:val="00B6349C"/>
    <w:rsid w:val="00B63D21"/>
    <w:rsid w:val="00B63EDD"/>
    <w:rsid w:val="00B6419A"/>
    <w:rsid w:val="00B643EB"/>
    <w:rsid w:val="00B6453C"/>
    <w:rsid w:val="00B647E9"/>
    <w:rsid w:val="00B64C16"/>
    <w:rsid w:val="00B65524"/>
    <w:rsid w:val="00B656B4"/>
    <w:rsid w:val="00B6594A"/>
    <w:rsid w:val="00B6599B"/>
    <w:rsid w:val="00B65D0A"/>
    <w:rsid w:val="00B667A5"/>
    <w:rsid w:val="00B66A70"/>
    <w:rsid w:val="00B66C85"/>
    <w:rsid w:val="00B67A5D"/>
    <w:rsid w:val="00B701FC"/>
    <w:rsid w:val="00B70A17"/>
    <w:rsid w:val="00B70CF1"/>
    <w:rsid w:val="00B70FAC"/>
    <w:rsid w:val="00B7184C"/>
    <w:rsid w:val="00B72176"/>
    <w:rsid w:val="00B72182"/>
    <w:rsid w:val="00B72329"/>
    <w:rsid w:val="00B72364"/>
    <w:rsid w:val="00B7295C"/>
    <w:rsid w:val="00B72AD1"/>
    <w:rsid w:val="00B74804"/>
    <w:rsid w:val="00B749F8"/>
    <w:rsid w:val="00B74C62"/>
    <w:rsid w:val="00B7527E"/>
    <w:rsid w:val="00B7536A"/>
    <w:rsid w:val="00B757CD"/>
    <w:rsid w:val="00B75985"/>
    <w:rsid w:val="00B75C33"/>
    <w:rsid w:val="00B75C42"/>
    <w:rsid w:val="00B76536"/>
    <w:rsid w:val="00B77C3F"/>
    <w:rsid w:val="00B8026A"/>
    <w:rsid w:val="00B80F55"/>
    <w:rsid w:val="00B81154"/>
    <w:rsid w:val="00B8192A"/>
    <w:rsid w:val="00B81DE9"/>
    <w:rsid w:val="00B81FFD"/>
    <w:rsid w:val="00B82150"/>
    <w:rsid w:val="00B829F6"/>
    <w:rsid w:val="00B82A5C"/>
    <w:rsid w:val="00B832AE"/>
    <w:rsid w:val="00B836AD"/>
    <w:rsid w:val="00B839C6"/>
    <w:rsid w:val="00B84305"/>
    <w:rsid w:val="00B852D4"/>
    <w:rsid w:val="00B86608"/>
    <w:rsid w:val="00B869EB"/>
    <w:rsid w:val="00B879D8"/>
    <w:rsid w:val="00B87B59"/>
    <w:rsid w:val="00B904FF"/>
    <w:rsid w:val="00B91318"/>
    <w:rsid w:val="00B922B0"/>
    <w:rsid w:val="00B9251A"/>
    <w:rsid w:val="00B92899"/>
    <w:rsid w:val="00B92D48"/>
    <w:rsid w:val="00B92DC2"/>
    <w:rsid w:val="00B94119"/>
    <w:rsid w:val="00B9414E"/>
    <w:rsid w:val="00B941CF"/>
    <w:rsid w:val="00B9429C"/>
    <w:rsid w:val="00B94B62"/>
    <w:rsid w:val="00B94E7F"/>
    <w:rsid w:val="00B94EF6"/>
    <w:rsid w:val="00B9545C"/>
    <w:rsid w:val="00B957EA"/>
    <w:rsid w:val="00B95E52"/>
    <w:rsid w:val="00B968EC"/>
    <w:rsid w:val="00B968F0"/>
    <w:rsid w:val="00B96A6F"/>
    <w:rsid w:val="00B96E5C"/>
    <w:rsid w:val="00B9761F"/>
    <w:rsid w:val="00B97652"/>
    <w:rsid w:val="00B976AE"/>
    <w:rsid w:val="00B978F4"/>
    <w:rsid w:val="00B97AF0"/>
    <w:rsid w:val="00BA038D"/>
    <w:rsid w:val="00BA0C52"/>
    <w:rsid w:val="00BA0D23"/>
    <w:rsid w:val="00BA195D"/>
    <w:rsid w:val="00BA1A92"/>
    <w:rsid w:val="00BA2083"/>
    <w:rsid w:val="00BA227D"/>
    <w:rsid w:val="00BA22E5"/>
    <w:rsid w:val="00BA236B"/>
    <w:rsid w:val="00BA2820"/>
    <w:rsid w:val="00BA28E2"/>
    <w:rsid w:val="00BA2EBF"/>
    <w:rsid w:val="00BA3593"/>
    <w:rsid w:val="00BA399C"/>
    <w:rsid w:val="00BA3CE5"/>
    <w:rsid w:val="00BA4408"/>
    <w:rsid w:val="00BA4548"/>
    <w:rsid w:val="00BA4981"/>
    <w:rsid w:val="00BA4F4D"/>
    <w:rsid w:val="00BA4F6B"/>
    <w:rsid w:val="00BA4FE5"/>
    <w:rsid w:val="00BA540C"/>
    <w:rsid w:val="00BA5534"/>
    <w:rsid w:val="00BA5842"/>
    <w:rsid w:val="00BA5C00"/>
    <w:rsid w:val="00BA5DB0"/>
    <w:rsid w:val="00BA5DFA"/>
    <w:rsid w:val="00BA6CA9"/>
    <w:rsid w:val="00BA7422"/>
    <w:rsid w:val="00BA7556"/>
    <w:rsid w:val="00BA7F00"/>
    <w:rsid w:val="00BA7F41"/>
    <w:rsid w:val="00BA7F95"/>
    <w:rsid w:val="00BB063E"/>
    <w:rsid w:val="00BB0881"/>
    <w:rsid w:val="00BB0998"/>
    <w:rsid w:val="00BB102A"/>
    <w:rsid w:val="00BB12A8"/>
    <w:rsid w:val="00BB19BB"/>
    <w:rsid w:val="00BB250D"/>
    <w:rsid w:val="00BB27A3"/>
    <w:rsid w:val="00BB27B9"/>
    <w:rsid w:val="00BB2820"/>
    <w:rsid w:val="00BB2A7B"/>
    <w:rsid w:val="00BB300B"/>
    <w:rsid w:val="00BB38B7"/>
    <w:rsid w:val="00BB3B3C"/>
    <w:rsid w:val="00BB3C3E"/>
    <w:rsid w:val="00BB45EB"/>
    <w:rsid w:val="00BB4EDF"/>
    <w:rsid w:val="00BB5457"/>
    <w:rsid w:val="00BB56F7"/>
    <w:rsid w:val="00BB5856"/>
    <w:rsid w:val="00BB596B"/>
    <w:rsid w:val="00BB5FDD"/>
    <w:rsid w:val="00BB6849"/>
    <w:rsid w:val="00BB6B2D"/>
    <w:rsid w:val="00BB6BF0"/>
    <w:rsid w:val="00BB6E73"/>
    <w:rsid w:val="00BB7A98"/>
    <w:rsid w:val="00BB7D53"/>
    <w:rsid w:val="00BC0A98"/>
    <w:rsid w:val="00BC0C5A"/>
    <w:rsid w:val="00BC1074"/>
    <w:rsid w:val="00BC18CA"/>
    <w:rsid w:val="00BC1EAF"/>
    <w:rsid w:val="00BC1EF8"/>
    <w:rsid w:val="00BC3732"/>
    <w:rsid w:val="00BC380B"/>
    <w:rsid w:val="00BC3AB3"/>
    <w:rsid w:val="00BC444A"/>
    <w:rsid w:val="00BC482F"/>
    <w:rsid w:val="00BC495D"/>
    <w:rsid w:val="00BC52A1"/>
    <w:rsid w:val="00BC5F77"/>
    <w:rsid w:val="00BC609B"/>
    <w:rsid w:val="00BC6671"/>
    <w:rsid w:val="00BC688D"/>
    <w:rsid w:val="00BC6EDF"/>
    <w:rsid w:val="00BC7F6D"/>
    <w:rsid w:val="00BC7F7B"/>
    <w:rsid w:val="00BD0598"/>
    <w:rsid w:val="00BD0E83"/>
    <w:rsid w:val="00BD2487"/>
    <w:rsid w:val="00BD257C"/>
    <w:rsid w:val="00BD26C7"/>
    <w:rsid w:val="00BD2E5E"/>
    <w:rsid w:val="00BD3199"/>
    <w:rsid w:val="00BD3663"/>
    <w:rsid w:val="00BD3D8E"/>
    <w:rsid w:val="00BD3DF4"/>
    <w:rsid w:val="00BD422F"/>
    <w:rsid w:val="00BD42C4"/>
    <w:rsid w:val="00BD4AA7"/>
    <w:rsid w:val="00BD4D06"/>
    <w:rsid w:val="00BD5033"/>
    <w:rsid w:val="00BD5585"/>
    <w:rsid w:val="00BD55DA"/>
    <w:rsid w:val="00BD65AE"/>
    <w:rsid w:val="00BD6EAF"/>
    <w:rsid w:val="00BD7238"/>
    <w:rsid w:val="00BE13EC"/>
    <w:rsid w:val="00BE1805"/>
    <w:rsid w:val="00BE1EDD"/>
    <w:rsid w:val="00BE2599"/>
    <w:rsid w:val="00BE28DE"/>
    <w:rsid w:val="00BE2E96"/>
    <w:rsid w:val="00BE2EC9"/>
    <w:rsid w:val="00BE3A94"/>
    <w:rsid w:val="00BE3C9A"/>
    <w:rsid w:val="00BE3D97"/>
    <w:rsid w:val="00BE4202"/>
    <w:rsid w:val="00BE4400"/>
    <w:rsid w:val="00BE4680"/>
    <w:rsid w:val="00BE485E"/>
    <w:rsid w:val="00BE53E7"/>
    <w:rsid w:val="00BE545A"/>
    <w:rsid w:val="00BE5EBE"/>
    <w:rsid w:val="00BE6419"/>
    <w:rsid w:val="00BE6E18"/>
    <w:rsid w:val="00BE75AC"/>
    <w:rsid w:val="00BE78EA"/>
    <w:rsid w:val="00BF02D7"/>
    <w:rsid w:val="00BF0F83"/>
    <w:rsid w:val="00BF18F7"/>
    <w:rsid w:val="00BF1BE4"/>
    <w:rsid w:val="00BF2ADF"/>
    <w:rsid w:val="00BF3453"/>
    <w:rsid w:val="00BF384B"/>
    <w:rsid w:val="00BF4E16"/>
    <w:rsid w:val="00BF59FA"/>
    <w:rsid w:val="00BF5F56"/>
    <w:rsid w:val="00BF6C2B"/>
    <w:rsid w:val="00BF6F0D"/>
    <w:rsid w:val="00BF7BFB"/>
    <w:rsid w:val="00C0023A"/>
    <w:rsid w:val="00C00614"/>
    <w:rsid w:val="00C007BE"/>
    <w:rsid w:val="00C00E9B"/>
    <w:rsid w:val="00C018C7"/>
    <w:rsid w:val="00C021C2"/>
    <w:rsid w:val="00C027DC"/>
    <w:rsid w:val="00C02AB5"/>
    <w:rsid w:val="00C02EF7"/>
    <w:rsid w:val="00C030AE"/>
    <w:rsid w:val="00C03109"/>
    <w:rsid w:val="00C032A9"/>
    <w:rsid w:val="00C044B1"/>
    <w:rsid w:val="00C04BA3"/>
    <w:rsid w:val="00C04E1F"/>
    <w:rsid w:val="00C060F5"/>
    <w:rsid w:val="00C10A3F"/>
    <w:rsid w:val="00C10AB2"/>
    <w:rsid w:val="00C10E0C"/>
    <w:rsid w:val="00C10E1D"/>
    <w:rsid w:val="00C111F4"/>
    <w:rsid w:val="00C1172A"/>
    <w:rsid w:val="00C11A5B"/>
    <w:rsid w:val="00C11B85"/>
    <w:rsid w:val="00C11E27"/>
    <w:rsid w:val="00C12903"/>
    <w:rsid w:val="00C1328D"/>
    <w:rsid w:val="00C137BE"/>
    <w:rsid w:val="00C138C9"/>
    <w:rsid w:val="00C13AFA"/>
    <w:rsid w:val="00C13EDC"/>
    <w:rsid w:val="00C148DC"/>
    <w:rsid w:val="00C14D24"/>
    <w:rsid w:val="00C1513F"/>
    <w:rsid w:val="00C163EA"/>
    <w:rsid w:val="00C1662F"/>
    <w:rsid w:val="00C17674"/>
    <w:rsid w:val="00C17DEE"/>
    <w:rsid w:val="00C2063C"/>
    <w:rsid w:val="00C20864"/>
    <w:rsid w:val="00C208C9"/>
    <w:rsid w:val="00C20B05"/>
    <w:rsid w:val="00C20C2D"/>
    <w:rsid w:val="00C213C0"/>
    <w:rsid w:val="00C21829"/>
    <w:rsid w:val="00C21F64"/>
    <w:rsid w:val="00C22936"/>
    <w:rsid w:val="00C22CA9"/>
    <w:rsid w:val="00C231F9"/>
    <w:rsid w:val="00C23764"/>
    <w:rsid w:val="00C23D8C"/>
    <w:rsid w:val="00C2402C"/>
    <w:rsid w:val="00C25862"/>
    <w:rsid w:val="00C25FD1"/>
    <w:rsid w:val="00C2604A"/>
    <w:rsid w:val="00C26731"/>
    <w:rsid w:val="00C270D5"/>
    <w:rsid w:val="00C273C5"/>
    <w:rsid w:val="00C275F1"/>
    <w:rsid w:val="00C27728"/>
    <w:rsid w:val="00C27CF1"/>
    <w:rsid w:val="00C30048"/>
    <w:rsid w:val="00C3158C"/>
    <w:rsid w:val="00C31B25"/>
    <w:rsid w:val="00C3248A"/>
    <w:rsid w:val="00C33FF1"/>
    <w:rsid w:val="00C341FC"/>
    <w:rsid w:val="00C3437D"/>
    <w:rsid w:val="00C348A0"/>
    <w:rsid w:val="00C348CC"/>
    <w:rsid w:val="00C3499E"/>
    <w:rsid w:val="00C34F45"/>
    <w:rsid w:val="00C3579C"/>
    <w:rsid w:val="00C35B0B"/>
    <w:rsid w:val="00C35B69"/>
    <w:rsid w:val="00C35BF0"/>
    <w:rsid w:val="00C36108"/>
    <w:rsid w:val="00C36C56"/>
    <w:rsid w:val="00C37271"/>
    <w:rsid w:val="00C37C5D"/>
    <w:rsid w:val="00C40150"/>
    <w:rsid w:val="00C408DE"/>
    <w:rsid w:val="00C40C28"/>
    <w:rsid w:val="00C40CE3"/>
    <w:rsid w:val="00C410B0"/>
    <w:rsid w:val="00C410BA"/>
    <w:rsid w:val="00C42079"/>
    <w:rsid w:val="00C423D6"/>
    <w:rsid w:val="00C42455"/>
    <w:rsid w:val="00C42ACE"/>
    <w:rsid w:val="00C42B28"/>
    <w:rsid w:val="00C42E0F"/>
    <w:rsid w:val="00C42F21"/>
    <w:rsid w:val="00C43BE0"/>
    <w:rsid w:val="00C43BFA"/>
    <w:rsid w:val="00C43DF3"/>
    <w:rsid w:val="00C4400B"/>
    <w:rsid w:val="00C44570"/>
    <w:rsid w:val="00C44CD4"/>
    <w:rsid w:val="00C45AAC"/>
    <w:rsid w:val="00C45B7F"/>
    <w:rsid w:val="00C46230"/>
    <w:rsid w:val="00C468D2"/>
    <w:rsid w:val="00C46A1A"/>
    <w:rsid w:val="00C46AA4"/>
    <w:rsid w:val="00C46EB8"/>
    <w:rsid w:val="00C47FD2"/>
    <w:rsid w:val="00C50546"/>
    <w:rsid w:val="00C50A27"/>
    <w:rsid w:val="00C50A73"/>
    <w:rsid w:val="00C50B44"/>
    <w:rsid w:val="00C51398"/>
    <w:rsid w:val="00C51B82"/>
    <w:rsid w:val="00C51EB9"/>
    <w:rsid w:val="00C53224"/>
    <w:rsid w:val="00C53C39"/>
    <w:rsid w:val="00C540C9"/>
    <w:rsid w:val="00C54C45"/>
    <w:rsid w:val="00C55677"/>
    <w:rsid w:val="00C55A85"/>
    <w:rsid w:val="00C565C8"/>
    <w:rsid w:val="00C56818"/>
    <w:rsid w:val="00C570CA"/>
    <w:rsid w:val="00C57785"/>
    <w:rsid w:val="00C5790E"/>
    <w:rsid w:val="00C57B0B"/>
    <w:rsid w:val="00C615B1"/>
    <w:rsid w:val="00C61A7B"/>
    <w:rsid w:val="00C61B32"/>
    <w:rsid w:val="00C62C51"/>
    <w:rsid w:val="00C62F8B"/>
    <w:rsid w:val="00C63250"/>
    <w:rsid w:val="00C6353F"/>
    <w:rsid w:val="00C6487F"/>
    <w:rsid w:val="00C64EC8"/>
    <w:rsid w:val="00C650B8"/>
    <w:rsid w:val="00C6531C"/>
    <w:rsid w:val="00C65601"/>
    <w:rsid w:val="00C65BEA"/>
    <w:rsid w:val="00C664A9"/>
    <w:rsid w:val="00C66690"/>
    <w:rsid w:val="00C67082"/>
    <w:rsid w:val="00C67B60"/>
    <w:rsid w:val="00C70F12"/>
    <w:rsid w:val="00C72359"/>
    <w:rsid w:val="00C723CF"/>
    <w:rsid w:val="00C73524"/>
    <w:rsid w:val="00C74093"/>
    <w:rsid w:val="00C742F1"/>
    <w:rsid w:val="00C74A94"/>
    <w:rsid w:val="00C75131"/>
    <w:rsid w:val="00C75495"/>
    <w:rsid w:val="00C758D2"/>
    <w:rsid w:val="00C759B3"/>
    <w:rsid w:val="00C75C3F"/>
    <w:rsid w:val="00C760F4"/>
    <w:rsid w:val="00C768E8"/>
    <w:rsid w:val="00C77454"/>
    <w:rsid w:val="00C77577"/>
    <w:rsid w:val="00C77A75"/>
    <w:rsid w:val="00C8004D"/>
    <w:rsid w:val="00C801A2"/>
    <w:rsid w:val="00C802A0"/>
    <w:rsid w:val="00C808EA"/>
    <w:rsid w:val="00C80D14"/>
    <w:rsid w:val="00C80E61"/>
    <w:rsid w:val="00C80EC8"/>
    <w:rsid w:val="00C8151B"/>
    <w:rsid w:val="00C82303"/>
    <w:rsid w:val="00C8276C"/>
    <w:rsid w:val="00C835A4"/>
    <w:rsid w:val="00C839C1"/>
    <w:rsid w:val="00C83B19"/>
    <w:rsid w:val="00C84105"/>
    <w:rsid w:val="00C84107"/>
    <w:rsid w:val="00C842D2"/>
    <w:rsid w:val="00C8443A"/>
    <w:rsid w:val="00C8509E"/>
    <w:rsid w:val="00C859DC"/>
    <w:rsid w:val="00C85A7D"/>
    <w:rsid w:val="00C85CE1"/>
    <w:rsid w:val="00C865A8"/>
    <w:rsid w:val="00C868A4"/>
    <w:rsid w:val="00C871A7"/>
    <w:rsid w:val="00C87483"/>
    <w:rsid w:val="00C9046B"/>
    <w:rsid w:val="00C90788"/>
    <w:rsid w:val="00C90822"/>
    <w:rsid w:val="00C9167F"/>
    <w:rsid w:val="00C9171A"/>
    <w:rsid w:val="00C9285D"/>
    <w:rsid w:val="00C92EA8"/>
    <w:rsid w:val="00C92FBD"/>
    <w:rsid w:val="00C93AC8"/>
    <w:rsid w:val="00C93D49"/>
    <w:rsid w:val="00C93F35"/>
    <w:rsid w:val="00C944C1"/>
    <w:rsid w:val="00C9465E"/>
    <w:rsid w:val="00C94973"/>
    <w:rsid w:val="00C94F27"/>
    <w:rsid w:val="00C95552"/>
    <w:rsid w:val="00C957DC"/>
    <w:rsid w:val="00C95B9B"/>
    <w:rsid w:val="00C95F4C"/>
    <w:rsid w:val="00C9680D"/>
    <w:rsid w:val="00C969D9"/>
    <w:rsid w:val="00C969DD"/>
    <w:rsid w:val="00C972BD"/>
    <w:rsid w:val="00C979B5"/>
    <w:rsid w:val="00C97DB0"/>
    <w:rsid w:val="00C97FA4"/>
    <w:rsid w:val="00CA1972"/>
    <w:rsid w:val="00CA19A0"/>
    <w:rsid w:val="00CA1A36"/>
    <w:rsid w:val="00CA23DE"/>
    <w:rsid w:val="00CA2728"/>
    <w:rsid w:val="00CA30B5"/>
    <w:rsid w:val="00CA319D"/>
    <w:rsid w:val="00CA348C"/>
    <w:rsid w:val="00CA36F4"/>
    <w:rsid w:val="00CA3948"/>
    <w:rsid w:val="00CA4376"/>
    <w:rsid w:val="00CA47AB"/>
    <w:rsid w:val="00CA4966"/>
    <w:rsid w:val="00CA4A87"/>
    <w:rsid w:val="00CA52AD"/>
    <w:rsid w:val="00CA540D"/>
    <w:rsid w:val="00CA592E"/>
    <w:rsid w:val="00CA5B0F"/>
    <w:rsid w:val="00CA619A"/>
    <w:rsid w:val="00CA6224"/>
    <w:rsid w:val="00CA65CD"/>
    <w:rsid w:val="00CB0DED"/>
    <w:rsid w:val="00CB131C"/>
    <w:rsid w:val="00CB151B"/>
    <w:rsid w:val="00CB1831"/>
    <w:rsid w:val="00CB1EAE"/>
    <w:rsid w:val="00CB235D"/>
    <w:rsid w:val="00CB2AB6"/>
    <w:rsid w:val="00CB2F4C"/>
    <w:rsid w:val="00CB2FF1"/>
    <w:rsid w:val="00CB31BC"/>
    <w:rsid w:val="00CB34B9"/>
    <w:rsid w:val="00CB3D04"/>
    <w:rsid w:val="00CB42BD"/>
    <w:rsid w:val="00CB4685"/>
    <w:rsid w:val="00CB4B33"/>
    <w:rsid w:val="00CB5891"/>
    <w:rsid w:val="00CB60E3"/>
    <w:rsid w:val="00CB6118"/>
    <w:rsid w:val="00CB629F"/>
    <w:rsid w:val="00CB6434"/>
    <w:rsid w:val="00CB719B"/>
    <w:rsid w:val="00CB730F"/>
    <w:rsid w:val="00CB7BD9"/>
    <w:rsid w:val="00CC013F"/>
    <w:rsid w:val="00CC047C"/>
    <w:rsid w:val="00CC062B"/>
    <w:rsid w:val="00CC0DA3"/>
    <w:rsid w:val="00CC15D2"/>
    <w:rsid w:val="00CC18A7"/>
    <w:rsid w:val="00CC1C42"/>
    <w:rsid w:val="00CC1E88"/>
    <w:rsid w:val="00CC2143"/>
    <w:rsid w:val="00CC24D7"/>
    <w:rsid w:val="00CC2636"/>
    <w:rsid w:val="00CC2C77"/>
    <w:rsid w:val="00CC300A"/>
    <w:rsid w:val="00CC3FC8"/>
    <w:rsid w:val="00CC483C"/>
    <w:rsid w:val="00CC568D"/>
    <w:rsid w:val="00CC60A2"/>
    <w:rsid w:val="00CC6B8A"/>
    <w:rsid w:val="00CC6FD8"/>
    <w:rsid w:val="00CD01B3"/>
    <w:rsid w:val="00CD03DD"/>
    <w:rsid w:val="00CD093A"/>
    <w:rsid w:val="00CD128D"/>
    <w:rsid w:val="00CD16DF"/>
    <w:rsid w:val="00CD20AC"/>
    <w:rsid w:val="00CD21AE"/>
    <w:rsid w:val="00CD241B"/>
    <w:rsid w:val="00CD2594"/>
    <w:rsid w:val="00CD2939"/>
    <w:rsid w:val="00CD2D8C"/>
    <w:rsid w:val="00CD309C"/>
    <w:rsid w:val="00CD356B"/>
    <w:rsid w:val="00CD3B45"/>
    <w:rsid w:val="00CD3F68"/>
    <w:rsid w:val="00CD4DCC"/>
    <w:rsid w:val="00CD5EA2"/>
    <w:rsid w:val="00CD6ABF"/>
    <w:rsid w:val="00CD6C67"/>
    <w:rsid w:val="00CD6CE0"/>
    <w:rsid w:val="00CD6EDD"/>
    <w:rsid w:val="00CD73EA"/>
    <w:rsid w:val="00CD77AA"/>
    <w:rsid w:val="00CE0DA6"/>
    <w:rsid w:val="00CE10FC"/>
    <w:rsid w:val="00CE15CF"/>
    <w:rsid w:val="00CE2A66"/>
    <w:rsid w:val="00CE2CC1"/>
    <w:rsid w:val="00CE5384"/>
    <w:rsid w:val="00CE555D"/>
    <w:rsid w:val="00CE58C0"/>
    <w:rsid w:val="00CE5ECC"/>
    <w:rsid w:val="00CE5F2A"/>
    <w:rsid w:val="00CE5F59"/>
    <w:rsid w:val="00CE61E4"/>
    <w:rsid w:val="00CE6624"/>
    <w:rsid w:val="00CE6808"/>
    <w:rsid w:val="00CE6F3F"/>
    <w:rsid w:val="00CE6F66"/>
    <w:rsid w:val="00CE6F86"/>
    <w:rsid w:val="00CE70C0"/>
    <w:rsid w:val="00CE728C"/>
    <w:rsid w:val="00CE7931"/>
    <w:rsid w:val="00CE7E5B"/>
    <w:rsid w:val="00CE7F5E"/>
    <w:rsid w:val="00CF0238"/>
    <w:rsid w:val="00CF0BD5"/>
    <w:rsid w:val="00CF17EF"/>
    <w:rsid w:val="00CF1A03"/>
    <w:rsid w:val="00CF1D8D"/>
    <w:rsid w:val="00CF1E9B"/>
    <w:rsid w:val="00CF2AC7"/>
    <w:rsid w:val="00CF2B32"/>
    <w:rsid w:val="00CF2BAD"/>
    <w:rsid w:val="00CF3222"/>
    <w:rsid w:val="00CF36B1"/>
    <w:rsid w:val="00CF3713"/>
    <w:rsid w:val="00CF38F8"/>
    <w:rsid w:val="00CF39E4"/>
    <w:rsid w:val="00CF3ED0"/>
    <w:rsid w:val="00CF4079"/>
    <w:rsid w:val="00CF48B9"/>
    <w:rsid w:val="00CF4F8C"/>
    <w:rsid w:val="00CF5266"/>
    <w:rsid w:val="00CF5975"/>
    <w:rsid w:val="00CF5C21"/>
    <w:rsid w:val="00CF5D59"/>
    <w:rsid w:val="00CF6A59"/>
    <w:rsid w:val="00CF6DB9"/>
    <w:rsid w:val="00CF70FA"/>
    <w:rsid w:val="00CF75A0"/>
    <w:rsid w:val="00D000A6"/>
    <w:rsid w:val="00D000F1"/>
    <w:rsid w:val="00D0052A"/>
    <w:rsid w:val="00D00623"/>
    <w:rsid w:val="00D00762"/>
    <w:rsid w:val="00D00BFB"/>
    <w:rsid w:val="00D017A4"/>
    <w:rsid w:val="00D01B30"/>
    <w:rsid w:val="00D01C5F"/>
    <w:rsid w:val="00D02DB9"/>
    <w:rsid w:val="00D030FB"/>
    <w:rsid w:val="00D0344B"/>
    <w:rsid w:val="00D03767"/>
    <w:rsid w:val="00D03C01"/>
    <w:rsid w:val="00D04115"/>
    <w:rsid w:val="00D04638"/>
    <w:rsid w:val="00D04A9A"/>
    <w:rsid w:val="00D05421"/>
    <w:rsid w:val="00D05EF9"/>
    <w:rsid w:val="00D05F49"/>
    <w:rsid w:val="00D06BA9"/>
    <w:rsid w:val="00D06D99"/>
    <w:rsid w:val="00D06E26"/>
    <w:rsid w:val="00D06F70"/>
    <w:rsid w:val="00D1020B"/>
    <w:rsid w:val="00D107A3"/>
    <w:rsid w:val="00D11CBE"/>
    <w:rsid w:val="00D11EB9"/>
    <w:rsid w:val="00D12521"/>
    <w:rsid w:val="00D12C6B"/>
    <w:rsid w:val="00D132FC"/>
    <w:rsid w:val="00D13743"/>
    <w:rsid w:val="00D144AB"/>
    <w:rsid w:val="00D14D11"/>
    <w:rsid w:val="00D1533B"/>
    <w:rsid w:val="00D16D9F"/>
    <w:rsid w:val="00D16DDA"/>
    <w:rsid w:val="00D1742F"/>
    <w:rsid w:val="00D177E9"/>
    <w:rsid w:val="00D17A75"/>
    <w:rsid w:val="00D17B77"/>
    <w:rsid w:val="00D2000F"/>
    <w:rsid w:val="00D203A7"/>
    <w:rsid w:val="00D20863"/>
    <w:rsid w:val="00D20C8D"/>
    <w:rsid w:val="00D20E64"/>
    <w:rsid w:val="00D20EEB"/>
    <w:rsid w:val="00D213F8"/>
    <w:rsid w:val="00D21767"/>
    <w:rsid w:val="00D21976"/>
    <w:rsid w:val="00D21BFC"/>
    <w:rsid w:val="00D22FDE"/>
    <w:rsid w:val="00D23EDC"/>
    <w:rsid w:val="00D24063"/>
    <w:rsid w:val="00D2419D"/>
    <w:rsid w:val="00D2487A"/>
    <w:rsid w:val="00D24C76"/>
    <w:rsid w:val="00D24FE8"/>
    <w:rsid w:val="00D253CF"/>
    <w:rsid w:val="00D26066"/>
    <w:rsid w:val="00D261D1"/>
    <w:rsid w:val="00D261DA"/>
    <w:rsid w:val="00D267D5"/>
    <w:rsid w:val="00D26CB7"/>
    <w:rsid w:val="00D26D22"/>
    <w:rsid w:val="00D26DD7"/>
    <w:rsid w:val="00D2744D"/>
    <w:rsid w:val="00D275DB"/>
    <w:rsid w:val="00D276D8"/>
    <w:rsid w:val="00D277F0"/>
    <w:rsid w:val="00D278B8"/>
    <w:rsid w:val="00D27B22"/>
    <w:rsid w:val="00D27B99"/>
    <w:rsid w:val="00D27BD4"/>
    <w:rsid w:val="00D27F9D"/>
    <w:rsid w:val="00D30795"/>
    <w:rsid w:val="00D307D7"/>
    <w:rsid w:val="00D311AD"/>
    <w:rsid w:val="00D3161D"/>
    <w:rsid w:val="00D31652"/>
    <w:rsid w:val="00D317C7"/>
    <w:rsid w:val="00D318E1"/>
    <w:rsid w:val="00D31B5E"/>
    <w:rsid w:val="00D32044"/>
    <w:rsid w:val="00D32344"/>
    <w:rsid w:val="00D325C0"/>
    <w:rsid w:val="00D32957"/>
    <w:rsid w:val="00D32D37"/>
    <w:rsid w:val="00D32FFC"/>
    <w:rsid w:val="00D3435B"/>
    <w:rsid w:val="00D3496D"/>
    <w:rsid w:val="00D34CF0"/>
    <w:rsid w:val="00D35A07"/>
    <w:rsid w:val="00D35C62"/>
    <w:rsid w:val="00D35E74"/>
    <w:rsid w:val="00D367C8"/>
    <w:rsid w:val="00D36FE5"/>
    <w:rsid w:val="00D37254"/>
    <w:rsid w:val="00D3759C"/>
    <w:rsid w:val="00D37932"/>
    <w:rsid w:val="00D37CE4"/>
    <w:rsid w:val="00D4058A"/>
    <w:rsid w:val="00D40B6A"/>
    <w:rsid w:val="00D40E75"/>
    <w:rsid w:val="00D4194C"/>
    <w:rsid w:val="00D41C5F"/>
    <w:rsid w:val="00D42142"/>
    <w:rsid w:val="00D4229C"/>
    <w:rsid w:val="00D42809"/>
    <w:rsid w:val="00D42980"/>
    <w:rsid w:val="00D44D84"/>
    <w:rsid w:val="00D44E7B"/>
    <w:rsid w:val="00D452C7"/>
    <w:rsid w:val="00D455AD"/>
    <w:rsid w:val="00D4592B"/>
    <w:rsid w:val="00D45EE6"/>
    <w:rsid w:val="00D461DA"/>
    <w:rsid w:val="00D46580"/>
    <w:rsid w:val="00D4708C"/>
    <w:rsid w:val="00D47EE2"/>
    <w:rsid w:val="00D47F38"/>
    <w:rsid w:val="00D512BD"/>
    <w:rsid w:val="00D518FD"/>
    <w:rsid w:val="00D52409"/>
    <w:rsid w:val="00D52AE3"/>
    <w:rsid w:val="00D52D94"/>
    <w:rsid w:val="00D52ECF"/>
    <w:rsid w:val="00D5333A"/>
    <w:rsid w:val="00D537C3"/>
    <w:rsid w:val="00D538A9"/>
    <w:rsid w:val="00D5392A"/>
    <w:rsid w:val="00D53B7A"/>
    <w:rsid w:val="00D548FE"/>
    <w:rsid w:val="00D54BDA"/>
    <w:rsid w:val="00D54E2A"/>
    <w:rsid w:val="00D55071"/>
    <w:rsid w:val="00D550C7"/>
    <w:rsid w:val="00D553AF"/>
    <w:rsid w:val="00D554F9"/>
    <w:rsid w:val="00D56895"/>
    <w:rsid w:val="00D569AE"/>
    <w:rsid w:val="00D56AA2"/>
    <w:rsid w:val="00D56B16"/>
    <w:rsid w:val="00D56FD2"/>
    <w:rsid w:val="00D573EB"/>
    <w:rsid w:val="00D6069F"/>
    <w:rsid w:val="00D60792"/>
    <w:rsid w:val="00D60B1E"/>
    <w:rsid w:val="00D612A3"/>
    <w:rsid w:val="00D617B5"/>
    <w:rsid w:val="00D621F7"/>
    <w:rsid w:val="00D625AB"/>
    <w:rsid w:val="00D625F5"/>
    <w:rsid w:val="00D6281B"/>
    <w:rsid w:val="00D62D68"/>
    <w:rsid w:val="00D640AD"/>
    <w:rsid w:val="00D6494A"/>
    <w:rsid w:val="00D64C8C"/>
    <w:rsid w:val="00D64C97"/>
    <w:rsid w:val="00D65460"/>
    <w:rsid w:val="00D65CF2"/>
    <w:rsid w:val="00D6627B"/>
    <w:rsid w:val="00D66B35"/>
    <w:rsid w:val="00D67273"/>
    <w:rsid w:val="00D675A3"/>
    <w:rsid w:val="00D67898"/>
    <w:rsid w:val="00D702CB"/>
    <w:rsid w:val="00D7039D"/>
    <w:rsid w:val="00D7059B"/>
    <w:rsid w:val="00D70998"/>
    <w:rsid w:val="00D71640"/>
    <w:rsid w:val="00D71E04"/>
    <w:rsid w:val="00D72233"/>
    <w:rsid w:val="00D7266D"/>
    <w:rsid w:val="00D72D16"/>
    <w:rsid w:val="00D7310C"/>
    <w:rsid w:val="00D7325E"/>
    <w:rsid w:val="00D739CE"/>
    <w:rsid w:val="00D73F9D"/>
    <w:rsid w:val="00D74285"/>
    <w:rsid w:val="00D74A38"/>
    <w:rsid w:val="00D74BAC"/>
    <w:rsid w:val="00D74BD5"/>
    <w:rsid w:val="00D74C42"/>
    <w:rsid w:val="00D75531"/>
    <w:rsid w:val="00D7563E"/>
    <w:rsid w:val="00D75F45"/>
    <w:rsid w:val="00D7660A"/>
    <w:rsid w:val="00D76848"/>
    <w:rsid w:val="00D76B7D"/>
    <w:rsid w:val="00D76FD1"/>
    <w:rsid w:val="00D76FE0"/>
    <w:rsid w:val="00D8087C"/>
    <w:rsid w:val="00D8093F"/>
    <w:rsid w:val="00D80E0E"/>
    <w:rsid w:val="00D80FC6"/>
    <w:rsid w:val="00D826AF"/>
    <w:rsid w:val="00D826D2"/>
    <w:rsid w:val="00D832A9"/>
    <w:rsid w:val="00D83AB2"/>
    <w:rsid w:val="00D83DD9"/>
    <w:rsid w:val="00D8494D"/>
    <w:rsid w:val="00D8560E"/>
    <w:rsid w:val="00D8622E"/>
    <w:rsid w:val="00D8664F"/>
    <w:rsid w:val="00D86EDE"/>
    <w:rsid w:val="00D90877"/>
    <w:rsid w:val="00D908FF"/>
    <w:rsid w:val="00D90929"/>
    <w:rsid w:val="00D9122B"/>
    <w:rsid w:val="00D91C54"/>
    <w:rsid w:val="00D91E8B"/>
    <w:rsid w:val="00D927C4"/>
    <w:rsid w:val="00D928C4"/>
    <w:rsid w:val="00D92EB5"/>
    <w:rsid w:val="00D93014"/>
    <w:rsid w:val="00D931F9"/>
    <w:rsid w:val="00D93530"/>
    <w:rsid w:val="00D93549"/>
    <w:rsid w:val="00D941FF"/>
    <w:rsid w:val="00D94A4D"/>
    <w:rsid w:val="00D94DD8"/>
    <w:rsid w:val="00D9524A"/>
    <w:rsid w:val="00D964D7"/>
    <w:rsid w:val="00D96BC6"/>
    <w:rsid w:val="00D97EFF"/>
    <w:rsid w:val="00DA02B4"/>
    <w:rsid w:val="00DA085A"/>
    <w:rsid w:val="00DA0BC6"/>
    <w:rsid w:val="00DA0BED"/>
    <w:rsid w:val="00DA0FA1"/>
    <w:rsid w:val="00DA10B9"/>
    <w:rsid w:val="00DA26DA"/>
    <w:rsid w:val="00DA2CD3"/>
    <w:rsid w:val="00DA3112"/>
    <w:rsid w:val="00DA341B"/>
    <w:rsid w:val="00DA38E6"/>
    <w:rsid w:val="00DA3F17"/>
    <w:rsid w:val="00DA4BCE"/>
    <w:rsid w:val="00DA6D1A"/>
    <w:rsid w:val="00DA6FFB"/>
    <w:rsid w:val="00DA70A3"/>
    <w:rsid w:val="00DB0011"/>
    <w:rsid w:val="00DB0986"/>
    <w:rsid w:val="00DB1AC6"/>
    <w:rsid w:val="00DB1AD5"/>
    <w:rsid w:val="00DB1E3C"/>
    <w:rsid w:val="00DB2C64"/>
    <w:rsid w:val="00DB323B"/>
    <w:rsid w:val="00DB3779"/>
    <w:rsid w:val="00DB42BC"/>
    <w:rsid w:val="00DB4A9D"/>
    <w:rsid w:val="00DB4BA5"/>
    <w:rsid w:val="00DB52C1"/>
    <w:rsid w:val="00DB5456"/>
    <w:rsid w:val="00DB602A"/>
    <w:rsid w:val="00DB608E"/>
    <w:rsid w:val="00DB620C"/>
    <w:rsid w:val="00DB67E4"/>
    <w:rsid w:val="00DB7299"/>
    <w:rsid w:val="00DB7448"/>
    <w:rsid w:val="00DB74ED"/>
    <w:rsid w:val="00DC0387"/>
    <w:rsid w:val="00DC0C8C"/>
    <w:rsid w:val="00DC3F32"/>
    <w:rsid w:val="00DC4EC4"/>
    <w:rsid w:val="00DC5265"/>
    <w:rsid w:val="00DC558A"/>
    <w:rsid w:val="00DC5D6E"/>
    <w:rsid w:val="00DC6159"/>
    <w:rsid w:val="00DC6FF0"/>
    <w:rsid w:val="00DC7125"/>
    <w:rsid w:val="00DC71C4"/>
    <w:rsid w:val="00DC7E0B"/>
    <w:rsid w:val="00DC7E82"/>
    <w:rsid w:val="00DD064E"/>
    <w:rsid w:val="00DD0714"/>
    <w:rsid w:val="00DD08BB"/>
    <w:rsid w:val="00DD0A31"/>
    <w:rsid w:val="00DD0BFE"/>
    <w:rsid w:val="00DD0FFD"/>
    <w:rsid w:val="00DD15F6"/>
    <w:rsid w:val="00DD19E9"/>
    <w:rsid w:val="00DD1C1B"/>
    <w:rsid w:val="00DD1FA6"/>
    <w:rsid w:val="00DD2638"/>
    <w:rsid w:val="00DD3034"/>
    <w:rsid w:val="00DD3770"/>
    <w:rsid w:val="00DD3A40"/>
    <w:rsid w:val="00DD3EB9"/>
    <w:rsid w:val="00DD4C23"/>
    <w:rsid w:val="00DD4DE7"/>
    <w:rsid w:val="00DD5DE2"/>
    <w:rsid w:val="00DD685F"/>
    <w:rsid w:val="00DD7273"/>
    <w:rsid w:val="00DE01BF"/>
    <w:rsid w:val="00DE0ED6"/>
    <w:rsid w:val="00DE1161"/>
    <w:rsid w:val="00DE1FE6"/>
    <w:rsid w:val="00DE2553"/>
    <w:rsid w:val="00DE2D32"/>
    <w:rsid w:val="00DE4338"/>
    <w:rsid w:val="00DE4972"/>
    <w:rsid w:val="00DE4FC3"/>
    <w:rsid w:val="00DE5109"/>
    <w:rsid w:val="00DE53CC"/>
    <w:rsid w:val="00DE5601"/>
    <w:rsid w:val="00DE5C91"/>
    <w:rsid w:val="00DE5F23"/>
    <w:rsid w:val="00DE689A"/>
    <w:rsid w:val="00DE6E19"/>
    <w:rsid w:val="00DE75F0"/>
    <w:rsid w:val="00DE7A8C"/>
    <w:rsid w:val="00DE7E45"/>
    <w:rsid w:val="00DF025B"/>
    <w:rsid w:val="00DF0C7A"/>
    <w:rsid w:val="00DF14D3"/>
    <w:rsid w:val="00DF183D"/>
    <w:rsid w:val="00DF1D68"/>
    <w:rsid w:val="00DF1E19"/>
    <w:rsid w:val="00DF204C"/>
    <w:rsid w:val="00DF2549"/>
    <w:rsid w:val="00DF25DA"/>
    <w:rsid w:val="00DF2F00"/>
    <w:rsid w:val="00DF33CE"/>
    <w:rsid w:val="00DF390B"/>
    <w:rsid w:val="00DF3E39"/>
    <w:rsid w:val="00DF3F62"/>
    <w:rsid w:val="00DF4D2C"/>
    <w:rsid w:val="00DF4DD7"/>
    <w:rsid w:val="00DF5775"/>
    <w:rsid w:val="00DF59FF"/>
    <w:rsid w:val="00DF5B7F"/>
    <w:rsid w:val="00DF750B"/>
    <w:rsid w:val="00DF7898"/>
    <w:rsid w:val="00DF7C6F"/>
    <w:rsid w:val="00E00604"/>
    <w:rsid w:val="00E03358"/>
    <w:rsid w:val="00E0341C"/>
    <w:rsid w:val="00E03666"/>
    <w:rsid w:val="00E036A5"/>
    <w:rsid w:val="00E04196"/>
    <w:rsid w:val="00E0429E"/>
    <w:rsid w:val="00E04647"/>
    <w:rsid w:val="00E04AF9"/>
    <w:rsid w:val="00E04B28"/>
    <w:rsid w:val="00E04F69"/>
    <w:rsid w:val="00E05465"/>
    <w:rsid w:val="00E05466"/>
    <w:rsid w:val="00E05B4F"/>
    <w:rsid w:val="00E06A30"/>
    <w:rsid w:val="00E06A86"/>
    <w:rsid w:val="00E06B75"/>
    <w:rsid w:val="00E10481"/>
    <w:rsid w:val="00E10BCD"/>
    <w:rsid w:val="00E1116A"/>
    <w:rsid w:val="00E112AB"/>
    <w:rsid w:val="00E12239"/>
    <w:rsid w:val="00E12FAD"/>
    <w:rsid w:val="00E132B5"/>
    <w:rsid w:val="00E1335C"/>
    <w:rsid w:val="00E1368C"/>
    <w:rsid w:val="00E138DF"/>
    <w:rsid w:val="00E14C91"/>
    <w:rsid w:val="00E14DC2"/>
    <w:rsid w:val="00E15618"/>
    <w:rsid w:val="00E156DC"/>
    <w:rsid w:val="00E156DF"/>
    <w:rsid w:val="00E15D54"/>
    <w:rsid w:val="00E15E95"/>
    <w:rsid w:val="00E15F6D"/>
    <w:rsid w:val="00E1655B"/>
    <w:rsid w:val="00E165CC"/>
    <w:rsid w:val="00E16F27"/>
    <w:rsid w:val="00E173B6"/>
    <w:rsid w:val="00E17596"/>
    <w:rsid w:val="00E2020F"/>
    <w:rsid w:val="00E20455"/>
    <w:rsid w:val="00E217A9"/>
    <w:rsid w:val="00E21C7B"/>
    <w:rsid w:val="00E2244F"/>
    <w:rsid w:val="00E2255B"/>
    <w:rsid w:val="00E22DB1"/>
    <w:rsid w:val="00E23478"/>
    <w:rsid w:val="00E23D94"/>
    <w:rsid w:val="00E24454"/>
    <w:rsid w:val="00E24ED5"/>
    <w:rsid w:val="00E255C0"/>
    <w:rsid w:val="00E2634A"/>
    <w:rsid w:val="00E27316"/>
    <w:rsid w:val="00E27578"/>
    <w:rsid w:val="00E277E1"/>
    <w:rsid w:val="00E27954"/>
    <w:rsid w:val="00E27A95"/>
    <w:rsid w:val="00E303F6"/>
    <w:rsid w:val="00E30AF1"/>
    <w:rsid w:val="00E312D6"/>
    <w:rsid w:val="00E31444"/>
    <w:rsid w:val="00E31B89"/>
    <w:rsid w:val="00E32359"/>
    <w:rsid w:val="00E331CC"/>
    <w:rsid w:val="00E33450"/>
    <w:rsid w:val="00E34336"/>
    <w:rsid w:val="00E352EC"/>
    <w:rsid w:val="00E35345"/>
    <w:rsid w:val="00E35C0C"/>
    <w:rsid w:val="00E36022"/>
    <w:rsid w:val="00E3633F"/>
    <w:rsid w:val="00E3677C"/>
    <w:rsid w:val="00E3705C"/>
    <w:rsid w:val="00E37EEE"/>
    <w:rsid w:val="00E40B7B"/>
    <w:rsid w:val="00E41B54"/>
    <w:rsid w:val="00E4232C"/>
    <w:rsid w:val="00E44058"/>
    <w:rsid w:val="00E44E68"/>
    <w:rsid w:val="00E45591"/>
    <w:rsid w:val="00E45AEF"/>
    <w:rsid w:val="00E46B59"/>
    <w:rsid w:val="00E470C6"/>
    <w:rsid w:val="00E477CB"/>
    <w:rsid w:val="00E47963"/>
    <w:rsid w:val="00E47D3F"/>
    <w:rsid w:val="00E50053"/>
    <w:rsid w:val="00E50B3E"/>
    <w:rsid w:val="00E50D6F"/>
    <w:rsid w:val="00E50E78"/>
    <w:rsid w:val="00E518E1"/>
    <w:rsid w:val="00E51FD0"/>
    <w:rsid w:val="00E521CD"/>
    <w:rsid w:val="00E52742"/>
    <w:rsid w:val="00E52E36"/>
    <w:rsid w:val="00E52EE0"/>
    <w:rsid w:val="00E52F35"/>
    <w:rsid w:val="00E53B19"/>
    <w:rsid w:val="00E53CCD"/>
    <w:rsid w:val="00E54617"/>
    <w:rsid w:val="00E5477E"/>
    <w:rsid w:val="00E54BA6"/>
    <w:rsid w:val="00E55308"/>
    <w:rsid w:val="00E56F00"/>
    <w:rsid w:val="00E57397"/>
    <w:rsid w:val="00E5757E"/>
    <w:rsid w:val="00E57879"/>
    <w:rsid w:val="00E578CB"/>
    <w:rsid w:val="00E57C30"/>
    <w:rsid w:val="00E57D84"/>
    <w:rsid w:val="00E6068A"/>
    <w:rsid w:val="00E60B7A"/>
    <w:rsid w:val="00E6107A"/>
    <w:rsid w:val="00E6111D"/>
    <w:rsid w:val="00E611CE"/>
    <w:rsid w:val="00E61607"/>
    <w:rsid w:val="00E6162A"/>
    <w:rsid w:val="00E6194F"/>
    <w:rsid w:val="00E61F3D"/>
    <w:rsid w:val="00E637D0"/>
    <w:rsid w:val="00E63804"/>
    <w:rsid w:val="00E639DF"/>
    <w:rsid w:val="00E63D02"/>
    <w:rsid w:val="00E63F34"/>
    <w:rsid w:val="00E6401B"/>
    <w:rsid w:val="00E642A8"/>
    <w:rsid w:val="00E6449A"/>
    <w:rsid w:val="00E648C1"/>
    <w:rsid w:val="00E65069"/>
    <w:rsid w:val="00E651C5"/>
    <w:rsid w:val="00E65920"/>
    <w:rsid w:val="00E65D10"/>
    <w:rsid w:val="00E66E43"/>
    <w:rsid w:val="00E67467"/>
    <w:rsid w:val="00E67528"/>
    <w:rsid w:val="00E67604"/>
    <w:rsid w:val="00E704FE"/>
    <w:rsid w:val="00E70550"/>
    <w:rsid w:val="00E7079B"/>
    <w:rsid w:val="00E70B81"/>
    <w:rsid w:val="00E71A41"/>
    <w:rsid w:val="00E71A70"/>
    <w:rsid w:val="00E72390"/>
    <w:rsid w:val="00E7241D"/>
    <w:rsid w:val="00E740AE"/>
    <w:rsid w:val="00E74BB4"/>
    <w:rsid w:val="00E74C30"/>
    <w:rsid w:val="00E74E39"/>
    <w:rsid w:val="00E75161"/>
    <w:rsid w:val="00E752DA"/>
    <w:rsid w:val="00E75799"/>
    <w:rsid w:val="00E75F85"/>
    <w:rsid w:val="00E76002"/>
    <w:rsid w:val="00E7620C"/>
    <w:rsid w:val="00E76901"/>
    <w:rsid w:val="00E76AF6"/>
    <w:rsid w:val="00E77307"/>
    <w:rsid w:val="00E776E4"/>
    <w:rsid w:val="00E80829"/>
    <w:rsid w:val="00E80D00"/>
    <w:rsid w:val="00E80EEE"/>
    <w:rsid w:val="00E817E8"/>
    <w:rsid w:val="00E820DA"/>
    <w:rsid w:val="00E822E6"/>
    <w:rsid w:val="00E82AAC"/>
    <w:rsid w:val="00E835C0"/>
    <w:rsid w:val="00E84438"/>
    <w:rsid w:val="00E84AEB"/>
    <w:rsid w:val="00E850B0"/>
    <w:rsid w:val="00E8513F"/>
    <w:rsid w:val="00E85468"/>
    <w:rsid w:val="00E855DF"/>
    <w:rsid w:val="00E8630D"/>
    <w:rsid w:val="00E8663C"/>
    <w:rsid w:val="00E86948"/>
    <w:rsid w:val="00E8737A"/>
    <w:rsid w:val="00E87416"/>
    <w:rsid w:val="00E9021E"/>
    <w:rsid w:val="00E90DE6"/>
    <w:rsid w:val="00E912A2"/>
    <w:rsid w:val="00E918C9"/>
    <w:rsid w:val="00E91BE3"/>
    <w:rsid w:val="00E9224F"/>
    <w:rsid w:val="00E923EA"/>
    <w:rsid w:val="00E92511"/>
    <w:rsid w:val="00E92864"/>
    <w:rsid w:val="00E92EF4"/>
    <w:rsid w:val="00E92FC3"/>
    <w:rsid w:val="00E93421"/>
    <w:rsid w:val="00E94180"/>
    <w:rsid w:val="00E94EC7"/>
    <w:rsid w:val="00E9512D"/>
    <w:rsid w:val="00E955B1"/>
    <w:rsid w:val="00E95676"/>
    <w:rsid w:val="00E956D4"/>
    <w:rsid w:val="00E959CB"/>
    <w:rsid w:val="00E95A0E"/>
    <w:rsid w:val="00E95D78"/>
    <w:rsid w:val="00E95ED9"/>
    <w:rsid w:val="00E960D7"/>
    <w:rsid w:val="00E97219"/>
    <w:rsid w:val="00E97A8E"/>
    <w:rsid w:val="00E97D48"/>
    <w:rsid w:val="00E97DBD"/>
    <w:rsid w:val="00EA00CB"/>
    <w:rsid w:val="00EA075A"/>
    <w:rsid w:val="00EA0C7C"/>
    <w:rsid w:val="00EA1094"/>
    <w:rsid w:val="00EA1863"/>
    <w:rsid w:val="00EA1939"/>
    <w:rsid w:val="00EA1EF7"/>
    <w:rsid w:val="00EA213E"/>
    <w:rsid w:val="00EA2B67"/>
    <w:rsid w:val="00EA2B71"/>
    <w:rsid w:val="00EA3569"/>
    <w:rsid w:val="00EA3FDF"/>
    <w:rsid w:val="00EA406F"/>
    <w:rsid w:val="00EA4652"/>
    <w:rsid w:val="00EA53C2"/>
    <w:rsid w:val="00EA56B3"/>
    <w:rsid w:val="00EA5E55"/>
    <w:rsid w:val="00EA6016"/>
    <w:rsid w:val="00EA61C3"/>
    <w:rsid w:val="00EA675B"/>
    <w:rsid w:val="00EB06DA"/>
    <w:rsid w:val="00EB0C4C"/>
    <w:rsid w:val="00EB1301"/>
    <w:rsid w:val="00EB1415"/>
    <w:rsid w:val="00EB25E8"/>
    <w:rsid w:val="00EB2613"/>
    <w:rsid w:val="00EB2A07"/>
    <w:rsid w:val="00EB2A4B"/>
    <w:rsid w:val="00EB3478"/>
    <w:rsid w:val="00EB4E03"/>
    <w:rsid w:val="00EB557B"/>
    <w:rsid w:val="00EB5626"/>
    <w:rsid w:val="00EB57BC"/>
    <w:rsid w:val="00EB58B4"/>
    <w:rsid w:val="00EB6377"/>
    <w:rsid w:val="00EB7245"/>
    <w:rsid w:val="00EC01B0"/>
    <w:rsid w:val="00EC08EA"/>
    <w:rsid w:val="00EC0DF0"/>
    <w:rsid w:val="00EC1015"/>
    <w:rsid w:val="00EC1D2F"/>
    <w:rsid w:val="00EC2B96"/>
    <w:rsid w:val="00EC376B"/>
    <w:rsid w:val="00EC39FF"/>
    <w:rsid w:val="00EC3A3A"/>
    <w:rsid w:val="00EC3AF7"/>
    <w:rsid w:val="00EC446C"/>
    <w:rsid w:val="00EC4A12"/>
    <w:rsid w:val="00EC5140"/>
    <w:rsid w:val="00EC587B"/>
    <w:rsid w:val="00EC630B"/>
    <w:rsid w:val="00EC6329"/>
    <w:rsid w:val="00EC662A"/>
    <w:rsid w:val="00EC69C0"/>
    <w:rsid w:val="00EC6A16"/>
    <w:rsid w:val="00EC6D56"/>
    <w:rsid w:val="00EC7171"/>
    <w:rsid w:val="00EC7382"/>
    <w:rsid w:val="00EC7698"/>
    <w:rsid w:val="00EC791E"/>
    <w:rsid w:val="00ED05A7"/>
    <w:rsid w:val="00ED28D6"/>
    <w:rsid w:val="00ED2D01"/>
    <w:rsid w:val="00ED3849"/>
    <w:rsid w:val="00ED3E02"/>
    <w:rsid w:val="00ED3E88"/>
    <w:rsid w:val="00ED4D8B"/>
    <w:rsid w:val="00ED5027"/>
    <w:rsid w:val="00ED633F"/>
    <w:rsid w:val="00ED63D1"/>
    <w:rsid w:val="00ED66C7"/>
    <w:rsid w:val="00ED6F4D"/>
    <w:rsid w:val="00ED70B5"/>
    <w:rsid w:val="00ED7AFE"/>
    <w:rsid w:val="00EE12D0"/>
    <w:rsid w:val="00EE2204"/>
    <w:rsid w:val="00EE28CA"/>
    <w:rsid w:val="00EE30EB"/>
    <w:rsid w:val="00EE32A0"/>
    <w:rsid w:val="00EE3B2E"/>
    <w:rsid w:val="00EE516C"/>
    <w:rsid w:val="00EE5536"/>
    <w:rsid w:val="00EE5DC5"/>
    <w:rsid w:val="00EE6012"/>
    <w:rsid w:val="00EE62FB"/>
    <w:rsid w:val="00EE6AC6"/>
    <w:rsid w:val="00EE7029"/>
    <w:rsid w:val="00EE7222"/>
    <w:rsid w:val="00EE73A8"/>
    <w:rsid w:val="00EE7542"/>
    <w:rsid w:val="00EE7A7E"/>
    <w:rsid w:val="00EF005C"/>
    <w:rsid w:val="00EF0508"/>
    <w:rsid w:val="00EF05EB"/>
    <w:rsid w:val="00EF0B37"/>
    <w:rsid w:val="00EF0FC7"/>
    <w:rsid w:val="00EF1135"/>
    <w:rsid w:val="00EF1C64"/>
    <w:rsid w:val="00EF2E3B"/>
    <w:rsid w:val="00EF2F7C"/>
    <w:rsid w:val="00EF3222"/>
    <w:rsid w:val="00EF3243"/>
    <w:rsid w:val="00EF3C56"/>
    <w:rsid w:val="00EF4CAF"/>
    <w:rsid w:val="00EF4E3B"/>
    <w:rsid w:val="00EF5023"/>
    <w:rsid w:val="00EF5A09"/>
    <w:rsid w:val="00EF5A9E"/>
    <w:rsid w:val="00EF6310"/>
    <w:rsid w:val="00F00189"/>
    <w:rsid w:val="00F00982"/>
    <w:rsid w:val="00F019AF"/>
    <w:rsid w:val="00F01F22"/>
    <w:rsid w:val="00F01FF8"/>
    <w:rsid w:val="00F02843"/>
    <w:rsid w:val="00F02DAD"/>
    <w:rsid w:val="00F02DF1"/>
    <w:rsid w:val="00F02E1D"/>
    <w:rsid w:val="00F03499"/>
    <w:rsid w:val="00F04137"/>
    <w:rsid w:val="00F04426"/>
    <w:rsid w:val="00F047C7"/>
    <w:rsid w:val="00F04A7B"/>
    <w:rsid w:val="00F04E1F"/>
    <w:rsid w:val="00F04E7F"/>
    <w:rsid w:val="00F05334"/>
    <w:rsid w:val="00F05DFD"/>
    <w:rsid w:val="00F074EF"/>
    <w:rsid w:val="00F07C7D"/>
    <w:rsid w:val="00F07DB6"/>
    <w:rsid w:val="00F07F36"/>
    <w:rsid w:val="00F07F4C"/>
    <w:rsid w:val="00F10027"/>
    <w:rsid w:val="00F10081"/>
    <w:rsid w:val="00F10506"/>
    <w:rsid w:val="00F1103B"/>
    <w:rsid w:val="00F11830"/>
    <w:rsid w:val="00F11A25"/>
    <w:rsid w:val="00F11C70"/>
    <w:rsid w:val="00F1248B"/>
    <w:rsid w:val="00F131A7"/>
    <w:rsid w:val="00F1385A"/>
    <w:rsid w:val="00F14054"/>
    <w:rsid w:val="00F1458F"/>
    <w:rsid w:val="00F14D84"/>
    <w:rsid w:val="00F15AA7"/>
    <w:rsid w:val="00F16B3B"/>
    <w:rsid w:val="00F1705B"/>
    <w:rsid w:val="00F17A84"/>
    <w:rsid w:val="00F20742"/>
    <w:rsid w:val="00F2093B"/>
    <w:rsid w:val="00F20C5D"/>
    <w:rsid w:val="00F20D63"/>
    <w:rsid w:val="00F21470"/>
    <w:rsid w:val="00F21594"/>
    <w:rsid w:val="00F21D1B"/>
    <w:rsid w:val="00F21EA7"/>
    <w:rsid w:val="00F225A1"/>
    <w:rsid w:val="00F2263A"/>
    <w:rsid w:val="00F22F4B"/>
    <w:rsid w:val="00F2359E"/>
    <w:rsid w:val="00F23C0F"/>
    <w:rsid w:val="00F23C81"/>
    <w:rsid w:val="00F23ECC"/>
    <w:rsid w:val="00F2430D"/>
    <w:rsid w:val="00F244BB"/>
    <w:rsid w:val="00F24850"/>
    <w:rsid w:val="00F249E1"/>
    <w:rsid w:val="00F24E5F"/>
    <w:rsid w:val="00F2545E"/>
    <w:rsid w:val="00F255F8"/>
    <w:rsid w:val="00F2574E"/>
    <w:rsid w:val="00F25BA8"/>
    <w:rsid w:val="00F2644F"/>
    <w:rsid w:val="00F27A82"/>
    <w:rsid w:val="00F302B4"/>
    <w:rsid w:val="00F302DA"/>
    <w:rsid w:val="00F303C8"/>
    <w:rsid w:val="00F304BC"/>
    <w:rsid w:val="00F3052E"/>
    <w:rsid w:val="00F313A3"/>
    <w:rsid w:val="00F31BE0"/>
    <w:rsid w:val="00F32C80"/>
    <w:rsid w:val="00F32DA8"/>
    <w:rsid w:val="00F331C1"/>
    <w:rsid w:val="00F33248"/>
    <w:rsid w:val="00F341AE"/>
    <w:rsid w:val="00F34391"/>
    <w:rsid w:val="00F34B0C"/>
    <w:rsid w:val="00F354A7"/>
    <w:rsid w:val="00F35BC0"/>
    <w:rsid w:val="00F35F6A"/>
    <w:rsid w:val="00F36094"/>
    <w:rsid w:val="00F36570"/>
    <w:rsid w:val="00F3664E"/>
    <w:rsid w:val="00F36AA6"/>
    <w:rsid w:val="00F376DF"/>
    <w:rsid w:val="00F379BD"/>
    <w:rsid w:val="00F37D98"/>
    <w:rsid w:val="00F37F4E"/>
    <w:rsid w:val="00F400EB"/>
    <w:rsid w:val="00F40167"/>
    <w:rsid w:val="00F40990"/>
    <w:rsid w:val="00F40EAE"/>
    <w:rsid w:val="00F41056"/>
    <w:rsid w:val="00F429E1"/>
    <w:rsid w:val="00F429FA"/>
    <w:rsid w:val="00F42D31"/>
    <w:rsid w:val="00F42F1D"/>
    <w:rsid w:val="00F43024"/>
    <w:rsid w:val="00F4355E"/>
    <w:rsid w:val="00F43E44"/>
    <w:rsid w:val="00F44296"/>
    <w:rsid w:val="00F45104"/>
    <w:rsid w:val="00F46D28"/>
    <w:rsid w:val="00F505F4"/>
    <w:rsid w:val="00F515C9"/>
    <w:rsid w:val="00F519A2"/>
    <w:rsid w:val="00F51DF2"/>
    <w:rsid w:val="00F52418"/>
    <w:rsid w:val="00F52EF7"/>
    <w:rsid w:val="00F533BD"/>
    <w:rsid w:val="00F538E7"/>
    <w:rsid w:val="00F53DEC"/>
    <w:rsid w:val="00F54957"/>
    <w:rsid w:val="00F54AAB"/>
    <w:rsid w:val="00F551F5"/>
    <w:rsid w:val="00F5680A"/>
    <w:rsid w:val="00F5793C"/>
    <w:rsid w:val="00F57A52"/>
    <w:rsid w:val="00F60DB0"/>
    <w:rsid w:val="00F6110D"/>
    <w:rsid w:val="00F6125C"/>
    <w:rsid w:val="00F6146B"/>
    <w:rsid w:val="00F61A0E"/>
    <w:rsid w:val="00F61F97"/>
    <w:rsid w:val="00F61F98"/>
    <w:rsid w:val="00F6216A"/>
    <w:rsid w:val="00F62D85"/>
    <w:rsid w:val="00F63936"/>
    <w:rsid w:val="00F63F36"/>
    <w:rsid w:val="00F642F0"/>
    <w:rsid w:val="00F64C50"/>
    <w:rsid w:val="00F650E1"/>
    <w:rsid w:val="00F65311"/>
    <w:rsid w:val="00F65403"/>
    <w:rsid w:val="00F6550F"/>
    <w:rsid w:val="00F6630A"/>
    <w:rsid w:val="00F66503"/>
    <w:rsid w:val="00F66A2E"/>
    <w:rsid w:val="00F66FB8"/>
    <w:rsid w:val="00F673F8"/>
    <w:rsid w:val="00F701FD"/>
    <w:rsid w:val="00F70875"/>
    <w:rsid w:val="00F7088A"/>
    <w:rsid w:val="00F708B5"/>
    <w:rsid w:val="00F70BDE"/>
    <w:rsid w:val="00F70EBC"/>
    <w:rsid w:val="00F71018"/>
    <w:rsid w:val="00F7113C"/>
    <w:rsid w:val="00F7159F"/>
    <w:rsid w:val="00F71C58"/>
    <w:rsid w:val="00F72120"/>
    <w:rsid w:val="00F72240"/>
    <w:rsid w:val="00F72323"/>
    <w:rsid w:val="00F7233C"/>
    <w:rsid w:val="00F72F4A"/>
    <w:rsid w:val="00F7367A"/>
    <w:rsid w:val="00F73949"/>
    <w:rsid w:val="00F73ACE"/>
    <w:rsid w:val="00F73CA4"/>
    <w:rsid w:val="00F73F84"/>
    <w:rsid w:val="00F74628"/>
    <w:rsid w:val="00F746FA"/>
    <w:rsid w:val="00F75123"/>
    <w:rsid w:val="00F7544F"/>
    <w:rsid w:val="00F75651"/>
    <w:rsid w:val="00F758A2"/>
    <w:rsid w:val="00F75D53"/>
    <w:rsid w:val="00F75D59"/>
    <w:rsid w:val="00F75D7B"/>
    <w:rsid w:val="00F75E6A"/>
    <w:rsid w:val="00F80BB1"/>
    <w:rsid w:val="00F80F6D"/>
    <w:rsid w:val="00F80FC4"/>
    <w:rsid w:val="00F81403"/>
    <w:rsid w:val="00F81FEF"/>
    <w:rsid w:val="00F8220A"/>
    <w:rsid w:val="00F822C7"/>
    <w:rsid w:val="00F8258B"/>
    <w:rsid w:val="00F82A16"/>
    <w:rsid w:val="00F82EC4"/>
    <w:rsid w:val="00F836EE"/>
    <w:rsid w:val="00F84838"/>
    <w:rsid w:val="00F857B3"/>
    <w:rsid w:val="00F85818"/>
    <w:rsid w:val="00F85A4E"/>
    <w:rsid w:val="00F8649B"/>
    <w:rsid w:val="00F86A27"/>
    <w:rsid w:val="00F8709A"/>
    <w:rsid w:val="00F871C6"/>
    <w:rsid w:val="00F87440"/>
    <w:rsid w:val="00F87500"/>
    <w:rsid w:val="00F9053A"/>
    <w:rsid w:val="00F9099C"/>
    <w:rsid w:val="00F912C1"/>
    <w:rsid w:val="00F91695"/>
    <w:rsid w:val="00F91B2C"/>
    <w:rsid w:val="00F91E1E"/>
    <w:rsid w:val="00F91E69"/>
    <w:rsid w:val="00F92703"/>
    <w:rsid w:val="00F9279A"/>
    <w:rsid w:val="00F9285F"/>
    <w:rsid w:val="00F92B40"/>
    <w:rsid w:val="00F92E77"/>
    <w:rsid w:val="00F92EB9"/>
    <w:rsid w:val="00F9409F"/>
    <w:rsid w:val="00F95300"/>
    <w:rsid w:val="00F9552C"/>
    <w:rsid w:val="00F95934"/>
    <w:rsid w:val="00F95E30"/>
    <w:rsid w:val="00F95EAC"/>
    <w:rsid w:val="00F9610A"/>
    <w:rsid w:val="00F964E5"/>
    <w:rsid w:val="00F96F71"/>
    <w:rsid w:val="00F9736D"/>
    <w:rsid w:val="00F97ABC"/>
    <w:rsid w:val="00F97F47"/>
    <w:rsid w:val="00FA024C"/>
    <w:rsid w:val="00FA0952"/>
    <w:rsid w:val="00FA0C5C"/>
    <w:rsid w:val="00FA1684"/>
    <w:rsid w:val="00FA1AB4"/>
    <w:rsid w:val="00FA1EC7"/>
    <w:rsid w:val="00FA2CF4"/>
    <w:rsid w:val="00FA3237"/>
    <w:rsid w:val="00FA3254"/>
    <w:rsid w:val="00FA5C52"/>
    <w:rsid w:val="00FA5C85"/>
    <w:rsid w:val="00FA5E77"/>
    <w:rsid w:val="00FA6323"/>
    <w:rsid w:val="00FA6561"/>
    <w:rsid w:val="00FA6DC7"/>
    <w:rsid w:val="00FA7D80"/>
    <w:rsid w:val="00FB03A7"/>
    <w:rsid w:val="00FB0683"/>
    <w:rsid w:val="00FB0A36"/>
    <w:rsid w:val="00FB0E8E"/>
    <w:rsid w:val="00FB119A"/>
    <w:rsid w:val="00FB1261"/>
    <w:rsid w:val="00FB1425"/>
    <w:rsid w:val="00FB15D6"/>
    <w:rsid w:val="00FB23F8"/>
    <w:rsid w:val="00FB2760"/>
    <w:rsid w:val="00FB3887"/>
    <w:rsid w:val="00FB3B85"/>
    <w:rsid w:val="00FB3EA1"/>
    <w:rsid w:val="00FB474B"/>
    <w:rsid w:val="00FB543C"/>
    <w:rsid w:val="00FB5548"/>
    <w:rsid w:val="00FB586C"/>
    <w:rsid w:val="00FB62CD"/>
    <w:rsid w:val="00FB631A"/>
    <w:rsid w:val="00FB63C8"/>
    <w:rsid w:val="00FB79C7"/>
    <w:rsid w:val="00FB7C4F"/>
    <w:rsid w:val="00FC17A5"/>
    <w:rsid w:val="00FC289D"/>
    <w:rsid w:val="00FC320C"/>
    <w:rsid w:val="00FC41BA"/>
    <w:rsid w:val="00FC4689"/>
    <w:rsid w:val="00FC4862"/>
    <w:rsid w:val="00FC4C0C"/>
    <w:rsid w:val="00FC4CDC"/>
    <w:rsid w:val="00FC4EBB"/>
    <w:rsid w:val="00FC544B"/>
    <w:rsid w:val="00FC5B18"/>
    <w:rsid w:val="00FC61BF"/>
    <w:rsid w:val="00FC6417"/>
    <w:rsid w:val="00FC788F"/>
    <w:rsid w:val="00FC7F26"/>
    <w:rsid w:val="00FD001C"/>
    <w:rsid w:val="00FD03E3"/>
    <w:rsid w:val="00FD1A2D"/>
    <w:rsid w:val="00FD1D1A"/>
    <w:rsid w:val="00FD2911"/>
    <w:rsid w:val="00FD2F81"/>
    <w:rsid w:val="00FD35FC"/>
    <w:rsid w:val="00FD4B3F"/>
    <w:rsid w:val="00FD50A3"/>
    <w:rsid w:val="00FD5CCE"/>
    <w:rsid w:val="00FD6BD3"/>
    <w:rsid w:val="00FE00D0"/>
    <w:rsid w:val="00FE014A"/>
    <w:rsid w:val="00FE0F2E"/>
    <w:rsid w:val="00FE1426"/>
    <w:rsid w:val="00FE18EB"/>
    <w:rsid w:val="00FE1E1B"/>
    <w:rsid w:val="00FE200B"/>
    <w:rsid w:val="00FE23FC"/>
    <w:rsid w:val="00FE27CC"/>
    <w:rsid w:val="00FE290E"/>
    <w:rsid w:val="00FE33C2"/>
    <w:rsid w:val="00FE3684"/>
    <w:rsid w:val="00FE3D3B"/>
    <w:rsid w:val="00FE438A"/>
    <w:rsid w:val="00FE43CE"/>
    <w:rsid w:val="00FE49CD"/>
    <w:rsid w:val="00FE505E"/>
    <w:rsid w:val="00FE50A4"/>
    <w:rsid w:val="00FE51D3"/>
    <w:rsid w:val="00FE559F"/>
    <w:rsid w:val="00FE58BE"/>
    <w:rsid w:val="00FE5B68"/>
    <w:rsid w:val="00FE60B3"/>
    <w:rsid w:val="00FE66AE"/>
    <w:rsid w:val="00FE7B0F"/>
    <w:rsid w:val="00FE7D7A"/>
    <w:rsid w:val="00FF0386"/>
    <w:rsid w:val="00FF03BB"/>
    <w:rsid w:val="00FF03D0"/>
    <w:rsid w:val="00FF2711"/>
    <w:rsid w:val="00FF2A97"/>
    <w:rsid w:val="00FF342B"/>
    <w:rsid w:val="00FF4039"/>
    <w:rsid w:val="00FF44D3"/>
    <w:rsid w:val="00FF480A"/>
    <w:rsid w:val="00FF4C73"/>
    <w:rsid w:val="00FF5811"/>
    <w:rsid w:val="00FF593F"/>
    <w:rsid w:val="00FF59FA"/>
    <w:rsid w:val="00FF5CDB"/>
    <w:rsid w:val="00FF6752"/>
    <w:rsid w:val="00FF6809"/>
    <w:rsid w:val="00FF68AC"/>
    <w:rsid w:val="00FF7302"/>
    <w:rsid w:val="00FF7F03"/>
    <w:rsid w:val="02C670A9"/>
    <w:rsid w:val="03B898E5"/>
    <w:rsid w:val="055D10A7"/>
    <w:rsid w:val="05C43E1D"/>
    <w:rsid w:val="082CA8DF"/>
    <w:rsid w:val="083A40F9"/>
    <w:rsid w:val="0A0D2453"/>
    <w:rsid w:val="0A7B2C1D"/>
    <w:rsid w:val="0BDCF771"/>
    <w:rsid w:val="0CA3BC56"/>
    <w:rsid w:val="0E41F9A8"/>
    <w:rsid w:val="0F677C40"/>
    <w:rsid w:val="10020B6B"/>
    <w:rsid w:val="100CBA4B"/>
    <w:rsid w:val="10D39487"/>
    <w:rsid w:val="117FC3B1"/>
    <w:rsid w:val="118F7A29"/>
    <w:rsid w:val="12117007"/>
    <w:rsid w:val="12376D75"/>
    <w:rsid w:val="13DADBC5"/>
    <w:rsid w:val="156C5FB7"/>
    <w:rsid w:val="15BC3914"/>
    <w:rsid w:val="171309DA"/>
    <w:rsid w:val="1744A3B5"/>
    <w:rsid w:val="18887FA4"/>
    <w:rsid w:val="191512D6"/>
    <w:rsid w:val="19AD672F"/>
    <w:rsid w:val="1A19C704"/>
    <w:rsid w:val="1C16AAFD"/>
    <w:rsid w:val="1C7C536A"/>
    <w:rsid w:val="1CD7209A"/>
    <w:rsid w:val="1D0153E4"/>
    <w:rsid w:val="1DA48DAE"/>
    <w:rsid w:val="20189B2E"/>
    <w:rsid w:val="212D1308"/>
    <w:rsid w:val="227DCBB3"/>
    <w:rsid w:val="24F22828"/>
    <w:rsid w:val="2588410F"/>
    <w:rsid w:val="26819E41"/>
    <w:rsid w:val="271D085F"/>
    <w:rsid w:val="277FC40E"/>
    <w:rsid w:val="2891801A"/>
    <w:rsid w:val="28C2F05A"/>
    <w:rsid w:val="29DA5894"/>
    <w:rsid w:val="2B0764E2"/>
    <w:rsid w:val="2C1FA51F"/>
    <w:rsid w:val="2C2D0DA5"/>
    <w:rsid w:val="2D5C9669"/>
    <w:rsid w:val="2D975E6F"/>
    <w:rsid w:val="2E292857"/>
    <w:rsid w:val="2EB9EB8E"/>
    <w:rsid w:val="30F21A7E"/>
    <w:rsid w:val="3379C7A4"/>
    <w:rsid w:val="33A81886"/>
    <w:rsid w:val="33BD6354"/>
    <w:rsid w:val="34474144"/>
    <w:rsid w:val="344BF019"/>
    <w:rsid w:val="3547B094"/>
    <w:rsid w:val="35A9B500"/>
    <w:rsid w:val="35B0B913"/>
    <w:rsid w:val="363AFBDD"/>
    <w:rsid w:val="38C4ADF5"/>
    <w:rsid w:val="39B09C6D"/>
    <w:rsid w:val="3A58BE59"/>
    <w:rsid w:val="3B5451AC"/>
    <w:rsid w:val="3BD0EA9E"/>
    <w:rsid w:val="3CC3039E"/>
    <w:rsid w:val="3CE5636F"/>
    <w:rsid w:val="3D2E8205"/>
    <w:rsid w:val="3F920DB3"/>
    <w:rsid w:val="4001AEF6"/>
    <w:rsid w:val="415D922E"/>
    <w:rsid w:val="41A4BB14"/>
    <w:rsid w:val="42164C64"/>
    <w:rsid w:val="4388C263"/>
    <w:rsid w:val="449EF4A1"/>
    <w:rsid w:val="44E22CDD"/>
    <w:rsid w:val="46CA7BA2"/>
    <w:rsid w:val="46E3F637"/>
    <w:rsid w:val="47A4F700"/>
    <w:rsid w:val="4856733D"/>
    <w:rsid w:val="4898F12C"/>
    <w:rsid w:val="492A1AE1"/>
    <w:rsid w:val="4C601202"/>
    <w:rsid w:val="4CE14816"/>
    <w:rsid w:val="4D1FA4FB"/>
    <w:rsid w:val="4E912FE7"/>
    <w:rsid w:val="4F8680F1"/>
    <w:rsid w:val="4F99D8C3"/>
    <w:rsid w:val="4FB3C691"/>
    <w:rsid w:val="512BBB71"/>
    <w:rsid w:val="51631D40"/>
    <w:rsid w:val="5208ABFA"/>
    <w:rsid w:val="52745FE9"/>
    <w:rsid w:val="52894607"/>
    <w:rsid w:val="531EEA7C"/>
    <w:rsid w:val="551DF8A2"/>
    <w:rsid w:val="55315ED5"/>
    <w:rsid w:val="55506AF2"/>
    <w:rsid w:val="55A810FA"/>
    <w:rsid w:val="56C42142"/>
    <w:rsid w:val="56D41BB6"/>
    <w:rsid w:val="5892AEFB"/>
    <w:rsid w:val="5962E592"/>
    <w:rsid w:val="5BC2D5CE"/>
    <w:rsid w:val="5BF449F0"/>
    <w:rsid w:val="5C3922AD"/>
    <w:rsid w:val="5CFAD767"/>
    <w:rsid w:val="5E7A1FA5"/>
    <w:rsid w:val="5E838237"/>
    <w:rsid w:val="5EF54B67"/>
    <w:rsid w:val="60007C68"/>
    <w:rsid w:val="60176885"/>
    <w:rsid w:val="60921F33"/>
    <w:rsid w:val="61C8A136"/>
    <w:rsid w:val="62922FBC"/>
    <w:rsid w:val="65CC2309"/>
    <w:rsid w:val="65E14AB6"/>
    <w:rsid w:val="67E8C32B"/>
    <w:rsid w:val="6898468A"/>
    <w:rsid w:val="68A56BF1"/>
    <w:rsid w:val="691DDDD4"/>
    <w:rsid w:val="69EB9F1A"/>
    <w:rsid w:val="6A0C7015"/>
    <w:rsid w:val="6AD892F5"/>
    <w:rsid w:val="6B9E5F92"/>
    <w:rsid w:val="6C36B81A"/>
    <w:rsid w:val="6F02C185"/>
    <w:rsid w:val="6F8D2EBC"/>
    <w:rsid w:val="70A0A8E6"/>
    <w:rsid w:val="70A807A9"/>
    <w:rsid w:val="713A8CE3"/>
    <w:rsid w:val="71D688AE"/>
    <w:rsid w:val="71F28ACB"/>
    <w:rsid w:val="731042B3"/>
    <w:rsid w:val="759B52F5"/>
    <w:rsid w:val="767F09C8"/>
    <w:rsid w:val="76C05918"/>
    <w:rsid w:val="76EDDCDB"/>
    <w:rsid w:val="77E19E06"/>
    <w:rsid w:val="789C3D8B"/>
    <w:rsid w:val="7947EDF7"/>
    <w:rsid w:val="7982CC97"/>
    <w:rsid w:val="7B681F07"/>
    <w:rsid w:val="7D4EAE14"/>
    <w:rsid w:val="7DC74825"/>
    <w:rsid w:val="7FEDF74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2ED40"/>
  <w15:docId w15:val="{DFBDE8A7-45C1-4C9B-9A04-84C1CB1A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002052"/>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 Body text"/>
    <w:rsid w:val="00F51DF2"/>
  </w:style>
  <w:style w:type="paragraph" w:styleId="Heading1">
    <w:name w:val="heading 1"/>
    <w:basedOn w:val="Normal"/>
    <w:next w:val="Normal"/>
    <w:link w:val="Heading1Char"/>
    <w:uiPriority w:val="9"/>
    <w:qFormat/>
    <w:rsid w:val="00710BF4"/>
    <w:pPr>
      <w:keepNext/>
      <w:keepLines/>
      <w:numPr>
        <w:numId w:val="61"/>
      </w:numPr>
      <w:spacing w:before="240"/>
      <w:outlineLvl w:val="0"/>
    </w:pPr>
    <w:rPr>
      <w:rFonts w:asciiTheme="majorHAnsi" w:eastAsiaTheme="majorEastAsia" w:hAnsiTheme="majorHAnsi" w:cstheme="majorBidi"/>
      <w:color w:val="03234B" w:themeColor="text1"/>
      <w:sz w:val="32"/>
      <w:szCs w:val="32"/>
      <w:lang w:val="en-US"/>
    </w:rPr>
  </w:style>
  <w:style w:type="paragraph" w:styleId="Heading20">
    <w:name w:val="heading 2"/>
    <w:basedOn w:val="Heading1"/>
    <w:next w:val="Normal"/>
    <w:link w:val="Heading2Char"/>
    <w:uiPriority w:val="9"/>
    <w:unhideWhenUsed/>
    <w:qFormat/>
    <w:rsid w:val="00F92B40"/>
    <w:pPr>
      <w:numPr>
        <w:ilvl w:val="1"/>
      </w:numPr>
      <w:outlineLvl w:val="1"/>
    </w:pPr>
  </w:style>
  <w:style w:type="paragraph" w:styleId="Heading3">
    <w:name w:val="heading 3"/>
    <w:basedOn w:val="Heading1"/>
    <w:next w:val="Normal"/>
    <w:link w:val="Heading3Char"/>
    <w:uiPriority w:val="9"/>
    <w:unhideWhenUsed/>
    <w:qFormat/>
    <w:rsid w:val="008249FF"/>
    <w:pPr>
      <w:numPr>
        <w:ilvl w:val="2"/>
      </w:numPr>
      <w:outlineLvl w:val="2"/>
    </w:pPr>
  </w:style>
  <w:style w:type="paragraph" w:styleId="Heading4">
    <w:name w:val="heading 4"/>
    <w:basedOn w:val="Heading1"/>
    <w:next w:val="Normal"/>
    <w:link w:val="Heading4Char"/>
    <w:uiPriority w:val="9"/>
    <w:unhideWhenUsed/>
    <w:qFormat/>
    <w:rsid w:val="00B41C07"/>
    <w:pPr>
      <w:numPr>
        <w:ilvl w:val="3"/>
      </w:numPr>
      <w:outlineLvl w:val="3"/>
    </w:pPr>
  </w:style>
  <w:style w:type="paragraph" w:styleId="Heading5">
    <w:name w:val="heading 5"/>
    <w:basedOn w:val="Heading1"/>
    <w:next w:val="Normal"/>
    <w:link w:val="Heading5Char"/>
    <w:uiPriority w:val="9"/>
    <w:unhideWhenUsed/>
    <w:qFormat/>
    <w:rsid w:val="00F92B40"/>
    <w:pPr>
      <w:numPr>
        <w:ilvl w:val="4"/>
      </w:numPr>
      <w:outlineLvl w:val="4"/>
    </w:pPr>
  </w:style>
  <w:style w:type="paragraph" w:styleId="Heading6">
    <w:name w:val="heading 6"/>
    <w:basedOn w:val="Normal"/>
    <w:next w:val="Normal"/>
    <w:link w:val="Heading6Char"/>
    <w:uiPriority w:val="9"/>
    <w:unhideWhenUsed/>
    <w:qFormat/>
    <w:rsid w:val="00F92B40"/>
    <w:pPr>
      <w:keepNext/>
      <w:keepLines/>
      <w:spacing w:before="40"/>
      <w:outlineLvl w:val="5"/>
    </w:pPr>
    <w:rPr>
      <w:rFonts w:asciiTheme="majorHAnsi" w:eastAsiaTheme="majorEastAsia" w:hAnsiTheme="majorHAnsi" w:cstheme="majorBidi"/>
      <w:color w:val="011125" w:themeColor="accent1" w:themeShade="7F"/>
    </w:rPr>
  </w:style>
  <w:style w:type="paragraph" w:styleId="Heading7">
    <w:name w:val="heading 7"/>
    <w:basedOn w:val="Normal"/>
    <w:next w:val="Normal"/>
    <w:link w:val="Heading7Char"/>
    <w:uiPriority w:val="9"/>
    <w:semiHidden/>
    <w:unhideWhenUsed/>
    <w:qFormat/>
    <w:rsid w:val="006240A2"/>
    <w:pPr>
      <w:keepNext/>
      <w:keepLines/>
      <w:spacing w:before="40" w:line="278" w:lineRule="auto"/>
      <w:outlineLvl w:val="6"/>
    </w:pPr>
    <w:rPr>
      <w:rFonts w:asciiTheme="minorHAnsi" w:eastAsiaTheme="majorEastAsia" w:hAnsiTheme="minorHAnsi" w:cstheme="majorBidi"/>
      <w:color w:val="0866DB"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240A2"/>
    <w:pPr>
      <w:keepNext/>
      <w:keepLines/>
      <w:spacing w:line="278" w:lineRule="auto"/>
      <w:outlineLvl w:val="7"/>
    </w:pPr>
    <w:rPr>
      <w:rFonts w:asciiTheme="minorHAnsi" w:eastAsiaTheme="majorEastAsia" w:hAnsiTheme="minorHAnsi" w:cstheme="majorBidi"/>
      <w:i/>
      <w:iCs/>
      <w:color w:val="05408A"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240A2"/>
    <w:pPr>
      <w:keepNext/>
      <w:keepLines/>
      <w:spacing w:line="278" w:lineRule="auto"/>
      <w:outlineLvl w:val="8"/>
    </w:pPr>
    <w:rPr>
      <w:rFonts w:asciiTheme="minorHAnsi" w:eastAsiaTheme="majorEastAsia" w:hAnsiTheme="minorHAnsi" w:cstheme="majorBidi"/>
      <w:color w:val="05408A"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2469"/>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72469"/>
    <w:rPr>
      <w:rFonts w:ascii="Tahoma" w:hAnsi="Tahoma" w:cs="Tahoma"/>
      <w:sz w:val="16"/>
      <w:szCs w:val="16"/>
    </w:rPr>
  </w:style>
  <w:style w:type="paragraph" w:styleId="Header">
    <w:name w:val="header"/>
    <w:basedOn w:val="Normal"/>
    <w:link w:val="HeaderChar"/>
    <w:uiPriority w:val="99"/>
    <w:unhideWhenUsed/>
    <w:rsid w:val="00A72469"/>
    <w:pPr>
      <w:tabs>
        <w:tab w:val="center" w:pos="4536"/>
        <w:tab w:val="right" w:pos="9072"/>
      </w:tabs>
      <w:spacing w:line="240" w:lineRule="auto"/>
    </w:pPr>
  </w:style>
  <w:style w:type="character" w:customStyle="1" w:styleId="HeaderChar">
    <w:name w:val="Header Char"/>
    <w:basedOn w:val="DefaultParagraphFont"/>
    <w:link w:val="Header"/>
    <w:uiPriority w:val="99"/>
    <w:rsid w:val="00A72469"/>
  </w:style>
  <w:style w:type="paragraph" w:styleId="Footer">
    <w:name w:val="footer"/>
    <w:basedOn w:val="Normal"/>
    <w:link w:val="FooterChar"/>
    <w:uiPriority w:val="99"/>
    <w:unhideWhenUsed/>
    <w:rsid w:val="00A72469"/>
    <w:pPr>
      <w:tabs>
        <w:tab w:val="center" w:pos="4536"/>
        <w:tab w:val="right" w:pos="9072"/>
      </w:tabs>
      <w:spacing w:line="240" w:lineRule="auto"/>
    </w:pPr>
  </w:style>
  <w:style w:type="character" w:customStyle="1" w:styleId="FooterChar">
    <w:name w:val="Footer Char"/>
    <w:basedOn w:val="DefaultParagraphFont"/>
    <w:link w:val="Footer"/>
    <w:uiPriority w:val="99"/>
    <w:rsid w:val="00A72469"/>
  </w:style>
  <w:style w:type="paragraph" w:styleId="NoSpacing">
    <w:name w:val="No Spacing"/>
    <w:aliases w:val="ST body"/>
    <w:next w:val="Normal"/>
    <w:link w:val="NoSpacingChar"/>
    <w:autoRedefine/>
    <w:uiPriority w:val="1"/>
    <w:qFormat/>
    <w:rsid w:val="00152C3C"/>
    <w:pPr>
      <w:spacing w:line="240" w:lineRule="auto"/>
    </w:pPr>
    <w:rPr>
      <w:color w:val="03234B" w:themeColor="text1"/>
      <w:lang w:val="en-US"/>
    </w:rPr>
  </w:style>
  <w:style w:type="character" w:customStyle="1" w:styleId="Heading1Char">
    <w:name w:val="Heading 1 Char"/>
    <w:basedOn w:val="DefaultParagraphFont"/>
    <w:link w:val="Heading1"/>
    <w:uiPriority w:val="9"/>
    <w:rsid w:val="00710BF4"/>
    <w:rPr>
      <w:rFonts w:asciiTheme="majorHAnsi" w:eastAsiaTheme="majorEastAsia" w:hAnsiTheme="majorHAnsi" w:cstheme="majorBidi"/>
      <w:color w:val="03234B" w:themeColor="text1"/>
      <w:sz w:val="32"/>
      <w:szCs w:val="32"/>
      <w:lang w:val="en-US"/>
    </w:rPr>
  </w:style>
  <w:style w:type="character" w:customStyle="1" w:styleId="Heading2Char">
    <w:name w:val="Heading 2 Char"/>
    <w:basedOn w:val="DefaultParagraphFont"/>
    <w:link w:val="Heading20"/>
    <w:uiPriority w:val="9"/>
    <w:rsid w:val="00F92B40"/>
    <w:rPr>
      <w:rFonts w:asciiTheme="majorHAnsi" w:eastAsiaTheme="majorEastAsia" w:hAnsiTheme="majorHAnsi" w:cstheme="majorBidi"/>
      <w:color w:val="03234B" w:themeColor="text1"/>
      <w:sz w:val="32"/>
      <w:szCs w:val="32"/>
      <w:lang w:val="en-US"/>
    </w:rPr>
  </w:style>
  <w:style w:type="paragraph" w:styleId="Title">
    <w:name w:val="Title"/>
    <w:basedOn w:val="Normal"/>
    <w:next w:val="Normal"/>
    <w:link w:val="TitleChar"/>
    <w:uiPriority w:val="10"/>
    <w:qFormat/>
    <w:rsid w:val="002F5A6E"/>
    <w:pPr>
      <w:spacing w:line="240" w:lineRule="auto"/>
      <w:contextualSpacing/>
    </w:pPr>
    <w:rPr>
      <w:rFonts w:asciiTheme="majorHAnsi" w:eastAsiaTheme="majorEastAsia" w:hAnsiTheme="majorHAnsi" w:cstheme="majorBidi"/>
      <w:color w:val="03234B" w:themeColor="text1"/>
      <w:spacing w:val="-10"/>
      <w:kern w:val="28"/>
      <w:sz w:val="56"/>
      <w:szCs w:val="56"/>
    </w:rPr>
  </w:style>
  <w:style w:type="character" w:customStyle="1" w:styleId="TitleChar">
    <w:name w:val="Title Char"/>
    <w:basedOn w:val="DefaultParagraphFont"/>
    <w:link w:val="Title"/>
    <w:uiPriority w:val="10"/>
    <w:rsid w:val="002F5A6E"/>
    <w:rPr>
      <w:rFonts w:asciiTheme="majorHAnsi" w:eastAsiaTheme="majorEastAsia" w:hAnsiTheme="majorHAnsi" w:cstheme="majorBidi"/>
      <w:color w:val="03234B" w:themeColor="text1"/>
      <w:spacing w:val="-10"/>
      <w:kern w:val="28"/>
      <w:sz w:val="56"/>
      <w:szCs w:val="56"/>
    </w:rPr>
  </w:style>
  <w:style w:type="paragraph" w:styleId="Subtitle">
    <w:name w:val="Subtitle"/>
    <w:basedOn w:val="Normal"/>
    <w:next w:val="Normal"/>
    <w:link w:val="SubtitleChar"/>
    <w:uiPriority w:val="11"/>
    <w:qFormat/>
    <w:rsid w:val="002F5A6E"/>
    <w:pPr>
      <w:numPr>
        <w:ilvl w:val="1"/>
      </w:numPr>
      <w:spacing w:after="160"/>
    </w:pPr>
    <w:rPr>
      <w:rFonts w:asciiTheme="minorHAnsi" w:eastAsiaTheme="minorEastAsia" w:hAnsiTheme="minorHAnsi"/>
      <w:color w:val="03234B" w:themeColor="text1"/>
      <w:spacing w:val="15"/>
    </w:rPr>
  </w:style>
  <w:style w:type="character" w:customStyle="1" w:styleId="SubtitleChar">
    <w:name w:val="Subtitle Char"/>
    <w:basedOn w:val="DefaultParagraphFont"/>
    <w:link w:val="Subtitle"/>
    <w:uiPriority w:val="11"/>
    <w:rsid w:val="002F5A6E"/>
    <w:rPr>
      <w:rFonts w:asciiTheme="minorHAnsi" w:eastAsiaTheme="minorEastAsia" w:hAnsiTheme="minorHAnsi"/>
      <w:color w:val="03234B" w:themeColor="text1"/>
      <w:spacing w:val="15"/>
    </w:rPr>
  </w:style>
  <w:style w:type="character" w:styleId="SubtleEmphasis">
    <w:name w:val="Subtle Emphasis"/>
    <w:basedOn w:val="DefaultParagraphFont"/>
    <w:uiPriority w:val="19"/>
    <w:qFormat/>
    <w:rsid w:val="002F5A6E"/>
    <w:rPr>
      <w:i/>
      <w:iCs/>
      <w:color w:val="3CB4E6" w:themeColor="accent3"/>
    </w:rPr>
  </w:style>
  <w:style w:type="character" w:styleId="Emphasis">
    <w:name w:val="Emphasis"/>
    <w:basedOn w:val="DefaultParagraphFont"/>
    <w:uiPriority w:val="99"/>
    <w:qFormat/>
    <w:rsid w:val="002F5A6E"/>
    <w:rPr>
      <w:i/>
      <w:iCs/>
      <w:color w:val="E6007E" w:themeColor="accent2"/>
    </w:rPr>
  </w:style>
  <w:style w:type="character" w:styleId="IntenseEmphasis">
    <w:name w:val="Intense Emphasis"/>
    <w:basedOn w:val="DefaultParagraphFont"/>
    <w:uiPriority w:val="21"/>
    <w:qFormat/>
    <w:rsid w:val="002F5A6E"/>
    <w:rPr>
      <w:i/>
      <w:iCs/>
      <w:color w:val="03234B" w:themeColor="text1"/>
    </w:rPr>
  </w:style>
  <w:style w:type="character" w:styleId="Strong">
    <w:name w:val="Strong"/>
    <w:basedOn w:val="DefaultParagraphFont"/>
    <w:uiPriority w:val="22"/>
    <w:qFormat/>
    <w:rsid w:val="002F5A6E"/>
    <w:rPr>
      <w:b/>
      <w:bCs/>
      <w:color w:val="03234B" w:themeColor="text1"/>
    </w:rPr>
  </w:style>
  <w:style w:type="paragraph" w:styleId="Quote">
    <w:name w:val="Quote"/>
    <w:basedOn w:val="Normal"/>
    <w:next w:val="Normal"/>
    <w:link w:val="QuoteChar"/>
    <w:uiPriority w:val="29"/>
    <w:qFormat/>
    <w:rsid w:val="002F5A6E"/>
    <w:pPr>
      <w:spacing w:before="200" w:after="160"/>
      <w:ind w:left="864" w:right="864"/>
      <w:jc w:val="center"/>
    </w:pPr>
    <w:rPr>
      <w:i/>
      <w:iCs/>
      <w:color w:val="3CB4E6" w:themeColor="accent3"/>
    </w:rPr>
  </w:style>
  <w:style w:type="character" w:customStyle="1" w:styleId="QuoteChar">
    <w:name w:val="Quote Char"/>
    <w:basedOn w:val="DefaultParagraphFont"/>
    <w:link w:val="Quote"/>
    <w:uiPriority w:val="29"/>
    <w:rsid w:val="002F5A6E"/>
    <w:rPr>
      <w:i/>
      <w:iCs/>
      <w:color w:val="3CB4E6" w:themeColor="accent3"/>
    </w:rPr>
  </w:style>
  <w:style w:type="paragraph" w:styleId="IntenseQuote">
    <w:name w:val="Intense Quote"/>
    <w:basedOn w:val="Normal"/>
    <w:next w:val="Normal"/>
    <w:link w:val="IntenseQuoteChar"/>
    <w:uiPriority w:val="30"/>
    <w:qFormat/>
    <w:rsid w:val="002F5A6E"/>
    <w:pPr>
      <w:pBdr>
        <w:top w:val="single" w:sz="4" w:space="10" w:color="03234B" w:themeColor="accent1"/>
        <w:bottom w:val="single" w:sz="4" w:space="10" w:color="03234B" w:themeColor="accent1"/>
      </w:pBdr>
      <w:spacing w:before="360" w:after="360"/>
      <w:ind w:left="864" w:right="864"/>
      <w:jc w:val="center"/>
    </w:pPr>
    <w:rPr>
      <w:i/>
      <w:iCs/>
      <w:color w:val="03234B" w:themeColor="text1"/>
    </w:rPr>
  </w:style>
  <w:style w:type="character" w:customStyle="1" w:styleId="IntenseQuoteChar">
    <w:name w:val="Intense Quote Char"/>
    <w:basedOn w:val="DefaultParagraphFont"/>
    <w:link w:val="IntenseQuote"/>
    <w:uiPriority w:val="30"/>
    <w:rsid w:val="002F5A6E"/>
    <w:rPr>
      <w:i/>
      <w:iCs/>
      <w:color w:val="03234B" w:themeColor="text1"/>
    </w:rPr>
  </w:style>
  <w:style w:type="character" w:styleId="SubtleReference">
    <w:name w:val="Subtle Reference"/>
    <w:basedOn w:val="DefaultParagraphFont"/>
    <w:uiPriority w:val="31"/>
    <w:qFormat/>
    <w:rsid w:val="002F5A6E"/>
    <w:rPr>
      <w:smallCaps/>
      <w:color w:val="3CB4E6" w:themeColor="accent3"/>
    </w:rPr>
  </w:style>
  <w:style w:type="character" w:styleId="IntenseReference">
    <w:name w:val="Intense Reference"/>
    <w:basedOn w:val="DefaultParagraphFont"/>
    <w:uiPriority w:val="32"/>
    <w:qFormat/>
    <w:rsid w:val="002F5A6E"/>
    <w:rPr>
      <w:b/>
      <w:bCs/>
      <w:smallCaps/>
      <w:color w:val="03234B" w:themeColor="text1"/>
      <w:spacing w:val="5"/>
    </w:rPr>
  </w:style>
  <w:style w:type="character" w:styleId="BookTitle">
    <w:name w:val="Book Title"/>
    <w:basedOn w:val="DefaultParagraphFont"/>
    <w:uiPriority w:val="33"/>
    <w:qFormat/>
    <w:rsid w:val="002F5A6E"/>
    <w:rPr>
      <w:b/>
      <w:bCs/>
      <w:i/>
      <w:iCs/>
      <w:color w:val="03234B" w:themeColor="text1"/>
      <w:spacing w:val="5"/>
    </w:rPr>
  </w:style>
  <w:style w:type="paragraph" w:styleId="ListParagraph">
    <w:name w:val="List Paragraph"/>
    <w:basedOn w:val="Normal"/>
    <w:link w:val="ListParagraphChar"/>
    <w:uiPriority w:val="34"/>
    <w:qFormat/>
    <w:rsid w:val="002F5A6E"/>
    <w:pPr>
      <w:ind w:left="720"/>
      <w:contextualSpacing/>
    </w:pPr>
    <w:rPr>
      <w:color w:val="03234B" w:themeColor="text1"/>
    </w:rPr>
  </w:style>
  <w:style w:type="character" w:customStyle="1" w:styleId="Heading3Char">
    <w:name w:val="Heading 3 Char"/>
    <w:basedOn w:val="DefaultParagraphFont"/>
    <w:link w:val="Heading3"/>
    <w:uiPriority w:val="9"/>
    <w:rsid w:val="008249FF"/>
    <w:rPr>
      <w:rFonts w:asciiTheme="majorHAnsi" w:eastAsiaTheme="majorEastAsia" w:hAnsiTheme="majorHAnsi" w:cstheme="majorBidi"/>
      <w:color w:val="03234B" w:themeColor="text1"/>
      <w:sz w:val="32"/>
      <w:szCs w:val="32"/>
      <w:lang w:val="en-US"/>
    </w:rPr>
  </w:style>
  <w:style w:type="character" w:customStyle="1" w:styleId="NoSpacingChar">
    <w:name w:val="No Spacing Char"/>
    <w:aliases w:val="ST body Char"/>
    <w:basedOn w:val="DefaultParagraphFont"/>
    <w:link w:val="NoSpacing"/>
    <w:uiPriority w:val="1"/>
    <w:rsid w:val="00152C3C"/>
    <w:rPr>
      <w:color w:val="03234B" w:themeColor="text1"/>
      <w:lang w:val="en-US"/>
    </w:rPr>
  </w:style>
  <w:style w:type="table" w:styleId="TableGrid">
    <w:name w:val="Table Grid"/>
    <w:aliases w:val="I_Table Grid"/>
    <w:basedOn w:val="TableNormal"/>
    <w:uiPriority w:val="39"/>
    <w:rsid w:val="000F4A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F4AE2"/>
    <w:pPr>
      <w:spacing w:line="240" w:lineRule="auto"/>
    </w:pPr>
    <w:tblPr>
      <w:tblStyleRowBandSize w:val="1"/>
      <w:tblStyleColBandSize w:val="1"/>
      <w:tblBorders>
        <w:top w:val="single" w:sz="4" w:space="0" w:color="0970F1" w:themeColor="text1" w:themeTint="99"/>
        <w:left w:val="single" w:sz="4" w:space="0" w:color="0970F1" w:themeColor="text1" w:themeTint="99"/>
        <w:bottom w:val="single" w:sz="4" w:space="0" w:color="0970F1" w:themeColor="text1" w:themeTint="99"/>
        <w:right w:val="single" w:sz="4" w:space="0" w:color="0970F1" w:themeColor="text1" w:themeTint="99"/>
        <w:insideH w:val="single" w:sz="4" w:space="0" w:color="0970F1" w:themeColor="text1" w:themeTint="99"/>
        <w:insideV w:val="single" w:sz="4" w:space="0" w:color="0970F1" w:themeColor="text1" w:themeTint="99"/>
      </w:tblBorders>
    </w:tblPr>
    <w:tblStylePr w:type="firstRow">
      <w:rPr>
        <w:b/>
        <w:bCs/>
        <w:color w:val="FFFFFF" w:themeColor="background1"/>
      </w:rPr>
      <w:tblPr/>
      <w:tcPr>
        <w:tcBorders>
          <w:top w:val="single" w:sz="4" w:space="0" w:color="03234B" w:themeColor="text1"/>
          <w:left w:val="single" w:sz="4" w:space="0" w:color="03234B" w:themeColor="text1"/>
          <w:bottom w:val="single" w:sz="4" w:space="0" w:color="03234B" w:themeColor="text1"/>
          <w:right w:val="single" w:sz="4" w:space="0" w:color="03234B" w:themeColor="text1"/>
          <w:insideH w:val="nil"/>
          <w:insideV w:val="nil"/>
        </w:tcBorders>
        <w:shd w:val="clear" w:color="auto" w:fill="03234B" w:themeFill="text1"/>
      </w:tcPr>
    </w:tblStylePr>
    <w:tblStylePr w:type="lastRow">
      <w:rPr>
        <w:b/>
        <w:bCs/>
      </w:rPr>
      <w:tblPr/>
      <w:tcPr>
        <w:tcBorders>
          <w:top w:val="double" w:sz="4" w:space="0" w:color="03234B" w:themeColor="text1"/>
        </w:tcBorders>
      </w:tcPr>
    </w:tblStylePr>
    <w:tblStylePr w:type="firstCol">
      <w:rPr>
        <w:b/>
        <w:bCs/>
      </w:rPr>
    </w:tblStylePr>
    <w:tblStylePr w:type="lastCol">
      <w:rPr>
        <w:b/>
        <w:bCs/>
      </w:rPr>
    </w:tblStylePr>
    <w:tblStylePr w:type="band1Vert">
      <w:tblPr/>
      <w:tcPr>
        <w:shd w:val="clear" w:color="auto" w:fill="ABCFFB" w:themeFill="text1" w:themeFillTint="33"/>
      </w:tcPr>
    </w:tblStylePr>
    <w:tblStylePr w:type="band1Horz">
      <w:tblPr/>
      <w:tcPr>
        <w:shd w:val="clear" w:color="auto" w:fill="ABCFFB" w:themeFill="text1" w:themeFillTint="33"/>
      </w:tcPr>
    </w:tblStylePr>
  </w:style>
  <w:style w:type="paragraph" w:styleId="TOCHeading">
    <w:name w:val="TOC Heading"/>
    <w:basedOn w:val="Heading1"/>
    <w:next w:val="Normal"/>
    <w:uiPriority w:val="39"/>
    <w:unhideWhenUsed/>
    <w:qFormat/>
    <w:rsid w:val="00790A43"/>
    <w:pPr>
      <w:spacing w:line="259" w:lineRule="auto"/>
      <w:outlineLvl w:val="9"/>
    </w:pPr>
    <w:rPr>
      <w:color w:val="021A38" w:themeColor="accent1" w:themeShade="BF"/>
    </w:rPr>
  </w:style>
  <w:style w:type="paragraph" w:styleId="TOC1">
    <w:name w:val="toc 1"/>
    <w:basedOn w:val="Normal"/>
    <w:next w:val="Normal"/>
    <w:autoRedefine/>
    <w:uiPriority w:val="39"/>
    <w:unhideWhenUsed/>
    <w:rsid w:val="00790A43"/>
    <w:pPr>
      <w:spacing w:after="100"/>
    </w:pPr>
  </w:style>
  <w:style w:type="paragraph" w:styleId="TOC2">
    <w:name w:val="toc 2"/>
    <w:basedOn w:val="Normal"/>
    <w:next w:val="Normal"/>
    <w:autoRedefine/>
    <w:uiPriority w:val="39"/>
    <w:unhideWhenUsed/>
    <w:rsid w:val="00790A43"/>
    <w:pPr>
      <w:spacing w:after="100"/>
      <w:ind w:left="220"/>
    </w:pPr>
  </w:style>
  <w:style w:type="character" w:styleId="Hyperlink">
    <w:name w:val="Hyperlink"/>
    <w:basedOn w:val="DefaultParagraphFont"/>
    <w:uiPriority w:val="99"/>
    <w:unhideWhenUsed/>
    <w:rsid w:val="00790A43"/>
    <w:rPr>
      <w:color w:val="03234B" w:themeColor="hyperlink"/>
      <w:u w:val="single"/>
    </w:rPr>
  </w:style>
  <w:style w:type="paragraph" w:styleId="Caption">
    <w:name w:val="caption"/>
    <w:aliases w:val="I_Caption"/>
    <w:basedOn w:val="Normal"/>
    <w:next w:val="Normal"/>
    <w:uiPriority w:val="35"/>
    <w:unhideWhenUsed/>
    <w:qFormat/>
    <w:rsid w:val="001E600E"/>
    <w:pPr>
      <w:spacing w:after="200" w:line="240" w:lineRule="auto"/>
    </w:pPr>
    <w:rPr>
      <w:i/>
      <w:iCs/>
      <w:color w:val="464650" w:themeColor="text2"/>
      <w:sz w:val="18"/>
      <w:szCs w:val="18"/>
    </w:rPr>
  </w:style>
  <w:style w:type="paragraph" w:styleId="TableofFigures">
    <w:name w:val="table of figures"/>
    <w:basedOn w:val="Normal"/>
    <w:next w:val="Normal"/>
    <w:uiPriority w:val="99"/>
    <w:unhideWhenUsed/>
    <w:rsid w:val="0007210F"/>
  </w:style>
  <w:style w:type="paragraph" w:customStyle="1" w:styleId="MKSHeading1">
    <w:name w:val="MKS Heading 1"/>
    <w:basedOn w:val="Normal"/>
    <w:next w:val="Normal"/>
    <w:uiPriority w:val="10"/>
    <w:qFormat/>
    <w:rsid w:val="008D426F"/>
    <w:pPr>
      <w:keepNext/>
      <w:pageBreakBefore/>
      <w:tabs>
        <w:tab w:val="num" w:pos="567"/>
        <w:tab w:val="left" w:pos="3430"/>
        <w:tab w:val="left" w:pos="4876"/>
        <w:tab w:val="left" w:pos="6861"/>
      </w:tabs>
      <w:spacing w:after="360" w:line="240" w:lineRule="auto"/>
      <w:ind w:left="567" w:hanging="567"/>
      <w:jc w:val="both"/>
      <w:outlineLvl w:val="0"/>
    </w:pPr>
    <w:rPr>
      <w:rFonts w:eastAsiaTheme="majorEastAsia" w:cstheme="majorBidi"/>
      <w:b/>
      <w:bCs/>
      <w:caps/>
      <w:color w:val="auto"/>
      <w:sz w:val="32"/>
      <w:szCs w:val="28"/>
      <w:lang w:val="en-US"/>
    </w:rPr>
  </w:style>
  <w:style w:type="paragraph" w:customStyle="1" w:styleId="MKSHeading2">
    <w:name w:val="MKS Heading 2"/>
    <w:basedOn w:val="MKSHeading1"/>
    <w:next w:val="Normal"/>
    <w:link w:val="MKSHeading2Char"/>
    <w:uiPriority w:val="10"/>
    <w:qFormat/>
    <w:rsid w:val="008D426F"/>
    <w:pPr>
      <w:pageBreakBefore w:val="0"/>
      <w:numPr>
        <w:ilvl w:val="1"/>
      </w:numPr>
      <w:tabs>
        <w:tab w:val="num" w:pos="567"/>
      </w:tabs>
      <w:spacing w:after="240"/>
      <w:ind w:left="567" w:hanging="567"/>
      <w:outlineLvl w:val="1"/>
    </w:pPr>
    <w:rPr>
      <w:b w:val="0"/>
      <w:bCs w:val="0"/>
      <w:caps w:val="0"/>
      <w:sz w:val="28"/>
      <w:szCs w:val="26"/>
    </w:rPr>
  </w:style>
  <w:style w:type="character" w:customStyle="1" w:styleId="MKSHeading2Char">
    <w:name w:val="MKS Heading 2 Char"/>
    <w:basedOn w:val="DefaultParagraphFont"/>
    <w:link w:val="MKSHeading2"/>
    <w:uiPriority w:val="10"/>
    <w:rsid w:val="008D426F"/>
    <w:rPr>
      <w:rFonts w:eastAsiaTheme="majorEastAsia" w:cstheme="majorBidi"/>
      <w:color w:val="auto"/>
      <w:sz w:val="28"/>
      <w:szCs w:val="26"/>
      <w:lang w:val="en-US"/>
    </w:rPr>
  </w:style>
  <w:style w:type="paragraph" w:customStyle="1" w:styleId="MKSHeading3">
    <w:name w:val="MKS Heading 3"/>
    <w:basedOn w:val="Normal"/>
    <w:next w:val="Normal"/>
    <w:link w:val="MKSHeading3Char"/>
    <w:uiPriority w:val="10"/>
    <w:qFormat/>
    <w:rsid w:val="008D426F"/>
    <w:pPr>
      <w:keepNext/>
      <w:keepLines/>
      <w:numPr>
        <w:ilvl w:val="2"/>
        <w:numId w:val="1"/>
      </w:numPr>
      <w:tabs>
        <w:tab w:val="left" w:pos="3430"/>
        <w:tab w:val="left" w:pos="4876"/>
        <w:tab w:val="left" w:pos="6861"/>
      </w:tabs>
      <w:spacing w:before="120" w:after="120" w:line="240" w:lineRule="auto"/>
      <w:jc w:val="both"/>
      <w:outlineLvl w:val="2"/>
    </w:pPr>
    <w:rPr>
      <w:rFonts w:eastAsiaTheme="majorEastAsia" w:cstheme="majorBidi"/>
      <w:b/>
      <w:bCs/>
      <w:color w:val="auto"/>
      <w:sz w:val="24"/>
      <w:szCs w:val="24"/>
      <w:lang w:val="en-US"/>
    </w:rPr>
  </w:style>
  <w:style w:type="character" w:customStyle="1" w:styleId="MKSHeading3Char">
    <w:name w:val="MKS Heading 3 Char"/>
    <w:basedOn w:val="DefaultParagraphFont"/>
    <w:link w:val="MKSHeading3"/>
    <w:uiPriority w:val="10"/>
    <w:rsid w:val="008D426F"/>
    <w:rPr>
      <w:rFonts w:eastAsiaTheme="majorEastAsia" w:cstheme="majorBidi"/>
      <w:b/>
      <w:bCs/>
      <w:color w:val="auto"/>
      <w:sz w:val="24"/>
      <w:szCs w:val="24"/>
      <w:lang w:val="en-US"/>
    </w:rPr>
  </w:style>
  <w:style w:type="paragraph" w:customStyle="1" w:styleId="MKSHeading4">
    <w:name w:val="MKS Heading 4"/>
    <w:basedOn w:val="Normal"/>
    <w:next w:val="Normal"/>
    <w:uiPriority w:val="10"/>
    <w:qFormat/>
    <w:rsid w:val="008D426F"/>
    <w:pPr>
      <w:keepNext/>
      <w:keepLines/>
      <w:tabs>
        <w:tab w:val="num" w:pos="1134"/>
        <w:tab w:val="left" w:pos="3430"/>
        <w:tab w:val="left" w:pos="4876"/>
        <w:tab w:val="left" w:pos="6861"/>
      </w:tabs>
      <w:spacing w:after="120" w:line="240" w:lineRule="auto"/>
      <w:ind w:left="1134" w:hanging="1134"/>
      <w:jc w:val="both"/>
      <w:outlineLvl w:val="3"/>
    </w:pPr>
    <w:rPr>
      <w:rFonts w:eastAsiaTheme="majorEastAsia" w:cstheme="majorBidi"/>
      <w:b/>
      <w:bCs/>
      <w:color w:val="auto"/>
      <w:sz w:val="24"/>
      <w:lang w:val="en-US"/>
    </w:rPr>
  </w:style>
  <w:style w:type="paragraph" w:customStyle="1" w:styleId="MKSHeading5">
    <w:name w:val="MKS Heading 5"/>
    <w:basedOn w:val="Normal"/>
    <w:next w:val="Normal"/>
    <w:uiPriority w:val="10"/>
    <w:qFormat/>
    <w:rsid w:val="008D426F"/>
    <w:pPr>
      <w:keepNext/>
      <w:keepLines/>
      <w:tabs>
        <w:tab w:val="num" w:pos="1134"/>
        <w:tab w:val="left" w:pos="3430"/>
        <w:tab w:val="left" w:pos="4876"/>
        <w:tab w:val="left" w:pos="6861"/>
      </w:tabs>
      <w:spacing w:after="120" w:line="240" w:lineRule="auto"/>
      <w:ind w:left="1134" w:hanging="1134"/>
      <w:jc w:val="both"/>
      <w:outlineLvl w:val="4"/>
    </w:pPr>
    <w:rPr>
      <w:rFonts w:eastAsiaTheme="majorEastAsia" w:cstheme="majorBidi"/>
      <w:b/>
      <w:bCs/>
      <w:color w:val="auto"/>
      <w:sz w:val="24"/>
      <w:szCs w:val="20"/>
      <w:lang w:val="en-US"/>
    </w:rPr>
  </w:style>
  <w:style w:type="paragraph" w:customStyle="1" w:styleId="MKSHeading6">
    <w:name w:val="MKS Heading 6"/>
    <w:basedOn w:val="Normal"/>
    <w:next w:val="Normal"/>
    <w:uiPriority w:val="10"/>
    <w:qFormat/>
    <w:rsid w:val="008D426F"/>
    <w:pPr>
      <w:keepNext/>
      <w:keepLines/>
      <w:tabs>
        <w:tab w:val="num" w:pos="1134"/>
        <w:tab w:val="left" w:pos="3430"/>
        <w:tab w:val="left" w:pos="4876"/>
        <w:tab w:val="left" w:pos="6861"/>
      </w:tabs>
      <w:spacing w:after="120" w:line="240" w:lineRule="auto"/>
      <w:ind w:left="1134" w:hanging="1134"/>
      <w:jc w:val="both"/>
      <w:outlineLvl w:val="5"/>
    </w:pPr>
    <w:rPr>
      <w:rFonts w:eastAsiaTheme="majorEastAsia" w:cstheme="majorBidi"/>
      <w:b/>
      <w:bCs/>
      <w:color w:val="auto"/>
      <w:sz w:val="24"/>
      <w:szCs w:val="18"/>
      <w:lang w:val="en-US"/>
    </w:rPr>
  </w:style>
  <w:style w:type="paragraph" w:customStyle="1" w:styleId="STnote">
    <w:name w:val="ST note"/>
    <w:basedOn w:val="NoSpacing"/>
    <w:link w:val="STnoteChar"/>
    <w:qFormat/>
    <w:rsid w:val="00282AB5"/>
  </w:style>
  <w:style w:type="paragraph" w:customStyle="1" w:styleId="STReq">
    <w:name w:val="ST Req"/>
    <w:basedOn w:val="NoSpacing"/>
    <w:link w:val="STReqChar"/>
    <w:qFormat/>
    <w:rsid w:val="00D1533B"/>
    <w:rPr>
      <w:color w:val="0753B3" w:themeColor="text1" w:themeTint="BF"/>
    </w:rPr>
  </w:style>
  <w:style w:type="character" w:customStyle="1" w:styleId="STnoteChar">
    <w:name w:val="ST note Char"/>
    <w:basedOn w:val="NoSpacingChar"/>
    <w:link w:val="STnote"/>
    <w:rsid w:val="00282AB5"/>
    <w:rPr>
      <w:color w:val="03234B" w:themeColor="text1"/>
      <w:lang w:val="en-US"/>
    </w:rPr>
  </w:style>
  <w:style w:type="table" w:styleId="TableGridLight">
    <w:name w:val="Grid Table Light"/>
    <w:basedOn w:val="TableNormal"/>
    <w:uiPriority w:val="40"/>
    <w:rsid w:val="00D1533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TReqChar">
    <w:name w:val="ST Req Char"/>
    <w:basedOn w:val="NoSpacingChar"/>
    <w:link w:val="STReq"/>
    <w:rsid w:val="00D1533B"/>
    <w:rPr>
      <w:color w:val="0753B3" w:themeColor="text1" w:themeTint="BF"/>
      <w:lang w:val="en-US"/>
    </w:rPr>
  </w:style>
  <w:style w:type="paragraph" w:customStyle="1" w:styleId="STMacroReq">
    <w:name w:val="ST Macro Req"/>
    <w:basedOn w:val="STReq"/>
    <w:link w:val="STMacroReqChar"/>
    <w:qFormat/>
    <w:rsid w:val="00150604"/>
  </w:style>
  <w:style w:type="character" w:customStyle="1" w:styleId="STMacroReqChar">
    <w:name w:val="ST Macro Req Char"/>
    <w:basedOn w:val="STReqChar"/>
    <w:link w:val="STMacroReq"/>
    <w:rsid w:val="00150604"/>
    <w:rPr>
      <w:color w:val="0753B3" w:themeColor="text1" w:themeTint="BF"/>
      <w:lang w:val="en-US"/>
    </w:rPr>
  </w:style>
  <w:style w:type="character" w:styleId="PlaceholderText">
    <w:name w:val="Placeholder Text"/>
    <w:basedOn w:val="DefaultParagraphFont"/>
    <w:uiPriority w:val="99"/>
    <w:semiHidden/>
    <w:rsid w:val="00BC7F7B"/>
    <w:rPr>
      <w:color w:val="808080"/>
    </w:rPr>
  </w:style>
  <w:style w:type="paragraph" w:customStyle="1" w:styleId="Default">
    <w:name w:val="Default"/>
    <w:rsid w:val="00664D33"/>
    <w:pPr>
      <w:autoSpaceDE w:val="0"/>
      <w:autoSpaceDN w:val="0"/>
      <w:adjustRightInd w:val="0"/>
      <w:spacing w:line="240" w:lineRule="auto"/>
    </w:pPr>
    <w:rPr>
      <w:rFonts w:ascii="Verdana" w:hAnsi="Verdana" w:cs="Verdana"/>
      <w:color w:val="000000"/>
      <w:sz w:val="24"/>
      <w:szCs w:val="24"/>
      <w:lang w:val="en-US"/>
    </w:rPr>
  </w:style>
  <w:style w:type="paragraph" w:customStyle="1" w:styleId="IbulletL2">
    <w:name w:val="I_bullet_L2"/>
    <w:autoRedefine/>
    <w:qFormat/>
    <w:rsid w:val="00062667"/>
    <w:pPr>
      <w:numPr>
        <w:numId w:val="2"/>
      </w:numPr>
      <w:spacing w:line="240" w:lineRule="auto"/>
      <w:ind w:left="1418"/>
      <w:jc w:val="both"/>
    </w:pPr>
    <w:rPr>
      <w:rFonts w:eastAsiaTheme="minorEastAsia"/>
      <w:noProof/>
      <w:color w:val="002060"/>
      <w:sz w:val="26"/>
      <w:szCs w:val="26"/>
      <w:lang w:val="en-US" w:eastAsia="fr-FR"/>
    </w:rPr>
  </w:style>
  <w:style w:type="paragraph" w:customStyle="1" w:styleId="IRegular">
    <w:name w:val="I_Regular"/>
    <w:autoRedefine/>
    <w:qFormat/>
    <w:rsid w:val="00182467"/>
    <w:pPr>
      <w:spacing w:line="240" w:lineRule="auto"/>
      <w:jc w:val="center"/>
    </w:pPr>
    <w:rPr>
      <w:rFonts w:eastAsiaTheme="minorEastAsia"/>
      <w:b/>
      <w:bCs/>
      <w:noProof/>
      <w:color w:val="002060"/>
      <w:lang w:val="en-US" w:eastAsia="fr-FR"/>
    </w:rPr>
  </w:style>
  <w:style w:type="character" w:customStyle="1" w:styleId="ITag">
    <w:name w:val="I_Tag"/>
    <w:uiPriority w:val="1"/>
    <w:qFormat/>
    <w:rsid w:val="00062667"/>
    <w:rPr>
      <w:rFonts w:ascii="Arial" w:hAnsi="Arial"/>
      <w:color w:val="BFBFBF"/>
      <w:sz w:val="20"/>
      <w:lang w:val="en-US"/>
    </w:rPr>
  </w:style>
  <w:style w:type="paragraph" w:customStyle="1" w:styleId="IBulletL1">
    <w:name w:val="I_Bullet_L1"/>
    <w:autoRedefine/>
    <w:qFormat/>
    <w:rsid w:val="00436422"/>
    <w:pPr>
      <w:spacing w:line="240" w:lineRule="auto"/>
      <w:jc w:val="both"/>
    </w:pPr>
    <w:rPr>
      <w:rFonts w:eastAsiaTheme="minorEastAsia"/>
      <w:noProof/>
      <w:color w:val="002060"/>
      <w:sz w:val="26"/>
      <w:szCs w:val="26"/>
      <w:lang w:val="en-US" w:eastAsia="fr-FR"/>
    </w:rPr>
  </w:style>
  <w:style w:type="character" w:customStyle="1" w:styleId="IRed">
    <w:name w:val="I_Red"/>
    <w:uiPriority w:val="1"/>
    <w:qFormat/>
    <w:rsid w:val="00436422"/>
    <w:rPr>
      <w:color w:val="FF0000"/>
    </w:rPr>
  </w:style>
  <w:style w:type="paragraph" w:customStyle="1" w:styleId="IRegLow2">
    <w:name w:val="I_Reg_Low_2"/>
    <w:basedOn w:val="Normal"/>
    <w:autoRedefine/>
    <w:qFormat/>
    <w:rsid w:val="00436422"/>
    <w:pPr>
      <w:spacing w:line="240" w:lineRule="auto"/>
      <w:ind w:left="708"/>
    </w:pPr>
    <w:rPr>
      <w:rFonts w:eastAsiaTheme="minorEastAsia"/>
      <w:noProof/>
      <w:color w:val="002060"/>
      <w:sz w:val="14"/>
      <w:szCs w:val="26"/>
      <w:lang w:val="en-US" w:eastAsia="fr-FR"/>
    </w:rPr>
  </w:style>
  <w:style w:type="character" w:customStyle="1" w:styleId="Heading4Char">
    <w:name w:val="Heading 4 Char"/>
    <w:basedOn w:val="DefaultParagraphFont"/>
    <w:link w:val="Heading4"/>
    <w:uiPriority w:val="9"/>
    <w:rsid w:val="00B41C07"/>
    <w:rPr>
      <w:rFonts w:asciiTheme="majorHAnsi" w:eastAsiaTheme="majorEastAsia" w:hAnsiTheme="majorHAnsi" w:cstheme="majorBidi"/>
      <w:color w:val="03234B" w:themeColor="text1"/>
      <w:sz w:val="32"/>
      <w:szCs w:val="32"/>
      <w:lang w:val="en-US"/>
    </w:rPr>
  </w:style>
  <w:style w:type="character" w:customStyle="1" w:styleId="ISuperscript">
    <w:name w:val="I_Superscript"/>
    <w:uiPriority w:val="1"/>
    <w:qFormat/>
    <w:rsid w:val="00FF4C73"/>
    <w:rPr>
      <w:vertAlign w:val="superscript"/>
    </w:rPr>
  </w:style>
  <w:style w:type="character" w:customStyle="1" w:styleId="IUnderline">
    <w:name w:val="I_Underline"/>
    <w:uiPriority w:val="1"/>
    <w:qFormat/>
    <w:rsid w:val="00FF4C73"/>
    <w:rPr>
      <w:u w:val="single"/>
    </w:rPr>
  </w:style>
  <w:style w:type="character" w:customStyle="1" w:styleId="IBold">
    <w:name w:val="I_Bold"/>
    <w:uiPriority w:val="1"/>
    <w:qFormat/>
    <w:rsid w:val="008A301D"/>
    <w:rPr>
      <w:b/>
    </w:rPr>
  </w:style>
  <w:style w:type="character" w:customStyle="1" w:styleId="Dxentry">
    <w:name w:val="Dx_entry"/>
    <w:basedOn w:val="DefaultParagraphFont"/>
    <w:uiPriority w:val="1"/>
    <w:qFormat/>
    <w:rsid w:val="00E95676"/>
    <w:rPr>
      <w:rFonts w:ascii="Arial" w:hAnsi="Arial"/>
      <w:sz w:val="18"/>
    </w:rPr>
  </w:style>
  <w:style w:type="paragraph" w:customStyle="1" w:styleId="TableNormal0">
    <w:name w:val="TableNormal"/>
    <w:basedOn w:val="Normal"/>
    <w:qFormat/>
    <w:rsid w:val="00E95676"/>
    <w:pPr>
      <w:spacing w:before="60" w:after="60" w:line="240" w:lineRule="auto"/>
      <w:jc w:val="both"/>
    </w:pPr>
    <w:rPr>
      <w:rFonts w:eastAsiaTheme="minorEastAsia"/>
      <w:color w:val="03234B" w:themeColor="text1"/>
      <w:sz w:val="18"/>
      <w:lang w:val="en-US"/>
    </w:rPr>
  </w:style>
  <w:style w:type="paragraph" w:customStyle="1" w:styleId="TableHead">
    <w:name w:val="TableHead"/>
    <w:basedOn w:val="TableNormal0"/>
    <w:qFormat/>
    <w:rsid w:val="00E95676"/>
    <w:rPr>
      <w:b/>
    </w:rPr>
  </w:style>
  <w:style w:type="table" w:customStyle="1" w:styleId="Dxtablestyle">
    <w:name w:val="Dx_tablestyle"/>
    <w:basedOn w:val="TableNormal"/>
    <w:uiPriority w:val="99"/>
    <w:qFormat/>
    <w:rsid w:val="00E95676"/>
    <w:pPr>
      <w:spacing w:line="240" w:lineRule="auto"/>
    </w:pPr>
    <w:rPr>
      <w:rFonts w:asciiTheme="minorHAnsi" w:hAnsiTheme="minorHAnsi"/>
      <w:color w:val="auto"/>
      <w:sz w:val="20"/>
      <w:lang w:val="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rPr>
        <w:rFonts w:asciiTheme="minorHAnsi" w:hAnsiTheme="minorHAnsi"/>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9D9D9" w:themeFill="background1" w:themeFillShade="D9"/>
      </w:tcPr>
    </w:tblStylePr>
  </w:style>
  <w:style w:type="paragraph" w:customStyle="1" w:styleId="msonormal0">
    <w:name w:val="msonormal"/>
    <w:basedOn w:val="Normal"/>
    <w:rsid w:val="001F123B"/>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styleId="CommentReference">
    <w:name w:val="annotation reference"/>
    <w:basedOn w:val="DefaultParagraphFont"/>
    <w:uiPriority w:val="99"/>
    <w:semiHidden/>
    <w:unhideWhenUsed/>
    <w:rsid w:val="00EA2B71"/>
    <w:rPr>
      <w:sz w:val="16"/>
      <w:szCs w:val="16"/>
    </w:rPr>
  </w:style>
  <w:style w:type="paragraph" w:styleId="CommentText">
    <w:name w:val="annotation text"/>
    <w:basedOn w:val="Normal"/>
    <w:link w:val="CommentTextChar"/>
    <w:uiPriority w:val="99"/>
    <w:unhideWhenUsed/>
    <w:rsid w:val="00EA2B71"/>
    <w:pPr>
      <w:spacing w:line="240" w:lineRule="auto"/>
    </w:pPr>
    <w:rPr>
      <w:sz w:val="20"/>
      <w:szCs w:val="20"/>
    </w:rPr>
  </w:style>
  <w:style w:type="character" w:customStyle="1" w:styleId="CommentTextChar">
    <w:name w:val="Comment Text Char"/>
    <w:basedOn w:val="DefaultParagraphFont"/>
    <w:link w:val="CommentText"/>
    <w:uiPriority w:val="99"/>
    <w:rsid w:val="00EA2B71"/>
    <w:rPr>
      <w:sz w:val="20"/>
      <w:szCs w:val="20"/>
    </w:rPr>
  </w:style>
  <w:style w:type="paragraph" w:styleId="CommentSubject">
    <w:name w:val="annotation subject"/>
    <w:basedOn w:val="CommentText"/>
    <w:next w:val="CommentText"/>
    <w:link w:val="CommentSubjectChar"/>
    <w:uiPriority w:val="99"/>
    <w:semiHidden/>
    <w:unhideWhenUsed/>
    <w:rsid w:val="00EA2B71"/>
    <w:rPr>
      <w:b/>
      <w:bCs/>
    </w:rPr>
  </w:style>
  <w:style w:type="character" w:customStyle="1" w:styleId="CommentSubjectChar">
    <w:name w:val="Comment Subject Char"/>
    <w:basedOn w:val="CommentTextChar"/>
    <w:link w:val="CommentSubject"/>
    <w:uiPriority w:val="99"/>
    <w:semiHidden/>
    <w:rsid w:val="00EA2B71"/>
    <w:rPr>
      <w:b/>
      <w:bCs/>
      <w:sz w:val="20"/>
      <w:szCs w:val="20"/>
    </w:rPr>
  </w:style>
  <w:style w:type="paragraph" w:styleId="NormalWeb">
    <w:name w:val="Normal (Web)"/>
    <w:basedOn w:val="Normal"/>
    <w:uiPriority w:val="99"/>
    <w:semiHidden/>
    <w:unhideWhenUsed/>
    <w:rsid w:val="005852E4"/>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numbering" w:customStyle="1" w:styleId="NoList1">
    <w:name w:val="No List1"/>
    <w:next w:val="NoList"/>
    <w:uiPriority w:val="99"/>
    <w:semiHidden/>
    <w:unhideWhenUsed/>
    <w:rsid w:val="00673197"/>
  </w:style>
  <w:style w:type="paragraph" w:styleId="TOC3">
    <w:name w:val="toc 3"/>
    <w:basedOn w:val="Normal"/>
    <w:next w:val="Normal"/>
    <w:autoRedefine/>
    <w:uiPriority w:val="39"/>
    <w:unhideWhenUsed/>
    <w:rsid w:val="00BC482F"/>
    <w:pPr>
      <w:spacing w:after="100" w:line="278" w:lineRule="auto"/>
      <w:ind w:left="480"/>
    </w:pPr>
    <w:rPr>
      <w:rFonts w:asciiTheme="minorHAnsi" w:eastAsiaTheme="minorEastAsia" w:hAnsiTheme="minorHAnsi"/>
      <w:color w:val="auto"/>
      <w:kern w:val="2"/>
      <w:sz w:val="24"/>
      <w:szCs w:val="24"/>
      <w:lang w:val="en-US"/>
      <w14:ligatures w14:val="standardContextual"/>
    </w:rPr>
  </w:style>
  <w:style w:type="paragraph" w:styleId="TOC4">
    <w:name w:val="toc 4"/>
    <w:basedOn w:val="Normal"/>
    <w:next w:val="Normal"/>
    <w:autoRedefine/>
    <w:uiPriority w:val="39"/>
    <w:unhideWhenUsed/>
    <w:rsid w:val="00BC482F"/>
    <w:pPr>
      <w:spacing w:after="100" w:line="278" w:lineRule="auto"/>
      <w:ind w:left="720"/>
    </w:pPr>
    <w:rPr>
      <w:rFonts w:asciiTheme="minorHAnsi" w:eastAsiaTheme="minorEastAsia" w:hAnsiTheme="minorHAnsi"/>
      <w:color w:val="auto"/>
      <w:kern w:val="2"/>
      <w:sz w:val="24"/>
      <w:szCs w:val="24"/>
      <w:lang w:val="en-US"/>
      <w14:ligatures w14:val="standardContextual"/>
    </w:rPr>
  </w:style>
  <w:style w:type="paragraph" w:styleId="TOC5">
    <w:name w:val="toc 5"/>
    <w:basedOn w:val="Normal"/>
    <w:next w:val="Normal"/>
    <w:autoRedefine/>
    <w:uiPriority w:val="39"/>
    <w:unhideWhenUsed/>
    <w:rsid w:val="00BC482F"/>
    <w:pPr>
      <w:spacing w:after="100" w:line="278" w:lineRule="auto"/>
      <w:ind w:left="960"/>
    </w:pPr>
    <w:rPr>
      <w:rFonts w:asciiTheme="minorHAnsi" w:eastAsiaTheme="minorEastAsia" w:hAnsiTheme="minorHAnsi"/>
      <w:color w:val="auto"/>
      <w:kern w:val="2"/>
      <w:sz w:val="24"/>
      <w:szCs w:val="24"/>
      <w:lang w:val="en-US"/>
      <w14:ligatures w14:val="standardContextual"/>
    </w:rPr>
  </w:style>
  <w:style w:type="paragraph" w:styleId="TOC6">
    <w:name w:val="toc 6"/>
    <w:basedOn w:val="Normal"/>
    <w:next w:val="Normal"/>
    <w:autoRedefine/>
    <w:uiPriority w:val="39"/>
    <w:unhideWhenUsed/>
    <w:rsid w:val="00BC482F"/>
    <w:pPr>
      <w:spacing w:after="100" w:line="278" w:lineRule="auto"/>
      <w:ind w:left="1200"/>
    </w:pPr>
    <w:rPr>
      <w:rFonts w:asciiTheme="minorHAnsi" w:eastAsiaTheme="minorEastAsia" w:hAnsiTheme="minorHAnsi"/>
      <w:color w:val="auto"/>
      <w:kern w:val="2"/>
      <w:sz w:val="24"/>
      <w:szCs w:val="24"/>
      <w:lang w:val="en-US"/>
      <w14:ligatures w14:val="standardContextual"/>
    </w:rPr>
  </w:style>
  <w:style w:type="paragraph" w:styleId="TOC7">
    <w:name w:val="toc 7"/>
    <w:basedOn w:val="Normal"/>
    <w:next w:val="Normal"/>
    <w:autoRedefine/>
    <w:uiPriority w:val="39"/>
    <w:unhideWhenUsed/>
    <w:rsid w:val="00BC482F"/>
    <w:pPr>
      <w:spacing w:after="100" w:line="278" w:lineRule="auto"/>
      <w:ind w:left="1440"/>
    </w:pPr>
    <w:rPr>
      <w:rFonts w:asciiTheme="minorHAnsi" w:eastAsiaTheme="minorEastAsia" w:hAnsiTheme="minorHAnsi"/>
      <w:color w:val="auto"/>
      <w:kern w:val="2"/>
      <w:sz w:val="24"/>
      <w:szCs w:val="24"/>
      <w:lang w:val="en-US"/>
      <w14:ligatures w14:val="standardContextual"/>
    </w:rPr>
  </w:style>
  <w:style w:type="paragraph" w:styleId="TOC8">
    <w:name w:val="toc 8"/>
    <w:basedOn w:val="Normal"/>
    <w:next w:val="Normal"/>
    <w:autoRedefine/>
    <w:uiPriority w:val="39"/>
    <w:unhideWhenUsed/>
    <w:rsid w:val="00BC482F"/>
    <w:pPr>
      <w:spacing w:after="100" w:line="278" w:lineRule="auto"/>
      <w:ind w:left="1680"/>
    </w:pPr>
    <w:rPr>
      <w:rFonts w:asciiTheme="minorHAnsi" w:eastAsiaTheme="minorEastAsia" w:hAnsiTheme="minorHAnsi"/>
      <w:color w:val="auto"/>
      <w:kern w:val="2"/>
      <w:sz w:val="24"/>
      <w:szCs w:val="24"/>
      <w:lang w:val="en-US"/>
      <w14:ligatures w14:val="standardContextual"/>
    </w:rPr>
  </w:style>
  <w:style w:type="paragraph" w:styleId="TOC9">
    <w:name w:val="toc 9"/>
    <w:basedOn w:val="Normal"/>
    <w:next w:val="Normal"/>
    <w:autoRedefine/>
    <w:uiPriority w:val="39"/>
    <w:unhideWhenUsed/>
    <w:rsid w:val="00BC482F"/>
    <w:pPr>
      <w:spacing w:after="100" w:line="278" w:lineRule="auto"/>
      <w:ind w:left="1920"/>
    </w:pPr>
    <w:rPr>
      <w:rFonts w:asciiTheme="minorHAnsi" w:eastAsiaTheme="minorEastAsia" w:hAnsiTheme="minorHAnsi"/>
      <w:color w:val="auto"/>
      <w:kern w:val="2"/>
      <w:sz w:val="24"/>
      <w:szCs w:val="24"/>
      <w:lang w:val="en-US"/>
      <w14:ligatures w14:val="standardContextual"/>
    </w:rPr>
  </w:style>
  <w:style w:type="character" w:styleId="UnresolvedMention">
    <w:name w:val="Unresolved Mention"/>
    <w:basedOn w:val="DefaultParagraphFont"/>
    <w:uiPriority w:val="99"/>
    <w:semiHidden/>
    <w:unhideWhenUsed/>
    <w:rsid w:val="00BC482F"/>
    <w:rPr>
      <w:color w:val="605E5C"/>
      <w:shd w:val="clear" w:color="auto" w:fill="E1DFDD"/>
    </w:rPr>
  </w:style>
  <w:style w:type="paragraph" w:customStyle="1" w:styleId="Anchor">
    <w:name w:val="Anchor"/>
    <w:uiPriority w:val="99"/>
    <w:rsid w:val="002767FF"/>
    <w:pPr>
      <w:tabs>
        <w:tab w:val="left" w:pos="280"/>
      </w:tabs>
      <w:suppressAutoHyphens/>
      <w:autoSpaceDE w:val="0"/>
      <w:autoSpaceDN w:val="0"/>
      <w:adjustRightInd w:val="0"/>
      <w:spacing w:before="200" w:line="240" w:lineRule="auto"/>
    </w:pPr>
    <w:rPr>
      <w:rFonts w:eastAsia="Times New Roman" w:cs="Helvetica"/>
      <w:b/>
      <w:color w:val="000000"/>
      <w:w w:val="0"/>
      <w:sz w:val="32"/>
      <w:szCs w:val="4"/>
      <w:lang w:val="en-US"/>
    </w:rPr>
  </w:style>
  <w:style w:type="paragraph" w:customStyle="1" w:styleId="AppxHeading1">
    <w:name w:val="AppxHeading1"/>
    <w:uiPriority w:val="99"/>
    <w:rsid w:val="002767FF"/>
    <w:pPr>
      <w:keepNext/>
      <w:pageBreakBefore/>
      <w:tabs>
        <w:tab w:val="left" w:pos="2260"/>
      </w:tabs>
      <w:suppressAutoHyphens/>
      <w:autoSpaceDE w:val="0"/>
      <w:autoSpaceDN w:val="0"/>
      <w:adjustRightInd w:val="0"/>
      <w:spacing w:before="720" w:after="480" w:line="320" w:lineRule="atLeast"/>
      <w:ind w:left="2260" w:hanging="2260"/>
    </w:pPr>
    <w:rPr>
      <w:rFonts w:eastAsia="Times New Roman" w:cs="Helvetica"/>
      <w:b/>
      <w:bCs/>
      <w:color w:val="000000"/>
      <w:w w:val="0"/>
      <w:sz w:val="32"/>
      <w:szCs w:val="32"/>
      <w:lang w:val="en-US"/>
    </w:rPr>
  </w:style>
  <w:style w:type="paragraph" w:customStyle="1" w:styleId="AppxHeading2">
    <w:name w:val="AppxHeading2"/>
    <w:uiPriority w:val="99"/>
    <w:rsid w:val="002767FF"/>
    <w:pPr>
      <w:keepNext/>
      <w:tabs>
        <w:tab w:val="left" w:pos="1120"/>
      </w:tabs>
      <w:suppressAutoHyphens/>
      <w:autoSpaceDE w:val="0"/>
      <w:autoSpaceDN w:val="0"/>
      <w:adjustRightInd w:val="0"/>
      <w:spacing w:before="480" w:after="140" w:line="320" w:lineRule="atLeast"/>
      <w:ind w:left="1120" w:hanging="1120"/>
    </w:pPr>
    <w:rPr>
      <w:rFonts w:eastAsia="Times New Roman" w:cs="Helvetica"/>
      <w:b/>
      <w:bCs/>
      <w:color w:val="000000"/>
      <w:w w:val="0"/>
      <w:sz w:val="28"/>
      <w:szCs w:val="28"/>
      <w:lang w:val="en-US"/>
    </w:rPr>
  </w:style>
  <w:style w:type="paragraph" w:customStyle="1" w:styleId="AppxHeading3">
    <w:name w:val="AppxHeading3"/>
    <w:uiPriority w:val="99"/>
    <w:rsid w:val="002767FF"/>
    <w:pPr>
      <w:keepNext/>
      <w:tabs>
        <w:tab w:val="left" w:pos="1120"/>
      </w:tabs>
      <w:suppressAutoHyphens/>
      <w:autoSpaceDE w:val="0"/>
      <w:autoSpaceDN w:val="0"/>
      <w:adjustRightInd w:val="0"/>
      <w:spacing w:before="280" w:after="140" w:line="280" w:lineRule="atLeast"/>
      <w:ind w:left="1120" w:hanging="1120"/>
    </w:pPr>
    <w:rPr>
      <w:rFonts w:eastAsia="Times New Roman" w:cs="Helvetica"/>
      <w:b/>
      <w:bCs/>
      <w:color w:val="000000"/>
      <w:w w:val="0"/>
      <w:sz w:val="24"/>
      <w:szCs w:val="24"/>
      <w:lang w:val="en-US"/>
    </w:rPr>
  </w:style>
  <w:style w:type="paragraph" w:customStyle="1" w:styleId="Body">
    <w:name w:val="Body"/>
    <w:uiPriority w:val="99"/>
    <w:rsid w:val="002767FF"/>
    <w:pPr>
      <w:suppressAutoHyphens/>
      <w:autoSpaceDE w:val="0"/>
      <w:autoSpaceDN w:val="0"/>
      <w:adjustRightInd w:val="0"/>
      <w:spacing w:before="120" w:line="240" w:lineRule="atLeast"/>
    </w:pPr>
    <w:rPr>
      <w:rFonts w:ascii="Helvetica" w:eastAsia="Times New Roman" w:hAnsi="Helvetica" w:cs="Helvetica"/>
      <w:color w:val="000000"/>
      <w:w w:val="0"/>
      <w:sz w:val="20"/>
      <w:szCs w:val="20"/>
      <w:lang w:val="en-US"/>
    </w:rPr>
  </w:style>
  <w:style w:type="paragraph" w:customStyle="1" w:styleId="BodyIndent1">
    <w:name w:val="BodyIndent1"/>
    <w:uiPriority w:val="99"/>
    <w:rsid w:val="002767FF"/>
    <w:pPr>
      <w:suppressAutoHyphens/>
      <w:autoSpaceDE w:val="0"/>
      <w:autoSpaceDN w:val="0"/>
      <w:adjustRightInd w:val="0"/>
      <w:spacing w:before="60" w:line="240" w:lineRule="atLeast"/>
      <w:ind w:left="420"/>
    </w:pPr>
    <w:rPr>
      <w:rFonts w:ascii="Helvetica" w:eastAsia="Times New Roman" w:hAnsi="Helvetica" w:cs="Helvetica"/>
      <w:color w:val="000000"/>
      <w:w w:val="0"/>
      <w:sz w:val="20"/>
      <w:szCs w:val="20"/>
      <w:lang w:val="en-US"/>
    </w:rPr>
  </w:style>
  <w:style w:type="paragraph" w:customStyle="1" w:styleId="BodyIndent2">
    <w:name w:val="BodyIndent2"/>
    <w:uiPriority w:val="99"/>
    <w:rsid w:val="002767FF"/>
    <w:pPr>
      <w:suppressAutoHyphens/>
      <w:autoSpaceDE w:val="0"/>
      <w:autoSpaceDN w:val="0"/>
      <w:adjustRightInd w:val="0"/>
      <w:spacing w:before="60" w:line="240" w:lineRule="atLeast"/>
      <w:ind w:left="840"/>
    </w:pPr>
    <w:rPr>
      <w:rFonts w:ascii="Helvetica" w:eastAsia="Times New Roman" w:hAnsi="Helvetica" w:cs="Helvetica"/>
      <w:color w:val="000000"/>
      <w:w w:val="0"/>
      <w:sz w:val="20"/>
      <w:szCs w:val="20"/>
      <w:lang w:val="en-US"/>
    </w:rPr>
  </w:style>
  <w:style w:type="paragraph" w:customStyle="1" w:styleId="Bodytext">
    <w:name w:val="Bodytext"/>
    <w:uiPriority w:val="99"/>
    <w:rsid w:val="002767FF"/>
    <w:pPr>
      <w:suppressAutoHyphens/>
      <w:autoSpaceDE w:val="0"/>
      <w:autoSpaceDN w:val="0"/>
      <w:adjustRightInd w:val="0"/>
      <w:spacing w:after="100" w:line="320" w:lineRule="atLeast"/>
      <w:jc w:val="both"/>
    </w:pPr>
    <w:rPr>
      <w:rFonts w:eastAsia="Times New Roman" w:cs="Times"/>
      <w:color w:val="000000"/>
      <w:w w:val="0"/>
      <w:sz w:val="24"/>
      <w:szCs w:val="24"/>
      <w:lang w:val="en-GB"/>
    </w:rPr>
  </w:style>
  <w:style w:type="paragraph" w:customStyle="1" w:styleId="Bulleted">
    <w:name w:val="Bulleted"/>
    <w:uiPriority w:val="99"/>
    <w:rsid w:val="002767FF"/>
    <w:pPr>
      <w:tabs>
        <w:tab w:val="left" w:pos="340"/>
      </w:tabs>
      <w:autoSpaceDE w:val="0"/>
      <w:autoSpaceDN w:val="0"/>
      <w:adjustRightInd w:val="0"/>
      <w:spacing w:line="280" w:lineRule="atLeast"/>
      <w:ind w:left="340" w:hanging="340"/>
    </w:pPr>
    <w:rPr>
      <w:rFonts w:ascii="TimesNewRoman" w:eastAsia="Times New Roman" w:hAnsi="TimesNewRoman" w:cs="TimesNewRoman"/>
      <w:color w:val="000000"/>
      <w:w w:val="0"/>
      <w:sz w:val="24"/>
      <w:szCs w:val="24"/>
      <w:lang w:val="en-US"/>
    </w:rPr>
  </w:style>
  <w:style w:type="paragraph" w:customStyle="1" w:styleId="Caution">
    <w:name w:val="Caution"/>
    <w:uiPriority w:val="99"/>
    <w:rsid w:val="002767FF"/>
    <w:pPr>
      <w:tabs>
        <w:tab w:val="left" w:pos="1120"/>
      </w:tabs>
      <w:suppressAutoHyphens/>
      <w:autoSpaceDE w:val="0"/>
      <w:autoSpaceDN w:val="0"/>
      <w:adjustRightInd w:val="0"/>
      <w:spacing w:before="120" w:line="240" w:lineRule="atLeast"/>
      <w:ind w:left="1120" w:hanging="1120"/>
    </w:pPr>
    <w:rPr>
      <w:rFonts w:ascii="Helvetica" w:eastAsia="Times New Roman" w:hAnsi="Helvetica" w:cs="Helvetica"/>
      <w:color w:val="000000"/>
      <w:w w:val="0"/>
      <w:sz w:val="20"/>
      <w:szCs w:val="20"/>
      <w:lang w:val="en-US"/>
    </w:rPr>
  </w:style>
  <w:style w:type="paragraph" w:customStyle="1" w:styleId="CellBody">
    <w:name w:val="CellBody"/>
    <w:uiPriority w:val="99"/>
    <w:rsid w:val="002767FF"/>
    <w:pPr>
      <w:autoSpaceDE w:val="0"/>
      <w:autoSpaceDN w:val="0"/>
      <w:adjustRightInd w:val="0"/>
      <w:spacing w:line="280" w:lineRule="atLeast"/>
    </w:pPr>
    <w:rPr>
      <w:rFonts w:ascii="TimesNewRoman" w:eastAsia="Times New Roman" w:hAnsi="TimesNewRoman" w:cs="TimesNewRoman"/>
      <w:color w:val="000000"/>
      <w:w w:val="0"/>
      <w:sz w:val="24"/>
      <w:szCs w:val="24"/>
      <w:lang w:val="en-US"/>
    </w:rPr>
  </w:style>
  <w:style w:type="paragraph" w:customStyle="1" w:styleId="CellHeading">
    <w:name w:val="CellHeading"/>
    <w:uiPriority w:val="99"/>
    <w:rsid w:val="002767FF"/>
    <w:pPr>
      <w:suppressAutoHyphens/>
      <w:autoSpaceDE w:val="0"/>
      <w:autoSpaceDN w:val="0"/>
      <w:adjustRightInd w:val="0"/>
      <w:spacing w:line="280" w:lineRule="atLeast"/>
      <w:jc w:val="center"/>
    </w:pPr>
    <w:rPr>
      <w:rFonts w:ascii="TimesNewRoman" w:eastAsia="Times New Roman" w:hAnsi="TimesNewRoman" w:cs="TimesNewRoman"/>
      <w:color w:val="000000"/>
      <w:w w:val="0"/>
      <w:sz w:val="24"/>
      <w:szCs w:val="24"/>
      <w:lang w:val="en-US"/>
    </w:rPr>
  </w:style>
  <w:style w:type="paragraph" w:customStyle="1" w:styleId="Code1">
    <w:name w:val="Code1"/>
    <w:uiPriority w:val="99"/>
    <w:rsid w:val="002767FF"/>
    <w:pPr>
      <w:tabs>
        <w:tab w:val="left" w:pos="280"/>
        <w:tab w:val="left" w:pos="560"/>
        <w:tab w:val="left" w:pos="840"/>
        <w:tab w:val="left" w:pos="1120"/>
        <w:tab w:val="left" w:pos="1400"/>
        <w:tab w:val="left" w:pos="1700"/>
        <w:tab w:val="left" w:pos="1980"/>
        <w:tab w:val="left" w:pos="2260"/>
        <w:tab w:val="left" w:pos="2540"/>
        <w:tab w:val="left" w:pos="2820"/>
        <w:tab w:val="left" w:pos="3100"/>
        <w:tab w:val="left" w:pos="3400"/>
        <w:tab w:val="left" w:pos="3680"/>
        <w:tab w:val="left" w:pos="3960"/>
        <w:tab w:val="left" w:pos="4240"/>
        <w:tab w:val="left" w:pos="4520"/>
        <w:tab w:val="left" w:pos="4800"/>
        <w:tab w:val="left" w:pos="5100"/>
        <w:tab w:val="left" w:pos="5380"/>
        <w:tab w:val="left" w:pos="5660"/>
        <w:tab w:val="left" w:pos="5940"/>
        <w:tab w:val="left" w:pos="6220"/>
        <w:tab w:val="left" w:pos="6500"/>
        <w:tab w:val="left" w:pos="6800"/>
        <w:tab w:val="left" w:pos="7080"/>
        <w:tab w:val="left" w:pos="7360"/>
        <w:tab w:val="left" w:pos="7640"/>
        <w:tab w:val="left" w:pos="7920"/>
      </w:tabs>
      <w:suppressAutoHyphens/>
      <w:autoSpaceDE w:val="0"/>
      <w:autoSpaceDN w:val="0"/>
      <w:adjustRightInd w:val="0"/>
      <w:spacing w:before="120" w:line="240" w:lineRule="atLeast"/>
    </w:pPr>
    <w:rPr>
      <w:rFonts w:ascii="Courier" w:eastAsia="Times New Roman" w:hAnsi="Courier" w:cs="Courier"/>
      <w:color w:val="000000"/>
      <w:w w:val="0"/>
      <w:sz w:val="20"/>
      <w:szCs w:val="20"/>
      <w:lang w:val="en-US"/>
    </w:rPr>
  </w:style>
  <w:style w:type="paragraph" w:customStyle="1" w:styleId="Code10">
    <w:name w:val="Code1+"/>
    <w:uiPriority w:val="99"/>
    <w:rsid w:val="002767FF"/>
    <w:pPr>
      <w:tabs>
        <w:tab w:val="left" w:pos="280"/>
        <w:tab w:val="left" w:pos="560"/>
        <w:tab w:val="left" w:pos="840"/>
        <w:tab w:val="left" w:pos="1120"/>
        <w:tab w:val="left" w:pos="1400"/>
        <w:tab w:val="left" w:pos="1700"/>
        <w:tab w:val="left" w:pos="1980"/>
        <w:tab w:val="left" w:pos="2260"/>
        <w:tab w:val="left" w:pos="2540"/>
        <w:tab w:val="left" w:pos="2820"/>
        <w:tab w:val="left" w:pos="3100"/>
        <w:tab w:val="left" w:pos="3400"/>
        <w:tab w:val="left" w:pos="3680"/>
        <w:tab w:val="left" w:pos="3960"/>
        <w:tab w:val="left" w:pos="4240"/>
        <w:tab w:val="left" w:pos="4520"/>
        <w:tab w:val="left" w:pos="4800"/>
        <w:tab w:val="left" w:pos="5100"/>
        <w:tab w:val="left" w:pos="5380"/>
        <w:tab w:val="left" w:pos="5660"/>
        <w:tab w:val="left" w:pos="5940"/>
        <w:tab w:val="left" w:pos="6220"/>
        <w:tab w:val="left" w:pos="6500"/>
        <w:tab w:val="left" w:pos="6800"/>
        <w:tab w:val="left" w:pos="7080"/>
        <w:tab w:val="left" w:pos="7360"/>
        <w:tab w:val="left" w:pos="7640"/>
        <w:tab w:val="left" w:pos="7920"/>
      </w:tabs>
      <w:suppressAutoHyphens/>
      <w:autoSpaceDE w:val="0"/>
      <w:autoSpaceDN w:val="0"/>
      <w:adjustRightInd w:val="0"/>
      <w:spacing w:line="240" w:lineRule="atLeast"/>
    </w:pPr>
    <w:rPr>
      <w:rFonts w:ascii="Courier" w:eastAsia="Times New Roman" w:hAnsi="Courier" w:cs="Courier"/>
      <w:color w:val="000000"/>
      <w:w w:val="0"/>
      <w:sz w:val="20"/>
      <w:szCs w:val="20"/>
      <w:lang w:val="en-US"/>
    </w:rPr>
  </w:style>
  <w:style w:type="paragraph" w:customStyle="1" w:styleId="Code2">
    <w:name w:val="Code2"/>
    <w:uiPriority w:val="99"/>
    <w:rsid w:val="002767FF"/>
    <w:pPr>
      <w:tabs>
        <w:tab w:val="left" w:pos="280"/>
        <w:tab w:val="left" w:pos="560"/>
        <w:tab w:val="left" w:pos="840"/>
        <w:tab w:val="left" w:pos="1120"/>
        <w:tab w:val="left" w:pos="1400"/>
        <w:tab w:val="left" w:pos="1700"/>
        <w:tab w:val="left" w:pos="1980"/>
        <w:tab w:val="left" w:pos="2260"/>
        <w:tab w:val="left" w:pos="2540"/>
        <w:tab w:val="left" w:pos="2820"/>
        <w:tab w:val="left" w:pos="3100"/>
        <w:tab w:val="left" w:pos="3400"/>
        <w:tab w:val="left" w:pos="3680"/>
        <w:tab w:val="left" w:pos="3960"/>
        <w:tab w:val="left" w:pos="4240"/>
        <w:tab w:val="left" w:pos="4520"/>
        <w:tab w:val="left" w:pos="4800"/>
        <w:tab w:val="left" w:pos="5100"/>
        <w:tab w:val="left" w:pos="5380"/>
        <w:tab w:val="left" w:pos="5660"/>
        <w:tab w:val="left" w:pos="5940"/>
        <w:tab w:val="left" w:pos="6220"/>
        <w:tab w:val="left" w:pos="6500"/>
        <w:tab w:val="left" w:pos="6800"/>
        <w:tab w:val="left" w:pos="7080"/>
        <w:tab w:val="left" w:pos="7360"/>
        <w:tab w:val="left" w:pos="7640"/>
        <w:tab w:val="left" w:pos="7920"/>
      </w:tabs>
      <w:suppressAutoHyphens/>
      <w:autoSpaceDE w:val="0"/>
      <w:autoSpaceDN w:val="0"/>
      <w:adjustRightInd w:val="0"/>
      <w:spacing w:before="120" w:line="200" w:lineRule="atLeast"/>
    </w:pPr>
    <w:rPr>
      <w:rFonts w:ascii="Courier" w:eastAsia="Times New Roman" w:hAnsi="Courier" w:cs="Courier"/>
      <w:color w:val="000000"/>
      <w:w w:val="0"/>
      <w:sz w:val="16"/>
      <w:szCs w:val="16"/>
      <w:lang w:val="en-US"/>
    </w:rPr>
  </w:style>
  <w:style w:type="paragraph" w:customStyle="1" w:styleId="Code20">
    <w:name w:val="Code2+"/>
    <w:uiPriority w:val="99"/>
    <w:rsid w:val="002767FF"/>
    <w:pPr>
      <w:tabs>
        <w:tab w:val="left" w:pos="280"/>
        <w:tab w:val="left" w:pos="560"/>
        <w:tab w:val="left" w:pos="840"/>
        <w:tab w:val="left" w:pos="1120"/>
        <w:tab w:val="left" w:pos="1400"/>
        <w:tab w:val="left" w:pos="1700"/>
        <w:tab w:val="left" w:pos="1980"/>
        <w:tab w:val="left" w:pos="2260"/>
        <w:tab w:val="left" w:pos="2540"/>
        <w:tab w:val="left" w:pos="2820"/>
        <w:tab w:val="left" w:pos="3100"/>
        <w:tab w:val="left" w:pos="3400"/>
        <w:tab w:val="left" w:pos="3680"/>
        <w:tab w:val="left" w:pos="3960"/>
        <w:tab w:val="left" w:pos="4240"/>
        <w:tab w:val="left" w:pos="4520"/>
        <w:tab w:val="left" w:pos="4800"/>
        <w:tab w:val="left" w:pos="5100"/>
        <w:tab w:val="left" w:pos="5380"/>
        <w:tab w:val="left" w:pos="5660"/>
        <w:tab w:val="left" w:pos="5940"/>
        <w:tab w:val="left" w:pos="6220"/>
        <w:tab w:val="left" w:pos="6500"/>
        <w:tab w:val="left" w:pos="6800"/>
        <w:tab w:val="left" w:pos="7080"/>
        <w:tab w:val="left" w:pos="7360"/>
        <w:tab w:val="left" w:pos="7640"/>
        <w:tab w:val="left" w:pos="7920"/>
      </w:tabs>
      <w:suppressAutoHyphens/>
      <w:autoSpaceDE w:val="0"/>
      <w:autoSpaceDN w:val="0"/>
      <w:adjustRightInd w:val="0"/>
      <w:spacing w:line="200" w:lineRule="atLeast"/>
    </w:pPr>
    <w:rPr>
      <w:rFonts w:ascii="Courier" w:eastAsia="Times New Roman" w:hAnsi="Courier" w:cs="Courier"/>
      <w:color w:val="000000"/>
      <w:w w:val="0"/>
      <w:sz w:val="16"/>
      <w:szCs w:val="16"/>
      <w:lang w:val="en-US"/>
    </w:rPr>
  </w:style>
  <w:style w:type="paragraph" w:customStyle="1" w:styleId="CovBullet1">
    <w:name w:val="CovBullet1"/>
    <w:uiPriority w:val="99"/>
    <w:rsid w:val="002767FF"/>
    <w:pPr>
      <w:tabs>
        <w:tab w:val="left" w:pos="280"/>
      </w:tabs>
      <w:suppressAutoHyphens/>
      <w:autoSpaceDE w:val="0"/>
      <w:autoSpaceDN w:val="0"/>
      <w:adjustRightInd w:val="0"/>
      <w:spacing w:before="80" w:line="240" w:lineRule="atLeast"/>
      <w:ind w:left="280" w:hanging="280"/>
    </w:pPr>
    <w:rPr>
      <w:rFonts w:ascii="Helvetica" w:eastAsia="Times New Roman" w:hAnsi="Helvetica" w:cs="Helvetica"/>
      <w:color w:val="000000"/>
      <w:w w:val="0"/>
      <w:sz w:val="20"/>
      <w:szCs w:val="20"/>
      <w:lang w:val="en-US"/>
    </w:rPr>
  </w:style>
  <w:style w:type="paragraph" w:customStyle="1" w:styleId="RegNameHyperlink">
    <w:name w:val="RegNameHyperlink"/>
    <w:next w:val="RegName"/>
    <w:uiPriority w:val="99"/>
    <w:rsid w:val="002767FF"/>
    <w:pPr>
      <w:tabs>
        <w:tab w:val="left" w:pos="560"/>
      </w:tabs>
      <w:suppressAutoHyphens/>
      <w:autoSpaceDE w:val="0"/>
      <w:autoSpaceDN w:val="0"/>
      <w:adjustRightInd w:val="0"/>
      <w:spacing w:before="40" w:line="240" w:lineRule="atLeast"/>
      <w:ind w:left="560" w:hanging="280"/>
    </w:pPr>
    <w:rPr>
      <w:rFonts w:eastAsia="Times New Roman" w:cs="Helvetica"/>
      <w:b/>
      <w:color w:val="1F497D"/>
      <w:w w:val="0"/>
      <w:sz w:val="24"/>
      <w:szCs w:val="20"/>
      <w:lang w:val="en-US"/>
    </w:rPr>
  </w:style>
  <w:style w:type="paragraph" w:customStyle="1" w:styleId="CovHead1">
    <w:name w:val="CovHead1"/>
    <w:uiPriority w:val="99"/>
    <w:rsid w:val="002767FF"/>
    <w:pPr>
      <w:keepNext/>
      <w:suppressAutoHyphens/>
      <w:autoSpaceDE w:val="0"/>
      <w:autoSpaceDN w:val="0"/>
      <w:adjustRightInd w:val="0"/>
      <w:spacing w:before="280" w:after="120" w:line="340" w:lineRule="atLeast"/>
    </w:pPr>
    <w:rPr>
      <w:rFonts w:ascii="Helvetica" w:eastAsia="Times New Roman" w:hAnsi="Helvetica" w:cs="Helvetica"/>
      <w:b/>
      <w:bCs/>
      <w:color w:val="000000"/>
      <w:w w:val="0"/>
      <w:sz w:val="28"/>
      <w:szCs w:val="28"/>
      <w:lang w:val="en-US"/>
    </w:rPr>
  </w:style>
  <w:style w:type="paragraph" w:customStyle="1" w:styleId="CovHead2">
    <w:name w:val="CovHead2"/>
    <w:uiPriority w:val="99"/>
    <w:rsid w:val="002767FF"/>
    <w:pPr>
      <w:keepNext/>
      <w:suppressAutoHyphens/>
      <w:autoSpaceDE w:val="0"/>
      <w:autoSpaceDN w:val="0"/>
      <w:adjustRightInd w:val="0"/>
      <w:spacing w:before="220" w:after="100" w:line="260" w:lineRule="atLeast"/>
    </w:pPr>
    <w:rPr>
      <w:rFonts w:ascii="Helvetica" w:eastAsia="Times New Roman" w:hAnsi="Helvetica" w:cs="Helvetica"/>
      <w:b/>
      <w:bCs/>
      <w:color w:val="000000"/>
      <w:w w:val="0"/>
      <w:lang w:val="en-US"/>
    </w:rPr>
  </w:style>
  <w:style w:type="paragraph" w:customStyle="1" w:styleId="Danger">
    <w:name w:val="Danger"/>
    <w:uiPriority w:val="99"/>
    <w:rsid w:val="002767FF"/>
    <w:pPr>
      <w:pBdr>
        <w:top w:val="single" w:sz="8" w:space="0" w:color="auto"/>
        <w:bottom w:val="single" w:sz="8" w:space="0" w:color="auto"/>
      </w:pBdr>
      <w:tabs>
        <w:tab w:val="left" w:pos="1700"/>
      </w:tabs>
      <w:suppressAutoHyphens/>
      <w:autoSpaceDE w:val="0"/>
      <w:autoSpaceDN w:val="0"/>
      <w:adjustRightInd w:val="0"/>
      <w:spacing w:before="120" w:after="60" w:line="240" w:lineRule="atLeast"/>
      <w:ind w:left="1700" w:right="560" w:hanging="1140"/>
    </w:pPr>
    <w:rPr>
      <w:rFonts w:ascii="Helvetica" w:eastAsia="Times New Roman" w:hAnsi="Helvetica" w:cs="Helvetica"/>
      <w:b/>
      <w:bCs/>
      <w:color w:val="000000"/>
      <w:w w:val="0"/>
      <w:sz w:val="20"/>
      <w:szCs w:val="20"/>
      <w:lang w:val="en-US"/>
    </w:rPr>
  </w:style>
  <w:style w:type="paragraph" w:customStyle="1" w:styleId="FigCap">
    <w:name w:val="FigCap"/>
    <w:uiPriority w:val="99"/>
    <w:rsid w:val="002767FF"/>
    <w:pPr>
      <w:tabs>
        <w:tab w:val="left" w:pos="1120"/>
      </w:tabs>
      <w:suppressAutoHyphens/>
      <w:autoSpaceDE w:val="0"/>
      <w:autoSpaceDN w:val="0"/>
      <w:adjustRightInd w:val="0"/>
      <w:spacing w:before="240" w:line="240" w:lineRule="atLeast"/>
      <w:ind w:left="1120" w:hanging="1120"/>
    </w:pPr>
    <w:rPr>
      <w:rFonts w:ascii="Helvetica" w:eastAsia="Times New Roman" w:hAnsi="Helvetica" w:cs="Helvetica"/>
      <w:b/>
      <w:bCs/>
      <w:color w:val="000000"/>
      <w:w w:val="0"/>
      <w:sz w:val="20"/>
      <w:szCs w:val="20"/>
      <w:lang w:val="en-US"/>
    </w:rPr>
  </w:style>
  <w:style w:type="paragraph" w:customStyle="1" w:styleId="FigFootnote1">
    <w:name w:val="FigFootnote1"/>
    <w:uiPriority w:val="99"/>
    <w:rsid w:val="002767FF"/>
    <w:pPr>
      <w:widowControl w:val="0"/>
      <w:tabs>
        <w:tab w:val="left" w:pos="280"/>
      </w:tabs>
      <w:suppressAutoHyphens/>
      <w:autoSpaceDE w:val="0"/>
      <w:autoSpaceDN w:val="0"/>
      <w:adjustRightInd w:val="0"/>
      <w:spacing w:before="100" w:line="160" w:lineRule="atLeast"/>
      <w:ind w:left="280" w:right="280" w:hanging="280"/>
    </w:pPr>
    <w:rPr>
      <w:rFonts w:ascii="Helvetica" w:eastAsia="Times New Roman" w:hAnsi="Helvetica" w:cs="Helvetica"/>
      <w:color w:val="000000"/>
      <w:w w:val="0"/>
      <w:sz w:val="16"/>
      <w:szCs w:val="16"/>
      <w:lang w:val="en-US"/>
    </w:rPr>
  </w:style>
  <w:style w:type="paragraph" w:customStyle="1" w:styleId="FigFootnote10">
    <w:name w:val="FigFootnote1+"/>
    <w:uiPriority w:val="99"/>
    <w:rsid w:val="002767FF"/>
    <w:pPr>
      <w:widowControl w:val="0"/>
      <w:tabs>
        <w:tab w:val="left" w:pos="280"/>
      </w:tabs>
      <w:suppressAutoHyphens/>
      <w:autoSpaceDE w:val="0"/>
      <w:autoSpaceDN w:val="0"/>
      <w:adjustRightInd w:val="0"/>
      <w:spacing w:before="100" w:line="160" w:lineRule="atLeast"/>
      <w:ind w:left="280" w:right="280" w:hanging="280"/>
    </w:pPr>
    <w:rPr>
      <w:rFonts w:ascii="Helvetica" w:eastAsia="Times New Roman" w:hAnsi="Helvetica" w:cs="Helvetica"/>
      <w:color w:val="000000"/>
      <w:w w:val="0"/>
      <w:sz w:val="16"/>
      <w:szCs w:val="16"/>
      <w:lang w:val="en-US"/>
    </w:rPr>
  </w:style>
  <w:style w:type="paragraph" w:customStyle="1" w:styleId="Footnote">
    <w:name w:val="Footnote"/>
    <w:uiPriority w:val="99"/>
    <w:rsid w:val="002767FF"/>
    <w:pPr>
      <w:tabs>
        <w:tab w:val="left" w:pos="600"/>
      </w:tabs>
      <w:autoSpaceDE w:val="0"/>
      <w:autoSpaceDN w:val="0"/>
      <w:adjustRightInd w:val="0"/>
      <w:spacing w:line="240" w:lineRule="atLeast"/>
      <w:ind w:left="600" w:right="340" w:hanging="260"/>
    </w:pPr>
    <w:rPr>
      <w:rFonts w:ascii="TimesNewRoman" w:eastAsia="Times New Roman" w:hAnsi="TimesNewRoman" w:cs="TimesNewRoman"/>
      <w:color w:val="000000"/>
      <w:w w:val="0"/>
      <w:sz w:val="20"/>
      <w:szCs w:val="20"/>
      <w:lang w:val="en-US"/>
    </w:rPr>
  </w:style>
  <w:style w:type="paragraph" w:customStyle="1" w:styleId="Heading10">
    <w:name w:val="Heading1"/>
    <w:uiPriority w:val="99"/>
    <w:rsid w:val="002767FF"/>
    <w:pPr>
      <w:keepNext/>
      <w:pageBreakBefore/>
      <w:tabs>
        <w:tab w:val="left" w:pos="1120"/>
      </w:tabs>
      <w:suppressAutoHyphens/>
      <w:autoSpaceDE w:val="0"/>
      <w:autoSpaceDN w:val="0"/>
      <w:adjustRightInd w:val="0"/>
      <w:spacing w:before="720" w:after="480" w:line="320" w:lineRule="atLeast"/>
      <w:ind w:left="1120" w:hanging="1120"/>
    </w:pPr>
    <w:rPr>
      <w:rFonts w:ascii="Helvetica" w:eastAsia="Times New Roman" w:hAnsi="Helvetica" w:cs="Helvetica"/>
      <w:b/>
      <w:bCs/>
      <w:color w:val="000000"/>
      <w:w w:val="0"/>
      <w:sz w:val="32"/>
      <w:szCs w:val="32"/>
      <w:lang w:val="en-US"/>
    </w:rPr>
  </w:style>
  <w:style w:type="paragraph" w:customStyle="1" w:styleId="Heading2">
    <w:name w:val="Heading2"/>
    <w:uiPriority w:val="99"/>
    <w:rsid w:val="002767FF"/>
    <w:pPr>
      <w:keepNext/>
      <w:numPr>
        <w:numId w:val="47"/>
      </w:numPr>
      <w:tabs>
        <w:tab w:val="left" w:pos="1120"/>
      </w:tabs>
      <w:suppressAutoHyphens/>
      <w:autoSpaceDE w:val="0"/>
      <w:autoSpaceDN w:val="0"/>
      <w:adjustRightInd w:val="0"/>
      <w:spacing w:before="480" w:after="140" w:line="320" w:lineRule="atLeast"/>
    </w:pPr>
    <w:rPr>
      <w:rFonts w:eastAsia="Times New Roman" w:cs="Helvetica"/>
      <w:b/>
      <w:bCs/>
      <w:color w:val="000000"/>
      <w:w w:val="0"/>
      <w:sz w:val="28"/>
      <w:szCs w:val="28"/>
      <w:lang w:val="en-US"/>
    </w:rPr>
  </w:style>
  <w:style w:type="paragraph" w:customStyle="1" w:styleId="Heading30">
    <w:name w:val="Heading3"/>
    <w:uiPriority w:val="99"/>
    <w:rsid w:val="002767FF"/>
    <w:pPr>
      <w:keepNext/>
      <w:tabs>
        <w:tab w:val="left" w:pos="1120"/>
      </w:tabs>
      <w:suppressAutoHyphens/>
      <w:autoSpaceDE w:val="0"/>
      <w:autoSpaceDN w:val="0"/>
      <w:adjustRightInd w:val="0"/>
      <w:spacing w:before="280" w:after="140" w:line="280" w:lineRule="atLeast"/>
      <w:ind w:left="1120" w:hanging="1120"/>
    </w:pPr>
    <w:rPr>
      <w:rFonts w:ascii="Helvetica" w:eastAsia="Times New Roman" w:hAnsi="Helvetica" w:cs="Helvetica"/>
      <w:b/>
      <w:bCs/>
      <w:color w:val="000000"/>
      <w:w w:val="0"/>
      <w:sz w:val="24"/>
      <w:szCs w:val="24"/>
      <w:lang w:val="en-US"/>
    </w:rPr>
  </w:style>
  <w:style w:type="paragraph" w:customStyle="1" w:styleId="HeadingRunIn">
    <w:name w:val="HeadingRunIn"/>
    <w:uiPriority w:val="99"/>
    <w:rsid w:val="002767FF"/>
    <w:pPr>
      <w:keepNext/>
      <w:autoSpaceDE w:val="0"/>
      <w:autoSpaceDN w:val="0"/>
      <w:adjustRightInd w:val="0"/>
      <w:spacing w:before="120" w:line="280" w:lineRule="atLeast"/>
    </w:pPr>
    <w:rPr>
      <w:rFonts w:ascii="TimesNewRoman" w:eastAsia="Times New Roman" w:hAnsi="TimesNewRoman" w:cs="TimesNewRoman"/>
      <w:b/>
      <w:bCs/>
      <w:color w:val="000000"/>
      <w:w w:val="0"/>
      <w:sz w:val="24"/>
      <w:szCs w:val="24"/>
      <w:lang w:val="en-US"/>
    </w:rPr>
  </w:style>
  <w:style w:type="paragraph" w:customStyle="1" w:styleId="HeadUn1">
    <w:name w:val="HeadUn#1"/>
    <w:uiPriority w:val="99"/>
    <w:rsid w:val="002767FF"/>
    <w:pPr>
      <w:keepNext/>
      <w:pageBreakBefore/>
      <w:tabs>
        <w:tab w:val="left" w:pos="840"/>
      </w:tabs>
      <w:suppressAutoHyphens/>
      <w:autoSpaceDE w:val="0"/>
      <w:autoSpaceDN w:val="0"/>
      <w:adjustRightInd w:val="0"/>
      <w:spacing w:before="720" w:after="480" w:line="320" w:lineRule="atLeast"/>
    </w:pPr>
    <w:rPr>
      <w:rFonts w:ascii="Helvetica" w:eastAsia="Times New Roman" w:hAnsi="Helvetica" w:cs="Helvetica"/>
      <w:b/>
      <w:bCs/>
      <w:color w:val="000000"/>
      <w:w w:val="0"/>
      <w:sz w:val="32"/>
      <w:szCs w:val="32"/>
      <w:lang w:val="en-US"/>
    </w:rPr>
  </w:style>
  <w:style w:type="paragraph" w:customStyle="1" w:styleId="HeadUn2">
    <w:name w:val="HeadUn#2"/>
    <w:uiPriority w:val="99"/>
    <w:rsid w:val="002767FF"/>
    <w:pPr>
      <w:keepNext/>
      <w:suppressAutoHyphens/>
      <w:autoSpaceDE w:val="0"/>
      <w:autoSpaceDN w:val="0"/>
      <w:adjustRightInd w:val="0"/>
      <w:spacing w:before="480" w:after="140" w:line="320" w:lineRule="atLeast"/>
    </w:pPr>
    <w:rPr>
      <w:rFonts w:ascii="Helvetica" w:eastAsia="Times New Roman" w:hAnsi="Helvetica" w:cs="Helvetica"/>
      <w:b/>
      <w:bCs/>
      <w:color w:val="000000"/>
      <w:w w:val="0"/>
      <w:sz w:val="28"/>
      <w:szCs w:val="28"/>
      <w:lang w:val="en-US"/>
    </w:rPr>
  </w:style>
  <w:style w:type="paragraph" w:customStyle="1" w:styleId="HeadUn3">
    <w:name w:val="HeadUn#3"/>
    <w:uiPriority w:val="99"/>
    <w:rsid w:val="002767FF"/>
    <w:pPr>
      <w:keepNext/>
      <w:suppressAutoHyphens/>
      <w:autoSpaceDE w:val="0"/>
      <w:autoSpaceDN w:val="0"/>
      <w:adjustRightInd w:val="0"/>
      <w:spacing w:before="280" w:after="140" w:line="280" w:lineRule="atLeast"/>
    </w:pPr>
    <w:rPr>
      <w:rFonts w:ascii="Helvetica" w:eastAsia="Times New Roman" w:hAnsi="Helvetica" w:cs="Helvetica"/>
      <w:b/>
      <w:bCs/>
      <w:color w:val="000000"/>
      <w:w w:val="0"/>
      <w:sz w:val="24"/>
      <w:szCs w:val="24"/>
      <w:lang w:val="en-US"/>
    </w:rPr>
  </w:style>
  <w:style w:type="paragraph" w:customStyle="1" w:styleId="HeadUn4">
    <w:name w:val="HeadUn#4"/>
    <w:uiPriority w:val="99"/>
    <w:rsid w:val="002767FF"/>
    <w:pPr>
      <w:keepNext/>
      <w:tabs>
        <w:tab w:val="left" w:pos="840"/>
      </w:tabs>
      <w:suppressAutoHyphens/>
      <w:autoSpaceDE w:val="0"/>
      <w:autoSpaceDN w:val="0"/>
      <w:adjustRightInd w:val="0"/>
      <w:spacing w:before="200" w:after="140" w:line="260" w:lineRule="atLeast"/>
    </w:pPr>
    <w:rPr>
      <w:rFonts w:ascii="Helvetica" w:eastAsia="Times New Roman" w:hAnsi="Helvetica" w:cs="Helvetica"/>
      <w:b/>
      <w:bCs/>
      <w:color w:val="000000"/>
      <w:w w:val="0"/>
      <w:lang w:val="en-US"/>
    </w:rPr>
  </w:style>
  <w:style w:type="paragraph" w:customStyle="1" w:styleId="Indented">
    <w:name w:val="Indented"/>
    <w:uiPriority w:val="99"/>
    <w:rsid w:val="002767FF"/>
    <w:pPr>
      <w:tabs>
        <w:tab w:val="left" w:pos="340"/>
      </w:tabs>
      <w:autoSpaceDE w:val="0"/>
      <w:autoSpaceDN w:val="0"/>
      <w:adjustRightInd w:val="0"/>
      <w:spacing w:line="280" w:lineRule="atLeast"/>
      <w:ind w:left="340"/>
    </w:pPr>
    <w:rPr>
      <w:rFonts w:ascii="TimesNewRoman" w:eastAsia="Times New Roman" w:hAnsi="TimesNewRoman" w:cs="TimesNewRoman"/>
      <w:color w:val="000000"/>
      <w:w w:val="0"/>
      <w:sz w:val="24"/>
      <w:szCs w:val="24"/>
      <w:lang w:val="en-US"/>
    </w:rPr>
  </w:style>
  <w:style w:type="paragraph" w:customStyle="1" w:styleId="List1">
    <w:name w:val="List1"/>
    <w:uiPriority w:val="99"/>
    <w:rsid w:val="002767FF"/>
    <w:pPr>
      <w:keepNext/>
      <w:tabs>
        <w:tab w:val="left" w:pos="420"/>
      </w:tabs>
      <w:suppressAutoHyphens/>
      <w:autoSpaceDE w:val="0"/>
      <w:autoSpaceDN w:val="0"/>
      <w:adjustRightInd w:val="0"/>
      <w:spacing w:before="60" w:line="240" w:lineRule="atLeast"/>
      <w:ind w:left="420" w:hanging="420"/>
    </w:pPr>
    <w:rPr>
      <w:rFonts w:ascii="Helvetica" w:eastAsia="Times New Roman" w:hAnsi="Helvetica" w:cs="Helvetica"/>
      <w:color w:val="000000"/>
      <w:w w:val="0"/>
      <w:sz w:val="20"/>
      <w:szCs w:val="20"/>
      <w:lang w:val="en-US"/>
    </w:rPr>
  </w:style>
  <w:style w:type="paragraph" w:customStyle="1" w:styleId="List10">
    <w:name w:val="List1+"/>
    <w:uiPriority w:val="99"/>
    <w:rsid w:val="002767FF"/>
    <w:pPr>
      <w:tabs>
        <w:tab w:val="left" w:pos="420"/>
      </w:tabs>
      <w:suppressAutoHyphens/>
      <w:autoSpaceDE w:val="0"/>
      <w:autoSpaceDN w:val="0"/>
      <w:adjustRightInd w:val="0"/>
      <w:spacing w:before="60" w:line="240" w:lineRule="atLeast"/>
      <w:ind w:left="420" w:hanging="420"/>
    </w:pPr>
    <w:rPr>
      <w:rFonts w:ascii="Helvetica" w:eastAsia="Times New Roman" w:hAnsi="Helvetica" w:cs="Helvetica"/>
      <w:color w:val="000000"/>
      <w:w w:val="0"/>
      <w:sz w:val="20"/>
      <w:szCs w:val="20"/>
      <w:lang w:val="en-US"/>
    </w:rPr>
  </w:style>
  <w:style w:type="paragraph" w:customStyle="1" w:styleId="List2a">
    <w:name w:val="List2a"/>
    <w:uiPriority w:val="99"/>
    <w:rsid w:val="002767FF"/>
    <w:pPr>
      <w:keepNext/>
      <w:tabs>
        <w:tab w:val="left" w:pos="840"/>
      </w:tabs>
      <w:suppressAutoHyphens/>
      <w:autoSpaceDE w:val="0"/>
      <w:autoSpaceDN w:val="0"/>
      <w:adjustRightInd w:val="0"/>
      <w:spacing w:before="60" w:line="240" w:lineRule="atLeast"/>
      <w:ind w:left="840" w:hanging="420"/>
    </w:pPr>
    <w:rPr>
      <w:rFonts w:ascii="Helvetica" w:eastAsia="Times New Roman" w:hAnsi="Helvetica" w:cs="Helvetica"/>
      <w:color w:val="000000"/>
      <w:w w:val="0"/>
      <w:sz w:val="20"/>
      <w:szCs w:val="20"/>
      <w:lang w:val="en-US"/>
    </w:rPr>
  </w:style>
  <w:style w:type="paragraph" w:customStyle="1" w:styleId="List2a0">
    <w:name w:val="List2a+"/>
    <w:uiPriority w:val="99"/>
    <w:rsid w:val="002767FF"/>
    <w:pPr>
      <w:tabs>
        <w:tab w:val="left" w:pos="840"/>
      </w:tabs>
      <w:suppressAutoHyphens/>
      <w:autoSpaceDE w:val="0"/>
      <w:autoSpaceDN w:val="0"/>
      <w:adjustRightInd w:val="0"/>
      <w:spacing w:before="60" w:line="240" w:lineRule="atLeast"/>
      <w:ind w:left="840" w:hanging="420"/>
    </w:pPr>
    <w:rPr>
      <w:rFonts w:ascii="Helvetica" w:eastAsia="Times New Roman" w:hAnsi="Helvetica" w:cs="Helvetica"/>
      <w:color w:val="000000"/>
      <w:w w:val="0"/>
      <w:sz w:val="20"/>
      <w:szCs w:val="20"/>
      <w:lang w:val="en-US"/>
    </w:rPr>
  </w:style>
  <w:style w:type="paragraph" w:customStyle="1" w:styleId="ListBullet1">
    <w:name w:val="ListBullet1"/>
    <w:uiPriority w:val="99"/>
    <w:rsid w:val="002767FF"/>
    <w:pPr>
      <w:tabs>
        <w:tab w:val="left" w:pos="420"/>
      </w:tabs>
      <w:suppressAutoHyphens/>
      <w:autoSpaceDE w:val="0"/>
      <w:autoSpaceDN w:val="0"/>
      <w:adjustRightInd w:val="0"/>
      <w:spacing w:before="60" w:line="240" w:lineRule="atLeast"/>
      <w:ind w:left="420" w:hanging="420"/>
    </w:pPr>
    <w:rPr>
      <w:rFonts w:ascii="Helvetica" w:eastAsia="Times New Roman" w:hAnsi="Helvetica" w:cs="Helvetica"/>
      <w:color w:val="000000"/>
      <w:w w:val="0"/>
      <w:sz w:val="20"/>
      <w:szCs w:val="20"/>
      <w:lang w:val="en-US"/>
    </w:rPr>
  </w:style>
  <w:style w:type="paragraph" w:customStyle="1" w:styleId="ListBullet2">
    <w:name w:val="ListBullet2"/>
    <w:uiPriority w:val="99"/>
    <w:rsid w:val="002767FF"/>
    <w:pPr>
      <w:tabs>
        <w:tab w:val="left" w:pos="840"/>
      </w:tabs>
      <w:suppressAutoHyphens/>
      <w:autoSpaceDE w:val="0"/>
      <w:autoSpaceDN w:val="0"/>
      <w:adjustRightInd w:val="0"/>
      <w:spacing w:before="60" w:line="240" w:lineRule="atLeast"/>
      <w:ind w:left="840" w:hanging="420"/>
    </w:pPr>
    <w:rPr>
      <w:rFonts w:ascii="Helvetica" w:eastAsia="Times New Roman" w:hAnsi="Helvetica" w:cs="Helvetica"/>
      <w:color w:val="000000"/>
      <w:w w:val="0"/>
      <w:sz w:val="20"/>
      <w:szCs w:val="20"/>
      <w:lang w:val="en-US"/>
    </w:rPr>
  </w:style>
  <w:style w:type="paragraph" w:customStyle="1" w:styleId="ListEquation">
    <w:name w:val="ListEquation"/>
    <w:uiPriority w:val="99"/>
    <w:rsid w:val="002767FF"/>
    <w:pPr>
      <w:suppressAutoHyphens/>
      <w:autoSpaceDE w:val="0"/>
      <w:autoSpaceDN w:val="0"/>
      <w:adjustRightInd w:val="0"/>
      <w:spacing w:before="240" w:line="240" w:lineRule="atLeast"/>
    </w:pPr>
    <w:rPr>
      <w:rFonts w:ascii="Helvetica" w:eastAsia="Times New Roman" w:hAnsi="Helvetica" w:cs="Helvetica"/>
      <w:b/>
      <w:bCs/>
      <w:color w:val="000000"/>
      <w:w w:val="0"/>
      <w:sz w:val="20"/>
      <w:szCs w:val="20"/>
      <w:lang w:val="en-US"/>
    </w:rPr>
  </w:style>
  <w:style w:type="paragraph" w:customStyle="1" w:styleId="Note">
    <w:name w:val="Note"/>
    <w:uiPriority w:val="99"/>
    <w:rsid w:val="002767FF"/>
    <w:pPr>
      <w:tabs>
        <w:tab w:val="left" w:pos="1120"/>
      </w:tabs>
      <w:suppressAutoHyphens/>
      <w:autoSpaceDE w:val="0"/>
      <w:autoSpaceDN w:val="0"/>
      <w:adjustRightInd w:val="0"/>
      <w:spacing w:before="120" w:line="240" w:lineRule="atLeast"/>
      <w:ind w:left="1120" w:hanging="1120"/>
    </w:pPr>
    <w:rPr>
      <w:rFonts w:ascii="Helvetica" w:eastAsia="Times New Roman" w:hAnsi="Helvetica" w:cs="Helvetica"/>
      <w:color w:val="000000"/>
      <w:w w:val="0"/>
      <w:sz w:val="20"/>
      <w:szCs w:val="20"/>
      <w:lang w:val="en-US"/>
    </w:rPr>
  </w:style>
  <w:style w:type="paragraph" w:customStyle="1" w:styleId="Note0">
    <w:name w:val="Note+"/>
    <w:uiPriority w:val="99"/>
    <w:rsid w:val="002767FF"/>
    <w:pPr>
      <w:suppressAutoHyphens/>
      <w:autoSpaceDE w:val="0"/>
      <w:autoSpaceDN w:val="0"/>
      <w:adjustRightInd w:val="0"/>
      <w:spacing w:before="80" w:line="240" w:lineRule="atLeast"/>
    </w:pPr>
    <w:rPr>
      <w:rFonts w:ascii="Helvetica" w:eastAsia="Times New Roman" w:hAnsi="Helvetica" w:cs="Helvetica"/>
      <w:color w:val="000000"/>
      <w:w w:val="0"/>
      <w:sz w:val="20"/>
      <w:szCs w:val="20"/>
      <w:lang w:val="en-US"/>
    </w:rPr>
  </w:style>
  <w:style w:type="paragraph" w:customStyle="1" w:styleId="Note1">
    <w:name w:val="Note1"/>
    <w:uiPriority w:val="99"/>
    <w:rsid w:val="002767FF"/>
    <w:pPr>
      <w:tabs>
        <w:tab w:val="right" w:pos="840"/>
        <w:tab w:val="left" w:pos="1120"/>
      </w:tabs>
      <w:suppressAutoHyphens/>
      <w:autoSpaceDE w:val="0"/>
      <w:autoSpaceDN w:val="0"/>
      <w:adjustRightInd w:val="0"/>
      <w:spacing w:before="120" w:line="240" w:lineRule="atLeast"/>
      <w:ind w:left="1120" w:hanging="1120"/>
    </w:pPr>
    <w:rPr>
      <w:rFonts w:ascii="Helvetica" w:eastAsia="Times New Roman" w:hAnsi="Helvetica" w:cs="Helvetica"/>
      <w:color w:val="000000"/>
      <w:w w:val="0"/>
      <w:sz w:val="20"/>
      <w:szCs w:val="20"/>
      <w:lang w:val="en-US"/>
    </w:rPr>
  </w:style>
  <w:style w:type="paragraph" w:customStyle="1" w:styleId="Note10">
    <w:name w:val="Note1+"/>
    <w:uiPriority w:val="99"/>
    <w:rsid w:val="002767FF"/>
    <w:pPr>
      <w:tabs>
        <w:tab w:val="right" w:pos="840"/>
        <w:tab w:val="left" w:pos="1120"/>
      </w:tabs>
      <w:suppressAutoHyphens/>
      <w:autoSpaceDE w:val="0"/>
      <w:autoSpaceDN w:val="0"/>
      <w:adjustRightInd w:val="0"/>
      <w:spacing w:before="80" w:line="240" w:lineRule="atLeast"/>
      <w:ind w:left="1120" w:hanging="1120"/>
    </w:pPr>
    <w:rPr>
      <w:rFonts w:ascii="Helvetica" w:eastAsia="Times New Roman" w:hAnsi="Helvetica" w:cs="Helvetica"/>
      <w:color w:val="000000"/>
      <w:w w:val="0"/>
      <w:sz w:val="20"/>
      <w:szCs w:val="20"/>
      <w:lang w:val="en-US"/>
    </w:rPr>
  </w:style>
  <w:style w:type="paragraph" w:customStyle="1" w:styleId="Numbered">
    <w:name w:val="Numbered"/>
    <w:uiPriority w:val="99"/>
    <w:rsid w:val="002767FF"/>
    <w:pPr>
      <w:tabs>
        <w:tab w:val="left" w:pos="340"/>
      </w:tabs>
      <w:autoSpaceDE w:val="0"/>
      <w:autoSpaceDN w:val="0"/>
      <w:adjustRightInd w:val="0"/>
      <w:spacing w:line="280" w:lineRule="atLeast"/>
      <w:ind w:left="340" w:hanging="340"/>
    </w:pPr>
    <w:rPr>
      <w:rFonts w:ascii="TimesNewRoman" w:eastAsia="Times New Roman" w:hAnsi="TimesNewRoman" w:cs="TimesNewRoman"/>
      <w:color w:val="000000"/>
      <w:w w:val="0"/>
      <w:sz w:val="24"/>
      <w:szCs w:val="24"/>
      <w:lang w:val="en-US"/>
    </w:rPr>
  </w:style>
  <w:style w:type="paragraph" w:customStyle="1" w:styleId="Numbered1">
    <w:name w:val="Numbered1"/>
    <w:uiPriority w:val="99"/>
    <w:rsid w:val="002767FF"/>
    <w:pPr>
      <w:tabs>
        <w:tab w:val="left" w:pos="340"/>
      </w:tabs>
      <w:autoSpaceDE w:val="0"/>
      <w:autoSpaceDN w:val="0"/>
      <w:adjustRightInd w:val="0"/>
      <w:spacing w:line="280" w:lineRule="atLeast"/>
      <w:ind w:left="340" w:hanging="340"/>
    </w:pPr>
    <w:rPr>
      <w:rFonts w:ascii="TimesNewRoman" w:eastAsia="Times New Roman" w:hAnsi="TimesNewRoman" w:cs="TimesNewRoman"/>
      <w:color w:val="000000"/>
      <w:w w:val="0"/>
      <w:sz w:val="24"/>
      <w:szCs w:val="24"/>
      <w:lang w:val="en-US"/>
    </w:rPr>
  </w:style>
  <w:style w:type="paragraph" w:customStyle="1" w:styleId="RegAddress">
    <w:name w:val="RegAddress"/>
    <w:next w:val="RegType"/>
    <w:rsid w:val="002767FF"/>
    <w:pPr>
      <w:numPr>
        <w:numId w:val="33"/>
      </w:numPr>
      <w:tabs>
        <w:tab w:val="left" w:pos="1700"/>
      </w:tabs>
      <w:suppressAutoHyphens/>
      <w:autoSpaceDE w:val="0"/>
      <w:autoSpaceDN w:val="0"/>
      <w:adjustRightInd w:val="0"/>
      <w:spacing w:before="120" w:line="240" w:lineRule="atLeast"/>
    </w:pPr>
    <w:rPr>
      <w:rFonts w:eastAsia="Times New Roman" w:cs="Helvetica"/>
      <w:color w:val="000000"/>
      <w:w w:val="0"/>
      <w:sz w:val="20"/>
      <w:szCs w:val="20"/>
      <w:lang w:val="en-US"/>
    </w:rPr>
  </w:style>
  <w:style w:type="paragraph" w:customStyle="1" w:styleId="RegApplicability">
    <w:name w:val="RegApplicability"/>
    <w:next w:val="RegBuffer"/>
    <w:rsid w:val="002767FF"/>
    <w:pPr>
      <w:numPr>
        <w:numId w:val="36"/>
      </w:numPr>
      <w:tabs>
        <w:tab w:val="left" w:pos="1700"/>
      </w:tabs>
      <w:suppressAutoHyphens/>
      <w:autoSpaceDE w:val="0"/>
      <w:autoSpaceDN w:val="0"/>
      <w:adjustRightInd w:val="0"/>
      <w:spacing w:before="120" w:line="240" w:lineRule="atLeast"/>
    </w:pPr>
    <w:rPr>
      <w:rFonts w:eastAsia="Times New Roman" w:cs="Helvetica"/>
      <w:color w:val="000000"/>
      <w:w w:val="0"/>
      <w:sz w:val="20"/>
      <w:szCs w:val="20"/>
      <w:lang w:val="en-US"/>
    </w:rPr>
  </w:style>
  <w:style w:type="paragraph" w:customStyle="1" w:styleId="RegBody">
    <w:name w:val="RegBody"/>
    <w:rsid w:val="002767FF"/>
    <w:pPr>
      <w:tabs>
        <w:tab w:val="left" w:pos="1700"/>
        <w:tab w:val="left" w:pos="2820"/>
        <w:tab w:val="left" w:pos="3960"/>
        <w:tab w:val="left" w:pos="5100"/>
        <w:tab w:val="left" w:pos="6220"/>
      </w:tabs>
      <w:suppressAutoHyphens/>
      <w:autoSpaceDE w:val="0"/>
      <w:autoSpaceDN w:val="0"/>
      <w:adjustRightInd w:val="0"/>
      <w:spacing w:before="120" w:line="240" w:lineRule="atLeast"/>
      <w:ind w:left="560"/>
    </w:pPr>
    <w:rPr>
      <w:rFonts w:eastAsia="Times New Roman" w:cs="Helvetica"/>
      <w:color w:val="000000"/>
      <w:w w:val="0"/>
      <w:sz w:val="20"/>
      <w:szCs w:val="20"/>
      <w:lang w:val="en-US"/>
    </w:rPr>
  </w:style>
  <w:style w:type="paragraph" w:customStyle="1" w:styleId="RegBullet">
    <w:name w:val="RegBullet"/>
    <w:rsid w:val="002767FF"/>
    <w:pPr>
      <w:numPr>
        <w:numId w:val="42"/>
      </w:numPr>
      <w:tabs>
        <w:tab w:val="left" w:pos="980"/>
      </w:tabs>
      <w:suppressAutoHyphens/>
      <w:autoSpaceDE w:val="0"/>
      <w:autoSpaceDN w:val="0"/>
      <w:adjustRightInd w:val="0"/>
      <w:spacing w:before="60" w:after="60" w:line="240" w:lineRule="atLeast"/>
    </w:pPr>
    <w:rPr>
      <w:rFonts w:eastAsia="Times New Roman" w:cs="Helvetica"/>
      <w:color w:val="000000"/>
      <w:w w:val="0"/>
      <w:sz w:val="20"/>
      <w:szCs w:val="20"/>
      <w:lang w:val="en-US"/>
    </w:rPr>
  </w:style>
  <w:style w:type="paragraph" w:customStyle="1" w:styleId="RegBullet1">
    <w:name w:val="RegBullet1"/>
    <w:rsid w:val="002767FF"/>
    <w:pPr>
      <w:numPr>
        <w:numId w:val="43"/>
      </w:numPr>
      <w:tabs>
        <w:tab w:val="left" w:pos="980"/>
      </w:tabs>
      <w:suppressAutoHyphens/>
      <w:autoSpaceDE w:val="0"/>
      <w:autoSpaceDN w:val="0"/>
      <w:adjustRightInd w:val="0"/>
      <w:spacing w:before="60" w:after="60" w:line="240" w:lineRule="atLeast"/>
      <w:ind w:left="2520"/>
    </w:pPr>
    <w:rPr>
      <w:rFonts w:eastAsia="Times New Roman" w:cs="Helvetica"/>
      <w:color w:val="000000"/>
      <w:w w:val="0"/>
      <w:sz w:val="20"/>
      <w:szCs w:val="20"/>
      <w:lang w:val="en-US"/>
    </w:rPr>
  </w:style>
  <w:style w:type="paragraph" w:customStyle="1" w:styleId="RegBullet2">
    <w:name w:val="RegBullet2"/>
    <w:rsid w:val="002767FF"/>
    <w:pPr>
      <w:numPr>
        <w:numId w:val="44"/>
      </w:numPr>
      <w:tabs>
        <w:tab w:val="left" w:pos="1400"/>
      </w:tabs>
      <w:suppressAutoHyphens/>
      <w:autoSpaceDE w:val="0"/>
      <w:autoSpaceDN w:val="0"/>
      <w:adjustRightInd w:val="0"/>
      <w:spacing w:before="60" w:after="60" w:line="240" w:lineRule="atLeast"/>
      <w:ind w:left="3240"/>
    </w:pPr>
    <w:rPr>
      <w:rFonts w:ascii="Helvetica" w:eastAsia="Times New Roman" w:hAnsi="Helvetica" w:cs="Helvetica"/>
      <w:color w:val="000000"/>
      <w:w w:val="0"/>
      <w:sz w:val="20"/>
      <w:szCs w:val="20"/>
      <w:lang w:val="en-US"/>
    </w:rPr>
  </w:style>
  <w:style w:type="paragraph" w:customStyle="1" w:styleId="RegDesc">
    <w:name w:val="RegDesc"/>
    <w:rsid w:val="002767FF"/>
    <w:pPr>
      <w:numPr>
        <w:numId w:val="38"/>
      </w:numPr>
      <w:tabs>
        <w:tab w:val="left" w:pos="1700"/>
      </w:tabs>
      <w:suppressAutoHyphens/>
      <w:autoSpaceDE w:val="0"/>
      <w:autoSpaceDN w:val="0"/>
      <w:adjustRightInd w:val="0"/>
      <w:spacing w:before="120" w:after="120" w:line="240" w:lineRule="atLeast"/>
      <w:ind w:left="714" w:hanging="357"/>
    </w:pPr>
    <w:rPr>
      <w:rFonts w:eastAsia="Times New Roman" w:cs="Helvetica"/>
      <w:color w:val="000000"/>
      <w:w w:val="0"/>
      <w:sz w:val="20"/>
      <w:szCs w:val="20"/>
      <w:lang w:val="en-US"/>
    </w:rPr>
  </w:style>
  <w:style w:type="paragraph" w:customStyle="1" w:styleId="RegMode">
    <w:name w:val="RegMode"/>
    <w:next w:val="RegDesc"/>
    <w:rsid w:val="002767FF"/>
    <w:pPr>
      <w:numPr>
        <w:numId w:val="37"/>
      </w:numPr>
      <w:tabs>
        <w:tab w:val="left" w:pos="1700"/>
      </w:tabs>
      <w:suppressAutoHyphens/>
      <w:autoSpaceDE w:val="0"/>
      <w:autoSpaceDN w:val="0"/>
      <w:adjustRightInd w:val="0"/>
      <w:spacing w:before="120" w:line="240" w:lineRule="atLeast"/>
    </w:pPr>
    <w:rPr>
      <w:rFonts w:eastAsia="Times New Roman" w:cs="Helvetica"/>
      <w:color w:val="000000"/>
      <w:w w:val="0"/>
      <w:sz w:val="20"/>
      <w:szCs w:val="20"/>
      <w:lang w:val="en-US"/>
    </w:rPr>
  </w:style>
  <w:style w:type="paragraph" w:customStyle="1" w:styleId="RegName">
    <w:name w:val="RegName"/>
    <w:basedOn w:val="Normal"/>
    <w:link w:val="RegNameChar"/>
    <w:rsid w:val="002767FF"/>
    <w:pPr>
      <w:keepNext/>
      <w:tabs>
        <w:tab w:val="left" w:pos="1700"/>
      </w:tabs>
      <w:suppressAutoHyphens/>
      <w:autoSpaceDE w:val="0"/>
      <w:autoSpaceDN w:val="0"/>
      <w:adjustRightInd w:val="0"/>
      <w:spacing w:before="280" w:line="240" w:lineRule="auto"/>
      <w:ind w:left="720"/>
    </w:pPr>
    <w:rPr>
      <w:rFonts w:eastAsia="Times New Roman" w:cs="Helvetica"/>
      <w:b/>
      <w:bCs/>
      <w:color w:val="000000"/>
      <w:w w:val="0"/>
      <w:sz w:val="20"/>
      <w:szCs w:val="24"/>
      <w:lang w:val="en-US"/>
    </w:rPr>
  </w:style>
  <w:style w:type="paragraph" w:customStyle="1" w:styleId="RegNote">
    <w:name w:val="RegNote"/>
    <w:rsid w:val="002767FF"/>
    <w:pPr>
      <w:numPr>
        <w:numId w:val="41"/>
      </w:numPr>
      <w:tabs>
        <w:tab w:val="left" w:pos="1700"/>
      </w:tabs>
      <w:suppressAutoHyphens/>
      <w:autoSpaceDE w:val="0"/>
      <w:autoSpaceDN w:val="0"/>
      <w:adjustRightInd w:val="0"/>
      <w:spacing w:before="120" w:after="120" w:line="240" w:lineRule="atLeast"/>
    </w:pPr>
    <w:rPr>
      <w:rFonts w:eastAsia="Times New Roman" w:cs="Helvetica"/>
      <w:color w:val="000000"/>
      <w:w w:val="0"/>
      <w:sz w:val="20"/>
      <w:szCs w:val="20"/>
      <w:lang w:val="en-US"/>
    </w:rPr>
  </w:style>
  <w:style w:type="paragraph" w:customStyle="1" w:styleId="RegTBullet2">
    <w:name w:val="RegTBullet2"/>
    <w:uiPriority w:val="1"/>
    <w:rsid w:val="002767FF"/>
    <w:pPr>
      <w:tabs>
        <w:tab w:val="left" w:pos="1700"/>
      </w:tabs>
      <w:suppressAutoHyphens/>
      <w:autoSpaceDE w:val="0"/>
      <w:autoSpaceDN w:val="0"/>
      <w:adjustRightInd w:val="0"/>
      <w:spacing w:before="120" w:after="120" w:line="240" w:lineRule="atLeast"/>
      <w:ind w:left="1700" w:hanging="580"/>
    </w:pPr>
    <w:rPr>
      <w:rFonts w:eastAsia="Times New Roman" w:cs="Helvetica"/>
      <w:color w:val="000000"/>
      <w:w w:val="0"/>
      <w:sz w:val="20"/>
      <w:szCs w:val="20"/>
      <w:lang w:val="en-US"/>
    </w:rPr>
  </w:style>
  <w:style w:type="paragraph" w:customStyle="1" w:styleId="RegCaution">
    <w:name w:val="RegCaution"/>
    <w:qFormat/>
    <w:rsid w:val="002767FF"/>
    <w:pPr>
      <w:numPr>
        <w:numId w:val="40"/>
      </w:numPr>
      <w:spacing w:before="120" w:after="120" w:line="240" w:lineRule="auto"/>
    </w:pPr>
    <w:rPr>
      <w:rFonts w:eastAsia="Times New Roman" w:cs="Helvetica"/>
      <w:b/>
      <w:color w:val="000000"/>
      <w:w w:val="0"/>
      <w:sz w:val="32"/>
      <w:szCs w:val="20"/>
    </w:rPr>
  </w:style>
  <w:style w:type="paragraph" w:customStyle="1" w:styleId="RegReset">
    <w:name w:val="RegReset"/>
    <w:next w:val="RegApplicability"/>
    <w:rsid w:val="002767FF"/>
    <w:pPr>
      <w:numPr>
        <w:numId w:val="35"/>
      </w:numPr>
      <w:tabs>
        <w:tab w:val="left" w:pos="1700"/>
      </w:tabs>
      <w:suppressAutoHyphens/>
      <w:autoSpaceDE w:val="0"/>
      <w:autoSpaceDN w:val="0"/>
      <w:adjustRightInd w:val="0"/>
      <w:spacing w:before="120" w:line="240" w:lineRule="atLeast"/>
    </w:pPr>
    <w:rPr>
      <w:rFonts w:eastAsia="Times New Roman" w:cs="Helvetica"/>
      <w:color w:val="000000"/>
      <w:w w:val="0"/>
      <w:sz w:val="20"/>
      <w:szCs w:val="20"/>
      <w:lang w:val="en-US"/>
    </w:rPr>
  </w:style>
  <w:style w:type="paragraph" w:customStyle="1" w:styleId="RegTBodyC">
    <w:name w:val="RegTBodyC"/>
    <w:uiPriority w:val="1"/>
    <w:rsid w:val="002767FF"/>
    <w:pPr>
      <w:widowControl w:val="0"/>
      <w:suppressAutoHyphens/>
      <w:autoSpaceDE w:val="0"/>
      <w:autoSpaceDN w:val="0"/>
      <w:adjustRightInd w:val="0"/>
      <w:spacing w:before="20" w:after="20" w:line="240" w:lineRule="auto"/>
      <w:jc w:val="center"/>
    </w:pPr>
    <w:rPr>
      <w:rFonts w:eastAsia="Times New Roman" w:cs="Helvetica"/>
      <w:color w:val="000000"/>
      <w:w w:val="0"/>
      <w:sz w:val="14"/>
      <w:szCs w:val="14"/>
      <w:lang w:val="en-US"/>
    </w:rPr>
  </w:style>
  <w:style w:type="paragraph" w:customStyle="1" w:styleId="RegTBodyR">
    <w:name w:val="RegTBodyR"/>
    <w:uiPriority w:val="1"/>
    <w:rsid w:val="002767FF"/>
    <w:pPr>
      <w:widowControl w:val="0"/>
      <w:suppressAutoHyphens/>
      <w:autoSpaceDE w:val="0"/>
      <w:autoSpaceDN w:val="0"/>
      <w:adjustRightInd w:val="0"/>
      <w:spacing w:before="40" w:after="40" w:line="220" w:lineRule="atLeast"/>
      <w:ind w:right="100"/>
      <w:jc w:val="right"/>
    </w:pPr>
    <w:rPr>
      <w:rFonts w:eastAsia="Times New Roman" w:cs="Helvetica"/>
      <w:color w:val="000000"/>
      <w:w w:val="0"/>
      <w:sz w:val="18"/>
      <w:szCs w:val="18"/>
      <w:lang w:val="en-US"/>
    </w:rPr>
  </w:style>
  <w:style w:type="paragraph" w:customStyle="1" w:styleId="RegTitle">
    <w:name w:val="RegTitle"/>
    <w:uiPriority w:val="1"/>
    <w:rsid w:val="002767FF"/>
    <w:pPr>
      <w:keepNext/>
      <w:suppressAutoHyphens/>
      <w:autoSpaceDE w:val="0"/>
      <w:autoSpaceDN w:val="0"/>
      <w:adjustRightInd w:val="0"/>
      <w:spacing w:before="280" w:line="0" w:lineRule="atLeast"/>
    </w:pPr>
    <w:rPr>
      <w:rFonts w:eastAsia="Times New Roman" w:cs="Helvetica"/>
      <w:b/>
      <w:bCs/>
      <w:color w:val="000000"/>
      <w:w w:val="0"/>
      <w:sz w:val="24"/>
      <w:szCs w:val="24"/>
      <w:lang w:val="en-US"/>
    </w:rPr>
  </w:style>
  <w:style w:type="paragraph" w:customStyle="1" w:styleId="RegType">
    <w:name w:val="RegType"/>
    <w:next w:val="RegReset"/>
    <w:rsid w:val="002767FF"/>
    <w:pPr>
      <w:numPr>
        <w:numId w:val="34"/>
      </w:numPr>
      <w:tabs>
        <w:tab w:val="left" w:pos="1700"/>
      </w:tabs>
      <w:suppressAutoHyphens/>
      <w:autoSpaceDE w:val="0"/>
      <w:autoSpaceDN w:val="0"/>
      <w:adjustRightInd w:val="0"/>
      <w:spacing w:before="120" w:line="240" w:lineRule="atLeast"/>
    </w:pPr>
    <w:rPr>
      <w:rFonts w:eastAsia="Times New Roman" w:cs="Helvetica"/>
      <w:color w:val="000000"/>
      <w:w w:val="0"/>
      <w:sz w:val="20"/>
      <w:szCs w:val="20"/>
      <w:lang w:val="en-US"/>
    </w:rPr>
  </w:style>
  <w:style w:type="paragraph" w:customStyle="1" w:styleId="RegBuffer">
    <w:name w:val="RegBuffer"/>
    <w:next w:val="RegMode"/>
    <w:qFormat/>
    <w:rsid w:val="002767FF"/>
    <w:pPr>
      <w:numPr>
        <w:numId w:val="39"/>
      </w:numPr>
      <w:spacing w:before="120" w:after="120" w:line="240" w:lineRule="auto"/>
    </w:pPr>
    <w:rPr>
      <w:rFonts w:eastAsia="Times New Roman" w:cs="Helvetica"/>
      <w:color w:val="000000"/>
      <w:w w:val="0"/>
      <w:sz w:val="20"/>
      <w:szCs w:val="20"/>
    </w:rPr>
  </w:style>
  <w:style w:type="paragraph" w:customStyle="1" w:styleId="SoftBody1">
    <w:name w:val="SoftBody1"/>
    <w:uiPriority w:val="99"/>
    <w:rsid w:val="002767FF"/>
    <w:pPr>
      <w:tabs>
        <w:tab w:val="left" w:pos="1700"/>
        <w:tab w:val="left" w:pos="2820"/>
        <w:tab w:val="left" w:pos="3960"/>
        <w:tab w:val="left" w:pos="5100"/>
        <w:tab w:val="left" w:pos="6220"/>
      </w:tabs>
      <w:suppressAutoHyphens/>
      <w:autoSpaceDE w:val="0"/>
      <w:autoSpaceDN w:val="0"/>
      <w:adjustRightInd w:val="0"/>
      <w:spacing w:before="120" w:line="240" w:lineRule="atLeast"/>
      <w:ind w:left="560"/>
    </w:pPr>
    <w:rPr>
      <w:rFonts w:ascii="Helvetica" w:eastAsia="Times New Roman" w:hAnsi="Helvetica" w:cs="Helvetica"/>
      <w:color w:val="000000"/>
      <w:w w:val="0"/>
      <w:sz w:val="20"/>
      <w:szCs w:val="20"/>
      <w:lang w:val="en-US"/>
    </w:rPr>
  </w:style>
  <w:style w:type="paragraph" w:customStyle="1" w:styleId="SoftBullet">
    <w:name w:val="SoftBullet"/>
    <w:uiPriority w:val="99"/>
    <w:rsid w:val="002767FF"/>
    <w:pPr>
      <w:tabs>
        <w:tab w:val="left" w:pos="980"/>
      </w:tabs>
      <w:suppressAutoHyphens/>
      <w:autoSpaceDE w:val="0"/>
      <w:autoSpaceDN w:val="0"/>
      <w:adjustRightInd w:val="0"/>
      <w:spacing w:before="60" w:after="60" w:line="240" w:lineRule="atLeast"/>
      <w:ind w:left="980" w:hanging="420"/>
    </w:pPr>
    <w:rPr>
      <w:rFonts w:ascii="Helvetica" w:eastAsia="Times New Roman" w:hAnsi="Helvetica" w:cs="Helvetica"/>
      <w:color w:val="000000"/>
      <w:w w:val="0"/>
      <w:sz w:val="20"/>
      <w:szCs w:val="20"/>
      <w:lang w:val="en-US"/>
    </w:rPr>
  </w:style>
  <w:style w:type="paragraph" w:customStyle="1" w:styleId="SoftFunction">
    <w:name w:val="SoftFunction"/>
    <w:uiPriority w:val="99"/>
    <w:rsid w:val="002767FF"/>
    <w:pPr>
      <w:keepNext/>
      <w:suppressAutoHyphens/>
      <w:autoSpaceDE w:val="0"/>
      <w:autoSpaceDN w:val="0"/>
      <w:adjustRightInd w:val="0"/>
      <w:spacing w:before="280" w:after="140" w:line="280" w:lineRule="atLeast"/>
    </w:pPr>
    <w:rPr>
      <w:rFonts w:ascii="Helvetica" w:eastAsia="Times New Roman" w:hAnsi="Helvetica" w:cs="Helvetica"/>
      <w:b/>
      <w:bCs/>
      <w:color w:val="000000"/>
      <w:w w:val="0"/>
      <w:sz w:val="24"/>
      <w:szCs w:val="24"/>
      <w:lang w:val="en-US"/>
    </w:rPr>
  </w:style>
  <w:style w:type="paragraph" w:customStyle="1" w:styleId="SoftNote">
    <w:name w:val="SoftNote"/>
    <w:uiPriority w:val="99"/>
    <w:rsid w:val="002767FF"/>
    <w:pPr>
      <w:tabs>
        <w:tab w:val="left" w:pos="1700"/>
      </w:tabs>
      <w:suppressAutoHyphens/>
      <w:autoSpaceDE w:val="0"/>
      <w:autoSpaceDN w:val="0"/>
      <w:adjustRightInd w:val="0"/>
      <w:spacing w:before="120" w:after="120" w:line="240" w:lineRule="atLeast"/>
      <w:ind w:left="1700" w:hanging="580"/>
    </w:pPr>
    <w:rPr>
      <w:rFonts w:ascii="Helvetica" w:eastAsia="Times New Roman" w:hAnsi="Helvetica" w:cs="Helvetica"/>
      <w:color w:val="000000"/>
      <w:w w:val="0"/>
      <w:sz w:val="20"/>
      <w:szCs w:val="20"/>
      <w:lang w:val="en-US"/>
    </w:rPr>
  </w:style>
  <w:style w:type="paragraph" w:customStyle="1" w:styleId="SoftTableCap">
    <w:name w:val="SoftTableCap"/>
    <w:uiPriority w:val="99"/>
    <w:rsid w:val="002767FF"/>
    <w:pPr>
      <w:widowControl w:val="0"/>
      <w:tabs>
        <w:tab w:val="left" w:pos="1700"/>
      </w:tabs>
      <w:suppressAutoHyphens/>
      <w:autoSpaceDE w:val="0"/>
      <w:autoSpaceDN w:val="0"/>
      <w:adjustRightInd w:val="0"/>
      <w:spacing w:before="240" w:line="240" w:lineRule="atLeast"/>
      <w:ind w:left="1700" w:hanging="1140"/>
    </w:pPr>
    <w:rPr>
      <w:rFonts w:ascii="Helvetica" w:eastAsia="Times New Roman" w:hAnsi="Helvetica" w:cs="Helvetica"/>
      <w:b/>
      <w:bCs/>
      <w:color w:val="000000"/>
      <w:w w:val="0"/>
      <w:sz w:val="20"/>
      <w:szCs w:val="20"/>
      <w:lang w:val="en-US"/>
    </w:rPr>
  </w:style>
  <w:style w:type="paragraph" w:customStyle="1" w:styleId="SoftType">
    <w:name w:val="SoftType"/>
    <w:uiPriority w:val="99"/>
    <w:rsid w:val="002767FF"/>
    <w:pPr>
      <w:keepNext/>
      <w:suppressAutoHyphens/>
      <w:autoSpaceDE w:val="0"/>
      <w:autoSpaceDN w:val="0"/>
      <w:adjustRightInd w:val="0"/>
      <w:spacing w:before="280" w:after="140" w:line="280" w:lineRule="atLeast"/>
    </w:pPr>
    <w:rPr>
      <w:rFonts w:ascii="Helvetica" w:eastAsia="Times New Roman" w:hAnsi="Helvetica" w:cs="Helvetica"/>
      <w:b/>
      <w:bCs/>
      <w:color w:val="000000"/>
      <w:w w:val="0"/>
      <w:sz w:val="24"/>
      <w:szCs w:val="24"/>
      <w:lang w:val="en-US"/>
    </w:rPr>
  </w:style>
  <w:style w:type="paragraph" w:customStyle="1" w:styleId="TableBodyC">
    <w:name w:val="TableBodyC"/>
    <w:uiPriority w:val="99"/>
    <w:rsid w:val="002767FF"/>
    <w:pPr>
      <w:widowControl w:val="0"/>
      <w:tabs>
        <w:tab w:val="decimal" w:pos="500"/>
      </w:tabs>
      <w:suppressAutoHyphens/>
      <w:autoSpaceDE w:val="0"/>
      <w:autoSpaceDN w:val="0"/>
      <w:adjustRightInd w:val="0"/>
      <w:spacing w:before="40" w:after="40" w:line="220" w:lineRule="atLeast"/>
      <w:jc w:val="center"/>
    </w:pPr>
    <w:rPr>
      <w:rFonts w:eastAsia="Times New Roman" w:cs="Helvetica"/>
      <w:color w:val="000000"/>
      <w:w w:val="0"/>
      <w:sz w:val="18"/>
      <w:szCs w:val="18"/>
      <w:lang w:val="en-US"/>
    </w:rPr>
  </w:style>
  <w:style w:type="paragraph" w:customStyle="1" w:styleId="TableBodyL">
    <w:name w:val="TableBodyL"/>
    <w:uiPriority w:val="99"/>
    <w:rsid w:val="002767FF"/>
    <w:pPr>
      <w:widowControl w:val="0"/>
      <w:tabs>
        <w:tab w:val="left" w:pos="3740"/>
      </w:tabs>
      <w:suppressAutoHyphens/>
      <w:autoSpaceDE w:val="0"/>
      <w:autoSpaceDN w:val="0"/>
      <w:adjustRightInd w:val="0"/>
      <w:spacing w:before="40" w:after="40" w:line="220" w:lineRule="atLeast"/>
    </w:pPr>
    <w:rPr>
      <w:rFonts w:eastAsia="Times New Roman" w:cs="Helvetica"/>
      <w:color w:val="000000"/>
      <w:w w:val="0"/>
      <w:sz w:val="18"/>
      <w:szCs w:val="18"/>
      <w:lang w:val="en-US"/>
    </w:rPr>
  </w:style>
  <w:style w:type="paragraph" w:customStyle="1" w:styleId="TableBodyR">
    <w:name w:val="TableBodyR"/>
    <w:uiPriority w:val="99"/>
    <w:rsid w:val="002767FF"/>
    <w:pPr>
      <w:widowControl w:val="0"/>
      <w:suppressAutoHyphens/>
      <w:autoSpaceDE w:val="0"/>
      <w:autoSpaceDN w:val="0"/>
      <w:adjustRightInd w:val="0"/>
      <w:spacing w:before="40" w:after="40" w:line="220" w:lineRule="atLeast"/>
      <w:jc w:val="right"/>
    </w:pPr>
    <w:rPr>
      <w:rFonts w:eastAsia="Times New Roman" w:cs="Helvetica"/>
      <w:color w:val="000000"/>
      <w:w w:val="0"/>
      <w:sz w:val="18"/>
      <w:szCs w:val="18"/>
      <w:lang w:val="en-US"/>
    </w:rPr>
  </w:style>
  <w:style w:type="paragraph" w:customStyle="1" w:styleId="TableBullet">
    <w:name w:val="TableBullet"/>
    <w:uiPriority w:val="99"/>
    <w:rsid w:val="002767FF"/>
    <w:pPr>
      <w:widowControl w:val="0"/>
      <w:tabs>
        <w:tab w:val="left" w:pos="160"/>
        <w:tab w:val="decimal" w:pos="500"/>
      </w:tabs>
      <w:suppressAutoHyphens/>
      <w:autoSpaceDE w:val="0"/>
      <w:autoSpaceDN w:val="0"/>
      <w:adjustRightInd w:val="0"/>
      <w:spacing w:before="40" w:after="40" w:line="220" w:lineRule="atLeast"/>
      <w:ind w:left="160" w:hanging="160"/>
    </w:pPr>
    <w:rPr>
      <w:rFonts w:eastAsia="Times New Roman" w:cs="Helvetica"/>
      <w:color w:val="000000"/>
      <w:w w:val="0"/>
      <w:sz w:val="18"/>
      <w:szCs w:val="18"/>
      <w:lang w:val="en-US"/>
    </w:rPr>
  </w:style>
  <w:style w:type="paragraph" w:customStyle="1" w:styleId="TableCap">
    <w:name w:val="TableCap"/>
    <w:autoRedefine/>
    <w:uiPriority w:val="99"/>
    <w:rsid w:val="002767FF"/>
    <w:pPr>
      <w:widowControl w:val="0"/>
      <w:numPr>
        <w:numId w:val="32"/>
      </w:numPr>
      <w:tabs>
        <w:tab w:val="left" w:pos="1120"/>
      </w:tabs>
      <w:suppressAutoHyphens/>
      <w:autoSpaceDE w:val="0"/>
      <w:autoSpaceDN w:val="0"/>
      <w:adjustRightInd w:val="0"/>
      <w:spacing w:before="280" w:line="280" w:lineRule="atLeast"/>
      <w:ind w:left="1077" w:hanging="357"/>
      <w:outlineLvl w:val="1"/>
    </w:pPr>
    <w:rPr>
      <w:rFonts w:eastAsia="Times New Roman" w:cs="Helvetica"/>
      <w:b/>
      <w:bCs/>
      <w:color w:val="000000"/>
      <w:sz w:val="24"/>
      <w:szCs w:val="24"/>
      <w:lang w:val="en-US"/>
    </w:rPr>
  </w:style>
  <w:style w:type="paragraph" w:customStyle="1" w:styleId="TableFootnote">
    <w:name w:val="TableFootnote"/>
    <w:uiPriority w:val="99"/>
    <w:rsid w:val="002767FF"/>
    <w:pPr>
      <w:widowControl w:val="0"/>
      <w:pBdr>
        <w:top w:val="single" w:sz="8" w:space="0" w:color="auto"/>
      </w:pBdr>
      <w:tabs>
        <w:tab w:val="left" w:pos="280"/>
      </w:tabs>
      <w:suppressAutoHyphens/>
      <w:autoSpaceDE w:val="0"/>
      <w:autoSpaceDN w:val="0"/>
      <w:adjustRightInd w:val="0"/>
      <w:spacing w:line="160" w:lineRule="atLeast"/>
      <w:ind w:left="280" w:right="280" w:hanging="280"/>
    </w:pPr>
    <w:rPr>
      <w:rFonts w:ascii="Helvetica" w:eastAsia="Times New Roman" w:hAnsi="Helvetica" w:cs="Helvetica"/>
      <w:color w:val="000000"/>
      <w:w w:val="0"/>
      <w:sz w:val="16"/>
      <w:szCs w:val="16"/>
      <w:lang w:val="en-US"/>
    </w:rPr>
  </w:style>
  <w:style w:type="paragraph" w:customStyle="1" w:styleId="TableHeadC">
    <w:name w:val="TableHeadC"/>
    <w:uiPriority w:val="99"/>
    <w:rsid w:val="002767FF"/>
    <w:pPr>
      <w:widowControl w:val="0"/>
      <w:suppressAutoHyphens/>
      <w:autoSpaceDE w:val="0"/>
      <w:autoSpaceDN w:val="0"/>
      <w:adjustRightInd w:val="0"/>
      <w:spacing w:before="60" w:after="60" w:line="220" w:lineRule="atLeast"/>
      <w:jc w:val="center"/>
    </w:pPr>
    <w:rPr>
      <w:rFonts w:ascii="Helvetica" w:eastAsia="Times New Roman" w:hAnsi="Helvetica" w:cs="Helvetica"/>
      <w:b/>
      <w:bCs/>
      <w:color w:val="000000"/>
      <w:w w:val="0"/>
      <w:sz w:val="18"/>
      <w:szCs w:val="18"/>
      <w:lang w:val="en-US"/>
    </w:rPr>
  </w:style>
  <w:style w:type="paragraph" w:customStyle="1" w:styleId="TableHeadL">
    <w:name w:val="TableHeadL"/>
    <w:uiPriority w:val="99"/>
    <w:rsid w:val="002767FF"/>
    <w:pPr>
      <w:widowControl w:val="0"/>
      <w:suppressAutoHyphens/>
      <w:autoSpaceDE w:val="0"/>
      <w:autoSpaceDN w:val="0"/>
      <w:adjustRightInd w:val="0"/>
      <w:spacing w:before="60" w:after="60" w:line="220" w:lineRule="atLeast"/>
      <w:jc w:val="center"/>
    </w:pPr>
    <w:rPr>
      <w:rFonts w:eastAsia="Times New Roman" w:cs="Helvetica"/>
      <w:b/>
      <w:bCs/>
      <w:color w:val="000000"/>
      <w:w w:val="0"/>
      <w:sz w:val="18"/>
      <w:szCs w:val="18"/>
      <w:lang w:val="en-US"/>
    </w:rPr>
  </w:style>
  <w:style w:type="paragraph" w:customStyle="1" w:styleId="TableIndent">
    <w:name w:val="TableIndent"/>
    <w:uiPriority w:val="99"/>
    <w:rsid w:val="002767FF"/>
    <w:pPr>
      <w:widowControl w:val="0"/>
      <w:tabs>
        <w:tab w:val="decimal" w:pos="500"/>
      </w:tabs>
      <w:suppressAutoHyphens/>
      <w:autoSpaceDE w:val="0"/>
      <w:autoSpaceDN w:val="0"/>
      <w:adjustRightInd w:val="0"/>
      <w:spacing w:before="20" w:after="20" w:line="220" w:lineRule="atLeast"/>
      <w:ind w:left="160"/>
    </w:pPr>
    <w:rPr>
      <w:rFonts w:ascii="Helvetica" w:eastAsia="Times New Roman" w:hAnsi="Helvetica" w:cs="Helvetica"/>
      <w:color w:val="000000"/>
      <w:w w:val="0"/>
      <w:sz w:val="18"/>
      <w:szCs w:val="18"/>
      <w:lang w:val="en-US"/>
    </w:rPr>
  </w:style>
  <w:style w:type="table" w:customStyle="1" w:styleId="TableTitle">
    <w:name w:val="TableTitle"/>
    <w:uiPriority w:val="99"/>
    <w:rsid w:val="002767FF"/>
    <w:pPr>
      <w:spacing w:line="240" w:lineRule="auto"/>
    </w:pPr>
    <w:rPr>
      <w:rFonts w:ascii="Times New Roman" w:eastAsia="Times New Roman" w:hAnsi="Times New Roman" w:cs="Times New Roman"/>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rning">
    <w:name w:val="Warning"/>
    <w:uiPriority w:val="99"/>
    <w:rsid w:val="002767FF"/>
    <w:pPr>
      <w:pBdr>
        <w:top w:val="single" w:sz="8" w:space="0" w:color="auto"/>
        <w:bottom w:val="single" w:sz="8" w:space="0" w:color="auto"/>
      </w:pBdr>
      <w:tabs>
        <w:tab w:val="left" w:pos="1700"/>
      </w:tabs>
      <w:suppressAutoHyphens/>
      <w:autoSpaceDE w:val="0"/>
      <w:autoSpaceDN w:val="0"/>
      <w:adjustRightInd w:val="0"/>
      <w:spacing w:before="120" w:after="60" w:line="240" w:lineRule="atLeast"/>
      <w:ind w:left="1700" w:right="560" w:hanging="1140"/>
    </w:pPr>
    <w:rPr>
      <w:rFonts w:ascii="Helvetica" w:eastAsia="Times New Roman" w:hAnsi="Helvetica" w:cs="Helvetica"/>
      <w:b/>
      <w:bCs/>
      <w:color w:val="000000"/>
      <w:w w:val="0"/>
      <w:sz w:val="20"/>
      <w:szCs w:val="20"/>
      <w:lang w:val="en-US"/>
    </w:rPr>
  </w:style>
  <w:style w:type="paragraph" w:customStyle="1" w:styleId="ConfDiscl">
    <w:name w:val="~Conf+Discl"/>
    <w:uiPriority w:val="99"/>
    <w:rsid w:val="002767FF"/>
    <w:pPr>
      <w:pBdr>
        <w:bottom w:val="single" w:sz="8" w:space="0" w:color="auto"/>
      </w:pBdr>
      <w:suppressAutoHyphens/>
      <w:autoSpaceDE w:val="0"/>
      <w:autoSpaceDN w:val="0"/>
      <w:adjustRightInd w:val="0"/>
      <w:spacing w:before="80" w:line="200" w:lineRule="atLeast"/>
    </w:pPr>
    <w:rPr>
      <w:rFonts w:ascii="Helvetica" w:eastAsia="Times New Roman" w:hAnsi="Helvetica" w:cs="Helvetica"/>
      <w:color w:val="000000"/>
      <w:w w:val="0"/>
      <w:sz w:val="16"/>
      <w:szCs w:val="16"/>
      <w:lang w:val="en-US"/>
    </w:rPr>
  </w:style>
  <w:style w:type="paragraph" w:customStyle="1" w:styleId="ConfBanner">
    <w:name w:val="~ConfBanner"/>
    <w:uiPriority w:val="99"/>
    <w:rsid w:val="002767FF"/>
    <w:pPr>
      <w:suppressAutoHyphens/>
      <w:autoSpaceDE w:val="0"/>
      <w:autoSpaceDN w:val="0"/>
      <w:adjustRightInd w:val="0"/>
      <w:spacing w:line="440" w:lineRule="atLeast"/>
      <w:jc w:val="center"/>
    </w:pPr>
    <w:rPr>
      <w:rFonts w:ascii="Helvetica" w:eastAsia="Times New Roman" w:hAnsi="Helvetica" w:cs="Helvetica"/>
      <w:color w:val="FF0000"/>
      <w:w w:val="0"/>
      <w:sz w:val="36"/>
      <w:szCs w:val="36"/>
      <w:lang w:val="en-US"/>
    </w:rPr>
  </w:style>
  <w:style w:type="paragraph" w:customStyle="1" w:styleId="Contents">
    <w:name w:val="~Contents"/>
    <w:uiPriority w:val="99"/>
    <w:rsid w:val="002767FF"/>
    <w:pPr>
      <w:pageBreakBefore/>
      <w:suppressAutoHyphens/>
      <w:autoSpaceDE w:val="0"/>
      <w:autoSpaceDN w:val="0"/>
      <w:adjustRightInd w:val="0"/>
      <w:spacing w:before="720" w:after="560" w:line="340" w:lineRule="atLeast"/>
    </w:pPr>
    <w:rPr>
      <w:rFonts w:ascii="Helvetica" w:eastAsia="Times New Roman" w:hAnsi="Helvetica" w:cs="Helvetica"/>
      <w:b/>
      <w:bCs/>
      <w:color w:val="000000"/>
      <w:w w:val="0"/>
      <w:sz w:val="34"/>
      <w:szCs w:val="34"/>
      <w:lang w:val="en-US"/>
    </w:rPr>
  </w:style>
  <w:style w:type="paragraph" w:customStyle="1" w:styleId="Description">
    <w:name w:val="~Description"/>
    <w:uiPriority w:val="99"/>
    <w:rsid w:val="002767FF"/>
    <w:pPr>
      <w:suppressAutoHyphens/>
      <w:autoSpaceDE w:val="0"/>
      <w:autoSpaceDN w:val="0"/>
      <w:adjustRightInd w:val="0"/>
      <w:spacing w:before="240" w:line="100" w:lineRule="atLeast"/>
      <w:jc w:val="right"/>
    </w:pPr>
    <w:rPr>
      <w:rFonts w:ascii="Helvetica" w:eastAsia="Times New Roman" w:hAnsi="Helvetica" w:cs="Helvetica"/>
      <w:color w:val="000000"/>
      <w:w w:val="0"/>
      <w:sz w:val="30"/>
      <w:szCs w:val="30"/>
      <w:lang w:val="en-US"/>
    </w:rPr>
  </w:style>
  <w:style w:type="paragraph" w:customStyle="1" w:styleId="DocStatus">
    <w:name w:val="~DocStatus"/>
    <w:uiPriority w:val="99"/>
    <w:rsid w:val="002767FF"/>
    <w:pPr>
      <w:suppressAutoHyphens/>
      <w:autoSpaceDE w:val="0"/>
      <w:autoSpaceDN w:val="0"/>
      <w:adjustRightInd w:val="0"/>
      <w:spacing w:line="200" w:lineRule="atLeast"/>
      <w:jc w:val="right"/>
    </w:pPr>
    <w:rPr>
      <w:rFonts w:ascii="Helvetica" w:eastAsia="Times New Roman" w:hAnsi="Helvetica" w:cs="Helvetica"/>
      <w:b/>
      <w:bCs/>
      <w:color w:val="000000"/>
      <w:w w:val="0"/>
      <w:sz w:val="16"/>
      <w:szCs w:val="16"/>
      <w:lang w:val="en-US"/>
    </w:rPr>
  </w:style>
  <w:style w:type="paragraph" w:customStyle="1" w:styleId="Draft">
    <w:name w:val="~Draft"/>
    <w:uiPriority w:val="99"/>
    <w:rsid w:val="002767FF"/>
    <w:pPr>
      <w:suppressAutoHyphens/>
      <w:autoSpaceDE w:val="0"/>
      <w:autoSpaceDN w:val="0"/>
      <w:adjustRightInd w:val="0"/>
      <w:spacing w:line="2400" w:lineRule="atLeast"/>
    </w:pPr>
    <w:rPr>
      <w:rFonts w:ascii="Helvetica" w:eastAsia="Times New Roman" w:hAnsi="Helvetica" w:cs="Helvetica"/>
      <w:color w:val="E6E6E6"/>
      <w:w w:val="0"/>
      <w:sz w:val="200"/>
      <w:szCs w:val="200"/>
      <w:lang w:val="en-US"/>
    </w:rPr>
  </w:style>
  <w:style w:type="paragraph" w:customStyle="1" w:styleId="Footnote0">
    <w:name w:val="~Footnote"/>
    <w:uiPriority w:val="99"/>
    <w:rsid w:val="002767FF"/>
    <w:pPr>
      <w:widowControl w:val="0"/>
      <w:tabs>
        <w:tab w:val="left" w:pos="280"/>
      </w:tabs>
      <w:suppressAutoHyphens/>
      <w:autoSpaceDE w:val="0"/>
      <w:autoSpaceDN w:val="0"/>
      <w:adjustRightInd w:val="0"/>
      <w:spacing w:before="100" w:after="40" w:line="200" w:lineRule="atLeast"/>
      <w:ind w:left="280" w:right="280" w:hanging="280"/>
    </w:pPr>
    <w:rPr>
      <w:rFonts w:ascii="Helvetica" w:eastAsia="Times New Roman" w:hAnsi="Helvetica" w:cs="Helvetica"/>
      <w:color w:val="000000"/>
      <w:w w:val="0"/>
      <w:sz w:val="16"/>
      <w:szCs w:val="16"/>
      <w:lang w:val="en-US"/>
    </w:rPr>
  </w:style>
  <w:style w:type="paragraph" w:customStyle="1" w:styleId="Header0">
    <w:name w:val="~Header"/>
    <w:uiPriority w:val="99"/>
    <w:rsid w:val="002767FF"/>
    <w:pPr>
      <w:widowControl w:val="0"/>
      <w:tabs>
        <w:tab w:val="right" w:pos="9200"/>
      </w:tabs>
      <w:autoSpaceDE w:val="0"/>
      <w:autoSpaceDN w:val="0"/>
      <w:adjustRightInd w:val="0"/>
      <w:spacing w:line="240" w:lineRule="atLeast"/>
      <w:jc w:val="both"/>
    </w:pPr>
    <w:rPr>
      <w:rFonts w:ascii="Helvetica" w:eastAsia="Times New Roman" w:hAnsi="Helvetica" w:cs="Helvetica"/>
      <w:b/>
      <w:bCs/>
      <w:color w:val="000000"/>
      <w:w w:val="0"/>
      <w:sz w:val="20"/>
      <w:szCs w:val="20"/>
      <w:lang w:val="en-US"/>
    </w:rPr>
  </w:style>
  <w:style w:type="paragraph" w:customStyle="1" w:styleId="Helv7">
    <w:name w:val="~Helv7"/>
    <w:uiPriority w:val="99"/>
    <w:rsid w:val="002767FF"/>
    <w:pPr>
      <w:widowControl w:val="0"/>
      <w:suppressAutoHyphens/>
      <w:autoSpaceDE w:val="0"/>
      <w:autoSpaceDN w:val="0"/>
      <w:adjustRightInd w:val="0"/>
      <w:spacing w:line="160" w:lineRule="atLeast"/>
    </w:pPr>
    <w:rPr>
      <w:rFonts w:ascii="Helvetica" w:eastAsia="Times New Roman" w:hAnsi="Helvetica" w:cs="Helvetica"/>
      <w:color w:val="000000"/>
      <w:w w:val="0"/>
      <w:sz w:val="14"/>
      <w:szCs w:val="14"/>
      <w:lang w:val="en-US"/>
    </w:rPr>
  </w:style>
  <w:style w:type="paragraph" w:customStyle="1" w:styleId="Helv9">
    <w:name w:val="~Helv9"/>
    <w:uiPriority w:val="99"/>
    <w:rsid w:val="002767FF"/>
    <w:pPr>
      <w:widowControl w:val="0"/>
      <w:tabs>
        <w:tab w:val="center" w:pos="4600"/>
        <w:tab w:val="right" w:pos="9200"/>
      </w:tabs>
      <w:suppressAutoHyphens/>
      <w:autoSpaceDE w:val="0"/>
      <w:autoSpaceDN w:val="0"/>
      <w:adjustRightInd w:val="0"/>
      <w:spacing w:line="220" w:lineRule="atLeast"/>
    </w:pPr>
    <w:rPr>
      <w:rFonts w:ascii="Helvetica" w:eastAsia="Times New Roman" w:hAnsi="Helvetica" w:cs="Helvetica"/>
      <w:color w:val="000000"/>
      <w:w w:val="0"/>
      <w:sz w:val="18"/>
      <w:szCs w:val="18"/>
      <w:lang w:val="en-US"/>
    </w:rPr>
  </w:style>
  <w:style w:type="paragraph" w:customStyle="1" w:styleId="Legal">
    <w:name w:val="~Legal"/>
    <w:uiPriority w:val="99"/>
    <w:rsid w:val="002767FF"/>
    <w:pPr>
      <w:widowControl w:val="0"/>
      <w:suppressAutoHyphens/>
      <w:autoSpaceDE w:val="0"/>
      <w:autoSpaceDN w:val="0"/>
      <w:adjustRightInd w:val="0"/>
      <w:spacing w:before="100" w:after="80" w:line="180" w:lineRule="atLeast"/>
      <w:jc w:val="center"/>
    </w:pPr>
    <w:rPr>
      <w:rFonts w:ascii="Helvetica" w:eastAsia="Times New Roman" w:hAnsi="Helvetica" w:cs="Helvetica"/>
      <w:color w:val="000000"/>
      <w:w w:val="0"/>
      <w:sz w:val="14"/>
      <w:szCs w:val="14"/>
      <w:lang w:val="en-US"/>
    </w:rPr>
  </w:style>
  <w:style w:type="paragraph" w:customStyle="1" w:styleId="License">
    <w:name w:val="~License"/>
    <w:uiPriority w:val="99"/>
    <w:rsid w:val="002767FF"/>
    <w:pPr>
      <w:widowControl w:val="0"/>
      <w:tabs>
        <w:tab w:val="right" w:pos="10420"/>
      </w:tabs>
      <w:autoSpaceDE w:val="0"/>
      <w:autoSpaceDN w:val="0"/>
      <w:adjustRightInd w:val="0"/>
      <w:spacing w:line="240" w:lineRule="atLeast"/>
      <w:jc w:val="center"/>
    </w:pPr>
    <w:rPr>
      <w:rFonts w:ascii="Helvetica" w:eastAsia="Times New Roman" w:hAnsi="Helvetica" w:cs="Helvetica"/>
      <w:color w:val="FF0000"/>
      <w:w w:val="0"/>
      <w:sz w:val="20"/>
      <w:szCs w:val="20"/>
      <w:lang w:val="en-US"/>
    </w:rPr>
  </w:style>
  <w:style w:type="paragraph" w:customStyle="1" w:styleId="Title0">
    <w:name w:val="~Title"/>
    <w:uiPriority w:val="99"/>
    <w:rsid w:val="002767FF"/>
    <w:pPr>
      <w:suppressAutoHyphens/>
      <w:autoSpaceDE w:val="0"/>
      <w:autoSpaceDN w:val="0"/>
      <w:adjustRightInd w:val="0"/>
      <w:spacing w:line="360" w:lineRule="atLeast"/>
      <w:jc w:val="right"/>
    </w:pPr>
    <w:rPr>
      <w:rFonts w:eastAsia="Times New Roman" w:cs="Helvetica"/>
      <w:b/>
      <w:bCs/>
      <w:color w:val="000000"/>
      <w:w w:val="0"/>
      <w:sz w:val="38"/>
      <w:szCs w:val="38"/>
      <w:lang w:val="en-US"/>
    </w:rPr>
  </w:style>
  <w:style w:type="character" w:customStyle="1" w:styleId="Avantgarde">
    <w:name w:val="Avantgarde"/>
    <w:uiPriority w:val="99"/>
    <w:rsid w:val="002767FF"/>
    <w:rPr>
      <w:rFonts w:ascii="AvantGardeGothic" w:hAnsi="AvantGardeGothic"/>
      <w:color w:val="000000"/>
      <w:spacing w:val="0"/>
      <w:sz w:val="20"/>
    </w:rPr>
  </w:style>
  <w:style w:type="character" w:customStyle="1" w:styleId="Bold">
    <w:name w:val="Bold"/>
    <w:uiPriority w:val="99"/>
    <w:rsid w:val="002767FF"/>
    <w:rPr>
      <w:b/>
    </w:rPr>
  </w:style>
  <w:style w:type="character" w:customStyle="1" w:styleId="BoldBlue">
    <w:name w:val="BoldBlue"/>
    <w:uiPriority w:val="99"/>
    <w:rsid w:val="002767FF"/>
    <w:rPr>
      <w:rFonts w:ascii="Times" w:hAnsi="Times"/>
      <w:b/>
      <w:color w:val="0000FF"/>
      <w:spacing w:val="0"/>
      <w:w w:val="100"/>
      <w:sz w:val="24"/>
      <w:u w:val="none"/>
      <w:lang w:val="en-GB"/>
    </w:rPr>
  </w:style>
  <w:style w:type="character" w:customStyle="1" w:styleId="Caps">
    <w:name w:val="Caps"/>
    <w:uiPriority w:val="99"/>
    <w:rsid w:val="002767FF"/>
    <w:rPr>
      <w:caps/>
      <w:u w:val="none"/>
    </w:rPr>
  </w:style>
  <w:style w:type="character" w:customStyle="1" w:styleId="Code">
    <w:name w:val="Code"/>
    <w:uiPriority w:val="99"/>
    <w:rsid w:val="002767FF"/>
    <w:rPr>
      <w:rFonts w:ascii="Courier" w:hAnsi="Courier"/>
      <w:color w:val="000000"/>
      <w:w w:val="100"/>
      <w:u w:val="none"/>
    </w:rPr>
  </w:style>
  <w:style w:type="character" w:customStyle="1" w:styleId="CodeItalic">
    <w:name w:val="CodeItalic"/>
    <w:uiPriority w:val="99"/>
    <w:rsid w:val="002767FF"/>
    <w:rPr>
      <w:rFonts w:ascii="Courier" w:hAnsi="Courier"/>
      <w:i/>
      <w:color w:val="000000"/>
      <w:w w:val="100"/>
      <w:u w:val="none"/>
    </w:rPr>
  </w:style>
  <w:style w:type="character" w:customStyle="1" w:styleId="Courier10">
    <w:name w:val="Courier10"/>
    <w:uiPriority w:val="99"/>
    <w:rsid w:val="002767FF"/>
    <w:rPr>
      <w:rFonts w:ascii="Courier" w:hAnsi="Courier"/>
      <w:color w:val="000000"/>
      <w:spacing w:val="0"/>
      <w:sz w:val="20"/>
    </w:rPr>
  </w:style>
  <w:style w:type="character" w:customStyle="1" w:styleId="Courier10pt">
    <w:name w:val="Courier10pt"/>
    <w:uiPriority w:val="99"/>
    <w:rsid w:val="002767FF"/>
    <w:rPr>
      <w:rFonts w:ascii="Courier" w:hAnsi="Courier"/>
      <w:color w:val="000000"/>
      <w:spacing w:val="0"/>
      <w:sz w:val="20"/>
      <w:u w:val="none"/>
    </w:rPr>
  </w:style>
  <w:style w:type="character" w:customStyle="1" w:styleId="Courier12">
    <w:name w:val="Courier12"/>
    <w:uiPriority w:val="99"/>
    <w:rsid w:val="002767FF"/>
    <w:rPr>
      <w:rFonts w:ascii="Courier" w:hAnsi="Courier"/>
      <w:color w:val="000000"/>
      <w:spacing w:val="0"/>
      <w:sz w:val="24"/>
    </w:rPr>
  </w:style>
  <w:style w:type="character" w:customStyle="1" w:styleId="Courier12pt">
    <w:name w:val="Courier12pt"/>
    <w:uiPriority w:val="99"/>
    <w:rsid w:val="002767FF"/>
    <w:rPr>
      <w:rFonts w:ascii="Courier" w:hAnsi="Courier"/>
      <w:color w:val="000000"/>
      <w:spacing w:val="0"/>
      <w:sz w:val="24"/>
      <w:u w:val="none"/>
    </w:rPr>
  </w:style>
  <w:style w:type="character" w:customStyle="1" w:styleId="CrossRef">
    <w:name w:val="CrossRef"/>
    <w:uiPriority w:val="99"/>
    <w:rsid w:val="002767FF"/>
    <w:rPr>
      <w:i/>
      <w:color w:val="0000FF"/>
      <w:u w:val="none"/>
    </w:rPr>
  </w:style>
  <w:style w:type="character" w:customStyle="1" w:styleId="EquationFunctions">
    <w:name w:val="EquationFunctions"/>
    <w:uiPriority w:val="99"/>
    <w:rsid w:val="002767FF"/>
    <w:rPr>
      <w:rFonts w:ascii="Helvetica" w:hAnsi="Helvetica"/>
    </w:rPr>
  </w:style>
  <w:style w:type="character" w:customStyle="1" w:styleId="EquationVariables">
    <w:name w:val="EquationVariables"/>
    <w:uiPriority w:val="99"/>
    <w:rsid w:val="002767FF"/>
    <w:rPr>
      <w:i/>
    </w:rPr>
  </w:style>
  <w:style w:type="character" w:customStyle="1" w:styleId="Helv70">
    <w:name w:val="Helv7"/>
    <w:uiPriority w:val="99"/>
    <w:rsid w:val="002767FF"/>
    <w:rPr>
      <w:rFonts w:ascii="Helvetica" w:hAnsi="Helvetica"/>
      <w:color w:val="000000"/>
      <w:spacing w:val="0"/>
      <w:w w:val="100"/>
      <w:sz w:val="14"/>
      <w:u w:val="none"/>
      <w:lang w:val="en-US"/>
    </w:rPr>
  </w:style>
  <w:style w:type="character" w:customStyle="1" w:styleId="Helv90">
    <w:name w:val="Helv9"/>
    <w:uiPriority w:val="99"/>
    <w:rsid w:val="002767FF"/>
    <w:rPr>
      <w:rFonts w:ascii="Helvetica" w:hAnsi="Helvetica"/>
      <w:color w:val="000000"/>
      <w:spacing w:val="0"/>
      <w:w w:val="100"/>
      <w:sz w:val="18"/>
      <w:u w:val="none"/>
      <w:lang w:val="en-US"/>
    </w:rPr>
  </w:style>
  <w:style w:type="character" w:customStyle="1" w:styleId="Italic">
    <w:name w:val="Italic"/>
    <w:uiPriority w:val="99"/>
    <w:rsid w:val="002767FF"/>
    <w:rPr>
      <w:i/>
    </w:rPr>
  </w:style>
  <w:style w:type="character" w:customStyle="1" w:styleId="Magenta">
    <w:name w:val="Magenta"/>
    <w:uiPriority w:val="99"/>
    <w:rsid w:val="002767FF"/>
    <w:rPr>
      <w:color w:val="FF00FF"/>
    </w:rPr>
  </w:style>
  <w:style w:type="character" w:customStyle="1" w:styleId="MinorHeading">
    <w:name w:val="MinorHeading"/>
    <w:uiPriority w:val="99"/>
    <w:rsid w:val="002767FF"/>
    <w:rPr>
      <w:rFonts w:ascii="Helvetica" w:hAnsi="Helvetica"/>
      <w:color w:val="000000"/>
      <w:spacing w:val="0"/>
      <w:sz w:val="28"/>
    </w:rPr>
  </w:style>
  <w:style w:type="character" w:customStyle="1" w:styleId="NavyBold">
    <w:name w:val="NavyBold"/>
    <w:uiPriority w:val="99"/>
    <w:rsid w:val="002767FF"/>
    <w:rPr>
      <w:b/>
      <w:color w:val="000094"/>
      <w:w w:val="100"/>
      <w:u w:val="none"/>
      <w:lang w:val="en-GB"/>
    </w:rPr>
  </w:style>
  <w:style w:type="character" w:customStyle="1" w:styleId="Overline">
    <w:name w:val="Overline"/>
    <w:uiPriority w:val="99"/>
    <w:rsid w:val="002767FF"/>
  </w:style>
  <w:style w:type="character" w:customStyle="1" w:styleId="Question">
    <w:name w:val="Question"/>
    <w:uiPriority w:val="99"/>
    <w:rsid w:val="002767FF"/>
    <w:rPr>
      <w:color w:val="FF0000"/>
    </w:rPr>
  </w:style>
  <w:style w:type="character" w:customStyle="1" w:styleId="Smallcharact">
    <w:name w:val="Smallcharact."/>
    <w:uiPriority w:val="99"/>
    <w:rsid w:val="002767FF"/>
    <w:rPr>
      <w:color w:val="000000"/>
      <w:spacing w:val="0"/>
      <w:sz w:val="18"/>
    </w:rPr>
  </w:style>
  <w:style w:type="character" w:customStyle="1" w:styleId="Subscript">
    <w:name w:val="Subscript"/>
    <w:uiPriority w:val="99"/>
    <w:rsid w:val="002767FF"/>
    <w:rPr>
      <w:vertAlign w:val="subscript"/>
    </w:rPr>
  </w:style>
  <w:style w:type="character" w:customStyle="1" w:styleId="Superscript">
    <w:name w:val="Superscript"/>
    <w:uiPriority w:val="99"/>
    <w:rsid w:val="002767FF"/>
    <w:rPr>
      <w:vertAlign w:val="superscript"/>
    </w:rPr>
  </w:style>
  <w:style w:type="character" w:customStyle="1" w:styleId="Symbol">
    <w:name w:val="Symbol"/>
    <w:uiPriority w:val="99"/>
    <w:rsid w:val="002767FF"/>
    <w:rPr>
      <w:rFonts w:ascii="Symbol" w:hAnsi="Symbol"/>
    </w:rPr>
  </w:style>
  <w:style w:type="character" w:customStyle="1" w:styleId="Symbol10">
    <w:name w:val="Symbol10"/>
    <w:uiPriority w:val="99"/>
    <w:rsid w:val="002767FF"/>
    <w:rPr>
      <w:rFonts w:ascii="Symbol" w:hAnsi="Symbol"/>
      <w:color w:val="000000"/>
      <w:spacing w:val="0"/>
      <w:sz w:val="20"/>
    </w:rPr>
  </w:style>
  <w:style w:type="character" w:customStyle="1" w:styleId="Symbol12">
    <w:name w:val="Symbol12"/>
    <w:uiPriority w:val="99"/>
    <w:rsid w:val="002767FF"/>
    <w:rPr>
      <w:rFonts w:ascii="Symbol" w:hAnsi="Symbol"/>
      <w:color w:val="000000"/>
      <w:spacing w:val="0"/>
      <w:sz w:val="24"/>
    </w:rPr>
  </w:style>
  <w:style w:type="character" w:customStyle="1" w:styleId="Times10">
    <w:name w:val="Times10"/>
    <w:uiPriority w:val="99"/>
    <w:rsid w:val="002767FF"/>
    <w:rPr>
      <w:rFonts w:ascii="Times" w:hAnsi="Times"/>
      <w:color w:val="000000"/>
      <w:spacing w:val="0"/>
      <w:sz w:val="20"/>
    </w:rPr>
  </w:style>
  <w:style w:type="character" w:customStyle="1" w:styleId="version">
    <w:name w:val="version"/>
    <w:uiPriority w:val="99"/>
    <w:rsid w:val="002767FF"/>
    <w:rPr>
      <w:rFonts w:ascii="Helvetica" w:hAnsi="Helvetica"/>
      <w:color w:val="000000"/>
      <w:spacing w:val="0"/>
      <w:sz w:val="24"/>
    </w:rPr>
  </w:style>
  <w:style w:type="character" w:customStyle="1" w:styleId="ZafpD">
    <w:name w:val="ZafpD"/>
    <w:uiPriority w:val="99"/>
    <w:rsid w:val="002767FF"/>
    <w:rPr>
      <w:rFonts w:ascii="ZapfDingbats" w:hAnsi="ZapfDingbats"/>
    </w:rPr>
  </w:style>
  <w:style w:type="character" w:customStyle="1" w:styleId="ZafpD8">
    <w:name w:val="ZafpD8"/>
    <w:uiPriority w:val="99"/>
    <w:rsid w:val="002767FF"/>
    <w:rPr>
      <w:rFonts w:ascii="ZapfDingbats" w:hAnsi="ZapfDingbats"/>
      <w:sz w:val="16"/>
    </w:rPr>
  </w:style>
  <w:style w:type="character" w:customStyle="1" w:styleId="ZapfDingbats">
    <w:name w:val="ZapfDingbats"/>
    <w:uiPriority w:val="99"/>
    <w:rsid w:val="002767FF"/>
    <w:rPr>
      <w:rFonts w:ascii="ZapfDingbats" w:hAnsi="ZapfDingbats"/>
      <w:color w:val="000000"/>
      <w:spacing w:val="0"/>
      <w:sz w:val="24"/>
    </w:rPr>
  </w:style>
  <w:style w:type="table" w:customStyle="1" w:styleId="RegBitMap">
    <w:name w:val="RegBitMap"/>
    <w:uiPriority w:val="99"/>
    <w:rsid w:val="002767FF"/>
    <w:pPr>
      <w:spacing w:line="240" w:lineRule="auto"/>
    </w:pPr>
    <w:rPr>
      <w:rFonts w:ascii="Times New Roman" w:eastAsia="Times New Roman" w:hAnsi="Times New Roman" w:cs="Times New Roman"/>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RegBitDef">
    <w:name w:val="RegBitDef"/>
    <w:uiPriority w:val="99"/>
    <w:rsid w:val="002767FF"/>
    <w:pPr>
      <w:spacing w:line="240" w:lineRule="auto"/>
    </w:pPr>
    <w:rPr>
      <w:rFonts w:ascii="Times New Roman" w:eastAsia="Times New Roman" w:hAnsi="Times New Roman" w:cs="Times New Roman"/>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RegTitleLeft0After0pt">
    <w:name w:val="Style RegTitle + Left:  0&quot; After:  0 pt"/>
    <w:basedOn w:val="Normal"/>
    <w:autoRedefine/>
    <w:uiPriority w:val="99"/>
    <w:rsid w:val="002767FF"/>
    <w:pPr>
      <w:keepNext/>
      <w:suppressAutoHyphens/>
      <w:autoSpaceDE w:val="0"/>
      <w:autoSpaceDN w:val="0"/>
      <w:adjustRightInd w:val="0"/>
      <w:spacing w:line="280" w:lineRule="atLeast"/>
      <w:ind w:left="720"/>
    </w:pPr>
    <w:rPr>
      <w:rFonts w:eastAsia="Times New Roman" w:cs="Times New Roman"/>
      <w:b/>
      <w:bCs/>
      <w:color w:val="000000"/>
      <w:w w:val="0"/>
      <w:sz w:val="20"/>
      <w:szCs w:val="20"/>
      <w:lang w:val="en-US"/>
    </w:rPr>
  </w:style>
  <w:style w:type="character" w:customStyle="1" w:styleId="RegNameChar">
    <w:name w:val="RegName Char"/>
    <w:basedOn w:val="DefaultParagraphFont"/>
    <w:link w:val="RegName"/>
    <w:locked/>
    <w:rsid w:val="002767FF"/>
    <w:rPr>
      <w:rFonts w:eastAsia="Times New Roman" w:cs="Helvetica"/>
      <w:b/>
      <w:bCs/>
      <w:color w:val="000000"/>
      <w:w w:val="0"/>
      <w:sz w:val="20"/>
      <w:szCs w:val="24"/>
      <w:lang w:val="en-US"/>
    </w:rPr>
  </w:style>
  <w:style w:type="paragraph" w:styleId="DocumentMap">
    <w:name w:val="Document Map"/>
    <w:basedOn w:val="Normal"/>
    <w:link w:val="DocumentMapChar"/>
    <w:uiPriority w:val="99"/>
    <w:semiHidden/>
    <w:unhideWhenUsed/>
    <w:rsid w:val="002767FF"/>
    <w:pPr>
      <w:spacing w:line="240" w:lineRule="auto"/>
      <w:ind w:left="720"/>
    </w:pPr>
    <w:rPr>
      <w:rFonts w:ascii="Tahoma" w:eastAsia="Times New Roman" w:hAnsi="Tahoma" w:cs="Tahoma"/>
      <w:color w:val="auto"/>
      <w:sz w:val="16"/>
      <w:szCs w:val="16"/>
      <w:lang w:val="en-US"/>
    </w:rPr>
  </w:style>
  <w:style w:type="character" w:customStyle="1" w:styleId="DocumentMapChar">
    <w:name w:val="Document Map Char"/>
    <w:basedOn w:val="DefaultParagraphFont"/>
    <w:link w:val="DocumentMap"/>
    <w:uiPriority w:val="99"/>
    <w:semiHidden/>
    <w:rsid w:val="002767FF"/>
    <w:rPr>
      <w:rFonts w:ascii="Tahoma" w:eastAsia="Times New Roman" w:hAnsi="Tahoma" w:cs="Tahoma"/>
      <w:color w:val="auto"/>
      <w:sz w:val="16"/>
      <w:szCs w:val="16"/>
      <w:lang w:val="en-US"/>
    </w:rPr>
  </w:style>
  <w:style w:type="paragraph" w:customStyle="1" w:styleId="RegPor">
    <w:name w:val="RegPor"/>
    <w:next w:val="RegFrameZone"/>
    <w:rsid w:val="002767FF"/>
    <w:pPr>
      <w:numPr>
        <w:numId w:val="45"/>
      </w:numPr>
      <w:tabs>
        <w:tab w:val="left" w:pos="1700"/>
      </w:tabs>
      <w:suppressAutoHyphens/>
      <w:autoSpaceDE w:val="0"/>
      <w:autoSpaceDN w:val="0"/>
      <w:adjustRightInd w:val="0"/>
      <w:spacing w:before="120" w:line="240" w:lineRule="atLeast"/>
    </w:pPr>
    <w:rPr>
      <w:rFonts w:ascii="Helvetica" w:eastAsia="Times New Roman" w:hAnsi="Helvetica" w:cs="Helvetica"/>
      <w:color w:val="000000"/>
      <w:w w:val="0"/>
      <w:sz w:val="20"/>
      <w:szCs w:val="20"/>
      <w:lang w:val="en-US"/>
    </w:rPr>
  </w:style>
  <w:style w:type="paragraph" w:customStyle="1" w:styleId="RegFrameZone">
    <w:name w:val="RegFrameZone"/>
    <w:rsid w:val="002767FF"/>
    <w:pPr>
      <w:numPr>
        <w:numId w:val="46"/>
      </w:numPr>
      <w:tabs>
        <w:tab w:val="left" w:pos="1700"/>
      </w:tabs>
      <w:suppressAutoHyphens/>
      <w:autoSpaceDE w:val="0"/>
      <w:autoSpaceDN w:val="0"/>
      <w:adjustRightInd w:val="0"/>
      <w:spacing w:before="120" w:line="240" w:lineRule="atLeast"/>
    </w:pPr>
    <w:rPr>
      <w:rFonts w:eastAsia="Times New Roman" w:cs="Helvetica"/>
      <w:color w:val="000000"/>
      <w:w w:val="0"/>
      <w:sz w:val="20"/>
      <w:szCs w:val="20"/>
      <w:lang w:val="en-US"/>
    </w:rPr>
  </w:style>
  <w:style w:type="paragraph" w:customStyle="1" w:styleId="RegTBody">
    <w:name w:val="RegTBody"/>
    <w:basedOn w:val="RegName"/>
    <w:qFormat/>
    <w:rsid w:val="002767FF"/>
    <w:rPr>
      <w:b w:val="0"/>
      <w:sz w:val="14"/>
    </w:rPr>
  </w:style>
  <w:style w:type="paragraph" w:customStyle="1" w:styleId="RegTBodyC2">
    <w:name w:val="RegTBodyC2"/>
    <w:basedOn w:val="RegTBodyC"/>
    <w:qFormat/>
    <w:rsid w:val="002767FF"/>
    <w:pPr>
      <w:tabs>
        <w:tab w:val="left" w:pos="3840"/>
      </w:tabs>
    </w:pPr>
    <w:rPr>
      <w:lang w:val="fr-FR"/>
    </w:rPr>
  </w:style>
  <w:style w:type="character" w:customStyle="1" w:styleId="Heading5Char">
    <w:name w:val="Heading 5 Char"/>
    <w:basedOn w:val="DefaultParagraphFont"/>
    <w:link w:val="Heading5"/>
    <w:uiPriority w:val="9"/>
    <w:rsid w:val="00F92B40"/>
    <w:rPr>
      <w:rFonts w:asciiTheme="majorHAnsi" w:eastAsiaTheme="majorEastAsia" w:hAnsiTheme="majorHAnsi" w:cstheme="majorBidi"/>
      <w:color w:val="03234B" w:themeColor="text1"/>
      <w:sz w:val="32"/>
      <w:szCs w:val="32"/>
      <w:lang w:val="en-US"/>
    </w:rPr>
  </w:style>
  <w:style w:type="character" w:customStyle="1" w:styleId="Heading6Char">
    <w:name w:val="Heading 6 Char"/>
    <w:basedOn w:val="DefaultParagraphFont"/>
    <w:link w:val="Heading6"/>
    <w:uiPriority w:val="9"/>
    <w:rsid w:val="00F92B40"/>
    <w:rPr>
      <w:rFonts w:asciiTheme="majorHAnsi" w:eastAsiaTheme="majorEastAsia" w:hAnsiTheme="majorHAnsi" w:cstheme="majorBidi"/>
      <w:color w:val="011125" w:themeColor="accent1" w:themeShade="7F"/>
    </w:rPr>
  </w:style>
  <w:style w:type="character" w:styleId="Mention">
    <w:name w:val="Mention"/>
    <w:basedOn w:val="DefaultParagraphFont"/>
    <w:uiPriority w:val="99"/>
    <w:unhideWhenUsed/>
    <w:rsid w:val="00FD50A3"/>
    <w:rPr>
      <w:color w:val="2B579A"/>
      <w:shd w:val="clear" w:color="auto" w:fill="E1DFDD"/>
    </w:rPr>
  </w:style>
  <w:style w:type="character" w:customStyle="1" w:styleId="ListParagraphChar">
    <w:name w:val="List Paragraph Char"/>
    <w:link w:val="ListParagraph"/>
    <w:uiPriority w:val="34"/>
    <w:locked/>
    <w:rsid w:val="00EF6310"/>
    <w:rPr>
      <w:color w:val="03234B" w:themeColor="text1"/>
    </w:rPr>
  </w:style>
  <w:style w:type="character" w:styleId="FollowedHyperlink">
    <w:name w:val="FollowedHyperlink"/>
    <w:basedOn w:val="DefaultParagraphFont"/>
    <w:uiPriority w:val="99"/>
    <w:semiHidden/>
    <w:unhideWhenUsed/>
    <w:rsid w:val="001B0459"/>
    <w:rPr>
      <w:color w:val="03234B" w:themeColor="followedHyperlink"/>
      <w:u w:val="single"/>
    </w:rPr>
  </w:style>
  <w:style w:type="paragraph" w:customStyle="1" w:styleId="xl68">
    <w:name w:val="xl68"/>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69">
    <w:name w:val="xl69"/>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70">
    <w:name w:val="xl70"/>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000000"/>
      <w:sz w:val="24"/>
      <w:szCs w:val="24"/>
      <w:lang w:val="en-US"/>
    </w:rPr>
  </w:style>
  <w:style w:type="paragraph" w:customStyle="1" w:styleId="xl71">
    <w:name w:val="xl71"/>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72">
    <w:name w:val="xl72"/>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73">
    <w:name w:val="xl73"/>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74">
    <w:name w:val="xl74"/>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75">
    <w:name w:val="xl75"/>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76">
    <w:name w:val="xl76"/>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77">
    <w:name w:val="xl77"/>
    <w:basedOn w:val="Normal"/>
    <w:rsid w:val="002A2C47"/>
    <w:pPr>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78">
    <w:name w:val="xl78"/>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79">
    <w:name w:val="xl79"/>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80">
    <w:name w:val="xl80"/>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81">
    <w:name w:val="xl81"/>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82">
    <w:name w:val="xl82"/>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83">
    <w:name w:val="xl83"/>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85">
    <w:name w:val="xl85"/>
    <w:basedOn w:val="Normal"/>
    <w:rsid w:val="002A2C47"/>
    <w:pPr>
      <w:spacing w:before="100" w:beforeAutospacing="1" w:after="100" w:afterAutospacing="1" w:line="240" w:lineRule="auto"/>
    </w:pPr>
    <w:rPr>
      <w:rFonts w:ascii="Times New Roman" w:eastAsia="Times New Roman" w:hAnsi="Times New Roman" w:cs="Times New Roman"/>
      <w:color w:val="FF0000"/>
      <w:sz w:val="24"/>
      <w:szCs w:val="24"/>
      <w:lang w:val="en-US"/>
    </w:rPr>
  </w:style>
  <w:style w:type="paragraph" w:customStyle="1" w:styleId="xl86">
    <w:name w:val="xl86"/>
    <w:basedOn w:val="Normal"/>
    <w:rsid w:val="002A2C47"/>
    <w:pPr>
      <w:pBdr>
        <w:top w:val="single" w:sz="4" w:space="0" w:color="auto"/>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000000"/>
      <w:sz w:val="24"/>
      <w:szCs w:val="24"/>
      <w:lang w:val="en-US"/>
    </w:rPr>
  </w:style>
  <w:style w:type="paragraph" w:customStyle="1" w:styleId="xl87">
    <w:name w:val="xl87"/>
    <w:basedOn w:val="Normal"/>
    <w:rsid w:val="002A2C47"/>
    <w:pPr>
      <w:pBdr>
        <w:top w:val="single" w:sz="4" w:space="0" w:color="auto"/>
        <w:left w:val="single" w:sz="4" w:space="0" w:color="auto"/>
        <w:bottom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88">
    <w:name w:val="xl88"/>
    <w:basedOn w:val="Normal"/>
    <w:rsid w:val="002A2C47"/>
    <w:pPr>
      <w:pBdr>
        <w:top w:val="single" w:sz="4" w:space="0" w:color="auto"/>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89">
    <w:name w:val="xl89"/>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90">
    <w:name w:val="xl90"/>
    <w:basedOn w:val="Normal"/>
    <w:rsid w:val="002A2C47"/>
    <w:pPr>
      <w:spacing w:before="100" w:beforeAutospacing="1" w:after="100" w:afterAutospacing="1" w:line="240" w:lineRule="auto"/>
    </w:pPr>
    <w:rPr>
      <w:rFonts w:ascii="Times New Roman" w:eastAsia="Times New Roman" w:hAnsi="Times New Roman" w:cs="Times New Roman"/>
      <w:i/>
      <w:iCs/>
      <w:color w:val="auto"/>
      <w:sz w:val="24"/>
      <w:szCs w:val="24"/>
      <w:lang w:val="en-US"/>
    </w:rPr>
  </w:style>
  <w:style w:type="paragraph" w:customStyle="1" w:styleId="xl91">
    <w:name w:val="xl91"/>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92">
    <w:name w:val="xl92"/>
    <w:basedOn w:val="Normal"/>
    <w:rsid w:val="002A2C4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val="en-US"/>
    </w:rPr>
  </w:style>
  <w:style w:type="paragraph" w:customStyle="1" w:styleId="xl93">
    <w:name w:val="xl93"/>
    <w:basedOn w:val="Normal"/>
    <w:rsid w:val="002A2C4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94">
    <w:name w:val="xl94"/>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95">
    <w:name w:val="xl95"/>
    <w:basedOn w:val="Normal"/>
    <w:rsid w:val="002A2C47"/>
    <w:pPr>
      <w:pBdr>
        <w:top w:val="single" w:sz="4" w:space="0" w:color="auto"/>
        <w:left w:val="single" w:sz="4" w:space="0" w:color="auto"/>
        <w:bottom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96">
    <w:name w:val="xl96"/>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97">
    <w:name w:val="xl97"/>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98">
    <w:name w:val="xl98"/>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99">
    <w:name w:val="xl99"/>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100">
    <w:name w:val="xl100"/>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01">
    <w:name w:val="xl101"/>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02">
    <w:name w:val="xl102"/>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03">
    <w:name w:val="xl103"/>
    <w:basedOn w:val="Normal"/>
    <w:rsid w:val="002A2C47"/>
    <w:pPr>
      <w:pBdr>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000000"/>
      <w:sz w:val="24"/>
      <w:szCs w:val="24"/>
      <w:lang w:val="en-US"/>
    </w:rPr>
  </w:style>
  <w:style w:type="paragraph" w:customStyle="1" w:styleId="xl104">
    <w:name w:val="xl104"/>
    <w:basedOn w:val="Normal"/>
    <w:rsid w:val="002A2C47"/>
    <w:pPr>
      <w:pBdr>
        <w:top w:val="single" w:sz="4" w:space="0" w:color="auto"/>
        <w:left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05">
    <w:name w:val="xl105"/>
    <w:basedOn w:val="Normal"/>
    <w:rsid w:val="002A2C47"/>
    <w:pPr>
      <w:pBdr>
        <w:top w:val="single" w:sz="4" w:space="0" w:color="auto"/>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06">
    <w:name w:val="xl106"/>
    <w:basedOn w:val="Normal"/>
    <w:rsid w:val="002A2C47"/>
    <w:pPr>
      <w:pBdr>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07">
    <w:name w:val="xl107"/>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08">
    <w:name w:val="xl108"/>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109">
    <w:name w:val="xl109"/>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10">
    <w:name w:val="xl110"/>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11">
    <w:name w:val="xl111"/>
    <w:basedOn w:val="Normal"/>
    <w:rsid w:val="002A2C47"/>
    <w:pPr>
      <w:pBdr>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112">
    <w:name w:val="xl112"/>
    <w:basedOn w:val="Normal"/>
    <w:rsid w:val="002A2C47"/>
    <w:pPr>
      <w:pBdr>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13">
    <w:name w:val="xl113"/>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14">
    <w:name w:val="xl114"/>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15">
    <w:name w:val="xl115"/>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116">
    <w:name w:val="xl116"/>
    <w:basedOn w:val="Normal"/>
    <w:rsid w:val="002A2C47"/>
    <w:pPr>
      <w:pBdr>
        <w:left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17">
    <w:name w:val="xl117"/>
    <w:basedOn w:val="Normal"/>
    <w:rsid w:val="002A2C47"/>
    <w:pPr>
      <w:pBdr>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6A6A6"/>
      <w:sz w:val="24"/>
      <w:szCs w:val="24"/>
      <w:lang w:val="en-US"/>
    </w:rPr>
  </w:style>
  <w:style w:type="paragraph" w:customStyle="1" w:styleId="xl118">
    <w:name w:val="xl118"/>
    <w:basedOn w:val="Normal"/>
    <w:rsid w:val="002A2C47"/>
    <w:pPr>
      <w:pBdr>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19">
    <w:name w:val="xl119"/>
    <w:basedOn w:val="Normal"/>
    <w:rsid w:val="002A2C47"/>
    <w:pPr>
      <w:pBdr>
        <w:left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20">
    <w:name w:val="xl120"/>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000000"/>
      <w:sz w:val="24"/>
      <w:szCs w:val="24"/>
      <w:lang w:val="en-US"/>
    </w:rPr>
  </w:style>
  <w:style w:type="paragraph" w:customStyle="1" w:styleId="xl121">
    <w:name w:val="xl121"/>
    <w:basedOn w:val="Normal"/>
    <w:rsid w:val="002A2C47"/>
    <w:pPr>
      <w:pBdr>
        <w:top w:val="single" w:sz="4" w:space="0" w:color="auto"/>
        <w:left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22">
    <w:name w:val="xl122"/>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23">
    <w:name w:val="xl123"/>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124">
    <w:name w:val="xl124"/>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25">
    <w:name w:val="xl125"/>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126">
    <w:name w:val="xl126"/>
    <w:basedOn w:val="Normal"/>
    <w:rsid w:val="002A2C4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27">
    <w:name w:val="xl127"/>
    <w:basedOn w:val="Normal"/>
    <w:rsid w:val="002A2C47"/>
    <w:pPr>
      <w:pBdr>
        <w:top w:val="single" w:sz="4" w:space="0" w:color="auto"/>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28">
    <w:name w:val="xl128"/>
    <w:basedOn w:val="Normal"/>
    <w:rsid w:val="002A2C47"/>
    <w:pPr>
      <w:pBdr>
        <w:top w:val="single" w:sz="4" w:space="0" w:color="auto"/>
        <w:lef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29">
    <w:name w:val="xl129"/>
    <w:basedOn w:val="Normal"/>
    <w:rsid w:val="002A2C47"/>
    <w:pPr>
      <w:pBdr>
        <w:lef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30">
    <w:name w:val="xl130"/>
    <w:basedOn w:val="Normal"/>
    <w:rsid w:val="002A2C47"/>
    <w:pPr>
      <w:pBdr>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31">
    <w:name w:val="xl131"/>
    <w:basedOn w:val="Normal"/>
    <w:rsid w:val="002A2C47"/>
    <w:pPr>
      <w:pBdr>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32">
    <w:name w:val="xl132"/>
    <w:basedOn w:val="Normal"/>
    <w:rsid w:val="002A2C47"/>
    <w:pPr>
      <w:pBdr>
        <w:top w:val="single" w:sz="4" w:space="0" w:color="auto"/>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33">
    <w:name w:val="xl133"/>
    <w:basedOn w:val="Normal"/>
    <w:rsid w:val="002A2C47"/>
    <w:pPr>
      <w:pBdr>
        <w:lef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34">
    <w:name w:val="xl134"/>
    <w:basedOn w:val="Normal"/>
    <w:rsid w:val="002A2C47"/>
    <w:pPr>
      <w:pBdr>
        <w:top w:val="single" w:sz="4" w:space="0" w:color="auto"/>
        <w:lef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35">
    <w:name w:val="xl135"/>
    <w:basedOn w:val="Normal"/>
    <w:rsid w:val="002A2C47"/>
    <w:pPr>
      <w:pBdr>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36">
    <w:name w:val="xl136"/>
    <w:basedOn w:val="Normal"/>
    <w:rsid w:val="002A2C47"/>
    <w:pPr>
      <w:pBdr>
        <w:top w:val="single" w:sz="4" w:space="0" w:color="auto"/>
        <w:left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37">
    <w:name w:val="xl137"/>
    <w:basedOn w:val="Normal"/>
    <w:rsid w:val="002A2C47"/>
    <w:pPr>
      <w:pBdr>
        <w:top w:val="single" w:sz="4" w:space="0" w:color="auto"/>
        <w:lef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38">
    <w:name w:val="xl138"/>
    <w:basedOn w:val="Normal"/>
    <w:rsid w:val="002A2C47"/>
    <w:pPr>
      <w:pBdr>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39">
    <w:name w:val="xl139"/>
    <w:basedOn w:val="Normal"/>
    <w:rsid w:val="002A2C47"/>
    <w:pPr>
      <w:pBdr>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40">
    <w:name w:val="xl140"/>
    <w:basedOn w:val="Normal"/>
    <w:rsid w:val="002A2C47"/>
    <w:pPr>
      <w:pBdr>
        <w:top w:val="single" w:sz="4" w:space="0" w:color="auto"/>
        <w:left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141">
    <w:name w:val="xl141"/>
    <w:basedOn w:val="Normal"/>
    <w:rsid w:val="002A2C47"/>
    <w:pPr>
      <w:pBdr>
        <w:top w:val="single" w:sz="4" w:space="0" w:color="auto"/>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42">
    <w:name w:val="xl142"/>
    <w:basedOn w:val="Normal"/>
    <w:rsid w:val="002A2C47"/>
    <w:pPr>
      <w:pBdr>
        <w:top w:val="single" w:sz="4" w:space="0" w:color="auto"/>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BFBFBF"/>
      <w:sz w:val="24"/>
      <w:szCs w:val="24"/>
      <w:lang w:val="en-US"/>
    </w:rPr>
  </w:style>
  <w:style w:type="paragraph" w:customStyle="1" w:styleId="xl143">
    <w:name w:val="xl143"/>
    <w:basedOn w:val="Normal"/>
    <w:rsid w:val="002A2C47"/>
    <w:pPr>
      <w:pBdr>
        <w:top w:val="single" w:sz="4" w:space="0" w:color="auto"/>
        <w:lef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BFBFBF"/>
      <w:sz w:val="24"/>
      <w:szCs w:val="24"/>
      <w:lang w:val="en-US"/>
    </w:rPr>
  </w:style>
  <w:style w:type="paragraph" w:customStyle="1" w:styleId="xl144">
    <w:name w:val="xl144"/>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45">
    <w:name w:val="xl145"/>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146">
    <w:name w:val="xl146"/>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47">
    <w:name w:val="xl147"/>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48">
    <w:name w:val="xl148"/>
    <w:basedOn w:val="Normal"/>
    <w:rsid w:val="002A2C47"/>
    <w:pPr>
      <w:pBdr>
        <w:top w:val="single" w:sz="4" w:space="0" w:color="auto"/>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49">
    <w:name w:val="xl149"/>
    <w:basedOn w:val="Normal"/>
    <w:rsid w:val="002A2C47"/>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customStyle="1" w:styleId="xl150">
    <w:name w:val="xl150"/>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51">
    <w:name w:val="xl151"/>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52">
    <w:name w:val="xl152"/>
    <w:basedOn w:val="Normal"/>
    <w:rsid w:val="002A2C4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53">
    <w:name w:val="xl153"/>
    <w:basedOn w:val="Normal"/>
    <w:rsid w:val="002A2C4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54">
    <w:name w:val="xl154"/>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55">
    <w:name w:val="xl155"/>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56">
    <w:name w:val="xl156"/>
    <w:basedOn w:val="Normal"/>
    <w:rsid w:val="002A2C47"/>
    <w:pPr>
      <w:pBdr>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auto"/>
      <w:sz w:val="24"/>
      <w:szCs w:val="24"/>
      <w:lang w:val="en-US"/>
    </w:rPr>
  </w:style>
  <w:style w:type="paragraph" w:customStyle="1" w:styleId="xl157">
    <w:name w:val="xl157"/>
    <w:basedOn w:val="Normal"/>
    <w:rsid w:val="002A2C47"/>
    <w:pPr>
      <w:pBdr>
        <w:left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auto"/>
      <w:sz w:val="24"/>
      <w:szCs w:val="24"/>
      <w:lang w:val="en-US"/>
    </w:rPr>
  </w:style>
  <w:style w:type="paragraph" w:customStyle="1" w:styleId="xl158">
    <w:name w:val="xl158"/>
    <w:basedOn w:val="Normal"/>
    <w:rsid w:val="002A2C4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59">
    <w:name w:val="xl159"/>
    <w:basedOn w:val="Normal"/>
    <w:rsid w:val="002A2C47"/>
    <w:pPr>
      <w:pBdr>
        <w:top w:val="single" w:sz="4" w:space="0" w:color="auto"/>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color w:val="FF0000"/>
      <w:sz w:val="24"/>
      <w:szCs w:val="24"/>
      <w:lang w:val="en-US"/>
    </w:rPr>
  </w:style>
  <w:style w:type="paragraph" w:customStyle="1" w:styleId="xl160">
    <w:name w:val="xl160"/>
    <w:basedOn w:val="Normal"/>
    <w:rsid w:val="002A2C47"/>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en-US"/>
    </w:rPr>
  </w:style>
  <w:style w:type="paragraph" w:customStyle="1" w:styleId="xl161">
    <w:name w:val="xl161"/>
    <w:basedOn w:val="Normal"/>
    <w:rsid w:val="002A2C47"/>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paragraph" w:customStyle="1" w:styleId="xl162">
    <w:name w:val="xl162"/>
    <w:basedOn w:val="Normal"/>
    <w:rsid w:val="002A2C47"/>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paragraph" w:customStyle="1" w:styleId="xl163">
    <w:name w:val="xl163"/>
    <w:basedOn w:val="Normal"/>
    <w:rsid w:val="002A2C47"/>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paragraph" w:customStyle="1" w:styleId="xl164">
    <w:name w:val="xl164"/>
    <w:basedOn w:val="Normal"/>
    <w:rsid w:val="002A2C47"/>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paragraph" w:customStyle="1" w:styleId="xl165">
    <w:name w:val="xl165"/>
    <w:basedOn w:val="Normal"/>
    <w:rsid w:val="002A2C47"/>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paragraph" w:customStyle="1" w:styleId="xl166">
    <w:name w:val="xl166"/>
    <w:basedOn w:val="Normal"/>
    <w:rsid w:val="002A2C47"/>
    <w:pPr>
      <w:pBdr>
        <w:top w:val="single" w:sz="8"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color w:val="auto"/>
      <w:sz w:val="24"/>
      <w:szCs w:val="24"/>
      <w:lang w:val="en-US"/>
    </w:rPr>
  </w:style>
  <w:style w:type="paragraph" w:customStyle="1" w:styleId="xl167">
    <w:name w:val="xl167"/>
    <w:basedOn w:val="Normal"/>
    <w:rsid w:val="002A2C47"/>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color w:val="auto"/>
      <w:sz w:val="24"/>
      <w:szCs w:val="24"/>
      <w:lang w:val="en-US"/>
    </w:rPr>
  </w:style>
  <w:style w:type="paragraph" w:customStyle="1" w:styleId="xl168">
    <w:name w:val="xl168"/>
    <w:basedOn w:val="Normal"/>
    <w:rsid w:val="002A2C4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paragraph" w:customStyle="1" w:styleId="xl169">
    <w:name w:val="xl169"/>
    <w:basedOn w:val="Normal"/>
    <w:rsid w:val="002A2C47"/>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4"/>
      <w:szCs w:val="24"/>
      <w:lang w:val="en-US"/>
    </w:rPr>
  </w:style>
  <w:style w:type="character" w:customStyle="1" w:styleId="ui-provider">
    <w:name w:val="ui-provider"/>
    <w:basedOn w:val="DefaultParagraphFont"/>
    <w:rsid w:val="002A2C47"/>
    <w:rPr>
      <w:rFonts w:cs="Times New Roman"/>
    </w:rPr>
  </w:style>
  <w:style w:type="paragraph" w:styleId="Revision">
    <w:name w:val="Revision"/>
    <w:hidden/>
    <w:uiPriority w:val="99"/>
    <w:semiHidden/>
    <w:rsid w:val="002A2C47"/>
    <w:pPr>
      <w:spacing w:line="240" w:lineRule="auto"/>
    </w:pPr>
    <w:rPr>
      <w:lang w:val="en-US"/>
    </w:rPr>
  </w:style>
  <w:style w:type="paragraph" w:styleId="Index1">
    <w:name w:val="index 1"/>
    <w:basedOn w:val="Normal"/>
    <w:next w:val="Normal"/>
    <w:autoRedefine/>
    <w:uiPriority w:val="99"/>
    <w:semiHidden/>
    <w:unhideWhenUsed/>
    <w:rsid w:val="002A2C47"/>
    <w:pPr>
      <w:spacing w:line="240" w:lineRule="auto"/>
      <w:ind w:left="220" w:hanging="220"/>
    </w:pPr>
    <w:rPr>
      <w:lang w:val="en-US"/>
    </w:rPr>
  </w:style>
  <w:style w:type="character" w:customStyle="1" w:styleId="Heading7Char">
    <w:name w:val="Heading 7 Char"/>
    <w:basedOn w:val="DefaultParagraphFont"/>
    <w:link w:val="Heading7"/>
    <w:uiPriority w:val="9"/>
    <w:semiHidden/>
    <w:rsid w:val="006240A2"/>
    <w:rPr>
      <w:rFonts w:asciiTheme="minorHAnsi" w:eastAsiaTheme="majorEastAsia" w:hAnsiTheme="minorHAnsi" w:cstheme="majorBidi"/>
      <w:color w:val="0866DB"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6240A2"/>
    <w:rPr>
      <w:rFonts w:asciiTheme="minorHAnsi" w:eastAsiaTheme="majorEastAsia" w:hAnsiTheme="minorHAnsi" w:cstheme="majorBidi"/>
      <w:i/>
      <w:iCs/>
      <w:color w:val="05408A"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6240A2"/>
    <w:rPr>
      <w:rFonts w:asciiTheme="minorHAnsi" w:eastAsiaTheme="majorEastAsia" w:hAnsiTheme="minorHAnsi" w:cstheme="majorBidi"/>
      <w:color w:val="05408A" w:themeColor="text1" w:themeTint="D8"/>
      <w:kern w:val="2"/>
      <w:sz w:val="24"/>
      <w:szCs w:val="24"/>
      <w:lang w:val="en-US"/>
      <w14:ligatures w14:val="standardContextual"/>
    </w:rPr>
  </w:style>
  <w:style w:type="table" w:styleId="GridTable1Light-Accent1">
    <w:name w:val="Grid Table 1 Light Accent 1"/>
    <w:basedOn w:val="TableNormal"/>
    <w:uiPriority w:val="46"/>
    <w:rsid w:val="00202A04"/>
    <w:pPr>
      <w:spacing w:line="240" w:lineRule="auto"/>
    </w:pPr>
    <w:tblPr>
      <w:tblStyleRowBandSize w:val="1"/>
      <w:tblStyleColBandSize w:val="1"/>
      <w:tblBorders>
        <w:top w:val="single" w:sz="4" w:space="0" w:color="589FF8" w:themeColor="accent1" w:themeTint="66"/>
        <w:left w:val="single" w:sz="4" w:space="0" w:color="589FF8" w:themeColor="accent1" w:themeTint="66"/>
        <w:bottom w:val="single" w:sz="4" w:space="0" w:color="589FF8" w:themeColor="accent1" w:themeTint="66"/>
        <w:right w:val="single" w:sz="4" w:space="0" w:color="589FF8" w:themeColor="accent1" w:themeTint="66"/>
        <w:insideH w:val="single" w:sz="4" w:space="0" w:color="589FF8" w:themeColor="accent1" w:themeTint="66"/>
        <w:insideV w:val="single" w:sz="4" w:space="0" w:color="589FF8" w:themeColor="accent1" w:themeTint="66"/>
      </w:tblBorders>
    </w:tblPr>
    <w:tblStylePr w:type="firstRow">
      <w:rPr>
        <w:b/>
        <w:bCs/>
      </w:rPr>
      <w:tblPr/>
      <w:tcPr>
        <w:tcBorders>
          <w:bottom w:val="single" w:sz="12" w:space="0" w:color="0970F1" w:themeColor="accent1" w:themeTint="99"/>
        </w:tcBorders>
      </w:tcPr>
    </w:tblStylePr>
    <w:tblStylePr w:type="lastRow">
      <w:rPr>
        <w:b/>
        <w:bCs/>
      </w:rPr>
      <w:tblPr/>
      <w:tcPr>
        <w:tcBorders>
          <w:top w:val="double" w:sz="2" w:space="0" w:color="0970F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6379">
      <w:bodyDiv w:val="1"/>
      <w:marLeft w:val="0"/>
      <w:marRight w:val="0"/>
      <w:marTop w:val="0"/>
      <w:marBottom w:val="0"/>
      <w:divBdr>
        <w:top w:val="none" w:sz="0" w:space="0" w:color="auto"/>
        <w:left w:val="none" w:sz="0" w:space="0" w:color="auto"/>
        <w:bottom w:val="none" w:sz="0" w:space="0" w:color="auto"/>
        <w:right w:val="none" w:sz="0" w:space="0" w:color="auto"/>
      </w:divBdr>
    </w:div>
    <w:div w:id="8455956">
      <w:bodyDiv w:val="1"/>
      <w:marLeft w:val="0"/>
      <w:marRight w:val="0"/>
      <w:marTop w:val="0"/>
      <w:marBottom w:val="0"/>
      <w:divBdr>
        <w:top w:val="none" w:sz="0" w:space="0" w:color="auto"/>
        <w:left w:val="none" w:sz="0" w:space="0" w:color="auto"/>
        <w:bottom w:val="none" w:sz="0" w:space="0" w:color="auto"/>
        <w:right w:val="none" w:sz="0" w:space="0" w:color="auto"/>
      </w:divBdr>
      <w:divsChild>
        <w:div w:id="831064682">
          <w:marLeft w:val="0"/>
          <w:marRight w:val="0"/>
          <w:marTop w:val="0"/>
          <w:marBottom w:val="0"/>
          <w:divBdr>
            <w:top w:val="none" w:sz="0" w:space="0" w:color="auto"/>
            <w:left w:val="none" w:sz="0" w:space="0" w:color="auto"/>
            <w:bottom w:val="none" w:sz="0" w:space="0" w:color="auto"/>
            <w:right w:val="none" w:sz="0" w:space="0" w:color="auto"/>
          </w:divBdr>
          <w:divsChild>
            <w:div w:id="19730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764">
      <w:bodyDiv w:val="1"/>
      <w:marLeft w:val="0"/>
      <w:marRight w:val="0"/>
      <w:marTop w:val="0"/>
      <w:marBottom w:val="0"/>
      <w:divBdr>
        <w:top w:val="none" w:sz="0" w:space="0" w:color="auto"/>
        <w:left w:val="none" w:sz="0" w:space="0" w:color="auto"/>
        <w:bottom w:val="none" w:sz="0" w:space="0" w:color="auto"/>
        <w:right w:val="none" w:sz="0" w:space="0" w:color="auto"/>
      </w:divBdr>
      <w:divsChild>
        <w:div w:id="1110662948">
          <w:marLeft w:val="0"/>
          <w:marRight w:val="0"/>
          <w:marTop w:val="0"/>
          <w:marBottom w:val="0"/>
          <w:divBdr>
            <w:top w:val="none" w:sz="0" w:space="0" w:color="auto"/>
            <w:left w:val="none" w:sz="0" w:space="0" w:color="auto"/>
            <w:bottom w:val="none" w:sz="0" w:space="0" w:color="auto"/>
            <w:right w:val="none" w:sz="0" w:space="0" w:color="auto"/>
          </w:divBdr>
          <w:divsChild>
            <w:div w:id="2908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19">
      <w:bodyDiv w:val="1"/>
      <w:marLeft w:val="0"/>
      <w:marRight w:val="0"/>
      <w:marTop w:val="0"/>
      <w:marBottom w:val="0"/>
      <w:divBdr>
        <w:top w:val="none" w:sz="0" w:space="0" w:color="auto"/>
        <w:left w:val="none" w:sz="0" w:space="0" w:color="auto"/>
        <w:bottom w:val="none" w:sz="0" w:space="0" w:color="auto"/>
        <w:right w:val="none" w:sz="0" w:space="0" w:color="auto"/>
      </w:divBdr>
      <w:divsChild>
        <w:div w:id="409426196">
          <w:marLeft w:val="0"/>
          <w:marRight w:val="0"/>
          <w:marTop w:val="0"/>
          <w:marBottom w:val="0"/>
          <w:divBdr>
            <w:top w:val="none" w:sz="0" w:space="0" w:color="auto"/>
            <w:left w:val="none" w:sz="0" w:space="0" w:color="auto"/>
            <w:bottom w:val="none" w:sz="0" w:space="0" w:color="auto"/>
            <w:right w:val="none" w:sz="0" w:space="0" w:color="auto"/>
          </w:divBdr>
          <w:divsChild>
            <w:div w:id="17461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558">
      <w:bodyDiv w:val="1"/>
      <w:marLeft w:val="0"/>
      <w:marRight w:val="0"/>
      <w:marTop w:val="0"/>
      <w:marBottom w:val="0"/>
      <w:divBdr>
        <w:top w:val="none" w:sz="0" w:space="0" w:color="auto"/>
        <w:left w:val="none" w:sz="0" w:space="0" w:color="auto"/>
        <w:bottom w:val="none" w:sz="0" w:space="0" w:color="auto"/>
        <w:right w:val="none" w:sz="0" w:space="0" w:color="auto"/>
      </w:divBdr>
      <w:divsChild>
        <w:div w:id="1152723043">
          <w:marLeft w:val="0"/>
          <w:marRight w:val="0"/>
          <w:marTop w:val="0"/>
          <w:marBottom w:val="0"/>
          <w:divBdr>
            <w:top w:val="none" w:sz="0" w:space="0" w:color="auto"/>
            <w:left w:val="none" w:sz="0" w:space="0" w:color="auto"/>
            <w:bottom w:val="none" w:sz="0" w:space="0" w:color="auto"/>
            <w:right w:val="none" w:sz="0" w:space="0" w:color="auto"/>
          </w:divBdr>
          <w:divsChild>
            <w:div w:id="2573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88">
      <w:bodyDiv w:val="1"/>
      <w:marLeft w:val="0"/>
      <w:marRight w:val="0"/>
      <w:marTop w:val="0"/>
      <w:marBottom w:val="0"/>
      <w:divBdr>
        <w:top w:val="none" w:sz="0" w:space="0" w:color="auto"/>
        <w:left w:val="none" w:sz="0" w:space="0" w:color="auto"/>
        <w:bottom w:val="none" w:sz="0" w:space="0" w:color="auto"/>
        <w:right w:val="none" w:sz="0" w:space="0" w:color="auto"/>
      </w:divBdr>
      <w:divsChild>
        <w:div w:id="181945188">
          <w:marLeft w:val="0"/>
          <w:marRight w:val="0"/>
          <w:marTop w:val="0"/>
          <w:marBottom w:val="0"/>
          <w:divBdr>
            <w:top w:val="none" w:sz="0" w:space="0" w:color="auto"/>
            <w:left w:val="none" w:sz="0" w:space="0" w:color="auto"/>
            <w:bottom w:val="none" w:sz="0" w:space="0" w:color="auto"/>
            <w:right w:val="none" w:sz="0" w:space="0" w:color="auto"/>
          </w:divBdr>
          <w:divsChild>
            <w:div w:id="13587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8480">
      <w:bodyDiv w:val="1"/>
      <w:marLeft w:val="0"/>
      <w:marRight w:val="0"/>
      <w:marTop w:val="0"/>
      <w:marBottom w:val="0"/>
      <w:divBdr>
        <w:top w:val="none" w:sz="0" w:space="0" w:color="auto"/>
        <w:left w:val="none" w:sz="0" w:space="0" w:color="auto"/>
        <w:bottom w:val="none" w:sz="0" w:space="0" w:color="auto"/>
        <w:right w:val="none" w:sz="0" w:space="0" w:color="auto"/>
      </w:divBdr>
    </w:div>
    <w:div w:id="24450388">
      <w:bodyDiv w:val="1"/>
      <w:marLeft w:val="0"/>
      <w:marRight w:val="0"/>
      <w:marTop w:val="0"/>
      <w:marBottom w:val="0"/>
      <w:divBdr>
        <w:top w:val="none" w:sz="0" w:space="0" w:color="auto"/>
        <w:left w:val="none" w:sz="0" w:space="0" w:color="auto"/>
        <w:bottom w:val="none" w:sz="0" w:space="0" w:color="auto"/>
        <w:right w:val="none" w:sz="0" w:space="0" w:color="auto"/>
      </w:divBdr>
      <w:divsChild>
        <w:div w:id="831873745">
          <w:marLeft w:val="0"/>
          <w:marRight w:val="0"/>
          <w:marTop w:val="0"/>
          <w:marBottom w:val="0"/>
          <w:divBdr>
            <w:top w:val="none" w:sz="0" w:space="0" w:color="auto"/>
            <w:left w:val="none" w:sz="0" w:space="0" w:color="auto"/>
            <w:bottom w:val="none" w:sz="0" w:space="0" w:color="auto"/>
            <w:right w:val="none" w:sz="0" w:space="0" w:color="auto"/>
          </w:divBdr>
          <w:divsChild>
            <w:div w:id="38094053">
              <w:marLeft w:val="0"/>
              <w:marRight w:val="0"/>
              <w:marTop w:val="0"/>
              <w:marBottom w:val="0"/>
              <w:divBdr>
                <w:top w:val="none" w:sz="0" w:space="0" w:color="auto"/>
                <w:left w:val="none" w:sz="0" w:space="0" w:color="auto"/>
                <w:bottom w:val="none" w:sz="0" w:space="0" w:color="auto"/>
                <w:right w:val="none" w:sz="0" w:space="0" w:color="auto"/>
              </w:divBdr>
              <w:divsChild>
                <w:div w:id="350187234">
                  <w:marLeft w:val="0"/>
                  <w:marRight w:val="0"/>
                  <w:marTop w:val="0"/>
                  <w:marBottom w:val="0"/>
                  <w:divBdr>
                    <w:top w:val="none" w:sz="0" w:space="0" w:color="auto"/>
                    <w:left w:val="none" w:sz="0" w:space="0" w:color="auto"/>
                    <w:bottom w:val="none" w:sz="0" w:space="0" w:color="auto"/>
                    <w:right w:val="none" w:sz="0" w:space="0" w:color="auto"/>
                  </w:divBdr>
                </w:div>
              </w:divsChild>
            </w:div>
            <w:div w:id="484591456">
              <w:marLeft w:val="0"/>
              <w:marRight w:val="0"/>
              <w:marTop w:val="0"/>
              <w:marBottom w:val="0"/>
              <w:divBdr>
                <w:top w:val="none" w:sz="0" w:space="0" w:color="auto"/>
                <w:left w:val="none" w:sz="0" w:space="0" w:color="auto"/>
                <w:bottom w:val="none" w:sz="0" w:space="0" w:color="auto"/>
                <w:right w:val="none" w:sz="0" w:space="0" w:color="auto"/>
              </w:divBdr>
              <w:divsChild>
                <w:div w:id="1425689469">
                  <w:marLeft w:val="0"/>
                  <w:marRight w:val="0"/>
                  <w:marTop w:val="0"/>
                  <w:marBottom w:val="0"/>
                  <w:divBdr>
                    <w:top w:val="none" w:sz="0" w:space="0" w:color="auto"/>
                    <w:left w:val="none" w:sz="0" w:space="0" w:color="auto"/>
                    <w:bottom w:val="none" w:sz="0" w:space="0" w:color="auto"/>
                    <w:right w:val="none" w:sz="0" w:space="0" w:color="auto"/>
                  </w:divBdr>
                </w:div>
              </w:divsChild>
            </w:div>
            <w:div w:id="676077129">
              <w:marLeft w:val="0"/>
              <w:marRight w:val="0"/>
              <w:marTop w:val="0"/>
              <w:marBottom w:val="0"/>
              <w:divBdr>
                <w:top w:val="none" w:sz="0" w:space="0" w:color="auto"/>
                <w:left w:val="none" w:sz="0" w:space="0" w:color="auto"/>
                <w:bottom w:val="none" w:sz="0" w:space="0" w:color="auto"/>
                <w:right w:val="none" w:sz="0" w:space="0" w:color="auto"/>
              </w:divBdr>
              <w:divsChild>
                <w:div w:id="2006589139">
                  <w:marLeft w:val="0"/>
                  <w:marRight w:val="0"/>
                  <w:marTop w:val="0"/>
                  <w:marBottom w:val="0"/>
                  <w:divBdr>
                    <w:top w:val="none" w:sz="0" w:space="0" w:color="auto"/>
                    <w:left w:val="none" w:sz="0" w:space="0" w:color="auto"/>
                    <w:bottom w:val="none" w:sz="0" w:space="0" w:color="auto"/>
                    <w:right w:val="none" w:sz="0" w:space="0" w:color="auto"/>
                  </w:divBdr>
                </w:div>
              </w:divsChild>
            </w:div>
            <w:div w:id="701898571">
              <w:marLeft w:val="0"/>
              <w:marRight w:val="0"/>
              <w:marTop w:val="0"/>
              <w:marBottom w:val="0"/>
              <w:divBdr>
                <w:top w:val="none" w:sz="0" w:space="0" w:color="auto"/>
                <w:left w:val="none" w:sz="0" w:space="0" w:color="auto"/>
                <w:bottom w:val="none" w:sz="0" w:space="0" w:color="auto"/>
                <w:right w:val="none" w:sz="0" w:space="0" w:color="auto"/>
              </w:divBdr>
              <w:divsChild>
                <w:div w:id="1654527459">
                  <w:marLeft w:val="0"/>
                  <w:marRight w:val="0"/>
                  <w:marTop w:val="0"/>
                  <w:marBottom w:val="0"/>
                  <w:divBdr>
                    <w:top w:val="none" w:sz="0" w:space="0" w:color="auto"/>
                    <w:left w:val="none" w:sz="0" w:space="0" w:color="auto"/>
                    <w:bottom w:val="none" w:sz="0" w:space="0" w:color="auto"/>
                    <w:right w:val="none" w:sz="0" w:space="0" w:color="auto"/>
                  </w:divBdr>
                </w:div>
              </w:divsChild>
            </w:div>
            <w:div w:id="933054823">
              <w:marLeft w:val="0"/>
              <w:marRight w:val="0"/>
              <w:marTop w:val="0"/>
              <w:marBottom w:val="0"/>
              <w:divBdr>
                <w:top w:val="none" w:sz="0" w:space="0" w:color="auto"/>
                <w:left w:val="none" w:sz="0" w:space="0" w:color="auto"/>
                <w:bottom w:val="none" w:sz="0" w:space="0" w:color="auto"/>
                <w:right w:val="none" w:sz="0" w:space="0" w:color="auto"/>
              </w:divBdr>
              <w:divsChild>
                <w:div w:id="1024941941">
                  <w:marLeft w:val="0"/>
                  <w:marRight w:val="0"/>
                  <w:marTop w:val="0"/>
                  <w:marBottom w:val="0"/>
                  <w:divBdr>
                    <w:top w:val="none" w:sz="0" w:space="0" w:color="auto"/>
                    <w:left w:val="none" w:sz="0" w:space="0" w:color="auto"/>
                    <w:bottom w:val="none" w:sz="0" w:space="0" w:color="auto"/>
                    <w:right w:val="none" w:sz="0" w:space="0" w:color="auto"/>
                  </w:divBdr>
                </w:div>
              </w:divsChild>
            </w:div>
            <w:div w:id="1185557175">
              <w:marLeft w:val="0"/>
              <w:marRight w:val="0"/>
              <w:marTop w:val="0"/>
              <w:marBottom w:val="0"/>
              <w:divBdr>
                <w:top w:val="none" w:sz="0" w:space="0" w:color="auto"/>
                <w:left w:val="none" w:sz="0" w:space="0" w:color="auto"/>
                <w:bottom w:val="none" w:sz="0" w:space="0" w:color="auto"/>
                <w:right w:val="none" w:sz="0" w:space="0" w:color="auto"/>
              </w:divBdr>
              <w:divsChild>
                <w:div w:id="547491165">
                  <w:marLeft w:val="0"/>
                  <w:marRight w:val="0"/>
                  <w:marTop w:val="0"/>
                  <w:marBottom w:val="0"/>
                  <w:divBdr>
                    <w:top w:val="none" w:sz="0" w:space="0" w:color="auto"/>
                    <w:left w:val="none" w:sz="0" w:space="0" w:color="auto"/>
                    <w:bottom w:val="none" w:sz="0" w:space="0" w:color="auto"/>
                    <w:right w:val="none" w:sz="0" w:space="0" w:color="auto"/>
                  </w:divBdr>
                </w:div>
              </w:divsChild>
            </w:div>
            <w:div w:id="1198856218">
              <w:marLeft w:val="0"/>
              <w:marRight w:val="0"/>
              <w:marTop w:val="0"/>
              <w:marBottom w:val="0"/>
              <w:divBdr>
                <w:top w:val="none" w:sz="0" w:space="0" w:color="auto"/>
                <w:left w:val="none" w:sz="0" w:space="0" w:color="auto"/>
                <w:bottom w:val="none" w:sz="0" w:space="0" w:color="auto"/>
                <w:right w:val="none" w:sz="0" w:space="0" w:color="auto"/>
              </w:divBdr>
              <w:divsChild>
                <w:div w:id="1501501126">
                  <w:marLeft w:val="0"/>
                  <w:marRight w:val="0"/>
                  <w:marTop w:val="0"/>
                  <w:marBottom w:val="0"/>
                  <w:divBdr>
                    <w:top w:val="none" w:sz="0" w:space="0" w:color="auto"/>
                    <w:left w:val="none" w:sz="0" w:space="0" w:color="auto"/>
                    <w:bottom w:val="none" w:sz="0" w:space="0" w:color="auto"/>
                    <w:right w:val="none" w:sz="0" w:space="0" w:color="auto"/>
                  </w:divBdr>
                </w:div>
              </w:divsChild>
            </w:div>
            <w:div w:id="1217625514">
              <w:marLeft w:val="0"/>
              <w:marRight w:val="0"/>
              <w:marTop w:val="0"/>
              <w:marBottom w:val="0"/>
              <w:divBdr>
                <w:top w:val="none" w:sz="0" w:space="0" w:color="auto"/>
                <w:left w:val="none" w:sz="0" w:space="0" w:color="auto"/>
                <w:bottom w:val="none" w:sz="0" w:space="0" w:color="auto"/>
                <w:right w:val="none" w:sz="0" w:space="0" w:color="auto"/>
              </w:divBdr>
              <w:divsChild>
                <w:div w:id="124157215">
                  <w:marLeft w:val="0"/>
                  <w:marRight w:val="0"/>
                  <w:marTop w:val="0"/>
                  <w:marBottom w:val="0"/>
                  <w:divBdr>
                    <w:top w:val="none" w:sz="0" w:space="0" w:color="auto"/>
                    <w:left w:val="none" w:sz="0" w:space="0" w:color="auto"/>
                    <w:bottom w:val="none" w:sz="0" w:space="0" w:color="auto"/>
                    <w:right w:val="none" w:sz="0" w:space="0" w:color="auto"/>
                  </w:divBdr>
                </w:div>
              </w:divsChild>
            </w:div>
            <w:div w:id="1282951607">
              <w:marLeft w:val="0"/>
              <w:marRight w:val="0"/>
              <w:marTop w:val="0"/>
              <w:marBottom w:val="0"/>
              <w:divBdr>
                <w:top w:val="none" w:sz="0" w:space="0" w:color="auto"/>
                <w:left w:val="none" w:sz="0" w:space="0" w:color="auto"/>
                <w:bottom w:val="none" w:sz="0" w:space="0" w:color="auto"/>
                <w:right w:val="none" w:sz="0" w:space="0" w:color="auto"/>
              </w:divBdr>
              <w:divsChild>
                <w:div w:id="23672454">
                  <w:marLeft w:val="0"/>
                  <w:marRight w:val="0"/>
                  <w:marTop w:val="0"/>
                  <w:marBottom w:val="0"/>
                  <w:divBdr>
                    <w:top w:val="none" w:sz="0" w:space="0" w:color="auto"/>
                    <w:left w:val="none" w:sz="0" w:space="0" w:color="auto"/>
                    <w:bottom w:val="none" w:sz="0" w:space="0" w:color="auto"/>
                    <w:right w:val="none" w:sz="0" w:space="0" w:color="auto"/>
                  </w:divBdr>
                </w:div>
              </w:divsChild>
            </w:div>
            <w:div w:id="1365209292">
              <w:marLeft w:val="0"/>
              <w:marRight w:val="0"/>
              <w:marTop w:val="0"/>
              <w:marBottom w:val="0"/>
              <w:divBdr>
                <w:top w:val="none" w:sz="0" w:space="0" w:color="auto"/>
                <w:left w:val="none" w:sz="0" w:space="0" w:color="auto"/>
                <w:bottom w:val="none" w:sz="0" w:space="0" w:color="auto"/>
                <w:right w:val="none" w:sz="0" w:space="0" w:color="auto"/>
              </w:divBdr>
              <w:divsChild>
                <w:div w:id="1991982793">
                  <w:marLeft w:val="0"/>
                  <w:marRight w:val="0"/>
                  <w:marTop w:val="0"/>
                  <w:marBottom w:val="0"/>
                  <w:divBdr>
                    <w:top w:val="none" w:sz="0" w:space="0" w:color="auto"/>
                    <w:left w:val="none" w:sz="0" w:space="0" w:color="auto"/>
                    <w:bottom w:val="none" w:sz="0" w:space="0" w:color="auto"/>
                    <w:right w:val="none" w:sz="0" w:space="0" w:color="auto"/>
                  </w:divBdr>
                </w:div>
              </w:divsChild>
            </w:div>
            <w:div w:id="1524830172">
              <w:marLeft w:val="0"/>
              <w:marRight w:val="0"/>
              <w:marTop w:val="0"/>
              <w:marBottom w:val="0"/>
              <w:divBdr>
                <w:top w:val="none" w:sz="0" w:space="0" w:color="auto"/>
                <w:left w:val="none" w:sz="0" w:space="0" w:color="auto"/>
                <w:bottom w:val="none" w:sz="0" w:space="0" w:color="auto"/>
                <w:right w:val="none" w:sz="0" w:space="0" w:color="auto"/>
              </w:divBdr>
              <w:divsChild>
                <w:div w:id="1555695205">
                  <w:marLeft w:val="0"/>
                  <w:marRight w:val="0"/>
                  <w:marTop w:val="0"/>
                  <w:marBottom w:val="0"/>
                  <w:divBdr>
                    <w:top w:val="none" w:sz="0" w:space="0" w:color="auto"/>
                    <w:left w:val="none" w:sz="0" w:space="0" w:color="auto"/>
                    <w:bottom w:val="none" w:sz="0" w:space="0" w:color="auto"/>
                    <w:right w:val="none" w:sz="0" w:space="0" w:color="auto"/>
                  </w:divBdr>
                </w:div>
              </w:divsChild>
            </w:div>
            <w:div w:id="1552158813">
              <w:marLeft w:val="0"/>
              <w:marRight w:val="0"/>
              <w:marTop w:val="0"/>
              <w:marBottom w:val="0"/>
              <w:divBdr>
                <w:top w:val="none" w:sz="0" w:space="0" w:color="auto"/>
                <w:left w:val="none" w:sz="0" w:space="0" w:color="auto"/>
                <w:bottom w:val="none" w:sz="0" w:space="0" w:color="auto"/>
                <w:right w:val="none" w:sz="0" w:space="0" w:color="auto"/>
              </w:divBdr>
              <w:divsChild>
                <w:div w:id="1199395781">
                  <w:marLeft w:val="0"/>
                  <w:marRight w:val="0"/>
                  <w:marTop w:val="0"/>
                  <w:marBottom w:val="0"/>
                  <w:divBdr>
                    <w:top w:val="none" w:sz="0" w:space="0" w:color="auto"/>
                    <w:left w:val="none" w:sz="0" w:space="0" w:color="auto"/>
                    <w:bottom w:val="none" w:sz="0" w:space="0" w:color="auto"/>
                    <w:right w:val="none" w:sz="0" w:space="0" w:color="auto"/>
                  </w:divBdr>
                </w:div>
              </w:divsChild>
            </w:div>
            <w:div w:id="1683586806">
              <w:marLeft w:val="0"/>
              <w:marRight w:val="0"/>
              <w:marTop w:val="0"/>
              <w:marBottom w:val="0"/>
              <w:divBdr>
                <w:top w:val="none" w:sz="0" w:space="0" w:color="auto"/>
                <w:left w:val="none" w:sz="0" w:space="0" w:color="auto"/>
                <w:bottom w:val="none" w:sz="0" w:space="0" w:color="auto"/>
                <w:right w:val="none" w:sz="0" w:space="0" w:color="auto"/>
              </w:divBdr>
              <w:divsChild>
                <w:div w:id="474107712">
                  <w:marLeft w:val="0"/>
                  <w:marRight w:val="0"/>
                  <w:marTop w:val="0"/>
                  <w:marBottom w:val="0"/>
                  <w:divBdr>
                    <w:top w:val="none" w:sz="0" w:space="0" w:color="auto"/>
                    <w:left w:val="none" w:sz="0" w:space="0" w:color="auto"/>
                    <w:bottom w:val="none" w:sz="0" w:space="0" w:color="auto"/>
                    <w:right w:val="none" w:sz="0" w:space="0" w:color="auto"/>
                  </w:divBdr>
                </w:div>
              </w:divsChild>
            </w:div>
            <w:div w:id="1739593322">
              <w:marLeft w:val="0"/>
              <w:marRight w:val="0"/>
              <w:marTop w:val="0"/>
              <w:marBottom w:val="0"/>
              <w:divBdr>
                <w:top w:val="none" w:sz="0" w:space="0" w:color="auto"/>
                <w:left w:val="none" w:sz="0" w:space="0" w:color="auto"/>
                <w:bottom w:val="none" w:sz="0" w:space="0" w:color="auto"/>
                <w:right w:val="none" w:sz="0" w:space="0" w:color="auto"/>
              </w:divBdr>
              <w:divsChild>
                <w:div w:id="365450529">
                  <w:marLeft w:val="0"/>
                  <w:marRight w:val="0"/>
                  <w:marTop w:val="0"/>
                  <w:marBottom w:val="0"/>
                  <w:divBdr>
                    <w:top w:val="none" w:sz="0" w:space="0" w:color="auto"/>
                    <w:left w:val="none" w:sz="0" w:space="0" w:color="auto"/>
                    <w:bottom w:val="none" w:sz="0" w:space="0" w:color="auto"/>
                    <w:right w:val="none" w:sz="0" w:space="0" w:color="auto"/>
                  </w:divBdr>
                </w:div>
              </w:divsChild>
            </w:div>
            <w:div w:id="1748113120">
              <w:marLeft w:val="0"/>
              <w:marRight w:val="0"/>
              <w:marTop w:val="0"/>
              <w:marBottom w:val="0"/>
              <w:divBdr>
                <w:top w:val="none" w:sz="0" w:space="0" w:color="auto"/>
                <w:left w:val="none" w:sz="0" w:space="0" w:color="auto"/>
                <w:bottom w:val="none" w:sz="0" w:space="0" w:color="auto"/>
                <w:right w:val="none" w:sz="0" w:space="0" w:color="auto"/>
              </w:divBdr>
              <w:divsChild>
                <w:div w:id="7628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3303">
      <w:bodyDiv w:val="1"/>
      <w:marLeft w:val="0"/>
      <w:marRight w:val="0"/>
      <w:marTop w:val="0"/>
      <w:marBottom w:val="0"/>
      <w:divBdr>
        <w:top w:val="none" w:sz="0" w:space="0" w:color="auto"/>
        <w:left w:val="none" w:sz="0" w:space="0" w:color="auto"/>
        <w:bottom w:val="none" w:sz="0" w:space="0" w:color="auto"/>
        <w:right w:val="none" w:sz="0" w:space="0" w:color="auto"/>
      </w:divBdr>
    </w:div>
    <w:div w:id="33582020">
      <w:bodyDiv w:val="1"/>
      <w:marLeft w:val="0"/>
      <w:marRight w:val="0"/>
      <w:marTop w:val="0"/>
      <w:marBottom w:val="0"/>
      <w:divBdr>
        <w:top w:val="none" w:sz="0" w:space="0" w:color="auto"/>
        <w:left w:val="none" w:sz="0" w:space="0" w:color="auto"/>
        <w:bottom w:val="none" w:sz="0" w:space="0" w:color="auto"/>
        <w:right w:val="none" w:sz="0" w:space="0" w:color="auto"/>
      </w:divBdr>
      <w:divsChild>
        <w:div w:id="1691833353">
          <w:marLeft w:val="0"/>
          <w:marRight w:val="0"/>
          <w:marTop w:val="0"/>
          <w:marBottom w:val="0"/>
          <w:divBdr>
            <w:top w:val="none" w:sz="0" w:space="0" w:color="auto"/>
            <w:left w:val="none" w:sz="0" w:space="0" w:color="auto"/>
            <w:bottom w:val="none" w:sz="0" w:space="0" w:color="auto"/>
            <w:right w:val="none" w:sz="0" w:space="0" w:color="auto"/>
          </w:divBdr>
          <w:divsChild>
            <w:div w:id="18647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1012">
      <w:bodyDiv w:val="1"/>
      <w:marLeft w:val="0"/>
      <w:marRight w:val="0"/>
      <w:marTop w:val="0"/>
      <w:marBottom w:val="0"/>
      <w:divBdr>
        <w:top w:val="none" w:sz="0" w:space="0" w:color="auto"/>
        <w:left w:val="none" w:sz="0" w:space="0" w:color="auto"/>
        <w:bottom w:val="none" w:sz="0" w:space="0" w:color="auto"/>
        <w:right w:val="none" w:sz="0" w:space="0" w:color="auto"/>
      </w:divBdr>
      <w:divsChild>
        <w:div w:id="552350180">
          <w:marLeft w:val="0"/>
          <w:marRight w:val="0"/>
          <w:marTop w:val="0"/>
          <w:marBottom w:val="0"/>
          <w:divBdr>
            <w:top w:val="none" w:sz="0" w:space="0" w:color="auto"/>
            <w:left w:val="none" w:sz="0" w:space="0" w:color="auto"/>
            <w:bottom w:val="none" w:sz="0" w:space="0" w:color="auto"/>
            <w:right w:val="none" w:sz="0" w:space="0" w:color="auto"/>
          </w:divBdr>
          <w:divsChild>
            <w:div w:id="9578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9635">
      <w:bodyDiv w:val="1"/>
      <w:marLeft w:val="0"/>
      <w:marRight w:val="0"/>
      <w:marTop w:val="0"/>
      <w:marBottom w:val="0"/>
      <w:divBdr>
        <w:top w:val="none" w:sz="0" w:space="0" w:color="auto"/>
        <w:left w:val="none" w:sz="0" w:space="0" w:color="auto"/>
        <w:bottom w:val="none" w:sz="0" w:space="0" w:color="auto"/>
        <w:right w:val="none" w:sz="0" w:space="0" w:color="auto"/>
      </w:divBdr>
    </w:div>
    <w:div w:id="43607226">
      <w:bodyDiv w:val="1"/>
      <w:marLeft w:val="0"/>
      <w:marRight w:val="0"/>
      <w:marTop w:val="0"/>
      <w:marBottom w:val="0"/>
      <w:divBdr>
        <w:top w:val="none" w:sz="0" w:space="0" w:color="auto"/>
        <w:left w:val="none" w:sz="0" w:space="0" w:color="auto"/>
        <w:bottom w:val="none" w:sz="0" w:space="0" w:color="auto"/>
        <w:right w:val="none" w:sz="0" w:space="0" w:color="auto"/>
      </w:divBdr>
      <w:divsChild>
        <w:div w:id="668363093">
          <w:marLeft w:val="0"/>
          <w:marRight w:val="0"/>
          <w:marTop w:val="0"/>
          <w:marBottom w:val="0"/>
          <w:divBdr>
            <w:top w:val="none" w:sz="0" w:space="0" w:color="auto"/>
            <w:left w:val="none" w:sz="0" w:space="0" w:color="auto"/>
            <w:bottom w:val="none" w:sz="0" w:space="0" w:color="auto"/>
            <w:right w:val="none" w:sz="0" w:space="0" w:color="auto"/>
          </w:divBdr>
          <w:divsChild>
            <w:div w:id="15213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036">
      <w:bodyDiv w:val="1"/>
      <w:marLeft w:val="0"/>
      <w:marRight w:val="0"/>
      <w:marTop w:val="0"/>
      <w:marBottom w:val="0"/>
      <w:divBdr>
        <w:top w:val="none" w:sz="0" w:space="0" w:color="auto"/>
        <w:left w:val="none" w:sz="0" w:space="0" w:color="auto"/>
        <w:bottom w:val="none" w:sz="0" w:space="0" w:color="auto"/>
        <w:right w:val="none" w:sz="0" w:space="0" w:color="auto"/>
      </w:divBdr>
    </w:div>
    <w:div w:id="62142975">
      <w:bodyDiv w:val="1"/>
      <w:marLeft w:val="0"/>
      <w:marRight w:val="0"/>
      <w:marTop w:val="0"/>
      <w:marBottom w:val="0"/>
      <w:divBdr>
        <w:top w:val="none" w:sz="0" w:space="0" w:color="auto"/>
        <w:left w:val="none" w:sz="0" w:space="0" w:color="auto"/>
        <w:bottom w:val="none" w:sz="0" w:space="0" w:color="auto"/>
        <w:right w:val="none" w:sz="0" w:space="0" w:color="auto"/>
      </w:divBdr>
    </w:div>
    <w:div w:id="62221963">
      <w:bodyDiv w:val="1"/>
      <w:marLeft w:val="0"/>
      <w:marRight w:val="0"/>
      <w:marTop w:val="0"/>
      <w:marBottom w:val="0"/>
      <w:divBdr>
        <w:top w:val="none" w:sz="0" w:space="0" w:color="auto"/>
        <w:left w:val="none" w:sz="0" w:space="0" w:color="auto"/>
        <w:bottom w:val="none" w:sz="0" w:space="0" w:color="auto"/>
        <w:right w:val="none" w:sz="0" w:space="0" w:color="auto"/>
      </w:divBdr>
      <w:divsChild>
        <w:div w:id="1263414572">
          <w:marLeft w:val="0"/>
          <w:marRight w:val="0"/>
          <w:marTop w:val="0"/>
          <w:marBottom w:val="0"/>
          <w:divBdr>
            <w:top w:val="none" w:sz="0" w:space="0" w:color="auto"/>
            <w:left w:val="none" w:sz="0" w:space="0" w:color="auto"/>
            <w:bottom w:val="none" w:sz="0" w:space="0" w:color="auto"/>
            <w:right w:val="none" w:sz="0" w:space="0" w:color="auto"/>
          </w:divBdr>
          <w:divsChild>
            <w:div w:id="1949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891">
      <w:bodyDiv w:val="1"/>
      <w:marLeft w:val="0"/>
      <w:marRight w:val="0"/>
      <w:marTop w:val="0"/>
      <w:marBottom w:val="0"/>
      <w:divBdr>
        <w:top w:val="none" w:sz="0" w:space="0" w:color="auto"/>
        <w:left w:val="none" w:sz="0" w:space="0" w:color="auto"/>
        <w:bottom w:val="none" w:sz="0" w:space="0" w:color="auto"/>
        <w:right w:val="none" w:sz="0" w:space="0" w:color="auto"/>
      </w:divBdr>
    </w:div>
    <w:div w:id="75908353">
      <w:bodyDiv w:val="1"/>
      <w:marLeft w:val="0"/>
      <w:marRight w:val="0"/>
      <w:marTop w:val="0"/>
      <w:marBottom w:val="0"/>
      <w:divBdr>
        <w:top w:val="none" w:sz="0" w:space="0" w:color="auto"/>
        <w:left w:val="none" w:sz="0" w:space="0" w:color="auto"/>
        <w:bottom w:val="none" w:sz="0" w:space="0" w:color="auto"/>
        <w:right w:val="none" w:sz="0" w:space="0" w:color="auto"/>
      </w:divBdr>
      <w:divsChild>
        <w:div w:id="699934886">
          <w:marLeft w:val="0"/>
          <w:marRight w:val="0"/>
          <w:marTop w:val="0"/>
          <w:marBottom w:val="0"/>
          <w:divBdr>
            <w:top w:val="none" w:sz="0" w:space="0" w:color="auto"/>
            <w:left w:val="none" w:sz="0" w:space="0" w:color="auto"/>
            <w:bottom w:val="none" w:sz="0" w:space="0" w:color="auto"/>
            <w:right w:val="none" w:sz="0" w:space="0" w:color="auto"/>
          </w:divBdr>
          <w:divsChild>
            <w:div w:id="16666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9821">
      <w:bodyDiv w:val="1"/>
      <w:marLeft w:val="0"/>
      <w:marRight w:val="0"/>
      <w:marTop w:val="0"/>
      <w:marBottom w:val="0"/>
      <w:divBdr>
        <w:top w:val="none" w:sz="0" w:space="0" w:color="auto"/>
        <w:left w:val="none" w:sz="0" w:space="0" w:color="auto"/>
        <w:bottom w:val="none" w:sz="0" w:space="0" w:color="auto"/>
        <w:right w:val="none" w:sz="0" w:space="0" w:color="auto"/>
      </w:divBdr>
    </w:div>
    <w:div w:id="85227219">
      <w:bodyDiv w:val="1"/>
      <w:marLeft w:val="0"/>
      <w:marRight w:val="0"/>
      <w:marTop w:val="0"/>
      <w:marBottom w:val="0"/>
      <w:divBdr>
        <w:top w:val="none" w:sz="0" w:space="0" w:color="auto"/>
        <w:left w:val="none" w:sz="0" w:space="0" w:color="auto"/>
        <w:bottom w:val="none" w:sz="0" w:space="0" w:color="auto"/>
        <w:right w:val="none" w:sz="0" w:space="0" w:color="auto"/>
      </w:divBdr>
      <w:divsChild>
        <w:div w:id="1887714925">
          <w:marLeft w:val="0"/>
          <w:marRight w:val="0"/>
          <w:marTop w:val="0"/>
          <w:marBottom w:val="0"/>
          <w:divBdr>
            <w:top w:val="none" w:sz="0" w:space="0" w:color="auto"/>
            <w:left w:val="none" w:sz="0" w:space="0" w:color="auto"/>
            <w:bottom w:val="none" w:sz="0" w:space="0" w:color="auto"/>
            <w:right w:val="none" w:sz="0" w:space="0" w:color="auto"/>
          </w:divBdr>
          <w:divsChild>
            <w:div w:id="351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444">
      <w:bodyDiv w:val="1"/>
      <w:marLeft w:val="0"/>
      <w:marRight w:val="0"/>
      <w:marTop w:val="0"/>
      <w:marBottom w:val="0"/>
      <w:divBdr>
        <w:top w:val="none" w:sz="0" w:space="0" w:color="auto"/>
        <w:left w:val="none" w:sz="0" w:space="0" w:color="auto"/>
        <w:bottom w:val="none" w:sz="0" w:space="0" w:color="auto"/>
        <w:right w:val="none" w:sz="0" w:space="0" w:color="auto"/>
      </w:divBdr>
      <w:divsChild>
        <w:div w:id="210188829">
          <w:marLeft w:val="0"/>
          <w:marRight w:val="0"/>
          <w:marTop w:val="0"/>
          <w:marBottom w:val="0"/>
          <w:divBdr>
            <w:top w:val="none" w:sz="0" w:space="0" w:color="auto"/>
            <w:left w:val="none" w:sz="0" w:space="0" w:color="auto"/>
            <w:bottom w:val="none" w:sz="0" w:space="0" w:color="auto"/>
            <w:right w:val="none" w:sz="0" w:space="0" w:color="auto"/>
          </w:divBdr>
          <w:divsChild>
            <w:div w:id="9050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4399">
      <w:bodyDiv w:val="1"/>
      <w:marLeft w:val="0"/>
      <w:marRight w:val="0"/>
      <w:marTop w:val="0"/>
      <w:marBottom w:val="0"/>
      <w:divBdr>
        <w:top w:val="none" w:sz="0" w:space="0" w:color="auto"/>
        <w:left w:val="none" w:sz="0" w:space="0" w:color="auto"/>
        <w:bottom w:val="none" w:sz="0" w:space="0" w:color="auto"/>
        <w:right w:val="none" w:sz="0" w:space="0" w:color="auto"/>
      </w:divBdr>
      <w:divsChild>
        <w:div w:id="402143156">
          <w:marLeft w:val="0"/>
          <w:marRight w:val="0"/>
          <w:marTop w:val="0"/>
          <w:marBottom w:val="0"/>
          <w:divBdr>
            <w:top w:val="none" w:sz="0" w:space="0" w:color="auto"/>
            <w:left w:val="none" w:sz="0" w:space="0" w:color="auto"/>
            <w:bottom w:val="none" w:sz="0" w:space="0" w:color="auto"/>
            <w:right w:val="none" w:sz="0" w:space="0" w:color="auto"/>
          </w:divBdr>
          <w:divsChild>
            <w:div w:id="154922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9873">
      <w:bodyDiv w:val="1"/>
      <w:marLeft w:val="0"/>
      <w:marRight w:val="0"/>
      <w:marTop w:val="0"/>
      <w:marBottom w:val="0"/>
      <w:divBdr>
        <w:top w:val="none" w:sz="0" w:space="0" w:color="auto"/>
        <w:left w:val="none" w:sz="0" w:space="0" w:color="auto"/>
        <w:bottom w:val="none" w:sz="0" w:space="0" w:color="auto"/>
        <w:right w:val="none" w:sz="0" w:space="0" w:color="auto"/>
      </w:divBdr>
      <w:divsChild>
        <w:div w:id="2049916392">
          <w:marLeft w:val="0"/>
          <w:marRight w:val="0"/>
          <w:marTop w:val="0"/>
          <w:marBottom w:val="0"/>
          <w:divBdr>
            <w:top w:val="none" w:sz="0" w:space="0" w:color="auto"/>
            <w:left w:val="none" w:sz="0" w:space="0" w:color="auto"/>
            <w:bottom w:val="none" w:sz="0" w:space="0" w:color="auto"/>
            <w:right w:val="none" w:sz="0" w:space="0" w:color="auto"/>
          </w:divBdr>
          <w:divsChild>
            <w:div w:id="1835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2695">
      <w:bodyDiv w:val="1"/>
      <w:marLeft w:val="0"/>
      <w:marRight w:val="0"/>
      <w:marTop w:val="0"/>
      <w:marBottom w:val="0"/>
      <w:divBdr>
        <w:top w:val="none" w:sz="0" w:space="0" w:color="auto"/>
        <w:left w:val="none" w:sz="0" w:space="0" w:color="auto"/>
        <w:bottom w:val="none" w:sz="0" w:space="0" w:color="auto"/>
        <w:right w:val="none" w:sz="0" w:space="0" w:color="auto"/>
      </w:divBdr>
      <w:divsChild>
        <w:div w:id="951861453">
          <w:marLeft w:val="0"/>
          <w:marRight w:val="0"/>
          <w:marTop w:val="0"/>
          <w:marBottom w:val="0"/>
          <w:divBdr>
            <w:top w:val="none" w:sz="0" w:space="0" w:color="auto"/>
            <w:left w:val="none" w:sz="0" w:space="0" w:color="auto"/>
            <w:bottom w:val="none" w:sz="0" w:space="0" w:color="auto"/>
            <w:right w:val="none" w:sz="0" w:space="0" w:color="auto"/>
          </w:divBdr>
          <w:divsChild>
            <w:div w:id="13499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9957">
      <w:bodyDiv w:val="1"/>
      <w:marLeft w:val="0"/>
      <w:marRight w:val="0"/>
      <w:marTop w:val="0"/>
      <w:marBottom w:val="0"/>
      <w:divBdr>
        <w:top w:val="none" w:sz="0" w:space="0" w:color="auto"/>
        <w:left w:val="none" w:sz="0" w:space="0" w:color="auto"/>
        <w:bottom w:val="none" w:sz="0" w:space="0" w:color="auto"/>
        <w:right w:val="none" w:sz="0" w:space="0" w:color="auto"/>
      </w:divBdr>
    </w:div>
    <w:div w:id="147207031">
      <w:bodyDiv w:val="1"/>
      <w:marLeft w:val="0"/>
      <w:marRight w:val="0"/>
      <w:marTop w:val="0"/>
      <w:marBottom w:val="0"/>
      <w:divBdr>
        <w:top w:val="none" w:sz="0" w:space="0" w:color="auto"/>
        <w:left w:val="none" w:sz="0" w:space="0" w:color="auto"/>
        <w:bottom w:val="none" w:sz="0" w:space="0" w:color="auto"/>
        <w:right w:val="none" w:sz="0" w:space="0" w:color="auto"/>
      </w:divBdr>
    </w:div>
    <w:div w:id="151139089">
      <w:bodyDiv w:val="1"/>
      <w:marLeft w:val="0"/>
      <w:marRight w:val="0"/>
      <w:marTop w:val="0"/>
      <w:marBottom w:val="0"/>
      <w:divBdr>
        <w:top w:val="none" w:sz="0" w:space="0" w:color="auto"/>
        <w:left w:val="none" w:sz="0" w:space="0" w:color="auto"/>
        <w:bottom w:val="none" w:sz="0" w:space="0" w:color="auto"/>
        <w:right w:val="none" w:sz="0" w:space="0" w:color="auto"/>
      </w:divBdr>
    </w:div>
    <w:div w:id="161313387">
      <w:bodyDiv w:val="1"/>
      <w:marLeft w:val="0"/>
      <w:marRight w:val="0"/>
      <w:marTop w:val="0"/>
      <w:marBottom w:val="0"/>
      <w:divBdr>
        <w:top w:val="none" w:sz="0" w:space="0" w:color="auto"/>
        <w:left w:val="none" w:sz="0" w:space="0" w:color="auto"/>
        <w:bottom w:val="none" w:sz="0" w:space="0" w:color="auto"/>
        <w:right w:val="none" w:sz="0" w:space="0" w:color="auto"/>
      </w:divBdr>
      <w:divsChild>
        <w:div w:id="1639073273">
          <w:marLeft w:val="0"/>
          <w:marRight w:val="0"/>
          <w:marTop w:val="0"/>
          <w:marBottom w:val="0"/>
          <w:divBdr>
            <w:top w:val="none" w:sz="0" w:space="0" w:color="auto"/>
            <w:left w:val="none" w:sz="0" w:space="0" w:color="auto"/>
            <w:bottom w:val="none" w:sz="0" w:space="0" w:color="auto"/>
            <w:right w:val="none" w:sz="0" w:space="0" w:color="auto"/>
          </w:divBdr>
          <w:divsChild>
            <w:div w:id="4412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3224">
      <w:bodyDiv w:val="1"/>
      <w:marLeft w:val="0"/>
      <w:marRight w:val="0"/>
      <w:marTop w:val="0"/>
      <w:marBottom w:val="0"/>
      <w:divBdr>
        <w:top w:val="none" w:sz="0" w:space="0" w:color="auto"/>
        <w:left w:val="none" w:sz="0" w:space="0" w:color="auto"/>
        <w:bottom w:val="none" w:sz="0" w:space="0" w:color="auto"/>
        <w:right w:val="none" w:sz="0" w:space="0" w:color="auto"/>
      </w:divBdr>
    </w:div>
    <w:div w:id="178862559">
      <w:bodyDiv w:val="1"/>
      <w:marLeft w:val="0"/>
      <w:marRight w:val="0"/>
      <w:marTop w:val="0"/>
      <w:marBottom w:val="0"/>
      <w:divBdr>
        <w:top w:val="none" w:sz="0" w:space="0" w:color="auto"/>
        <w:left w:val="none" w:sz="0" w:space="0" w:color="auto"/>
        <w:bottom w:val="none" w:sz="0" w:space="0" w:color="auto"/>
        <w:right w:val="none" w:sz="0" w:space="0" w:color="auto"/>
      </w:divBdr>
    </w:div>
    <w:div w:id="179589300">
      <w:bodyDiv w:val="1"/>
      <w:marLeft w:val="0"/>
      <w:marRight w:val="0"/>
      <w:marTop w:val="0"/>
      <w:marBottom w:val="0"/>
      <w:divBdr>
        <w:top w:val="none" w:sz="0" w:space="0" w:color="auto"/>
        <w:left w:val="none" w:sz="0" w:space="0" w:color="auto"/>
        <w:bottom w:val="none" w:sz="0" w:space="0" w:color="auto"/>
        <w:right w:val="none" w:sz="0" w:space="0" w:color="auto"/>
      </w:divBdr>
    </w:div>
    <w:div w:id="184562944">
      <w:bodyDiv w:val="1"/>
      <w:marLeft w:val="0"/>
      <w:marRight w:val="0"/>
      <w:marTop w:val="0"/>
      <w:marBottom w:val="0"/>
      <w:divBdr>
        <w:top w:val="none" w:sz="0" w:space="0" w:color="auto"/>
        <w:left w:val="none" w:sz="0" w:space="0" w:color="auto"/>
        <w:bottom w:val="none" w:sz="0" w:space="0" w:color="auto"/>
        <w:right w:val="none" w:sz="0" w:space="0" w:color="auto"/>
      </w:divBdr>
      <w:divsChild>
        <w:div w:id="1557083947">
          <w:marLeft w:val="0"/>
          <w:marRight w:val="0"/>
          <w:marTop w:val="0"/>
          <w:marBottom w:val="0"/>
          <w:divBdr>
            <w:top w:val="none" w:sz="0" w:space="0" w:color="auto"/>
            <w:left w:val="none" w:sz="0" w:space="0" w:color="auto"/>
            <w:bottom w:val="none" w:sz="0" w:space="0" w:color="auto"/>
            <w:right w:val="none" w:sz="0" w:space="0" w:color="auto"/>
          </w:divBdr>
          <w:divsChild>
            <w:div w:id="16468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648">
      <w:bodyDiv w:val="1"/>
      <w:marLeft w:val="0"/>
      <w:marRight w:val="0"/>
      <w:marTop w:val="0"/>
      <w:marBottom w:val="0"/>
      <w:divBdr>
        <w:top w:val="none" w:sz="0" w:space="0" w:color="auto"/>
        <w:left w:val="none" w:sz="0" w:space="0" w:color="auto"/>
        <w:bottom w:val="none" w:sz="0" w:space="0" w:color="auto"/>
        <w:right w:val="none" w:sz="0" w:space="0" w:color="auto"/>
      </w:divBdr>
      <w:divsChild>
        <w:div w:id="1059019726">
          <w:marLeft w:val="0"/>
          <w:marRight w:val="0"/>
          <w:marTop w:val="0"/>
          <w:marBottom w:val="0"/>
          <w:divBdr>
            <w:top w:val="none" w:sz="0" w:space="0" w:color="auto"/>
            <w:left w:val="none" w:sz="0" w:space="0" w:color="auto"/>
            <w:bottom w:val="none" w:sz="0" w:space="0" w:color="auto"/>
            <w:right w:val="none" w:sz="0" w:space="0" w:color="auto"/>
          </w:divBdr>
          <w:divsChild>
            <w:div w:id="11073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7845">
      <w:bodyDiv w:val="1"/>
      <w:marLeft w:val="0"/>
      <w:marRight w:val="0"/>
      <w:marTop w:val="0"/>
      <w:marBottom w:val="0"/>
      <w:divBdr>
        <w:top w:val="none" w:sz="0" w:space="0" w:color="auto"/>
        <w:left w:val="none" w:sz="0" w:space="0" w:color="auto"/>
        <w:bottom w:val="none" w:sz="0" w:space="0" w:color="auto"/>
        <w:right w:val="none" w:sz="0" w:space="0" w:color="auto"/>
      </w:divBdr>
      <w:divsChild>
        <w:div w:id="1143086816">
          <w:marLeft w:val="0"/>
          <w:marRight w:val="0"/>
          <w:marTop w:val="0"/>
          <w:marBottom w:val="0"/>
          <w:divBdr>
            <w:top w:val="none" w:sz="0" w:space="0" w:color="auto"/>
            <w:left w:val="none" w:sz="0" w:space="0" w:color="auto"/>
            <w:bottom w:val="none" w:sz="0" w:space="0" w:color="auto"/>
            <w:right w:val="none" w:sz="0" w:space="0" w:color="auto"/>
          </w:divBdr>
          <w:divsChild>
            <w:div w:id="2004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7169">
      <w:bodyDiv w:val="1"/>
      <w:marLeft w:val="0"/>
      <w:marRight w:val="0"/>
      <w:marTop w:val="0"/>
      <w:marBottom w:val="0"/>
      <w:divBdr>
        <w:top w:val="none" w:sz="0" w:space="0" w:color="auto"/>
        <w:left w:val="none" w:sz="0" w:space="0" w:color="auto"/>
        <w:bottom w:val="none" w:sz="0" w:space="0" w:color="auto"/>
        <w:right w:val="none" w:sz="0" w:space="0" w:color="auto"/>
      </w:divBdr>
      <w:divsChild>
        <w:div w:id="1265723723">
          <w:marLeft w:val="0"/>
          <w:marRight w:val="0"/>
          <w:marTop w:val="0"/>
          <w:marBottom w:val="0"/>
          <w:divBdr>
            <w:top w:val="none" w:sz="0" w:space="0" w:color="auto"/>
            <w:left w:val="none" w:sz="0" w:space="0" w:color="auto"/>
            <w:bottom w:val="none" w:sz="0" w:space="0" w:color="auto"/>
            <w:right w:val="none" w:sz="0" w:space="0" w:color="auto"/>
          </w:divBdr>
          <w:divsChild>
            <w:div w:id="10097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5051">
      <w:bodyDiv w:val="1"/>
      <w:marLeft w:val="0"/>
      <w:marRight w:val="0"/>
      <w:marTop w:val="0"/>
      <w:marBottom w:val="0"/>
      <w:divBdr>
        <w:top w:val="none" w:sz="0" w:space="0" w:color="auto"/>
        <w:left w:val="none" w:sz="0" w:space="0" w:color="auto"/>
        <w:bottom w:val="none" w:sz="0" w:space="0" w:color="auto"/>
        <w:right w:val="none" w:sz="0" w:space="0" w:color="auto"/>
      </w:divBdr>
      <w:divsChild>
        <w:div w:id="1028068637">
          <w:marLeft w:val="0"/>
          <w:marRight w:val="0"/>
          <w:marTop w:val="0"/>
          <w:marBottom w:val="0"/>
          <w:divBdr>
            <w:top w:val="none" w:sz="0" w:space="0" w:color="auto"/>
            <w:left w:val="none" w:sz="0" w:space="0" w:color="auto"/>
            <w:bottom w:val="none" w:sz="0" w:space="0" w:color="auto"/>
            <w:right w:val="none" w:sz="0" w:space="0" w:color="auto"/>
          </w:divBdr>
          <w:divsChild>
            <w:div w:id="3379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4806">
      <w:bodyDiv w:val="1"/>
      <w:marLeft w:val="0"/>
      <w:marRight w:val="0"/>
      <w:marTop w:val="0"/>
      <w:marBottom w:val="0"/>
      <w:divBdr>
        <w:top w:val="none" w:sz="0" w:space="0" w:color="auto"/>
        <w:left w:val="none" w:sz="0" w:space="0" w:color="auto"/>
        <w:bottom w:val="none" w:sz="0" w:space="0" w:color="auto"/>
        <w:right w:val="none" w:sz="0" w:space="0" w:color="auto"/>
      </w:divBdr>
      <w:divsChild>
        <w:div w:id="166992374">
          <w:marLeft w:val="0"/>
          <w:marRight w:val="0"/>
          <w:marTop w:val="0"/>
          <w:marBottom w:val="0"/>
          <w:divBdr>
            <w:top w:val="none" w:sz="0" w:space="0" w:color="auto"/>
            <w:left w:val="none" w:sz="0" w:space="0" w:color="auto"/>
            <w:bottom w:val="none" w:sz="0" w:space="0" w:color="auto"/>
            <w:right w:val="none" w:sz="0" w:space="0" w:color="auto"/>
          </w:divBdr>
          <w:divsChild>
            <w:div w:id="13113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8474">
      <w:bodyDiv w:val="1"/>
      <w:marLeft w:val="0"/>
      <w:marRight w:val="0"/>
      <w:marTop w:val="0"/>
      <w:marBottom w:val="0"/>
      <w:divBdr>
        <w:top w:val="none" w:sz="0" w:space="0" w:color="auto"/>
        <w:left w:val="none" w:sz="0" w:space="0" w:color="auto"/>
        <w:bottom w:val="none" w:sz="0" w:space="0" w:color="auto"/>
        <w:right w:val="none" w:sz="0" w:space="0" w:color="auto"/>
      </w:divBdr>
    </w:div>
    <w:div w:id="235476753">
      <w:bodyDiv w:val="1"/>
      <w:marLeft w:val="0"/>
      <w:marRight w:val="0"/>
      <w:marTop w:val="0"/>
      <w:marBottom w:val="0"/>
      <w:divBdr>
        <w:top w:val="none" w:sz="0" w:space="0" w:color="auto"/>
        <w:left w:val="none" w:sz="0" w:space="0" w:color="auto"/>
        <w:bottom w:val="none" w:sz="0" w:space="0" w:color="auto"/>
        <w:right w:val="none" w:sz="0" w:space="0" w:color="auto"/>
      </w:divBdr>
    </w:div>
    <w:div w:id="239753836">
      <w:bodyDiv w:val="1"/>
      <w:marLeft w:val="0"/>
      <w:marRight w:val="0"/>
      <w:marTop w:val="0"/>
      <w:marBottom w:val="0"/>
      <w:divBdr>
        <w:top w:val="none" w:sz="0" w:space="0" w:color="auto"/>
        <w:left w:val="none" w:sz="0" w:space="0" w:color="auto"/>
        <w:bottom w:val="none" w:sz="0" w:space="0" w:color="auto"/>
        <w:right w:val="none" w:sz="0" w:space="0" w:color="auto"/>
      </w:divBdr>
    </w:div>
    <w:div w:id="242186392">
      <w:bodyDiv w:val="1"/>
      <w:marLeft w:val="0"/>
      <w:marRight w:val="0"/>
      <w:marTop w:val="0"/>
      <w:marBottom w:val="0"/>
      <w:divBdr>
        <w:top w:val="none" w:sz="0" w:space="0" w:color="auto"/>
        <w:left w:val="none" w:sz="0" w:space="0" w:color="auto"/>
        <w:bottom w:val="none" w:sz="0" w:space="0" w:color="auto"/>
        <w:right w:val="none" w:sz="0" w:space="0" w:color="auto"/>
      </w:divBdr>
    </w:div>
    <w:div w:id="251278576">
      <w:bodyDiv w:val="1"/>
      <w:marLeft w:val="0"/>
      <w:marRight w:val="0"/>
      <w:marTop w:val="0"/>
      <w:marBottom w:val="0"/>
      <w:divBdr>
        <w:top w:val="none" w:sz="0" w:space="0" w:color="auto"/>
        <w:left w:val="none" w:sz="0" w:space="0" w:color="auto"/>
        <w:bottom w:val="none" w:sz="0" w:space="0" w:color="auto"/>
        <w:right w:val="none" w:sz="0" w:space="0" w:color="auto"/>
      </w:divBdr>
      <w:divsChild>
        <w:div w:id="59183072">
          <w:marLeft w:val="0"/>
          <w:marRight w:val="0"/>
          <w:marTop w:val="0"/>
          <w:marBottom w:val="0"/>
          <w:divBdr>
            <w:top w:val="none" w:sz="0" w:space="0" w:color="auto"/>
            <w:left w:val="none" w:sz="0" w:space="0" w:color="auto"/>
            <w:bottom w:val="none" w:sz="0" w:space="0" w:color="auto"/>
            <w:right w:val="none" w:sz="0" w:space="0" w:color="auto"/>
          </w:divBdr>
          <w:divsChild>
            <w:div w:id="10839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50233">
      <w:bodyDiv w:val="1"/>
      <w:marLeft w:val="0"/>
      <w:marRight w:val="0"/>
      <w:marTop w:val="0"/>
      <w:marBottom w:val="0"/>
      <w:divBdr>
        <w:top w:val="none" w:sz="0" w:space="0" w:color="auto"/>
        <w:left w:val="none" w:sz="0" w:space="0" w:color="auto"/>
        <w:bottom w:val="none" w:sz="0" w:space="0" w:color="auto"/>
        <w:right w:val="none" w:sz="0" w:space="0" w:color="auto"/>
      </w:divBdr>
      <w:divsChild>
        <w:div w:id="1354528416">
          <w:marLeft w:val="0"/>
          <w:marRight w:val="0"/>
          <w:marTop w:val="0"/>
          <w:marBottom w:val="0"/>
          <w:divBdr>
            <w:top w:val="none" w:sz="0" w:space="0" w:color="auto"/>
            <w:left w:val="none" w:sz="0" w:space="0" w:color="auto"/>
            <w:bottom w:val="none" w:sz="0" w:space="0" w:color="auto"/>
            <w:right w:val="none" w:sz="0" w:space="0" w:color="auto"/>
          </w:divBdr>
          <w:divsChild>
            <w:div w:id="17244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2398">
      <w:bodyDiv w:val="1"/>
      <w:marLeft w:val="0"/>
      <w:marRight w:val="0"/>
      <w:marTop w:val="0"/>
      <w:marBottom w:val="0"/>
      <w:divBdr>
        <w:top w:val="none" w:sz="0" w:space="0" w:color="auto"/>
        <w:left w:val="none" w:sz="0" w:space="0" w:color="auto"/>
        <w:bottom w:val="none" w:sz="0" w:space="0" w:color="auto"/>
        <w:right w:val="none" w:sz="0" w:space="0" w:color="auto"/>
      </w:divBdr>
      <w:divsChild>
        <w:div w:id="1732070109">
          <w:marLeft w:val="0"/>
          <w:marRight w:val="0"/>
          <w:marTop w:val="0"/>
          <w:marBottom w:val="0"/>
          <w:divBdr>
            <w:top w:val="none" w:sz="0" w:space="0" w:color="auto"/>
            <w:left w:val="none" w:sz="0" w:space="0" w:color="auto"/>
            <w:bottom w:val="none" w:sz="0" w:space="0" w:color="auto"/>
            <w:right w:val="none" w:sz="0" w:space="0" w:color="auto"/>
          </w:divBdr>
          <w:divsChild>
            <w:div w:id="18336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3035">
      <w:bodyDiv w:val="1"/>
      <w:marLeft w:val="0"/>
      <w:marRight w:val="0"/>
      <w:marTop w:val="0"/>
      <w:marBottom w:val="0"/>
      <w:divBdr>
        <w:top w:val="none" w:sz="0" w:space="0" w:color="auto"/>
        <w:left w:val="none" w:sz="0" w:space="0" w:color="auto"/>
        <w:bottom w:val="none" w:sz="0" w:space="0" w:color="auto"/>
        <w:right w:val="none" w:sz="0" w:space="0" w:color="auto"/>
      </w:divBdr>
      <w:divsChild>
        <w:div w:id="1927959255">
          <w:marLeft w:val="0"/>
          <w:marRight w:val="0"/>
          <w:marTop w:val="0"/>
          <w:marBottom w:val="0"/>
          <w:divBdr>
            <w:top w:val="none" w:sz="0" w:space="0" w:color="auto"/>
            <w:left w:val="none" w:sz="0" w:space="0" w:color="auto"/>
            <w:bottom w:val="none" w:sz="0" w:space="0" w:color="auto"/>
            <w:right w:val="none" w:sz="0" w:space="0" w:color="auto"/>
          </w:divBdr>
          <w:divsChild>
            <w:div w:id="14959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1626">
      <w:bodyDiv w:val="1"/>
      <w:marLeft w:val="0"/>
      <w:marRight w:val="0"/>
      <w:marTop w:val="0"/>
      <w:marBottom w:val="0"/>
      <w:divBdr>
        <w:top w:val="none" w:sz="0" w:space="0" w:color="auto"/>
        <w:left w:val="none" w:sz="0" w:space="0" w:color="auto"/>
        <w:bottom w:val="none" w:sz="0" w:space="0" w:color="auto"/>
        <w:right w:val="none" w:sz="0" w:space="0" w:color="auto"/>
      </w:divBdr>
    </w:div>
    <w:div w:id="276572695">
      <w:bodyDiv w:val="1"/>
      <w:marLeft w:val="0"/>
      <w:marRight w:val="0"/>
      <w:marTop w:val="0"/>
      <w:marBottom w:val="0"/>
      <w:divBdr>
        <w:top w:val="none" w:sz="0" w:space="0" w:color="auto"/>
        <w:left w:val="none" w:sz="0" w:space="0" w:color="auto"/>
        <w:bottom w:val="none" w:sz="0" w:space="0" w:color="auto"/>
        <w:right w:val="none" w:sz="0" w:space="0" w:color="auto"/>
      </w:divBdr>
      <w:divsChild>
        <w:div w:id="246185610">
          <w:marLeft w:val="0"/>
          <w:marRight w:val="0"/>
          <w:marTop w:val="0"/>
          <w:marBottom w:val="0"/>
          <w:divBdr>
            <w:top w:val="none" w:sz="0" w:space="0" w:color="auto"/>
            <w:left w:val="none" w:sz="0" w:space="0" w:color="auto"/>
            <w:bottom w:val="none" w:sz="0" w:space="0" w:color="auto"/>
            <w:right w:val="none" w:sz="0" w:space="0" w:color="auto"/>
          </w:divBdr>
          <w:divsChild>
            <w:div w:id="10265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4487">
      <w:bodyDiv w:val="1"/>
      <w:marLeft w:val="0"/>
      <w:marRight w:val="0"/>
      <w:marTop w:val="0"/>
      <w:marBottom w:val="0"/>
      <w:divBdr>
        <w:top w:val="none" w:sz="0" w:space="0" w:color="auto"/>
        <w:left w:val="none" w:sz="0" w:space="0" w:color="auto"/>
        <w:bottom w:val="none" w:sz="0" w:space="0" w:color="auto"/>
        <w:right w:val="none" w:sz="0" w:space="0" w:color="auto"/>
      </w:divBdr>
    </w:div>
    <w:div w:id="283200460">
      <w:bodyDiv w:val="1"/>
      <w:marLeft w:val="0"/>
      <w:marRight w:val="0"/>
      <w:marTop w:val="0"/>
      <w:marBottom w:val="0"/>
      <w:divBdr>
        <w:top w:val="none" w:sz="0" w:space="0" w:color="auto"/>
        <w:left w:val="none" w:sz="0" w:space="0" w:color="auto"/>
        <w:bottom w:val="none" w:sz="0" w:space="0" w:color="auto"/>
        <w:right w:val="none" w:sz="0" w:space="0" w:color="auto"/>
      </w:divBdr>
    </w:div>
    <w:div w:id="283540295">
      <w:bodyDiv w:val="1"/>
      <w:marLeft w:val="0"/>
      <w:marRight w:val="0"/>
      <w:marTop w:val="0"/>
      <w:marBottom w:val="0"/>
      <w:divBdr>
        <w:top w:val="none" w:sz="0" w:space="0" w:color="auto"/>
        <w:left w:val="none" w:sz="0" w:space="0" w:color="auto"/>
        <w:bottom w:val="none" w:sz="0" w:space="0" w:color="auto"/>
        <w:right w:val="none" w:sz="0" w:space="0" w:color="auto"/>
      </w:divBdr>
      <w:divsChild>
        <w:div w:id="1988121696">
          <w:marLeft w:val="0"/>
          <w:marRight w:val="0"/>
          <w:marTop w:val="0"/>
          <w:marBottom w:val="0"/>
          <w:divBdr>
            <w:top w:val="none" w:sz="0" w:space="0" w:color="auto"/>
            <w:left w:val="none" w:sz="0" w:space="0" w:color="auto"/>
            <w:bottom w:val="none" w:sz="0" w:space="0" w:color="auto"/>
            <w:right w:val="none" w:sz="0" w:space="0" w:color="auto"/>
          </w:divBdr>
          <w:divsChild>
            <w:div w:id="7646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5039">
      <w:bodyDiv w:val="1"/>
      <w:marLeft w:val="0"/>
      <w:marRight w:val="0"/>
      <w:marTop w:val="0"/>
      <w:marBottom w:val="0"/>
      <w:divBdr>
        <w:top w:val="none" w:sz="0" w:space="0" w:color="auto"/>
        <w:left w:val="none" w:sz="0" w:space="0" w:color="auto"/>
        <w:bottom w:val="none" w:sz="0" w:space="0" w:color="auto"/>
        <w:right w:val="none" w:sz="0" w:space="0" w:color="auto"/>
      </w:divBdr>
    </w:div>
    <w:div w:id="290937318">
      <w:bodyDiv w:val="1"/>
      <w:marLeft w:val="0"/>
      <w:marRight w:val="0"/>
      <w:marTop w:val="0"/>
      <w:marBottom w:val="0"/>
      <w:divBdr>
        <w:top w:val="none" w:sz="0" w:space="0" w:color="auto"/>
        <w:left w:val="none" w:sz="0" w:space="0" w:color="auto"/>
        <w:bottom w:val="none" w:sz="0" w:space="0" w:color="auto"/>
        <w:right w:val="none" w:sz="0" w:space="0" w:color="auto"/>
      </w:divBdr>
      <w:divsChild>
        <w:div w:id="1222672363">
          <w:marLeft w:val="0"/>
          <w:marRight w:val="0"/>
          <w:marTop w:val="0"/>
          <w:marBottom w:val="0"/>
          <w:divBdr>
            <w:top w:val="none" w:sz="0" w:space="0" w:color="auto"/>
            <w:left w:val="none" w:sz="0" w:space="0" w:color="auto"/>
            <w:bottom w:val="none" w:sz="0" w:space="0" w:color="auto"/>
            <w:right w:val="none" w:sz="0" w:space="0" w:color="auto"/>
          </w:divBdr>
          <w:divsChild>
            <w:div w:id="8651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85667">
      <w:bodyDiv w:val="1"/>
      <w:marLeft w:val="0"/>
      <w:marRight w:val="0"/>
      <w:marTop w:val="0"/>
      <w:marBottom w:val="0"/>
      <w:divBdr>
        <w:top w:val="none" w:sz="0" w:space="0" w:color="auto"/>
        <w:left w:val="none" w:sz="0" w:space="0" w:color="auto"/>
        <w:bottom w:val="none" w:sz="0" w:space="0" w:color="auto"/>
        <w:right w:val="none" w:sz="0" w:space="0" w:color="auto"/>
      </w:divBdr>
      <w:divsChild>
        <w:div w:id="1376274961">
          <w:marLeft w:val="0"/>
          <w:marRight w:val="0"/>
          <w:marTop w:val="0"/>
          <w:marBottom w:val="0"/>
          <w:divBdr>
            <w:top w:val="none" w:sz="0" w:space="0" w:color="auto"/>
            <w:left w:val="none" w:sz="0" w:space="0" w:color="auto"/>
            <w:bottom w:val="none" w:sz="0" w:space="0" w:color="auto"/>
            <w:right w:val="none" w:sz="0" w:space="0" w:color="auto"/>
          </w:divBdr>
          <w:divsChild>
            <w:div w:id="4904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7939">
      <w:bodyDiv w:val="1"/>
      <w:marLeft w:val="0"/>
      <w:marRight w:val="0"/>
      <w:marTop w:val="0"/>
      <w:marBottom w:val="0"/>
      <w:divBdr>
        <w:top w:val="none" w:sz="0" w:space="0" w:color="auto"/>
        <w:left w:val="none" w:sz="0" w:space="0" w:color="auto"/>
        <w:bottom w:val="none" w:sz="0" w:space="0" w:color="auto"/>
        <w:right w:val="none" w:sz="0" w:space="0" w:color="auto"/>
      </w:divBdr>
      <w:divsChild>
        <w:div w:id="181821327">
          <w:marLeft w:val="0"/>
          <w:marRight w:val="0"/>
          <w:marTop w:val="0"/>
          <w:marBottom w:val="0"/>
          <w:divBdr>
            <w:top w:val="none" w:sz="0" w:space="0" w:color="auto"/>
            <w:left w:val="none" w:sz="0" w:space="0" w:color="auto"/>
            <w:bottom w:val="none" w:sz="0" w:space="0" w:color="auto"/>
            <w:right w:val="none" w:sz="0" w:space="0" w:color="auto"/>
          </w:divBdr>
          <w:divsChild>
            <w:div w:id="9939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9939">
      <w:bodyDiv w:val="1"/>
      <w:marLeft w:val="0"/>
      <w:marRight w:val="0"/>
      <w:marTop w:val="0"/>
      <w:marBottom w:val="0"/>
      <w:divBdr>
        <w:top w:val="none" w:sz="0" w:space="0" w:color="auto"/>
        <w:left w:val="none" w:sz="0" w:space="0" w:color="auto"/>
        <w:bottom w:val="none" w:sz="0" w:space="0" w:color="auto"/>
        <w:right w:val="none" w:sz="0" w:space="0" w:color="auto"/>
      </w:divBdr>
    </w:div>
    <w:div w:id="311518860">
      <w:bodyDiv w:val="1"/>
      <w:marLeft w:val="0"/>
      <w:marRight w:val="0"/>
      <w:marTop w:val="0"/>
      <w:marBottom w:val="0"/>
      <w:divBdr>
        <w:top w:val="none" w:sz="0" w:space="0" w:color="auto"/>
        <w:left w:val="none" w:sz="0" w:space="0" w:color="auto"/>
        <w:bottom w:val="none" w:sz="0" w:space="0" w:color="auto"/>
        <w:right w:val="none" w:sz="0" w:space="0" w:color="auto"/>
      </w:divBdr>
      <w:divsChild>
        <w:div w:id="2106462073">
          <w:marLeft w:val="0"/>
          <w:marRight w:val="0"/>
          <w:marTop w:val="0"/>
          <w:marBottom w:val="0"/>
          <w:divBdr>
            <w:top w:val="none" w:sz="0" w:space="0" w:color="auto"/>
            <w:left w:val="none" w:sz="0" w:space="0" w:color="auto"/>
            <w:bottom w:val="none" w:sz="0" w:space="0" w:color="auto"/>
            <w:right w:val="none" w:sz="0" w:space="0" w:color="auto"/>
          </w:divBdr>
          <w:divsChild>
            <w:div w:id="21111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7388">
      <w:bodyDiv w:val="1"/>
      <w:marLeft w:val="0"/>
      <w:marRight w:val="0"/>
      <w:marTop w:val="0"/>
      <w:marBottom w:val="0"/>
      <w:divBdr>
        <w:top w:val="none" w:sz="0" w:space="0" w:color="auto"/>
        <w:left w:val="none" w:sz="0" w:space="0" w:color="auto"/>
        <w:bottom w:val="none" w:sz="0" w:space="0" w:color="auto"/>
        <w:right w:val="none" w:sz="0" w:space="0" w:color="auto"/>
      </w:divBdr>
    </w:div>
    <w:div w:id="313416405">
      <w:bodyDiv w:val="1"/>
      <w:marLeft w:val="0"/>
      <w:marRight w:val="0"/>
      <w:marTop w:val="0"/>
      <w:marBottom w:val="0"/>
      <w:divBdr>
        <w:top w:val="none" w:sz="0" w:space="0" w:color="auto"/>
        <w:left w:val="none" w:sz="0" w:space="0" w:color="auto"/>
        <w:bottom w:val="none" w:sz="0" w:space="0" w:color="auto"/>
        <w:right w:val="none" w:sz="0" w:space="0" w:color="auto"/>
      </w:divBdr>
      <w:divsChild>
        <w:div w:id="1169908440">
          <w:marLeft w:val="0"/>
          <w:marRight w:val="0"/>
          <w:marTop w:val="0"/>
          <w:marBottom w:val="0"/>
          <w:divBdr>
            <w:top w:val="none" w:sz="0" w:space="0" w:color="auto"/>
            <w:left w:val="none" w:sz="0" w:space="0" w:color="auto"/>
            <w:bottom w:val="none" w:sz="0" w:space="0" w:color="auto"/>
            <w:right w:val="none" w:sz="0" w:space="0" w:color="auto"/>
          </w:divBdr>
          <w:divsChild>
            <w:div w:id="704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1822">
      <w:bodyDiv w:val="1"/>
      <w:marLeft w:val="0"/>
      <w:marRight w:val="0"/>
      <w:marTop w:val="0"/>
      <w:marBottom w:val="0"/>
      <w:divBdr>
        <w:top w:val="none" w:sz="0" w:space="0" w:color="auto"/>
        <w:left w:val="none" w:sz="0" w:space="0" w:color="auto"/>
        <w:bottom w:val="none" w:sz="0" w:space="0" w:color="auto"/>
        <w:right w:val="none" w:sz="0" w:space="0" w:color="auto"/>
      </w:divBdr>
    </w:div>
    <w:div w:id="314530166">
      <w:bodyDiv w:val="1"/>
      <w:marLeft w:val="0"/>
      <w:marRight w:val="0"/>
      <w:marTop w:val="0"/>
      <w:marBottom w:val="0"/>
      <w:divBdr>
        <w:top w:val="none" w:sz="0" w:space="0" w:color="auto"/>
        <w:left w:val="none" w:sz="0" w:space="0" w:color="auto"/>
        <w:bottom w:val="none" w:sz="0" w:space="0" w:color="auto"/>
        <w:right w:val="none" w:sz="0" w:space="0" w:color="auto"/>
      </w:divBdr>
      <w:divsChild>
        <w:div w:id="1738169825">
          <w:marLeft w:val="0"/>
          <w:marRight w:val="0"/>
          <w:marTop w:val="0"/>
          <w:marBottom w:val="0"/>
          <w:divBdr>
            <w:top w:val="none" w:sz="0" w:space="0" w:color="auto"/>
            <w:left w:val="none" w:sz="0" w:space="0" w:color="auto"/>
            <w:bottom w:val="none" w:sz="0" w:space="0" w:color="auto"/>
            <w:right w:val="none" w:sz="0" w:space="0" w:color="auto"/>
          </w:divBdr>
          <w:divsChild>
            <w:div w:id="152404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062">
      <w:bodyDiv w:val="1"/>
      <w:marLeft w:val="0"/>
      <w:marRight w:val="0"/>
      <w:marTop w:val="0"/>
      <w:marBottom w:val="0"/>
      <w:divBdr>
        <w:top w:val="none" w:sz="0" w:space="0" w:color="auto"/>
        <w:left w:val="none" w:sz="0" w:space="0" w:color="auto"/>
        <w:bottom w:val="none" w:sz="0" w:space="0" w:color="auto"/>
        <w:right w:val="none" w:sz="0" w:space="0" w:color="auto"/>
      </w:divBdr>
    </w:div>
    <w:div w:id="328407034">
      <w:bodyDiv w:val="1"/>
      <w:marLeft w:val="0"/>
      <w:marRight w:val="0"/>
      <w:marTop w:val="0"/>
      <w:marBottom w:val="0"/>
      <w:divBdr>
        <w:top w:val="none" w:sz="0" w:space="0" w:color="auto"/>
        <w:left w:val="none" w:sz="0" w:space="0" w:color="auto"/>
        <w:bottom w:val="none" w:sz="0" w:space="0" w:color="auto"/>
        <w:right w:val="none" w:sz="0" w:space="0" w:color="auto"/>
      </w:divBdr>
    </w:div>
    <w:div w:id="332727511">
      <w:bodyDiv w:val="1"/>
      <w:marLeft w:val="0"/>
      <w:marRight w:val="0"/>
      <w:marTop w:val="0"/>
      <w:marBottom w:val="0"/>
      <w:divBdr>
        <w:top w:val="none" w:sz="0" w:space="0" w:color="auto"/>
        <w:left w:val="none" w:sz="0" w:space="0" w:color="auto"/>
        <w:bottom w:val="none" w:sz="0" w:space="0" w:color="auto"/>
        <w:right w:val="none" w:sz="0" w:space="0" w:color="auto"/>
      </w:divBdr>
      <w:divsChild>
        <w:div w:id="981232978">
          <w:marLeft w:val="0"/>
          <w:marRight w:val="0"/>
          <w:marTop w:val="0"/>
          <w:marBottom w:val="0"/>
          <w:divBdr>
            <w:top w:val="none" w:sz="0" w:space="0" w:color="auto"/>
            <w:left w:val="none" w:sz="0" w:space="0" w:color="auto"/>
            <w:bottom w:val="none" w:sz="0" w:space="0" w:color="auto"/>
            <w:right w:val="none" w:sz="0" w:space="0" w:color="auto"/>
          </w:divBdr>
          <w:divsChild>
            <w:div w:id="18584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1981">
      <w:bodyDiv w:val="1"/>
      <w:marLeft w:val="0"/>
      <w:marRight w:val="0"/>
      <w:marTop w:val="0"/>
      <w:marBottom w:val="0"/>
      <w:divBdr>
        <w:top w:val="none" w:sz="0" w:space="0" w:color="auto"/>
        <w:left w:val="none" w:sz="0" w:space="0" w:color="auto"/>
        <w:bottom w:val="none" w:sz="0" w:space="0" w:color="auto"/>
        <w:right w:val="none" w:sz="0" w:space="0" w:color="auto"/>
      </w:divBdr>
      <w:divsChild>
        <w:div w:id="295991088">
          <w:marLeft w:val="0"/>
          <w:marRight w:val="0"/>
          <w:marTop w:val="0"/>
          <w:marBottom w:val="0"/>
          <w:divBdr>
            <w:top w:val="none" w:sz="0" w:space="0" w:color="auto"/>
            <w:left w:val="none" w:sz="0" w:space="0" w:color="auto"/>
            <w:bottom w:val="none" w:sz="0" w:space="0" w:color="auto"/>
            <w:right w:val="none" w:sz="0" w:space="0" w:color="auto"/>
          </w:divBdr>
          <w:divsChild>
            <w:div w:id="200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442">
      <w:bodyDiv w:val="1"/>
      <w:marLeft w:val="0"/>
      <w:marRight w:val="0"/>
      <w:marTop w:val="0"/>
      <w:marBottom w:val="0"/>
      <w:divBdr>
        <w:top w:val="none" w:sz="0" w:space="0" w:color="auto"/>
        <w:left w:val="none" w:sz="0" w:space="0" w:color="auto"/>
        <w:bottom w:val="none" w:sz="0" w:space="0" w:color="auto"/>
        <w:right w:val="none" w:sz="0" w:space="0" w:color="auto"/>
      </w:divBdr>
      <w:divsChild>
        <w:div w:id="739790414">
          <w:marLeft w:val="0"/>
          <w:marRight w:val="0"/>
          <w:marTop w:val="0"/>
          <w:marBottom w:val="0"/>
          <w:divBdr>
            <w:top w:val="none" w:sz="0" w:space="0" w:color="auto"/>
            <w:left w:val="none" w:sz="0" w:space="0" w:color="auto"/>
            <w:bottom w:val="none" w:sz="0" w:space="0" w:color="auto"/>
            <w:right w:val="none" w:sz="0" w:space="0" w:color="auto"/>
          </w:divBdr>
          <w:divsChild>
            <w:div w:id="39631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57025">
      <w:bodyDiv w:val="1"/>
      <w:marLeft w:val="0"/>
      <w:marRight w:val="0"/>
      <w:marTop w:val="0"/>
      <w:marBottom w:val="0"/>
      <w:divBdr>
        <w:top w:val="none" w:sz="0" w:space="0" w:color="auto"/>
        <w:left w:val="none" w:sz="0" w:space="0" w:color="auto"/>
        <w:bottom w:val="none" w:sz="0" w:space="0" w:color="auto"/>
        <w:right w:val="none" w:sz="0" w:space="0" w:color="auto"/>
      </w:divBdr>
    </w:div>
    <w:div w:id="371534932">
      <w:bodyDiv w:val="1"/>
      <w:marLeft w:val="0"/>
      <w:marRight w:val="0"/>
      <w:marTop w:val="0"/>
      <w:marBottom w:val="0"/>
      <w:divBdr>
        <w:top w:val="none" w:sz="0" w:space="0" w:color="auto"/>
        <w:left w:val="none" w:sz="0" w:space="0" w:color="auto"/>
        <w:bottom w:val="none" w:sz="0" w:space="0" w:color="auto"/>
        <w:right w:val="none" w:sz="0" w:space="0" w:color="auto"/>
      </w:divBdr>
    </w:div>
    <w:div w:id="372114830">
      <w:bodyDiv w:val="1"/>
      <w:marLeft w:val="0"/>
      <w:marRight w:val="0"/>
      <w:marTop w:val="0"/>
      <w:marBottom w:val="0"/>
      <w:divBdr>
        <w:top w:val="none" w:sz="0" w:space="0" w:color="auto"/>
        <w:left w:val="none" w:sz="0" w:space="0" w:color="auto"/>
        <w:bottom w:val="none" w:sz="0" w:space="0" w:color="auto"/>
        <w:right w:val="none" w:sz="0" w:space="0" w:color="auto"/>
      </w:divBdr>
    </w:div>
    <w:div w:id="372926696">
      <w:bodyDiv w:val="1"/>
      <w:marLeft w:val="0"/>
      <w:marRight w:val="0"/>
      <w:marTop w:val="0"/>
      <w:marBottom w:val="0"/>
      <w:divBdr>
        <w:top w:val="none" w:sz="0" w:space="0" w:color="auto"/>
        <w:left w:val="none" w:sz="0" w:space="0" w:color="auto"/>
        <w:bottom w:val="none" w:sz="0" w:space="0" w:color="auto"/>
        <w:right w:val="none" w:sz="0" w:space="0" w:color="auto"/>
      </w:divBdr>
      <w:divsChild>
        <w:div w:id="661395408">
          <w:marLeft w:val="0"/>
          <w:marRight w:val="0"/>
          <w:marTop w:val="0"/>
          <w:marBottom w:val="0"/>
          <w:divBdr>
            <w:top w:val="none" w:sz="0" w:space="0" w:color="auto"/>
            <w:left w:val="none" w:sz="0" w:space="0" w:color="auto"/>
            <w:bottom w:val="none" w:sz="0" w:space="0" w:color="auto"/>
            <w:right w:val="none" w:sz="0" w:space="0" w:color="auto"/>
          </w:divBdr>
          <w:divsChild>
            <w:div w:id="163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1097">
      <w:bodyDiv w:val="1"/>
      <w:marLeft w:val="0"/>
      <w:marRight w:val="0"/>
      <w:marTop w:val="0"/>
      <w:marBottom w:val="0"/>
      <w:divBdr>
        <w:top w:val="none" w:sz="0" w:space="0" w:color="auto"/>
        <w:left w:val="none" w:sz="0" w:space="0" w:color="auto"/>
        <w:bottom w:val="none" w:sz="0" w:space="0" w:color="auto"/>
        <w:right w:val="none" w:sz="0" w:space="0" w:color="auto"/>
      </w:divBdr>
      <w:divsChild>
        <w:div w:id="1888179894">
          <w:marLeft w:val="0"/>
          <w:marRight w:val="0"/>
          <w:marTop w:val="0"/>
          <w:marBottom w:val="0"/>
          <w:divBdr>
            <w:top w:val="none" w:sz="0" w:space="0" w:color="auto"/>
            <w:left w:val="none" w:sz="0" w:space="0" w:color="auto"/>
            <w:bottom w:val="none" w:sz="0" w:space="0" w:color="auto"/>
            <w:right w:val="none" w:sz="0" w:space="0" w:color="auto"/>
          </w:divBdr>
          <w:divsChild>
            <w:div w:id="6055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5081">
      <w:bodyDiv w:val="1"/>
      <w:marLeft w:val="0"/>
      <w:marRight w:val="0"/>
      <w:marTop w:val="0"/>
      <w:marBottom w:val="0"/>
      <w:divBdr>
        <w:top w:val="none" w:sz="0" w:space="0" w:color="auto"/>
        <w:left w:val="none" w:sz="0" w:space="0" w:color="auto"/>
        <w:bottom w:val="none" w:sz="0" w:space="0" w:color="auto"/>
        <w:right w:val="none" w:sz="0" w:space="0" w:color="auto"/>
      </w:divBdr>
      <w:divsChild>
        <w:div w:id="1910385571">
          <w:marLeft w:val="0"/>
          <w:marRight w:val="0"/>
          <w:marTop w:val="0"/>
          <w:marBottom w:val="0"/>
          <w:divBdr>
            <w:top w:val="none" w:sz="0" w:space="0" w:color="auto"/>
            <w:left w:val="none" w:sz="0" w:space="0" w:color="auto"/>
            <w:bottom w:val="none" w:sz="0" w:space="0" w:color="auto"/>
            <w:right w:val="none" w:sz="0" w:space="0" w:color="auto"/>
          </w:divBdr>
          <w:divsChild>
            <w:div w:id="1026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4656">
      <w:bodyDiv w:val="1"/>
      <w:marLeft w:val="0"/>
      <w:marRight w:val="0"/>
      <w:marTop w:val="0"/>
      <w:marBottom w:val="0"/>
      <w:divBdr>
        <w:top w:val="none" w:sz="0" w:space="0" w:color="auto"/>
        <w:left w:val="none" w:sz="0" w:space="0" w:color="auto"/>
        <w:bottom w:val="none" w:sz="0" w:space="0" w:color="auto"/>
        <w:right w:val="none" w:sz="0" w:space="0" w:color="auto"/>
      </w:divBdr>
    </w:div>
    <w:div w:id="412434986">
      <w:bodyDiv w:val="1"/>
      <w:marLeft w:val="0"/>
      <w:marRight w:val="0"/>
      <w:marTop w:val="0"/>
      <w:marBottom w:val="0"/>
      <w:divBdr>
        <w:top w:val="none" w:sz="0" w:space="0" w:color="auto"/>
        <w:left w:val="none" w:sz="0" w:space="0" w:color="auto"/>
        <w:bottom w:val="none" w:sz="0" w:space="0" w:color="auto"/>
        <w:right w:val="none" w:sz="0" w:space="0" w:color="auto"/>
      </w:divBdr>
    </w:div>
    <w:div w:id="415826762">
      <w:bodyDiv w:val="1"/>
      <w:marLeft w:val="0"/>
      <w:marRight w:val="0"/>
      <w:marTop w:val="0"/>
      <w:marBottom w:val="0"/>
      <w:divBdr>
        <w:top w:val="none" w:sz="0" w:space="0" w:color="auto"/>
        <w:left w:val="none" w:sz="0" w:space="0" w:color="auto"/>
        <w:bottom w:val="none" w:sz="0" w:space="0" w:color="auto"/>
        <w:right w:val="none" w:sz="0" w:space="0" w:color="auto"/>
      </w:divBdr>
    </w:div>
    <w:div w:id="417017060">
      <w:bodyDiv w:val="1"/>
      <w:marLeft w:val="0"/>
      <w:marRight w:val="0"/>
      <w:marTop w:val="0"/>
      <w:marBottom w:val="0"/>
      <w:divBdr>
        <w:top w:val="none" w:sz="0" w:space="0" w:color="auto"/>
        <w:left w:val="none" w:sz="0" w:space="0" w:color="auto"/>
        <w:bottom w:val="none" w:sz="0" w:space="0" w:color="auto"/>
        <w:right w:val="none" w:sz="0" w:space="0" w:color="auto"/>
      </w:divBdr>
    </w:div>
    <w:div w:id="419376021">
      <w:bodyDiv w:val="1"/>
      <w:marLeft w:val="0"/>
      <w:marRight w:val="0"/>
      <w:marTop w:val="0"/>
      <w:marBottom w:val="0"/>
      <w:divBdr>
        <w:top w:val="none" w:sz="0" w:space="0" w:color="auto"/>
        <w:left w:val="none" w:sz="0" w:space="0" w:color="auto"/>
        <w:bottom w:val="none" w:sz="0" w:space="0" w:color="auto"/>
        <w:right w:val="none" w:sz="0" w:space="0" w:color="auto"/>
      </w:divBdr>
    </w:div>
    <w:div w:id="421024945">
      <w:bodyDiv w:val="1"/>
      <w:marLeft w:val="0"/>
      <w:marRight w:val="0"/>
      <w:marTop w:val="0"/>
      <w:marBottom w:val="0"/>
      <w:divBdr>
        <w:top w:val="none" w:sz="0" w:space="0" w:color="auto"/>
        <w:left w:val="none" w:sz="0" w:space="0" w:color="auto"/>
        <w:bottom w:val="none" w:sz="0" w:space="0" w:color="auto"/>
        <w:right w:val="none" w:sz="0" w:space="0" w:color="auto"/>
      </w:divBdr>
      <w:divsChild>
        <w:div w:id="1751193465">
          <w:marLeft w:val="0"/>
          <w:marRight w:val="0"/>
          <w:marTop w:val="0"/>
          <w:marBottom w:val="0"/>
          <w:divBdr>
            <w:top w:val="none" w:sz="0" w:space="0" w:color="auto"/>
            <w:left w:val="none" w:sz="0" w:space="0" w:color="auto"/>
            <w:bottom w:val="none" w:sz="0" w:space="0" w:color="auto"/>
            <w:right w:val="none" w:sz="0" w:space="0" w:color="auto"/>
          </w:divBdr>
          <w:divsChild>
            <w:div w:id="6688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2157">
      <w:bodyDiv w:val="1"/>
      <w:marLeft w:val="0"/>
      <w:marRight w:val="0"/>
      <w:marTop w:val="0"/>
      <w:marBottom w:val="0"/>
      <w:divBdr>
        <w:top w:val="none" w:sz="0" w:space="0" w:color="auto"/>
        <w:left w:val="none" w:sz="0" w:space="0" w:color="auto"/>
        <w:bottom w:val="none" w:sz="0" w:space="0" w:color="auto"/>
        <w:right w:val="none" w:sz="0" w:space="0" w:color="auto"/>
      </w:divBdr>
    </w:div>
    <w:div w:id="437599560">
      <w:bodyDiv w:val="1"/>
      <w:marLeft w:val="0"/>
      <w:marRight w:val="0"/>
      <w:marTop w:val="0"/>
      <w:marBottom w:val="0"/>
      <w:divBdr>
        <w:top w:val="none" w:sz="0" w:space="0" w:color="auto"/>
        <w:left w:val="none" w:sz="0" w:space="0" w:color="auto"/>
        <w:bottom w:val="none" w:sz="0" w:space="0" w:color="auto"/>
        <w:right w:val="none" w:sz="0" w:space="0" w:color="auto"/>
      </w:divBdr>
    </w:div>
    <w:div w:id="454181594">
      <w:bodyDiv w:val="1"/>
      <w:marLeft w:val="0"/>
      <w:marRight w:val="0"/>
      <w:marTop w:val="0"/>
      <w:marBottom w:val="0"/>
      <w:divBdr>
        <w:top w:val="none" w:sz="0" w:space="0" w:color="auto"/>
        <w:left w:val="none" w:sz="0" w:space="0" w:color="auto"/>
        <w:bottom w:val="none" w:sz="0" w:space="0" w:color="auto"/>
        <w:right w:val="none" w:sz="0" w:space="0" w:color="auto"/>
      </w:divBdr>
      <w:divsChild>
        <w:div w:id="1367872741">
          <w:marLeft w:val="0"/>
          <w:marRight w:val="0"/>
          <w:marTop w:val="0"/>
          <w:marBottom w:val="0"/>
          <w:divBdr>
            <w:top w:val="none" w:sz="0" w:space="0" w:color="auto"/>
            <w:left w:val="none" w:sz="0" w:space="0" w:color="auto"/>
            <w:bottom w:val="none" w:sz="0" w:space="0" w:color="auto"/>
            <w:right w:val="none" w:sz="0" w:space="0" w:color="auto"/>
          </w:divBdr>
          <w:divsChild>
            <w:div w:id="10405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3122">
      <w:bodyDiv w:val="1"/>
      <w:marLeft w:val="0"/>
      <w:marRight w:val="0"/>
      <w:marTop w:val="0"/>
      <w:marBottom w:val="0"/>
      <w:divBdr>
        <w:top w:val="none" w:sz="0" w:space="0" w:color="auto"/>
        <w:left w:val="none" w:sz="0" w:space="0" w:color="auto"/>
        <w:bottom w:val="none" w:sz="0" w:space="0" w:color="auto"/>
        <w:right w:val="none" w:sz="0" w:space="0" w:color="auto"/>
      </w:divBdr>
      <w:divsChild>
        <w:div w:id="595482868">
          <w:marLeft w:val="0"/>
          <w:marRight w:val="0"/>
          <w:marTop w:val="0"/>
          <w:marBottom w:val="0"/>
          <w:divBdr>
            <w:top w:val="none" w:sz="0" w:space="0" w:color="auto"/>
            <w:left w:val="none" w:sz="0" w:space="0" w:color="auto"/>
            <w:bottom w:val="none" w:sz="0" w:space="0" w:color="auto"/>
            <w:right w:val="none" w:sz="0" w:space="0" w:color="auto"/>
          </w:divBdr>
          <w:divsChild>
            <w:div w:id="14702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3341">
      <w:bodyDiv w:val="1"/>
      <w:marLeft w:val="0"/>
      <w:marRight w:val="0"/>
      <w:marTop w:val="0"/>
      <w:marBottom w:val="0"/>
      <w:divBdr>
        <w:top w:val="none" w:sz="0" w:space="0" w:color="auto"/>
        <w:left w:val="none" w:sz="0" w:space="0" w:color="auto"/>
        <w:bottom w:val="none" w:sz="0" w:space="0" w:color="auto"/>
        <w:right w:val="none" w:sz="0" w:space="0" w:color="auto"/>
      </w:divBdr>
      <w:divsChild>
        <w:div w:id="1236009067">
          <w:marLeft w:val="0"/>
          <w:marRight w:val="0"/>
          <w:marTop w:val="0"/>
          <w:marBottom w:val="0"/>
          <w:divBdr>
            <w:top w:val="none" w:sz="0" w:space="0" w:color="auto"/>
            <w:left w:val="none" w:sz="0" w:space="0" w:color="auto"/>
            <w:bottom w:val="none" w:sz="0" w:space="0" w:color="auto"/>
            <w:right w:val="none" w:sz="0" w:space="0" w:color="auto"/>
          </w:divBdr>
          <w:divsChild>
            <w:div w:id="6459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6447">
      <w:bodyDiv w:val="1"/>
      <w:marLeft w:val="0"/>
      <w:marRight w:val="0"/>
      <w:marTop w:val="0"/>
      <w:marBottom w:val="0"/>
      <w:divBdr>
        <w:top w:val="none" w:sz="0" w:space="0" w:color="auto"/>
        <w:left w:val="none" w:sz="0" w:space="0" w:color="auto"/>
        <w:bottom w:val="none" w:sz="0" w:space="0" w:color="auto"/>
        <w:right w:val="none" w:sz="0" w:space="0" w:color="auto"/>
      </w:divBdr>
    </w:div>
    <w:div w:id="469716715">
      <w:bodyDiv w:val="1"/>
      <w:marLeft w:val="0"/>
      <w:marRight w:val="0"/>
      <w:marTop w:val="0"/>
      <w:marBottom w:val="0"/>
      <w:divBdr>
        <w:top w:val="none" w:sz="0" w:space="0" w:color="auto"/>
        <w:left w:val="none" w:sz="0" w:space="0" w:color="auto"/>
        <w:bottom w:val="none" w:sz="0" w:space="0" w:color="auto"/>
        <w:right w:val="none" w:sz="0" w:space="0" w:color="auto"/>
      </w:divBdr>
      <w:divsChild>
        <w:div w:id="1140264848">
          <w:marLeft w:val="0"/>
          <w:marRight w:val="0"/>
          <w:marTop w:val="0"/>
          <w:marBottom w:val="0"/>
          <w:divBdr>
            <w:top w:val="none" w:sz="0" w:space="0" w:color="auto"/>
            <w:left w:val="none" w:sz="0" w:space="0" w:color="auto"/>
            <w:bottom w:val="none" w:sz="0" w:space="0" w:color="auto"/>
            <w:right w:val="none" w:sz="0" w:space="0" w:color="auto"/>
          </w:divBdr>
          <w:divsChild>
            <w:div w:id="4741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1842">
      <w:bodyDiv w:val="1"/>
      <w:marLeft w:val="0"/>
      <w:marRight w:val="0"/>
      <w:marTop w:val="0"/>
      <w:marBottom w:val="0"/>
      <w:divBdr>
        <w:top w:val="none" w:sz="0" w:space="0" w:color="auto"/>
        <w:left w:val="none" w:sz="0" w:space="0" w:color="auto"/>
        <w:bottom w:val="none" w:sz="0" w:space="0" w:color="auto"/>
        <w:right w:val="none" w:sz="0" w:space="0" w:color="auto"/>
      </w:divBdr>
      <w:divsChild>
        <w:div w:id="850069498">
          <w:marLeft w:val="0"/>
          <w:marRight w:val="0"/>
          <w:marTop w:val="0"/>
          <w:marBottom w:val="0"/>
          <w:divBdr>
            <w:top w:val="none" w:sz="0" w:space="0" w:color="auto"/>
            <w:left w:val="none" w:sz="0" w:space="0" w:color="auto"/>
            <w:bottom w:val="none" w:sz="0" w:space="0" w:color="auto"/>
            <w:right w:val="none" w:sz="0" w:space="0" w:color="auto"/>
          </w:divBdr>
          <w:divsChild>
            <w:div w:id="17146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0996">
      <w:bodyDiv w:val="1"/>
      <w:marLeft w:val="0"/>
      <w:marRight w:val="0"/>
      <w:marTop w:val="0"/>
      <w:marBottom w:val="0"/>
      <w:divBdr>
        <w:top w:val="none" w:sz="0" w:space="0" w:color="auto"/>
        <w:left w:val="none" w:sz="0" w:space="0" w:color="auto"/>
        <w:bottom w:val="none" w:sz="0" w:space="0" w:color="auto"/>
        <w:right w:val="none" w:sz="0" w:space="0" w:color="auto"/>
      </w:divBdr>
    </w:div>
    <w:div w:id="480780797">
      <w:bodyDiv w:val="1"/>
      <w:marLeft w:val="0"/>
      <w:marRight w:val="0"/>
      <w:marTop w:val="0"/>
      <w:marBottom w:val="0"/>
      <w:divBdr>
        <w:top w:val="none" w:sz="0" w:space="0" w:color="auto"/>
        <w:left w:val="none" w:sz="0" w:space="0" w:color="auto"/>
        <w:bottom w:val="none" w:sz="0" w:space="0" w:color="auto"/>
        <w:right w:val="none" w:sz="0" w:space="0" w:color="auto"/>
      </w:divBdr>
    </w:div>
    <w:div w:id="481583831">
      <w:bodyDiv w:val="1"/>
      <w:marLeft w:val="0"/>
      <w:marRight w:val="0"/>
      <w:marTop w:val="0"/>
      <w:marBottom w:val="0"/>
      <w:divBdr>
        <w:top w:val="none" w:sz="0" w:space="0" w:color="auto"/>
        <w:left w:val="none" w:sz="0" w:space="0" w:color="auto"/>
        <w:bottom w:val="none" w:sz="0" w:space="0" w:color="auto"/>
        <w:right w:val="none" w:sz="0" w:space="0" w:color="auto"/>
      </w:divBdr>
    </w:div>
    <w:div w:id="482160663">
      <w:bodyDiv w:val="1"/>
      <w:marLeft w:val="0"/>
      <w:marRight w:val="0"/>
      <w:marTop w:val="0"/>
      <w:marBottom w:val="0"/>
      <w:divBdr>
        <w:top w:val="none" w:sz="0" w:space="0" w:color="auto"/>
        <w:left w:val="none" w:sz="0" w:space="0" w:color="auto"/>
        <w:bottom w:val="none" w:sz="0" w:space="0" w:color="auto"/>
        <w:right w:val="none" w:sz="0" w:space="0" w:color="auto"/>
      </w:divBdr>
    </w:div>
    <w:div w:id="487867851">
      <w:bodyDiv w:val="1"/>
      <w:marLeft w:val="0"/>
      <w:marRight w:val="0"/>
      <w:marTop w:val="0"/>
      <w:marBottom w:val="0"/>
      <w:divBdr>
        <w:top w:val="none" w:sz="0" w:space="0" w:color="auto"/>
        <w:left w:val="none" w:sz="0" w:space="0" w:color="auto"/>
        <w:bottom w:val="none" w:sz="0" w:space="0" w:color="auto"/>
        <w:right w:val="none" w:sz="0" w:space="0" w:color="auto"/>
      </w:divBdr>
    </w:div>
    <w:div w:id="488061449">
      <w:bodyDiv w:val="1"/>
      <w:marLeft w:val="0"/>
      <w:marRight w:val="0"/>
      <w:marTop w:val="0"/>
      <w:marBottom w:val="0"/>
      <w:divBdr>
        <w:top w:val="none" w:sz="0" w:space="0" w:color="auto"/>
        <w:left w:val="none" w:sz="0" w:space="0" w:color="auto"/>
        <w:bottom w:val="none" w:sz="0" w:space="0" w:color="auto"/>
        <w:right w:val="none" w:sz="0" w:space="0" w:color="auto"/>
      </w:divBdr>
      <w:divsChild>
        <w:div w:id="55781830">
          <w:marLeft w:val="0"/>
          <w:marRight w:val="0"/>
          <w:marTop w:val="0"/>
          <w:marBottom w:val="0"/>
          <w:divBdr>
            <w:top w:val="none" w:sz="0" w:space="0" w:color="auto"/>
            <w:left w:val="none" w:sz="0" w:space="0" w:color="auto"/>
            <w:bottom w:val="none" w:sz="0" w:space="0" w:color="auto"/>
            <w:right w:val="none" w:sz="0" w:space="0" w:color="auto"/>
          </w:divBdr>
          <w:divsChild>
            <w:div w:id="174287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90270">
      <w:bodyDiv w:val="1"/>
      <w:marLeft w:val="0"/>
      <w:marRight w:val="0"/>
      <w:marTop w:val="0"/>
      <w:marBottom w:val="0"/>
      <w:divBdr>
        <w:top w:val="none" w:sz="0" w:space="0" w:color="auto"/>
        <w:left w:val="none" w:sz="0" w:space="0" w:color="auto"/>
        <w:bottom w:val="none" w:sz="0" w:space="0" w:color="auto"/>
        <w:right w:val="none" w:sz="0" w:space="0" w:color="auto"/>
      </w:divBdr>
      <w:divsChild>
        <w:div w:id="435715905">
          <w:marLeft w:val="0"/>
          <w:marRight w:val="0"/>
          <w:marTop w:val="0"/>
          <w:marBottom w:val="0"/>
          <w:divBdr>
            <w:top w:val="none" w:sz="0" w:space="0" w:color="auto"/>
            <w:left w:val="none" w:sz="0" w:space="0" w:color="auto"/>
            <w:bottom w:val="none" w:sz="0" w:space="0" w:color="auto"/>
            <w:right w:val="none" w:sz="0" w:space="0" w:color="auto"/>
          </w:divBdr>
          <w:divsChild>
            <w:div w:id="15016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316">
      <w:bodyDiv w:val="1"/>
      <w:marLeft w:val="0"/>
      <w:marRight w:val="0"/>
      <w:marTop w:val="0"/>
      <w:marBottom w:val="0"/>
      <w:divBdr>
        <w:top w:val="none" w:sz="0" w:space="0" w:color="auto"/>
        <w:left w:val="none" w:sz="0" w:space="0" w:color="auto"/>
        <w:bottom w:val="none" w:sz="0" w:space="0" w:color="auto"/>
        <w:right w:val="none" w:sz="0" w:space="0" w:color="auto"/>
      </w:divBdr>
      <w:divsChild>
        <w:div w:id="1685549612">
          <w:marLeft w:val="0"/>
          <w:marRight w:val="0"/>
          <w:marTop w:val="0"/>
          <w:marBottom w:val="0"/>
          <w:divBdr>
            <w:top w:val="none" w:sz="0" w:space="0" w:color="auto"/>
            <w:left w:val="none" w:sz="0" w:space="0" w:color="auto"/>
            <w:bottom w:val="none" w:sz="0" w:space="0" w:color="auto"/>
            <w:right w:val="none" w:sz="0" w:space="0" w:color="auto"/>
          </w:divBdr>
          <w:divsChild>
            <w:div w:id="8223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0331">
      <w:bodyDiv w:val="1"/>
      <w:marLeft w:val="0"/>
      <w:marRight w:val="0"/>
      <w:marTop w:val="0"/>
      <w:marBottom w:val="0"/>
      <w:divBdr>
        <w:top w:val="none" w:sz="0" w:space="0" w:color="auto"/>
        <w:left w:val="none" w:sz="0" w:space="0" w:color="auto"/>
        <w:bottom w:val="none" w:sz="0" w:space="0" w:color="auto"/>
        <w:right w:val="none" w:sz="0" w:space="0" w:color="auto"/>
      </w:divBdr>
    </w:div>
    <w:div w:id="516040616">
      <w:bodyDiv w:val="1"/>
      <w:marLeft w:val="0"/>
      <w:marRight w:val="0"/>
      <w:marTop w:val="0"/>
      <w:marBottom w:val="0"/>
      <w:divBdr>
        <w:top w:val="none" w:sz="0" w:space="0" w:color="auto"/>
        <w:left w:val="none" w:sz="0" w:space="0" w:color="auto"/>
        <w:bottom w:val="none" w:sz="0" w:space="0" w:color="auto"/>
        <w:right w:val="none" w:sz="0" w:space="0" w:color="auto"/>
      </w:divBdr>
    </w:div>
    <w:div w:id="517813615">
      <w:bodyDiv w:val="1"/>
      <w:marLeft w:val="0"/>
      <w:marRight w:val="0"/>
      <w:marTop w:val="0"/>
      <w:marBottom w:val="0"/>
      <w:divBdr>
        <w:top w:val="none" w:sz="0" w:space="0" w:color="auto"/>
        <w:left w:val="none" w:sz="0" w:space="0" w:color="auto"/>
        <w:bottom w:val="none" w:sz="0" w:space="0" w:color="auto"/>
        <w:right w:val="none" w:sz="0" w:space="0" w:color="auto"/>
      </w:divBdr>
      <w:divsChild>
        <w:div w:id="1499149256">
          <w:marLeft w:val="0"/>
          <w:marRight w:val="0"/>
          <w:marTop w:val="0"/>
          <w:marBottom w:val="0"/>
          <w:divBdr>
            <w:top w:val="none" w:sz="0" w:space="0" w:color="auto"/>
            <w:left w:val="none" w:sz="0" w:space="0" w:color="auto"/>
            <w:bottom w:val="none" w:sz="0" w:space="0" w:color="auto"/>
            <w:right w:val="none" w:sz="0" w:space="0" w:color="auto"/>
          </w:divBdr>
          <w:divsChild>
            <w:div w:id="20073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9240">
      <w:bodyDiv w:val="1"/>
      <w:marLeft w:val="0"/>
      <w:marRight w:val="0"/>
      <w:marTop w:val="0"/>
      <w:marBottom w:val="0"/>
      <w:divBdr>
        <w:top w:val="none" w:sz="0" w:space="0" w:color="auto"/>
        <w:left w:val="none" w:sz="0" w:space="0" w:color="auto"/>
        <w:bottom w:val="none" w:sz="0" w:space="0" w:color="auto"/>
        <w:right w:val="none" w:sz="0" w:space="0" w:color="auto"/>
      </w:divBdr>
    </w:div>
    <w:div w:id="533734483">
      <w:bodyDiv w:val="1"/>
      <w:marLeft w:val="0"/>
      <w:marRight w:val="0"/>
      <w:marTop w:val="0"/>
      <w:marBottom w:val="0"/>
      <w:divBdr>
        <w:top w:val="none" w:sz="0" w:space="0" w:color="auto"/>
        <w:left w:val="none" w:sz="0" w:space="0" w:color="auto"/>
        <w:bottom w:val="none" w:sz="0" w:space="0" w:color="auto"/>
        <w:right w:val="none" w:sz="0" w:space="0" w:color="auto"/>
      </w:divBdr>
      <w:divsChild>
        <w:div w:id="929432203">
          <w:marLeft w:val="0"/>
          <w:marRight w:val="0"/>
          <w:marTop w:val="0"/>
          <w:marBottom w:val="0"/>
          <w:divBdr>
            <w:top w:val="none" w:sz="0" w:space="0" w:color="auto"/>
            <w:left w:val="none" w:sz="0" w:space="0" w:color="auto"/>
            <w:bottom w:val="none" w:sz="0" w:space="0" w:color="auto"/>
            <w:right w:val="none" w:sz="0" w:space="0" w:color="auto"/>
          </w:divBdr>
          <w:divsChild>
            <w:div w:id="8866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16348">
      <w:bodyDiv w:val="1"/>
      <w:marLeft w:val="0"/>
      <w:marRight w:val="0"/>
      <w:marTop w:val="0"/>
      <w:marBottom w:val="0"/>
      <w:divBdr>
        <w:top w:val="none" w:sz="0" w:space="0" w:color="auto"/>
        <w:left w:val="none" w:sz="0" w:space="0" w:color="auto"/>
        <w:bottom w:val="none" w:sz="0" w:space="0" w:color="auto"/>
        <w:right w:val="none" w:sz="0" w:space="0" w:color="auto"/>
      </w:divBdr>
      <w:divsChild>
        <w:div w:id="635836849">
          <w:marLeft w:val="0"/>
          <w:marRight w:val="0"/>
          <w:marTop w:val="0"/>
          <w:marBottom w:val="0"/>
          <w:divBdr>
            <w:top w:val="none" w:sz="0" w:space="0" w:color="auto"/>
            <w:left w:val="none" w:sz="0" w:space="0" w:color="auto"/>
            <w:bottom w:val="none" w:sz="0" w:space="0" w:color="auto"/>
            <w:right w:val="none" w:sz="0" w:space="0" w:color="auto"/>
          </w:divBdr>
          <w:divsChild>
            <w:div w:id="18103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92523">
      <w:bodyDiv w:val="1"/>
      <w:marLeft w:val="0"/>
      <w:marRight w:val="0"/>
      <w:marTop w:val="0"/>
      <w:marBottom w:val="0"/>
      <w:divBdr>
        <w:top w:val="none" w:sz="0" w:space="0" w:color="auto"/>
        <w:left w:val="none" w:sz="0" w:space="0" w:color="auto"/>
        <w:bottom w:val="none" w:sz="0" w:space="0" w:color="auto"/>
        <w:right w:val="none" w:sz="0" w:space="0" w:color="auto"/>
      </w:divBdr>
      <w:divsChild>
        <w:div w:id="305013503">
          <w:marLeft w:val="0"/>
          <w:marRight w:val="0"/>
          <w:marTop w:val="0"/>
          <w:marBottom w:val="0"/>
          <w:divBdr>
            <w:top w:val="none" w:sz="0" w:space="0" w:color="auto"/>
            <w:left w:val="none" w:sz="0" w:space="0" w:color="auto"/>
            <w:bottom w:val="none" w:sz="0" w:space="0" w:color="auto"/>
            <w:right w:val="none" w:sz="0" w:space="0" w:color="auto"/>
          </w:divBdr>
          <w:divsChild>
            <w:div w:id="2493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149">
      <w:bodyDiv w:val="1"/>
      <w:marLeft w:val="0"/>
      <w:marRight w:val="0"/>
      <w:marTop w:val="0"/>
      <w:marBottom w:val="0"/>
      <w:divBdr>
        <w:top w:val="none" w:sz="0" w:space="0" w:color="auto"/>
        <w:left w:val="none" w:sz="0" w:space="0" w:color="auto"/>
        <w:bottom w:val="none" w:sz="0" w:space="0" w:color="auto"/>
        <w:right w:val="none" w:sz="0" w:space="0" w:color="auto"/>
      </w:divBdr>
      <w:divsChild>
        <w:div w:id="1986011299">
          <w:marLeft w:val="0"/>
          <w:marRight w:val="0"/>
          <w:marTop w:val="0"/>
          <w:marBottom w:val="0"/>
          <w:divBdr>
            <w:top w:val="none" w:sz="0" w:space="0" w:color="auto"/>
            <w:left w:val="none" w:sz="0" w:space="0" w:color="auto"/>
            <w:bottom w:val="none" w:sz="0" w:space="0" w:color="auto"/>
            <w:right w:val="none" w:sz="0" w:space="0" w:color="auto"/>
          </w:divBdr>
          <w:divsChild>
            <w:div w:id="21357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3925">
      <w:bodyDiv w:val="1"/>
      <w:marLeft w:val="0"/>
      <w:marRight w:val="0"/>
      <w:marTop w:val="0"/>
      <w:marBottom w:val="0"/>
      <w:divBdr>
        <w:top w:val="none" w:sz="0" w:space="0" w:color="auto"/>
        <w:left w:val="none" w:sz="0" w:space="0" w:color="auto"/>
        <w:bottom w:val="none" w:sz="0" w:space="0" w:color="auto"/>
        <w:right w:val="none" w:sz="0" w:space="0" w:color="auto"/>
      </w:divBdr>
    </w:div>
    <w:div w:id="587034273">
      <w:bodyDiv w:val="1"/>
      <w:marLeft w:val="0"/>
      <w:marRight w:val="0"/>
      <w:marTop w:val="0"/>
      <w:marBottom w:val="0"/>
      <w:divBdr>
        <w:top w:val="none" w:sz="0" w:space="0" w:color="auto"/>
        <w:left w:val="none" w:sz="0" w:space="0" w:color="auto"/>
        <w:bottom w:val="none" w:sz="0" w:space="0" w:color="auto"/>
        <w:right w:val="none" w:sz="0" w:space="0" w:color="auto"/>
      </w:divBdr>
      <w:divsChild>
        <w:div w:id="1400521520">
          <w:marLeft w:val="0"/>
          <w:marRight w:val="0"/>
          <w:marTop w:val="0"/>
          <w:marBottom w:val="0"/>
          <w:divBdr>
            <w:top w:val="none" w:sz="0" w:space="0" w:color="auto"/>
            <w:left w:val="none" w:sz="0" w:space="0" w:color="auto"/>
            <w:bottom w:val="none" w:sz="0" w:space="0" w:color="auto"/>
            <w:right w:val="none" w:sz="0" w:space="0" w:color="auto"/>
          </w:divBdr>
          <w:divsChild>
            <w:div w:id="15995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94499">
      <w:bodyDiv w:val="1"/>
      <w:marLeft w:val="0"/>
      <w:marRight w:val="0"/>
      <w:marTop w:val="0"/>
      <w:marBottom w:val="0"/>
      <w:divBdr>
        <w:top w:val="none" w:sz="0" w:space="0" w:color="auto"/>
        <w:left w:val="none" w:sz="0" w:space="0" w:color="auto"/>
        <w:bottom w:val="none" w:sz="0" w:space="0" w:color="auto"/>
        <w:right w:val="none" w:sz="0" w:space="0" w:color="auto"/>
      </w:divBdr>
      <w:divsChild>
        <w:div w:id="291448205">
          <w:marLeft w:val="0"/>
          <w:marRight w:val="0"/>
          <w:marTop w:val="0"/>
          <w:marBottom w:val="0"/>
          <w:divBdr>
            <w:top w:val="none" w:sz="0" w:space="0" w:color="auto"/>
            <w:left w:val="none" w:sz="0" w:space="0" w:color="auto"/>
            <w:bottom w:val="none" w:sz="0" w:space="0" w:color="auto"/>
            <w:right w:val="none" w:sz="0" w:space="0" w:color="auto"/>
          </w:divBdr>
          <w:divsChild>
            <w:div w:id="25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9183">
      <w:bodyDiv w:val="1"/>
      <w:marLeft w:val="0"/>
      <w:marRight w:val="0"/>
      <w:marTop w:val="0"/>
      <w:marBottom w:val="0"/>
      <w:divBdr>
        <w:top w:val="none" w:sz="0" w:space="0" w:color="auto"/>
        <w:left w:val="none" w:sz="0" w:space="0" w:color="auto"/>
        <w:bottom w:val="none" w:sz="0" w:space="0" w:color="auto"/>
        <w:right w:val="none" w:sz="0" w:space="0" w:color="auto"/>
      </w:divBdr>
      <w:divsChild>
        <w:div w:id="1993020625">
          <w:marLeft w:val="0"/>
          <w:marRight w:val="0"/>
          <w:marTop w:val="0"/>
          <w:marBottom w:val="0"/>
          <w:divBdr>
            <w:top w:val="none" w:sz="0" w:space="0" w:color="auto"/>
            <w:left w:val="none" w:sz="0" w:space="0" w:color="auto"/>
            <w:bottom w:val="none" w:sz="0" w:space="0" w:color="auto"/>
            <w:right w:val="none" w:sz="0" w:space="0" w:color="auto"/>
          </w:divBdr>
          <w:divsChild>
            <w:div w:id="8839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5560">
      <w:bodyDiv w:val="1"/>
      <w:marLeft w:val="0"/>
      <w:marRight w:val="0"/>
      <w:marTop w:val="0"/>
      <w:marBottom w:val="0"/>
      <w:divBdr>
        <w:top w:val="none" w:sz="0" w:space="0" w:color="auto"/>
        <w:left w:val="none" w:sz="0" w:space="0" w:color="auto"/>
        <w:bottom w:val="none" w:sz="0" w:space="0" w:color="auto"/>
        <w:right w:val="none" w:sz="0" w:space="0" w:color="auto"/>
      </w:divBdr>
      <w:divsChild>
        <w:div w:id="333411524">
          <w:marLeft w:val="0"/>
          <w:marRight w:val="0"/>
          <w:marTop w:val="0"/>
          <w:marBottom w:val="0"/>
          <w:divBdr>
            <w:top w:val="none" w:sz="0" w:space="0" w:color="auto"/>
            <w:left w:val="none" w:sz="0" w:space="0" w:color="auto"/>
            <w:bottom w:val="none" w:sz="0" w:space="0" w:color="auto"/>
            <w:right w:val="none" w:sz="0" w:space="0" w:color="auto"/>
          </w:divBdr>
          <w:divsChild>
            <w:div w:id="16930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2196">
      <w:bodyDiv w:val="1"/>
      <w:marLeft w:val="0"/>
      <w:marRight w:val="0"/>
      <w:marTop w:val="0"/>
      <w:marBottom w:val="0"/>
      <w:divBdr>
        <w:top w:val="none" w:sz="0" w:space="0" w:color="auto"/>
        <w:left w:val="none" w:sz="0" w:space="0" w:color="auto"/>
        <w:bottom w:val="none" w:sz="0" w:space="0" w:color="auto"/>
        <w:right w:val="none" w:sz="0" w:space="0" w:color="auto"/>
      </w:divBdr>
      <w:divsChild>
        <w:div w:id="357006492">
          <w:marLeft w:val="0"/>
          <w:marRight w:val="0"/>
          <w:marTop w:val="0"/>
          <w:marBottom w:val="0"/>
          <w:divBdr>
            <w:top w:val="none" w:sz="0" w:space="0" w:color="auto"/>
            <w:left w:val="none" w:sz="0" w:space="0" w:color="auto"/>
            <w:bottom w:val="none" w:sz="0" w:space="0" w:color="auto"/>
            <w:right w:val="none" w:sz="0" w:space="0" w:color="auto"/>
          </w:divBdr>
          <w:divsChild>
            <w:div w:id="1037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08865">
      <w:bodyDiv w:val="1"/>
      <w:marLeft w:val="0"/>
      <w:marRight w:val="0"/>
      <w:marTop w:val="0"/>
      <w:marBottom w:val="0"/>
      <w:divBdr>
        <w:top w:val="none" w:sz="0" w:space="0" w:color="auto"/>
        <w:left w:val="none" w:sz="0" w:space="0" w:color="auto"/>
        <w:bottom w:val="none" w:sz="0" w:space="0" w:color="auto"/>
        <w:right w:val="none" w:sz="0" w:space="0" w:color="auto"/>
      </w:divBdr>
    </w:div>
    <w:div w:id="605314574">
      <w:bodyDiv w:val="1"/>
      <w:marLeft w:val="0"/>
      <w:marRight w:val="0"/>
      <w:marTop w:val="0"/>
      <w:marBottom w:val="0"/>
      <w:divBdr>
        <w:top w:val="none" w:sz="0" w:space="0" w:color="auto"/>
        <w:left w:val="none" w:sz="0" w:space="0" w:color="auto"/>
        <w:bottom w:val="none" w:sz="0" w:space="0" w:color="auto"/>
        <w:right w:val="none" w:sz="0" w:space="0" w:color="auto"/>
      </w:divBdr>
    </w:div>
    <w:div w:id="605424679">
      <w:bodyDiv w:val="1"/>
      <w:marLeft w:val="0"/>
      <w:marRight w:val="0"/>
      <w:marTop w:val="0"/>
      <w:marBottom w:val="0"/>
      <w:divBdr>
        <w:top w:val="none" w:sz="0" w:space="0" w:color="auto"/>
        <w:left w:val="none" w:sz="0" w:space="0" w:color="auto"/>
        <w:bottom w:val="none" w:sz="0" w:space="0" w:color="auto"/>
        <w:right w:val="none" w:sz="0" w:space="0" w:color="auto"/>
      </w:divBdr>
      <w:divsChild>
        <w:div w:id="1498643405">
          <w:marLeft w:val="0"/>
          <w:marRight w:val="0"/>
          <w:marTop w:val="0"/>
          <w:marBottom w:val="0"/>
          <w:divBdr>
            <w:top w:val="none" w:sz="0" w:space="0" w:color="auto"/>
            <w:left w:val="none" w:sz="0" w:space="0" w:color="auto"/>
            <w:bottom w:val="none" w:sz="0" w:space="0" w:color="auto"/>
            <w:right w:val="none" w:sz="0" w:space="0" w:color="auto"/>
          </w:divBdr>
          <w:divsChild>
            <w:div w:id="2067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633">
      <w:bodyDiv w:val="1"/>
      <w:marLeft w:val="0"/>
      <w:marRight w:val="0"/>
      <w:marTop w:val="0"/>
      <w:marBottom w:val="0"/>
      <w:divBdr>
        <w:top w:val="none" w:sz="0" w:space="0" w:color="auto"/>
        <w:left w:val="none" w:sz="0" w:space="0" w:color="auto"/>
        <w:bottom w:val="none" w:sz="0" w:space="0" w:color="auto"/>
        <w:right w:val="none" w:sz="0" w:space="0" w:color="auto"/>
      </w:divBdr>
    </w:div>
    <w:div w:id="611286608">
      <w:bodyDiv w:val="1"/>
      <w:marLeft w:val="0"/>
      <w:marRight w:val="0"/>
      <w:marTop w:val="0"/>
      <w:marBottom w:val="0"/>
      <w:divBdr>
        <w:top w:val="none" w:sz="0" w:space="0" w:color="auto"/>
        <w:left w:val="none" w:sz="0" w:space="0" w:color="auto"/>
        <w:bottom w:val="none" w:sz="0" w:space="0" w:color="auto"/>
        <w:right w:val="none" w:sz="0" w:space="0" w:color="auto"/>
      </w:divBdr>
      <w:divsChild>
        <w:div w:id="673724411">
          <w:marLeft w:val="0"/>
          <w:marRight w:val="0"/>
          <w:marTop w:val="0"/>
          <w:marBottom w:val="0"/>
          <w:divBdr>
            <w:top w:val="none" w:sz="0" w:space="0" w:color="auto"/>
            <w:left w:val="none" w:sz="0" w:space="0" w:color="auto"/>
            <w:bottom w:val="none" w:sz="0" w:space="0" w:color="auto"/>
            <w:right w:val="none" w:sz="0" w:space="0" w:color="auto"/>
          </w:divBdr>
          <w:divsChild>
            <w:div w:id="13184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83132">
      <w:bodyDiv w:val="1"/>
      <w:marLeft w:val="0"/>
      <w:marRight w:val="0"/>
      <w:marTop w:val="0"/>
      <w:marBottom w:val="0"/>
      <w:divBdr>
        <w:top w:val="none" w:sz="0" w:space="0" w:color="auto"/>
        <w:left w:val="none" w:sz="0" w:space="0" w:color="auto"/>
        <w:bottom w:val="none" w:sz="0" w:space="0" w:color="auto"/>
        <w:right w:val="none" w:sz="0" w:space="0" w:color="auto"/>
      </w:divBdr>
      <w:divsChild>
        <w:div w:id="57410114">
          <w:marLeft w:val="0"/>
          <w:marRight w:val="0"/>
          <w:marTop w:val="0"/>
          <w:marBottom w:val="0"/>
          <w:divBdr>
            <w:top w:val="none" w:sz="0" w:space="0" w:color="auto"/>
            <w:left w:val="none" w:sz="0" w:space="0" w:color="auto"/>
            <w:bottom w:val="none" w:sz="0" w:space="0" w:color="auto"/>
            <w:right w:val="none" w:sz="0" w:space="0" w:color="auto"/>
          </w:divBdr>
          <w:divsChild>
            <w:div w:id="11135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1465">
      <w:bodyDiv w:val="1"/>
      <w:marLeft w:val="0"/>
      <w:marRight w:val="0"/>
      <w:marTop w:val="0"/>
      <w:marBottom w:val="0"/>
      <w:divBdr>
        <w:top w:val="none" w:sz="0" w:space="0" w:color="auto"/>
        <w:left w:val="none" w:sz="0" w:space="0" w:color="auto"/>
        <w:bottom w:val="none" w:sz="0" w:space="0" w:color="auto"/>
        <w:right w:val="none" w:sz="0" w:space="0" w:color="auto"/>
      </w:divBdr>
      <w:divsChild>
        <w:div w:id="346830326">
          <w:marLeft w:val="0"/>
          <w:marRight w:val="0"/>
          <w:marTop w:val="0"/>
          <w:marBottom w:val="0"/>
          <w:divBdr>
            <w:top w:val="none" w:sz="0" w:space="0" w:color="auto"/>
            <w:left w:val="none" w:sz="0" w:space="0" w:color="auto"/>
            <w:bottom w:val="none" w:sz="0" w:space="0" w:color="auto"/>
            <w:right w:val="none" w:sz="0" w:space="0" w:color="auto"/>
          </w:divBdr>
          <w:divsChild>
            <w:div w:id="11452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4234">
      <w:bodyDiv w:val="1"/>
      <w:marLeft w:val="0"/>
      <w:marRight w:val="0"/>
      <w:marTop w:val="0"/>
      <w:marBottom w:val="0"/>
      <w:divBdr>
        <w:top w:val="none" w:sz="0" w:space="0" w:color="auto"/>
        <w:left w:val="none" w:sz="0" w:space="0" w:color="auto"/>
        <w:bottom w:val="none" w:sz="0" w:space="0" w:color="auto"/>
        <w:right w:val="none" w:sz="0" w:space="0" w:color="auto"/>
      </w:divBdr>
    </w:div>
    <w:div w:id="630750098">
      <w:bodyDiv w:val="1"/>
      <w:marLeft w:val="0"/>
      <w:marRight w:val="0"/>
      <w:marTop w:val="0"/>
      <w:marBottom w:val="0"/>
      <w:divBdr>
        <w:top w:val="none" w:sz="0" w:space="0" w:color="auto"/>
        <w:left w:val="none" w:sz="0" w:space="0" w:color="auto"/>
        <w:bottom w:val="none" w:sz="0" w:space="0" w:color="auto"/>
        <w:right w:val="none" w:sz="0" w:space="0" w:color="auto"/>
      </w:divBdr>
    </w:div>
    <w:div w:id="634800427">
      <w:bodyDiv w:val="1"/>
      <w:marLeft w:val="0"/>
      <w:marRight w:val="0"/>
      <w:marTop w:val="0"/>
      <w:marBottom w:val="0"/>
      <w:divBdr>
        <w:top w:val="none" w:sz="0" w:space="0" w:color="auto"/>
        <w:left w:val="none" w:sz="0" w:space="0" w:color="auto"/>
        <w:bottom w:val="none" w:sz="0" w:space="0" w:color="auto"/>
        <w:right w:val="none" w:sz="0" w:space="0" w:color="auto"/>
      </w:divBdr>
      <w:divsChild>
        <w:div w:id="95058767">
          <w:marLeft w:val="0"/>
          <w:marRight w:val="0"/>
          <w:marTop w:val="0"/>
          <w:marBottom w:val="0"/>
          <w:divBdr>
            <w:top w:val="none" w:sz="0" w:space="0" w:color="auto"/>
            <w:left w:val="none" w:sz="0" w:space="0" w:color="auto"/>
            <w:bottom w:val="none" w:sz="0" w:space="0" w:color="auto"/>
            <w:right w:val="none" w:sz="0" w:space="0" w:color="auto"/>
          </w:divBdr>
          <w:divsChild>
            <w:div w:id="18616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1385">
      <w:bodyDiv w:val="1"/>
      <w:marLeft w:val="0"/>
      <w:marRight w:val="0"/>
      <w:marTop w:val="0"/>
      <w:marBottom w:val="0"/>
      <w:divBdr>
        <w:top w:val="none" w:sz="0" w:space="0" w:color="auto"/>
        <w:left w:val="none" w:sz="0" w:space="0" w:color="auto"/>
        <w:bottom w:val="none" w:sz="0" w:space="0" w:color="auto"/>
        <w:right w:val="none" w:sz="0" w:space="0" w:color="auto"/>
      </w:divBdr>
      <w:divsChild>
        <w:div w:id="554513346">
          <w:marLeft w:val="0"/>
          <w:marRight w:val="0"/>
          <w:marTop w:val="0"/>
          <w:marBottom w:val="0"/>
          <w:divBdr>
            <w:top w:val="none" w:sz="0" w:space="0" w:color="auto"/>
            <w:left w:val="none" w:sz="0" w:space="0" w:color="auto"/>
            <w:bottom w:val="none" w:sz="0" w:space="0" w:color="auto"/>
            <w:right w:val="none" w:sz="0" w:space="0" w:color="auto"/>
          </w:divBdr>
          <w:divsChild>
            <w:div w:id="177012809">
              <w:marLeft w:val="0"/>
              <w:marRight w:val="0"/>
              <w:marTop w:val="0"/>
              <w:marBottom w:val="0"/>
              <w:divBdr>
                <w:top w:val="none" w:sz="0" w:space="0" w:color="auto"/>
                <w:left w:val="none" w:sz="0" w:space="0" w:color="auto"/>
                <w:bottom w:val="none" w:sz="0" w:space="0" w:color="auto"/>
                <w:right w:val="none" w:sz="0" w:space="0" w:color="auto"/>
              </w:divBdr>
            </w:div>
            <w:div w:id="209658017">
              <w:marLeft w:val="0"/>
              <w:marRight w:val="0"/>
              <w:marTop w:val="0"/>
              <w:marBottom w:val="0"/>
              <w:divBdr>
                <w:top w:val="none" w:sz="0" w:space="0" w:color="auto"/>
                <w:left w:val="none" w:sz="0" w:space="0" w:color="auto"/>
                <w:bottom w:val="none" w:sz="0" w:space="0" w:color="auto"/>
                <w:right w:val="none" w:sz="0" w:space="0" w:color="auto"/>
              </w:divBdr>
            </w:div>
            <w:div w:id="304552838">
              <w:marLeft w:val="0"/>
              <w:marRight w:val="0"/>
              <w:marTop w:val="0"/>
              <w:marBottom w:val="0"/>
              <w:divBdr>
                <w:top w:val="none" w:sz="0" w:space="0" w:color="auto"/>
                <w:left w:val="none" w:sz="0" w:space="0" w:color="auto"/>
                <w:bottom w:val="none" w:sz="0" w:space="0" w:color="auto"/>
                <w:right w:val="none" w:sz="0" w:space="0" w:color="auto"/>
              </w:divBdr>
            </w:div>
            <w:div w:id="452018468">
              <w:marLeft w:val="0"/>
              <w:marRight w:val="0"/>
              <w:marTop w:val="0"/>
              <w:marBottom w:val="0"/>
              <w:divBdr>
                <w:top w:val="none" w:sz="0" w:space="0" w:color="auto"/>
                <w:left w:val="none" w:sz="0" w:space="0" w:color="auto"/>
                <w:bottom w:val="none" w:sz="0" w:space="0" w:color="auto"/>
                <w:right w:val="none" w:sz="0" w:space="0" w:color="auto"/>
              </w:divBdr>
            </w:div>
            <w:div w:id="818035246">
              <w:marLeft w:val="0"/>
              <w:marRight w:val="0"/>
              <w:marTop w:val="0"/>
              <w:marBottom w:val="0"/>
              <w:divBdr>
                <w:top w:val="none" w:sz="0" w:space="0" w:color="auto"/>
                <w:left w:val="none" w:sz="0" w:space="0" w:color="auto"/>
                <w:bottom w:val="none" w:sz="0" w:space="0" w:color="auto"/>
                <w:right w:val="none" w:sz="0" w:space="0" w:color="auto"/>
              </w:divBdr>
            </w:div>
            <w:div w:id="1142042528">
              <w:marLeft w:val="0"/>
              <w:marRight w:val="0"/>
              <w:marTop w:val="0"/>
              <w:marBottom w:val="0"/>
              <w:divBdr>
                <w:top w:val="none" w:sz="0" w:space="0" w:color="auto"/>
                <w:left w:val="none" w:sz="0" w:space="0" w:color="auto"/>
                <w:bottom w:val="none" w:sz="0" w:space="0" w:color="auto"/>
                <w:right w:val="none" w:sz="0" w:space="0" w:color="auto"/>
              </w:divBdr>
            </w:div>
            <w:div w:id="1226992857">
              <w:marLeft w:val="0"/>
              <w:marRight w:val="0"/>
              <w:marTop w:val="0"/>
              <w:marBottom w:val="0"/>
              <w:divBdr>
                <w:top w:val="none" w:sz="0" w:space="0" w:color="auto"/>
                <w:left w:val="none" w:sz="0" w:space="0" w:color="auto"/>
                <w:bottom w:val="none" w:sz="0" w:space="0" w:color="auto"/>
                <w:right w:val="none" w:sz="0" w:space="0" w:color="auto"/>
              </w:divBdr>
            </w:div>
            <w:div w:id="1299408679">
              <w:marLeft w:val="0"/>
              <w:marRight w:val="0"/>
              <w:marTop w:val="0"/>
              <w:marBottom w:val="0"/>
              <w:divBdr>
                <w:top w:val="none" w:sz="0" w:space="0" w:color="auto"/>
                <w:left w:val="none" w:sz="0" w:space="0" w:color="auto"/>
                <w:bottom w:val="none" w:sz="0" w:space="0" w:color="auto"/>
                <w:right w:val="none" w:sz="0" w:space="0" w:color="auto"/>
              </w:divBdr>
            </w:div>
            <w:div w:id="1661080251">
              <w:marLeft w:val="0"/>
              <w:marRight w:val="0"/>
              <w:marTop w:val="0"/>
              <w:marBottom w:val="0"/>
              <w:divBdr>
                <w:top w:val="none" w:sz="0" w:space="0" w:color="auto"/>
                <w:left w:val="none" w:sz="0" w:space="0" w:color="auto"/>
                <w:bottom w:val="none" w:sz="0" w:space="0" w:color="auto"/>
                <w:right w:val="none" w:sz="0" w:space="0" w:color="auto"/>
              </w:divBdr>
            </w:div>
            <w:div w:id="1697732099">
              <w:marLeft w:val="0"/>
              <w:marRight w:val="0"/>
              <w:marTop w:val="0"/>
              <w:marBottom w:val="0"/>
              <w:divBdr>
                <w:top w:val="none" w:sz="0" w:space="0" w:color="auto"/>
                <w:left w:val="none" w:sz="0" w:space="0" w:color="auto"/>
                <w:bottom w:val="none" w:sz="0" w:space="0" w:color="auto"/>
                <w:right w:val="none" w:sz="0" w:space="0" w:color="auto"/>
              </w:divBdr>
            </w:div>
            <w:div w:id="1758020458">
              <w:marLeft w:val="0"/>
              <w:marRight w:val="0"/>
              <w:marTop w:val="0"/>
              <w:marBottom w:val="0"/>
              <w:divBdr>
                <w:top w:val="none" w:sz="0" w:space="0" w:color="auto"/>
                <w:left w:val="none" w:sz="0" w:space="0" w:color="auto"/>
                <w:bottom w:val="none" w:sz="0" w:space="0" w:color="auto"/>
                <w:right w:val="none" w:sz="0" w:space="0" w:color="auto"/>
              </w:divBdr>
            </w:div>
            <w:div w:id="1828210041">
              <w:marLeft w:val="0"/>
              <w:marRight w:val="0"/>
              <w:marTop w:val="0"/>
              <w:marBottom w:val="0"/>
              <w:divBdr>
                <w:top w:val="none" w:sz="0" w:space="0" w:color="auto"/>
                <w:left w:val="none" w:sz="0" w:space="0" w:color="auto"/>
                <w:bottom w:val="none" w:sz="0" w:space="0" w:color="auto"/>
                <w:right w:val="none" w:sz="0" w:space="0" w:color="auto"/>
              </w:divBdr>
            </w:div>
            <w:div w:id="1875922553">
              <w:marLeft w:val="0"/>
              <w:marRight w:val="0"/>
              <w:marTop w:val="0"/>
              <w:marBottom w:val="0"/>
              <w:divBdr>
                <w:top w:val="none" w:sz="0" w:space="0" w:color="auto"/>
                <w:left w:val="none" w:sz="0" w:space="0" w:color="auto"/>
                <w:bottom w:val="none" w:sz="0" w:space="0" w:color="auto"/>
                <w:right w:val="none" w:sz="0" w:space="0" w:color="auto"/>
              </w:divBdr>
            </w:div>
            <w:div w:id="203267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3305">
      <w:bodyDiv w:val="1"/>
      <w:marLeft w:val="0"/>
      <w:marRight w:val="0"/>
      <w:marTop w:val="0"/>
      <w:marBottom w:val="0"/>
      <w:divBdr>
        <w:top w:val="none" w:sz="0" w:space="0" w:color="auto"/>
        <w:left w:val="none" w:sz="0" w:space="0" w:color="auto"/>
        <w:bottom w:val="none" w:sz="0" w:space="0" w:color="auto"/>
        <w:right w:val="none" w:sz="0" w:space="0" w:color="auto"/>
      </w:divBdr>
      <w:divsChild>
        <w:div w:id="2105494160">
          <w:marLeft w:val="0"/>
          <w:marRight w:val="0"/>
          <w:marTop w:val="0"/>
          <w:marBottom w:val="0"/>
          <w:divBdr>
            <w:top w:val="none" w:sz="0" w:space="0" w:color="auto"/>
            <w:left w:val="none" w:sz="0" w:space="0" w:color="auto"/>
            <w:bottom w:val="none" w:sz="0" w:space="0" w:color="auto"/>
            <w:right w:val="none" w:sz="0" w:space="0" w:color="auto"/>
          </w:divBdr>
          <w:divsChild>
            <w:div w:id="17493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11510">
      <w:bodyDiv w:val="1"/>
      <w:marLeft w:val="0"/>
      <w:marRight w:val="0"/>
      <w:marTop w:val="0"/>
      <w:marBottom w:val="0"/>
      <w:divBdr>
        <w:top w:val="none" w:sz="0" w:space="0" w:color="auto"/>
        <w:left w:val="none" w:sz="0" w:space="0" w:color="auto"/>
        <w:bottom w:val="none" w:sz="0" w:space="0" w:color="auto"/>
        <w:right w:val="none" w:sz="0" w:space="0" w:color="auto"/>
      </w:divBdr>
      <w:divsChild>
        <w:div w:id="1547796019">
          <w:marLeft w:val="0"/>
          <w:marRight w:val="0"/>
          <w:marTop w:val="0"/>
          <w:marBottom w:val="0"/>
          <w:divBdr>
            <w:top w:val="none" w:sz="0" w:space="0" w:color="auto"/>
            <w:left w:val="none" w:sz="0" w:space="0" w:color="auto"/>
            <w:bottom w:val="none" w:sz="0" w:space="0" w:color="auto"/>
            <w:right w:val="none" w:sz="0" w:space="0" w:color="auto"/>
          </w:divBdr>
          <w:divsChild>
            <w:div w:id="141166770">
              <w:marLeft w:val="0"/>
              <w:marRight w:val="0"/>
              <w:marTop w:val="0"/>
              <w:marBottom w:val="0"/>
              <w:divBdr>
                <w:top w:val="none" w:sz="0" w:space="0" w:color="auto"/>
                <w:left w:val="none" w:sz="0" w:space="0" w:color="auto"/>
                <w:bottom w:val="none" w:sz="0" w:space="0" w:color="auto"/>
                <w:right w:val="none" w:sz="0" w:space="0" w:color="auto"/>
              </w:divBdr>
              <w:divsChild>
                <w:div w:id="1367635189">
                  <w:marLeft w:val="0"/>
                  <w:marRight w:val="0"/>
                  <w:marTop w:val="0"/>
                  <w:marBottom w:val="0"/>
                  <w:divBdr>
                    <w:top w:val="none" w:sz="0" w:space="0" w:color="auto"/>
                    <w:left w:val="none" w:sz="0" w:space="0" w:color="auto"/>
                    <w:bottom w:val="none" w:sz="0" w:space="0" w:color="auto"/>
                    <w:right w:val="none" w:sz="0" w:space="0" w:color="auto"/>
                  </w:divBdr>
                </w:div>
              </w:divsChild>
            </w:div>
            <w:div w:id="178155114">
              <w:marLeft w:val="0"/>
              <w:marRight w:val="0"/>
              <w:marTop w:val="0"/>
              <w:marBottom w:val="0"/>
              <w:divBdr>
                <w:top w:val="none" w:sz="0" w:space="0" w:color="auto"/>
                <w:left w:val="none" w:sz="0" w:space="0" w:color="auto"/>
                <w:bottom w:val="none" w:sz="0" w:space="0" w:color="auto"/>
                <w:right w:val="none" w:sz="0" w:space="0" w:color="auto"/>
              </w:divBdr>
              <w:divsChild>
                <w:div w:id="133455365">
                  <w:marLeft w:val="0"/>
                  <w:marRight w:val="0"/>
                  <w:marTop w:val="0"/>
                  <w:marBottom w:val="0"/>
                  <w:divBdr>
                    <w:top w:val="none" w:sz="0" w:space="0" w:color="auto"/>
                    <w:left w:val="none" w:sz="0" w:space="0" w:color="auto"/>
                    <w:bottom w:val="none" w:sz="0" w:space="0" w:color="auto"/>
                    <w:right w:val="none" w:sz="0" w:space="0" w:color="auto"/>
                  </w:divBdr>
                </w:div>
              </w:divsChild>
            </w:div>
            <w:div w:id="264964886">
              <w:marLeft w:val="0"/>
              <w:marRight w:val="0"/>
              <w:marTop w:val="0"/>
              <w:marBottom w:val="0"/>
              <w:divBdr>
                <w:top w:val="none" w:sz="0" w:space="0" w:color="auto"/>
                <w:left w:val="none" w:sz="0" w:space="0" w:color="auto"/>
                <w:bottom w:val="none" w:sz="0" w:space="0" w:color="auto"/>
                <w:right w:val="none" w:sz="0" w:space="0" w:color="auto"/>
              </w:divBdr>
              <w:divsChild>
                <w:div w:id="1662611601">
                  <w:marLeft w:val="0"/>
                  <w:marRight w:val="0"/>
                  <w:marTop w:val="0"/>
                  <w:marBottom w:val="0"/>
                  <w:divBdr>
                    <w:top w:val="none" w:sz="0" w:space="0" w:color="auto"/>
                    <w:left w:val="none" w:sz="0" w:space="0" w:color="auto"/>
                    <w:bottom w:val="none" w:sz="0" w:space="0" w:color="auto"/>
                    <w:right w:val="none" w:sz="0" w:space="0" w:color="auto"/>
                  </w:divBdr>
                </w:div>
              </w:divsChild>
            </w:div>
            <w:div w:id="289364795">
              <w:marLeft w:val="0"/>
              <w:marRight w:val="0"/>
              <w:marTop w:val="0"/>
              <w:marBottom w:val="0"/>
              <w:divBdr>
                <w:top w:val="none" w:sz="0" w:space="0" w:color="auto"/>
                <w:left w:val="none" w:sz="0" w:space="0" w:color="auto"/>
                <w:bottom w:val="none" w:sz="0" w:space="0" w:color="auto"/>
                <w:right w:val="none" w:sz="0" w:space="0" w:color="auto"/>
              </w:divBdr>
              <w:divsChild>
                <w:div w:id="2143182742">
                  <w:marLeft w:val="0"/>
                  <w:marRight w:val="0"/>
                  <w:marTop w:val="0"/>
                  <w:marBottom w:val="0"/>
                  <w:divBdr>
                    <w:top w:val="none" w:sz="0" w:space="0" w:color="auto"/>
                    <w:left w:val="none" w:sz="0" w:space="0" w:color="auto"/>
                    <w:bottom w:val="none" w:sz="0" w:space="0" w:color="auto"/>
                    <w:right w:val="none" w:sz="0" w:space="0" w:color="auto"/>
                  </w:divBdr>
                </w:div>
              </w:divsChild>
            </w:div>
            <w:div w:id="302080311">
              <w:marLeft w:val="0"/>
              <w:marRight w:val="0"/>
              <w:marTop w:val="0"/>
              <w:marBottom w:val="0"/>
              <w:divBdr>
                <w:top w:val="none" w:sz="0" w:space="0" w:color="auto"/>
                <w:left w:val="none" w:sz="0" w:space="0" w:color="auto"/>
                <w:bottom w:val="none" w:sz="0" w:space="0" w:color="auto"/>
                <w:right w:val="none" w:sz="0" w:space="0" w:color="auto"/>
              </w:divBdr>
              <w:divsChild>
                <w:div w:id="11538070">
                  <w:marLeft w:val="0"/>
                  <w:marRight w:val="0"/>
                  <w:marTop w:val="0"/>
                  <w:marBottom w:val="0"/>
                  <w:divBdr>
                    <w:top w:val="none" w:sz="0" w:space="0" w:color="auto"/>
                    <w:left w:val="none" w:sz="0" w:space="0" w:color="auto"/>
                    <w:bottom w:val="none" w:sz="0" w:space="0" w:color="auto"/>
                    <w:right w:val="none" w:sz="0" w:space="0" w:color="auto"/>
                  </w:divBdr>
                </w:div>
              </w:divsChild>
            </w:div>
            <w:div w:id="564920642">
              <w:marLeft w:val="0"/>
              <w:marRight w:val="0"/>
              <w:marTop w:val="0"/>
              <w:marBottom w:val="0"/>
              <w:divBdr>
                <w:top w:val="none" w:sz="0" w:space="0" w:color="auto"/>
                <w:left w:val="none" w:sz="0" w:space="0" w:color="auto"/>
                <w:bottom w:val="none" w:sz="0" w:space="0" w:color="auto"/>
                <w:right w:val="none" w:sz="0" w:space="0" w:color="auto"/>
              </w:divBdr>
              <w:divsChild>
                <w:div w:id="272521917">
                  <w:marLeft w:val="0"/>
                  <w:marRight w:val="0"/>
                  <w:marTop w:val="0"/>
                  <w:marBottom w:val="0"/>
                  <w:divBdr>
                    <w:top w:val="none" w:sz="0" w:space="0" w:color="auto"/>
                    <w:left w:val="none" w:sz="0" w:space="0" w:color="auto"/>
                    <w:bottom w:val="none" w:sz="0" w:space="0" w:color="auto"/>
                    <w:right w:val="none" w:sz="0" w:space="0" w:color="auto"/>
                  </w:divBdr>
                </w:div>
              </w:divsChild>
            </w:div>
            <w:div w:id="804473940">
              <w:marLeft w:val="0"/>
              <w:marRight w:val="0"/>
              <w:marTop w:val="0"/>
              <w:marBottom w:val="0"/>
              <w:divBdr>
                <w:top w:val="none" w:sz="0" w:space="0" w:color="auto"/>
                <w:left w:val="none" w:sz="0" w:space="0" w:color="auto"/>
                <w:bottom w:val="none" w:sz="0" w:space="0" w:color="auto"/>
                <w:right w:val="none" w:sz="0" w:space="0" w:color="auto"/>
              </w:divBdr>
              <w:divsChild>
                <w:div w:id="681249487">
                  <w:marLeft w:val="0"/>
                  <w:marRight w:val="0"/>
                  <w:marTop w:val="0"/>
                  <w:marBottom w:val="0"/>
                  <w:divBdr>
                    <w:top w:val="none" w:sz="0" w:space="0" w:color="auto"/>
                    <w:left w:val="none" w:sz="0" w:space="0" w:color="auto"/>
                    <w:bottom w:val="none" w:sz="0" w:space="0" w:color="auto"/>
                    <w:right w:val="none" w:sz="0" w:space="0" w:color="auto"/>
                  </w:divBdr>
                </w:div>
              </w:divsChild>
            </w:div>
            <w:div w:id="962227251">
              <w:marLeft w:val="0"/>
              <w:marRight w:val="0"/>
              <w:marTop w:val="0"/>
              <w:marBottom w:val="0"/>
              <w:divBdr>
                <w:top w:val="none" w:sz="0" w:space="0" w:color="auto"/>
                <w:left w:val="none" w:sz="0" w:space="0" w:color="auto"/>
                <w:bottom w:val="none" w:sz="0" w:space="0" w:color="auto"/>
                <w:right w:val="none" w:sz="0" w:space="0" w:color="auto"/>
              </w:divBdr>
              <w:divsChild>
                <w:div w:id="5062782">
                  <w:marLeft w:val="0"/>
                  <w:marRight w:val="0"/>
                  <w:marTop w:val="0"/>
                  <w:marBottom w:val="0"/>
                  <w:divBdr>
                    <w:top w:val="none" w:sz="0" w:space="0" w:color="auto"/>
                    <w:left w:val="none" w:sz="0" w:space="0" w:color="auto"/>
                    <w:bottom w:val="none" w:sz="0" w:space="0" w:color="auto"/>
                    <w:right w:val="none" w:sz="0" w:space="0" w:color="auto"/>
                  </w:divBdr>
                </w:div>
              </w:divsChild>
            </w:div>
            <w:div w:id="1001860651">
              <w:marLeft w:val="0"/>
              <w:marRight w:val="0"/>
              <w:marTop w:val="0"/>
              <w:marBottom w:val="0"/>
              <w:divBdr>
                <w:top w:val="none" w:sz="0" w:space="0" w:color="auto"/>
                <w:left w:val="none" w:sz="0" w:space="0" w:color="auto"/>
                <w:bottom w:val="none" w:sz="0" w:space="0" w:color="auto"/>
                <w:right w:val="none" w:sz="0" w:space="0" w:color="auto"/>
              </w:divBdr>
              <w:divsChild>
                <w:div w:id="2083598905">
                  <w:marLeft w:val="0"/>
                  <w:marRight w:val="0"/>
                  <w:marTop w:val="0"/>
                  <w:marBottom w:val="0"/>
                  <w:divBdr>
                    <w:top w:val="none" w:sz="0" w:space="0" w:color="auto"/>
                    <w:left w:val="none" w:sz="0" w:space="0" w:color="auto"/>
                    <w:bottom w:val="none" w:sz="0" w:space="0" w:color="auto"/>
                    <w:right w:val="none" w:sz="0" w:space="0" w:color="auto"/>
                  </w:divBdr>
                </w:div>
              </w:divsChild>
            </w:div>
            <w:div w:id="1023091558">
              <w:marLeft w:val="0"/>
              <w:marRight w:val="0"/>
              <w:marTop w:val="0"/>
              <w:marBottom w:val="0"/>
              <w:divBdr>
                <w:top w:val="none" w:sz="0" w:space="0" w:color="auto"/>
                <w:left w:val="none" w:sz="0" w:space="0" w:color="auto"/>
                <w:bottom w:val="none" w:sz="0" w:space="0" w:color="auto"/>
                <w:right w:val="none" w:sz="0" w:space="0" w:color="auto"/>
              </w:divBdr>
              <w:divsChild>
                <w:div w:id="1504512025">
                  <w:marLeft w:val="0"/>
                  <w:marRight w:val="0"/>
                  <w:marTop w:val="0"/>
                  <w:marBottom w:val="0"/>
                  <w:divBdr>
                    <w:top w:val="none" w:sz="0" w:space="0" w:color="auto"/>
                    <w:left w:val="none" w:sz="0" w:space="0" w:color="auto"/>
                    <w:bottom w:val="none" w:sz="0" w:space="0" w:color="auto"/>
                    <w:right w:val="none" w:sz="0" w:space="0" w:color="auto"/>
                  </w:divBdr>
                </w:div>
              </w:divsChild>
            </w:div>
            <w:div w:id="1181237019">
              <w:marLeft w:val="0"/>
              <w:marRight w:val="0"/>
              <w:marTop w:val="0"/>
              <w:marBottom w:val="0"/>
              <w:divBdr>
                <w:top w:val="none" w:sz="0" w:space="0" w:color="auto"/>
                <w:left w:val="none" w:sz="0" w:space="0" w:color="auto"/>
                <w:bottom w:val="none" w:sz="0" w:space="0" w:color="auto"/>
                <w:right w:val="none" w:sz="0" w:space="0" w:color="auto"/>
              </w:divBdr>
              <w:divsChild>
                <w:div w:id="385028773">
                  <w:marLeft w:val="0"/>
                  <w:marRight w:val="0"/>
                  <w:marTop w:val="0"/>
                  <w:marBottom w:val="0"/>
                  <w:divBdr>
                    <w:top w:val="none" w:sz="0" w:space="0" w:color="auto"/>
                    <w:left w:val="none" w:sz="0" w:space="0" w:color="auto"/>
                    <w:bottom w:val="none" w:sz="0" w:space="0" w:color="auto"/>
                    <w:right w:val="none" w:sz="0" w:space="0" w:color="auto"/>
                  </w:divBdr>
                </w:div>
              </w:divsChild>
            </w:div>
            <w:div w:id="1201438205">
              <w:marLeft w:val="0"/>
              <w:marRight w:val="0"/>
              <w:marTop w:val="0"/>
              <w:marBottom w:val="0"/>
              <w:divBdr>
                <w:top w:val="none" w:sz="0" w:space="0" w:color="auto"/>
                <w:left w:val="none" w:sz="0" w:space="0" w:color="auto"/>
                <w:bottom w:val="none" w:sz="0" w:space="0" w:color="auto"/>
                <w:right w:val="none" w:sz="0" w:space="0" w:color="auto"/>
              </w:divBdr>
              <w:divsChild>
                <w:div w:id="926770505">
                  <w:marLeft w:val="0"/>
                  <w:marRight w:val="0"/>
                  <w:marTop w:val="0"/>
                  <w:marBottom w:val="0"/>
                  <w:divBdr>
                    <w:top w:val="none" w:sz="0" w:space="0" w:color="auto"/>
                    <w:left w:val="none" w:sz="0" w:space="0" w:color="auto"/>
                    <w:bottom w:val="none" w:sz="0" w:space="0" w:color="auto"/>
                    <w:right w:val="none" w:sz="0" w:space="0" w:color="auto"/>
                  </w:divBdr>
                </w:div>
              </w:divsChild>
            </w:div>
            <w:div w:id="1423337884">
              <w:marLeft w:val="0"/>
              <w:marRight w:val="0"/>
              <w:marTop w:val="0"/>
              <w:marBottom w:val="0"/>
              <w:divBdr>
                <w:top w:val="none" w:sz="0" w:space="0" w:color="auto"/>
                <w:left w:val="none" w:sz="0" w:space="0" w:color="auto"/>
                <w:bottom w:val="none" w:sz="0" w:space="0" w:color="auto"/>
                <w:right w:val="none" w:sz="0" w:space="0" w:color="auto"/>
              </w:divBdr>
              <w:divsChild>
                <w:div w:id="2111509975">
                  <w:marLeft w:val="0"/>
                  <w:marRight w:val="0"/>
                  <w:marTop w:val="0"/>
                  <w:marBottom w:val="0"/>
                  <w:divBdr>
                    <w:top w:val="none" w:sz="0" w:space="0" w:color="auto"/>
                    <w:left w:val="none" w:sz="0" w:space="0" w:color="auto"/>
                    <w:bottom w:val="none" w:sz="0" w:space="0" w:color="auto"/>
                    <w:right w:val="none" w:sz="0" w:space="0" w:color="auto"/>
                  </w:divBdr>
                </w:div>
              </w:divsChild>
            </w:div>
            <w:div w:id="1465585033">
              <w:marLeft w:val="0"/>
              <w:marRight w:val="0"/>
              <w:marTop w:val="0"/>
              <w:marBottom w:val="0"/>
              <w:divBdr>
                <w:top w:val="none" w:sz="0" w:space="0" w:color="auto"/>
                <w:left w:val="none" w:sz="0" w:space="0" w:color="auto"/>
                <w:bottom w:val="none" w:sz="0" w:space="0" w:color="auto"/>
                <w:right w:val="none" w:sz="0" w:space="0" w:color="auto"/>
              </w:divBdr>
              <w:divsChild>
                <w:div w:id="1241872525">
                  <w:marLeft w:val="0"/>
                  <w:marRight w:val="0"/>
                  <w:marTop w:val="0"/>
                  <w:marBottom w:val="0"/>
                  <w:divBdr>
                    <w:top w:val="none" w:sz="0" w:space="0" w:color="auto"/>
                    <w:left w:val="none" w:sz="0" w:space="0" w:color="auto"/>
                    <w:bottom w:val="none" w:sz="0" w:space="0" w:color="auto"/>
                    <w:right w:val="none" w:sz="0" w:space="0" w:color="auto"/>
                  </w:divBdr>
                </w:div>
              </w:divsChild>
            </w:div>
            <w:div w:id="1490365897">
              <w:marLeft w:val="0"/>
              <w:marRight w:val="0"/>
              <w:marTop w:val="0"/>
              <w:marBottom w:val="0"/>
              <w:divBdr>
                <w:top w:val="none" w:sz="0" w:space="0" w:color="auto"/>
                <w:left w:val="none" w:sz="0" w:space="0" w:color="auto"/>
                <w:bottom w:val="none" w:sz="0" w:space="0" w:color="auto"/>
                <w:right w:val="none" w:sz="0" w:space="0" w:color="auto"/>
              </w:divBdr>
              <w:divsChild>
                <w:div w:id="13550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90665">
      <w:bodyDiv w:val="1"/>
      <w:marLeft w:val="0"/>
      <w:marRight w:val="0"/>
      <w:marTop w:val="0"/>
      <w:marBottom w:val="0"/>
      <w:divBdr>
        <w:top w:val="none" w:sz="0" w:space="0" w:color="auto"/>
        <w:left w:val="none" w:sz="0" w:space="0" w:color="auto"/>
        <w:bottom w:val="none" w:sz="0" w:space="0" w:color="auto"/>
        <w:right w:val="none" w:sz="0" w:space="0" w:color="auto"/>
      </w:divBdr>
    </w:div>
    <w:div w:id="654987864">
      <w:bodyDiv w:val="1"/>
      <w:marLeft w:val="0"/>
      <w:marRight w:val="0"/>
      <w:marTop w:val="0"/>
      <w:marBottom w:val="0"/>
      <w:divBdr>
        <w:top w:val="none" w:sz="0" w:space="0" w:color="auto"/>
        <w:left w:val="none" w:sz="0" w:space="0" w:color="auto"/>
        <w:bottom w:val="none" w:sz="0" w:space="0" w:color="auto"/>
        <w:right w:val="none" w:sz="0" w:space="0" w:color="auto"/>
      </w:divBdr>
    </w:div>
    <w:div w:id="658073944">
      <w:bodyDiv w:val="1"/>
      <w:marLeft w:val="0"/>
      <w:marRight w:val="0"/>
      <w:marTop w:val="0"/>
      <w:marBottom w:val="0"/>
      <w:divBdr>
        <w:top w:val="none" w:sz="0" w:space="0" w:color="auto"/>
        <w:left w:val="none" w:sz="0" w:space="0" w:color="auto"/>
        <w:bottom w:val="none" w:sz="0" w:space="0" w:color="auto"/>
        <w:right w:val="none" w:sz="0" w:space="0" w:color="auto"/>
      </w:divBdr>
      <w:divsChild>
        <w:div w:id="737284795">
          <w:marLeft w:val="0"/>
          <w:marRight w:val="0"/>
          <w:marTop w:val="0"/>
          <w:marBottom w:val="0"/>
          <w:divBdr>
            <w:top w:val="none" w:sz="0" w:space="0" w:color="auto"/>
            <w:left w:val="none" w:sz="0" w:space="0" w:color="auto"/>
            <w:bottom w:val="none" w:sz="0" w:space="0" w:color="auto"/>
            <w:right w:val="none" w:sz="0" w:space="0" w:color="auto"/>
          </w:divBdr>
          <w:divsChild>
            <w:div w:id="757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78298">
      <w:bodyDiv w:val="1"/>
      <w:marLeft w:val="0"/>
      <w:marRight w:val="0"/>
      <w:marTop w:val="0"/>
      <w:marBottom w:val="0"/>
      <w:divBdr>
        <w:top w:val="none" w:sz="0" w:space="0" w:color="auto"/>
        <w:left w:val="none" w:sz="0" w:space="0" w:color="auto"/>
        <w:bottom w:val="none" w:sz="0" w:space="0" w:color="auto"/>
        <w:right w:val="none" w:sz="0" w:space="0" w:color="auto"/>
      </w:divBdr>
      <w:divsChild>
        <w:div w:id="1366297365">
          <w:marLeft w:val="0"/>
          <w:marRight w:val="0"/>
          <w:marTop w:val="0"/>
          <w:marBottom w:val="0"/>
          <w:divBdr>
            <w:top w:val="none" w:sz="0" w:space="0" w:color="auto"/>
            <w:left w:val="none" w:sz="0" w:space="0" w:color="auto"/>
            <w:bottom w:val="none" w:sz="0" w:space="0" w:color="auto"/>
            <w:right w:val="none" w:sz="0" w:space="0" w:color="auto"/>
          </w:divBdr>
          <w:divsChild>
            <w:div w:id="10331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7928">
      <w:bodyDiv w:val="1"/>
      <w:marLeft w:val="0"/>
      <w:marRight w:val="0"/>
      <w:marTop w:val="0"/>
      <w:marBottom w:val="0"/>
      <w:divBdr>
        <w:top w:val="none" w:sz="0" w:space="0" w:color="auto"/>
        <w:left w:val="none" w:sz="0" w:space="0" w:color="auto"/>
        <w:bottom w:val="none" w:sz="0" w:space="0" w:color="auto"/>
        <w:right w:val="none" w:sz="0" w:space="0" w:color="auto"/>
      </w:divBdr>
      <w:divsChild>
        <w:div w:id="1313367395">
          <w:marLeft w:val="0"/>
          <w:marRight w:val="0"/>
          <w:marTop w:val="0"/>
          <w:marBottom w:val="0"/>
          <w:divBdr>
            <w:top w:val="none" w:sz="0" w:space="0" w:color="auto"/>
            <w:left w:val="none" w:sz="0" w:space="0" w:color="auto"/>
            <w:bottom w:val="none" w:sz="0" w:space="0" w:color="auto"/>
            <w:right w:val="none" w:sz="0" w:space="0" w:color="auto"/>
          </w:divBdr>
          <w:divsChild>
            <w:div w:id="14672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1883396">
      <w:bodyDiv w:val="1"/>
      <w:marLeft w:val="0"/>
      <w:marRight w:val="0"/>
      <w:marTop w:val="0"/>
      <w:marBottom w:val="0"/>
      <w:divBdr>
        <w:top w:val="none" w:sz="0" w:space="0" w:color="auto"/>
        <w:left w:val="none" w:sz="0" w:space="0" w:color="auto"/>
        <w:bottom w:val="none" w:sz="0" w:space="0" w:color="auto"/>
        <w:right w:val="none" w:sz="0" w:space="0" w:color="auto"/>
      </w:divBdr>
    </w:div>
    <w:div w:id="673922637">
      <w:bodyDiv w:val="1"/>
      <w:marLeft w:val="0"/>
      <w:marRight w:val="0"/>
      <w:marTop w:val="0"/>
      <w:marBottom w:val="0"/>
      <w:divBdr>
        <w:top w:val="none" w:sz="0" w:space="0" w:color="auto"/>
        <w:left w:val="none" w:sz="0" w:space="0" w:color="auto"/>
        <w:bottom w:val="none" w:sz="0" w:space="0" w:color="auto"/>
        <w:right w:val="none" w:sz="0" w:space="0" w:color="auto"/>
      </w:divBdr>
    </w:div>
    <w:div w:id="674302388">
      <w:bodyDiv w:val="1"/>
      <w:marLeft w:val="0"/>
      <w:marRight w:val="0"/>
      <w:marTop w:val="0"/>
      <w:marBottom w:val="0"/>
      <w:divBdr>
        <w:top w:val="none" w:sz="0" w:space="0" w:color="auto"/>
        <w:left w:val="none" w:sz="0" w:space="0" w:color="auto"/>
        <w:bottom w:val="none" w:sz="0" w:space="0" w:color="auto"/>
        <w:right w:val="none" w:sz="0" w:space="0" w:color="auto"/>
      </w:divBdr>
      <w:divsChild>
        <w:div w:id="840507892">
          <w:marLeft w:val="0"/>
          <w:marRight w:val="0"/>
          <w:marTop w:val="0"/>
          <w:marBottom w:val="0"/>
          <w:divBdr>
            <w:top w:val="none" w:sz="0" w:space="0" w:color="auto"/>
            <w:left w:val="none" w:sz="0" w:space="0" w:color="auto"/>
            <w:bottom w:val="none" w:sz="0" w:space="0" w:color="auto"/>
            <w:right w:val="none" w:sz="0" w:space="0" w:color="auto"/>
          </w:divBdr>
          <w:divsChild>
            <w:div w:id="17681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39593">
      <w:bodyDiv w:val="1"/>
      <w:marLeft w:val="0"/>
      <w:marRight w:val="0"/>
      <w:marTop w:val="0"/>
      <w:marBottom w:val="0"/>
      <w:divBdr>
        <w:top w:val="none" w:sz="0" w:space="0" w:color="auto"/>
        <w:left w:val="none" w:sz="0" w:space="0" w:color="auto"/>
        <w:bottom w:val="none" w:sz="0" w:space="0" w:color="auto"/>
        <w:right w:val="none" w:sz="0" w:space="0" w:color="auto"/>
      </w:divBdr>
    </w:div>
    <w:div w:id="681470166">
      <w:bodyDiv w:val="1"/>
      <w:marLeft w:val="0"/>
      <w:marRight w:val="0"/>
      <w:marTop w:val="0"/>
      <w:marBottom w:val="0"/>
      <w:divBdr>
        <w:top w:val="none" w:sz="0" w:space="0" w:color="auto"/>
        <w:left w:val="none" w:sz="0" w:space="0" w:color="auto"/>
        <w:bottom w:val="none" w:sz="0" w:space="0" w:color="auto"/>
        <w:right w:val="none" w:sz="0" w:space="0" w:color="auto"/>
      </w:divBdr>
      <w:divsChild>
        <w:div w:id="1485315438">
          <w:marLeft w:val="0"/>
          <w:marRight w:val="0"/>
          <w:marTop w:val="0"/>
          <w:marBottom w:val="0"/>
          <w:divBdr>
            <w:top w:val="none" w:sz="0" w:space="0" w:color="auto"/>
            <w:left w:val="none" w:sz="0" w:space="0" w:color="auto"/>
            <w:bottom w:val="none" w:sz="0" w:space="0" w:color="auto"/>
            <w:right w:val="none" w:sz="0" w:space="0" w:color="auto"/>
          </w:divBdr>
          <w:divsChild>
            <w:div w:id="1595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74124">
      <w:bodyDiv w:val="1"/>
      <w:marLeft w:val="0"/>
      <w:marRight w:val="0"/>
      <w:marTop w:val="0"/>
      <w:marBottom w:val="0"/>
      <w:divBdr>
        <w:top w:val="none" w:sz="0" w:space="0" w:color="auto"/>
        <w:left w:val="none" w:sz="0" w:space="0" w:color="auto"/>
        <w:bottom w:val="none" w:sz="0" w:space="0" w:color="auto"/>
        <w:right w:val="none" w:sz="0" w:space="0" w:color="auto"/>
      </w:divBdr>
      <w:divsChild>
        <w:div w:id="164907161">
          <w:marLeft w:val="0"/>
          <w:marRight w:val="0"/>
          <w:marTop w:val="0"/>
          <w:marBottom w:val="0"/>
          <w:divBdr>
            <w:top w:val="none" w:sz="0" w:space="0" w:color="auto"/>
            <w:left w:val="none" w:sz="0" w:space="0" w:color="auto"/>
            <w:bottom w:val="none" w:sz="0" w:space="0" w:color="auto"/>
            <w:right w:val="none" w:sz="0" w:space="0" w:color="auto"/>
          </w:divBdr>
          <w:divsChild>
            <w:div w:id="3010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6584">
      <w:bodyDiv w:val="1"/>
      <w:marLeft w:val="0"/>
      <w:marRight w:val="0"/>
      <w:marTop w:val="0"/>
      <w:marBottom w:val="0"/>
      <w:divBdr>
        <w:top w:val="none" w:sz="0" w:space="0" w:color="auto"/>
        <w:left w:val="none" w:sz="0" w:space="0" w:color="auto"/>
        <w:bottom w:val="none" w:sz="0" w:space="0" w:color="auto"/>
        <w:right w:val="none" w:sz="0" w:space="0" w:color="auto"/>
      </w:divBdr>
    </w:div>
    <w:div w:id="691223808">
      <w:bodyDiv w:val="1"/>
      <w:marLeft w:val="0"/>
      <w:marRight w:val="0"/>
      <w:marTop w:val="0"/>
      <w:marBottom w:val="0"/>
      <w:divBdr>
        <w:top w:val="none" w:sz="0" w:space="0" w:color="auto"/>
        <w:left w:val="none" w:sz="0" w:space="0" w:color="auto"/>
        <w:bottom w:val="none" w:sz="0" w:space="0" w:color="auto"/>
        <w:right w:val="none" w:sz="0" w:space="0" w:color="auto"/>
      </w:divBdr>
      <w:divsChild>
        <w:div w:id="491718491">
          <w:marLeft w:val="0"/>
          <w:marRight w:val="0"/>
          <w:marTop w:val="0"/>
          <w:marBottom w:val="0"/>
          <w:divBdr>
            <w:top w:val="none" w:sz="0" w:space="0" w:color="auto"/>
            <w:left w:val="none" w:sz="0" w:space="0" w:color="auto"/>
            <w:bottom w:val="none" w:sz="0" w:space="0" w:color="auto"/>
            <w:right w:val="none" w:sz="0" w:space="0" w:color="auto"/>
          </w:divBdr>
          <w:divsChild>
            <w:div w:id="12289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9153">
      <w:bodyDiv w:val="1"/>
      <w:marLeft w:val="0"/>
      <w:marRight w:val="0"/>
      <w:marTop w:val="0"/>
      <w:marBottom w:val="0"/>
      <w:divBdr>
        <w:top w:val="none" w:sz="0" w:space="0" w:color="auto"/>
        <w:left w:val="none" w:sz="0" w:space="0" w:color="auto"/>
        <w:bottom w:val="none" w:sz="0" w:space="0" w:color="auto"/>
        <w:right w:val="none" w:sz="0" w:space="0" w:color="auto"/>
      </w:divBdr>
    </w:div>
    <w:div w:id="703752595">
      <w:bodyDiv w:val="1"/>
      <w:marLeft w:val="0"/>
      <w:marRight w:val="0"/>
      <w:marTop w:val="0"/>
      <w:marBottom w:val="0"/>
      <w:divBdr>
        <w:top w:val="none" w:sz="0" w:space="0" w:color="auto"/>
        <w:left w:val="none" w:sz="0" w:space="0" w:color="auto"/>
        <w:bottom w:val="none" w:sz="0" w:space="0" w:color="auto"/>
        <w:right w:val="none" w:sz="0" w:space="0" w:color="auto"/>
      </w:divBdr>
    </w:div>
    <w:div w:id="706875540">
      <w:bodyDiv w:val="1"/>
      <w:marLeft w:val="0"/>
      <w:marRight w:val="0"/>
      <w:marTop w:val="0"/>
      <w:marBottom w:val="0"/>
      <w:divBdr>
        <w:top w:val="none" w:sz="0" w:space="0" w:color="auto"/>
        <w:left w:val="none" w:sz="0" w:space="0" w:color="auto"/>
        <w:bottom w:val="none" w:sz="0" w:space="0" w:color="auto"/>
        <w:right w:val="none" w:sz="0" w:space="0" w:color="auto"/>
      </w:divBdr>
      <w:divsChild>
        <w:div w:id="1886747988">
          <w:marLeft w:val="0"/>
          <w:marRight w:val="0"/>
          <w:marTop w:val="0"/>
          <w:marBottom w:val="0"/>
          <w:divBdr>
            <w:top w:val="none" w:sz="0" w:space="0" w:color="auto"/>
            <w:left w:val="none" w:sz="0" w:space="0" w:color="auto"/>
            <w:bottom w:val="none" w:sz="0" w:space="0" w:color="auto"/>
            <w:right w:val="none" w:sz="0" w:space="0" w:color="auto"/>
          </w:divBdr>
          <w:divsChild>
            <w:div w:id="93926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0908">
      <w:bodyDiv w:val="1"/>
      <w:marLeft w:val="0"/>
      <w:marRight w:val="0"/>
      <w:marTop w:val="0"/>
      <w:marBottom w:val="0"/>
      <w:divBdr>
        <w:top w:val="none" w:sz="0" w:space="0" w:color="auto"/>
        <w:left w:val="none" w:sz="0" w:space="0" w:color="auto"/>
        <w:bottom w:val="none" w:sz="0" w:space="0" w:color="auto"/>
        <w:right w:val="none" w:sz="0" w:space="0" w:color="auto"/>
      </w:divBdr>
    </w:div>
    <w:div w:id="711881877">
      <w:bodyDiv w:val="1"/>
      <w:marLeft w:val="0"/>
      <w:marRight w:val="0"/>
      <w:marTop w:val="0"/>
      <w:marBottom w:val="0"/>
      <w:divBdr>
        <w:top w:val="none" w:sz="0" w:space="0" w:color="auto"/>
        <w:left w:val="none" w:sz="0" w:space="0" w:color="auto"/>
        <w:bottom w:val="none" w:sz="0" w:space="0" w:color="auto"/>
        <w:right w:val="none" w:sz="0" w:space="0" w:color="auto"/>
      </w:divBdr>
    </w:div>
    <w:div w:id="714088313">
      <w:bodyDiv w:val="1"/>
      <w:marLeft w:val="0"/>
      <w:marRight w:val="0"/>
      <w:marTop w:val="0"/>
      <w:marBottom w:val="0"/>
      <w:divBdr>
        <w:top w:val="none" w:sz="0" w:space="0" w:color="auto"/>
        <w:left w:val="none" w:sz="0" w:space="0" w:color="auto"/>
        <w:bottom w:val="none" w:sz="0" w:space="0" w:color="auto"/>
        <w:right w:val="none" w:sz="0" w:space="0" w:color="auto"/>
      </w:divBdr>
      <w:divsChild>
        <w:div w:id="146552156">
          <w:marLeft w:val="0"/>
          <w:marRight w:val="0"/>
          <w:marTop w:val="0"/>
          <w:marBottom w:val="0"/>
          <w:divBdr>
            <w:top w:val="none" w:sz="0" w:space="0" w:color="auto"/>
            <w:left w:val="none" w:sz="0" w:space="0" w:color="auto"/>
            <w:bottom w:val="none" w:sz="0" w:space="0" w:color="auto"/>
            <w:right w:val="none" w:sz="0" w:space="0" w:color="auto"/>
          </w:divBdr>
          <w:divsChild>
            <w:div w:id="12056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5809">
      <w:bodyDiv w:val="1"/>
      <w:marLeft w:val="0"/>
      <w:marRight w:val="0"/>
      <w:marTop w:val="0"/>
      <w:marBottom w:val="0"/>
      <w:divBdr>
        <w:top w:val="none" w:sz="0" w:space="0" w:color="auto"/>
        <w:left w:val="none" w:sz="0" w:space="0" w:color="auto"/>
        <w:bottom w:val="none" w:sz="0" w:space="0" w:color="auto"/>
        <w:right w:val="none" w:sz="0" w:space="0" w:color="auto"/>
      </w:divBdr>
      <w:divsChild>
        <w:div w:id="2015498342">
          <w:marLeft w:val="0"/>
          <w:marRight w:val="0"/>
          <w:marTop w:val="0"/>
          <w:marBottom w:val="0"/>
          <w:divBdr>
            <w:top w:val="none" w:sz="0" w:space="0" w:color="auto"/>
            <w:left w:val="none" w:sz="0" w:space="0" w:color="auto"/>
            <w:bottom w:val="none" w:sz="0" w:space="0" w:color="auto"/>
            <w:right w:val="none" w:sz="0" w:space="0" w:color="auto"/>
          </w:divBdr>
          <w:divsChild>
            <w:div w:id="18434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9308">
      <w:bodyDiv w:val="1"/>
      <w:marLeft w:val="0"/>
      <w:marRight w:val="0"/>
      <w:marTop w:val="0"/>
      <w:marBottom w:val="0"/>
      <w:divBdr>
        <w:top w:val="none" w:sz="0" w:space="0" w:color="auto"/>
        <w:left w:val="none" w:sz="0" w:space="0" w:color="auto"/>
        <w:bottom w:val="none" w:sz="0" w:space="0" w:color="auto"/>
        <w:right w:val="none" w:sz="0" w:space="0" w:color="auto"/>
      </w:divBdr>
    </w:div>
    <w:div w:id="720634407">
      <w:bodyDiv w:val="1"/>
      <w:marLeft w:val="0"/>
      <w:marRight w:val="0"/>
      <w:marTop w:val="0"/>
      <w:marBottom w:val="0"/>
      <w:divBdr>
        <w:top w:val="none" w:sz="0" w:space="0" w:color="auto"/>
        <w:left w:val="none" w:sz="0" w:space="0" w:color="auto"/>
        <w:bottom w:val="none" w:sz="0" w:space="0" w:color="auto"/>
        <w:right w:val="none" w:sz="0" w:space="0" w:color="auto"/>
      </w:divBdr>
    </w:div>
    <w:div w:id="723454826">
      <w:bodyDiv w:val="1"/>
      <w:marLeft w:val="0"/>
      <w:marRight w:val="0"/>
      <w:marTop w:val="0"/>
      <w:marBottom w:val="0"/>
      <w:divBdr>
        <w:top w:val="none" w:sz="0" w:space="0" w:color="auto"/>
        <w:left w:val="none" w:sz="0" w:space="0" w:color="auto"/>
        <w:bottom w:val="none" w:sz="0" w:space="0" w:color="auto"/>
        <w:right w:val="none" w:sz="0" w:space="0" w:color="auto"/>
      </w:divBdr>
    </w:div>
    <w:div w:id="728697844">
      <w:bodyDiv w:val="1"/>
      <w:marLeft w:val="0"/>
      <w:marRight w:val="0"/>
      <w:marTop w:val="0"/>
      <w:marBottom w:val="0"/>
      <w:divBdr>
        <w:top w:val="none" w:sz="0" w:space="0" w:color="auto"/>
        <w:left w:val="none" w:sz="0" w:space="0" w:color="auto"/>
        <w:bottom w:val="none" w:sz="0" w:space="0" w:color="auto"/>
        <w:right w:val="none" w:sz="0" w:space="0" w:color="auto"/>
      </w:divBdr>
      <w:divsChild>
        <w:div w:id="1040476095">
          <w:marLeft w:val="0"/>
          <w:marRight w:val="0"/>
          <w:marTop w:val="0"/>
          <w:marBottom w:val="0"/>
          <w:divBdr>
            <w:top w:val="none" w:sz="0" w:space="0" w:color="auto"/>
            <w:left w:val="none" w:sz="0" w:space="0" w:color="auto"/>
            <w:bottom w:val="none" w:sz="0" w:space="0" w:color="auto"/>
            <w:right w:val="none" w:sz="0" w:space="0" w:color="auto"/>
          </w:divBdr>
          <w:divsChild>
            <w:div w:id="21020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4516">
      <w:bodyDiv w:val="1"/>
      <w:marLeft w:val="0"/>
      <w:marRight w:val="0"/>
      <w:marTop w:val="0"/>
      <w:marBottom w:val="0"/>
      <w:divBdr>
        <w:top w:val="none" w:sz="0" w:space="0" w:color="auto"/>
        <w:left w:val="none" w:sz="0" w:space="0" w:color="auto"/>
        <w:bottom w:val="none" w:sz="0" w:space="0" w:color="auto"/>
        <w:right w:val="none" w:sz="0" w:space="0" w:color="auto"/>
      </w:divBdr>
    </w:div>
    <w:div w:id="733241596">
      <w:bodyDiv w:val="1"/>
      <w:marLeft w:val="0"/>
      <w:marRight w:val="0"/>
      <w:marTop w:val="0"/>
      <w:marBottom w:val="0"/>
      <w:divBdr>
        <w:top w:val="none" w:sz="0" w:space="0" w:color="auto"/>
        <w:left w:val="none" w:sz="0" w:space="0" w:color="auto"/>
        <w:bottom w:val="none" w:sz="0" w:space="0" w:color="auto"/>
        <w:right w:val="none" w:sz="0" w:space="0" w:color="auto"/>
      </w:divBdr>
      <w:divsChild>
        <w:div w:id="224949424">
          <w:marLeft w:val="0"/>
          <w:marRight w:val="0"/>
          <w:marTop w:val="0"/>
          <w:marBottom w:val="0"/>
          <w:divBdr>
            <w:top w:val="none" w:sz="0" w:space="0" w:color="auto"/>
            <w:left w:val="none" w:sz="0" w:space="0" w:color="auto"/>
            <w:bottom w:val="none" w:sz="0" w:space="0" w:color="auto"/>
            <w:right w:val="none" w:sz="0" w:space="0" w:color="auto"/>
          </w:divBdr>
          <w:divsChild>
            <w:div w:id="168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2584">
      <w:bodyDiv w:val="1"/>
      <w:marLeft w:val="0"/>
      <w:marRight w:val="0"/>
      <w:marTop w:val="0"/>
      <w:marBottom w:val="0"/>
      <w:divBdr>
        <w:top w:val="none" w:sz="0" w:space="0" w:color="auto"/>
        <w:left w:val="none" w:sz="0" w:space="0" w:color="auto"/>
        <w:bottom w:val="none" w:sz="0" w:space="0" w:color="auto"/>
        <w:right w:val="none" w:sz="0" w:space="0" w:color="auto"/>
      </w:divBdr>
    </w:div>
    <w:div w:id="756175977">
      <w:bodyDiv w:val="1"/>
      <w:marLeft w:val="0"/>
      <w:marRight w:val="0"/>
      <w:marTop w:val="0"/>
      <w:marBottom w:val="0"/>
      <w:divBdr>
        <w:top w:val="none" w:sz="0" w:space="0" w:color="auto"/>
        <w:left w:val="none" w:sz="0" w:space="0" w:color="auto"/>
        <w:bottom w:val="none" w:sz="0" w:space="0" w:color="auto"/>
        <w:right w:val="none" w:sz="0" w:space="0" w:color="auto"/>
      </w:divBdr>
      <w:divsChild>
        <w:div w:id="1578516953">
          <w:marLeft w:val="0"/>
          <w:marRight w:val="0"/>
          <w:marTop w:val="0"/>
          <w:marBottom w:val="0"/>
          <w:divBdr>
            <w:top w:val="none" w:sz="0" w:space="0" w:color="auto"/>
            <w:left w:val="none" w:sz="0" w:space="0" w:color="auto"/>
            <w:bottom w:val="none" w:sz="0" w:space="0" w:color="auto"/>
            <w:right w:val="none" w:sz="0" w:space="0" w:color="auto"/>
          </w:divBdr>
          <w:divsChild>
            <w:div w:id="5596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3573">
      <w:bodyDiv w:val="1"/>
      <w:marLeft w:val="0"/>
      <w:marRight w:val="0"/>
      <w:marTop w:val="0"/>
      <w:marBottom w:val="0"/>
      <w:divBdr>
        <w:top w:val="none" w:sz="0" w:space="0" w:color="auto"/>
        <w:left w:val="none" w:sz="0" w:space="0" w:color="auto"/>
        <w:bottom w:val="none" w:sz="0" w:space="0" w:color="auto"/>
        <w:right w:val="none" w:sz="0" w:space="0" w:color="auto"/>
      </w:divBdr>
      <w:divsChild>
        <w:div w:id="1832600809">
          <w:marLeft w:val="0"/>
          <w:marRight w:val="0"/>
          <w:marTop w:val="0"/>
          <w:marBottom w:val="0"/>
          <w:divBdr>
            <w:top w:val="none" w:sz="0" w:space="0" w:color="auto"/>
            <w:left w:val="none" w:sz="0" w:space="0" w:color="auto"/>
            <w:bottom w:val="none" w:sz="0" w:space="0" w:color="auto"/>
            <w:right w:val="none" w:sz="0" w:space="0" w:color="auto"/>
          </w:divBdr>
          <w:divsChild>
            <w:div w:id="3281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6719">
      <w:bodyDiv w:val="1"/>
      <w:marLeft w:val="0"/>
      <w:marRight w:val="0"/>
      <w:marTop w:val="0"/>
      <w:marBottom w:val="0"/>
      <w:divBdr>
        <w:top w:val="none" w:sz="0" w:space="0" w:color="auto"/>
        <w:left w:val="none" w:sz="0" w:space="0" w:color="auto"/>
        <w:bottom w:val="none" w:sz="0" w:space="0" w:color="auto"/>
        <w:right w:val="none" w:sz="0" w:space="0" w:color="auto"/>
      </w:divBdr>
      <w:divsChild>
        <w:div w:id="1647205524">
          <w:marLeft w:val="0"/>
          <w:marRight w:val="0"/>
          <w:marTop w:val="0"/>
          <w:marBottom w:val="0"/>
          <w:divBdr>
            <w:top w:val="none" w:sz="0" w:space="0" w:color="auto"/>
            <w:left w:val="none" w:sz="0" w:space="0" w:color="auto"/>
            <w:bottom w:val="none" w:sz="0" w:space="0" w:color="auto"/>
            <w:right w:val="none" w:sz="0" w:space="0" w:color="auto"/>
          </w:divBdr>
          <w:divsChild>
            <w:div w:id="20645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6442">
      <w:bodyDiv w:val="1"/>
      <w:marLeft w:val="0"/>
      <w:marRight w:val="0"/>
      <w:marTop w:val="0"/>
      <w:marBottom w:val="0"/>
      <w:divBdr>
        <w:top w:val="none" w:sz="0" w:space="0" w:color="auto"/>
        <w:left w:val="none" w:sz="0" w:space="0" w:color="auto"/>
        <w:bottom w:val="none" w:sz="0" w:space="0" w:color="auto"/>
        <w:right w:val="none" w:sz="0" w:space="0" w:color="auto"/>
      </w:divBdr>
      <w:divsChild>
        <w:div w:id="810370951">
          <w:marLeft w:val="0"/>
          <w:marRight w:val="0"/>
          <w:marTop w:val="0"/>
          <w:marBottom w:val="0"/>
          <w:divBdr>
            <w:top w:val="none" w:sz="0" w:space="0" w:color="auto"/>
            <w:left w:val="none" w:sz="0" w:space="0" w:color="auto"/>
            <w:bottom w:val="none" w:sz="0" w:space="0" w:color="auto"/>
            <w:right w:val="none" w:sz="0" w:space="0" w:color="auto"/>
          </w:divBdr>
          <w:divsChild>
            <w:div w:id="1533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4937">
      <w:bodyDiv w:val="1"/>
      <w:marLeft w:val="0"/>
      <w:marRight w:val="0"/>
      <w:marTop w:val="0"/>
      <w:marBottom w:val="0"/>
      <w:divBdr>
        <w:top w:val="none" w:sz="0" w:space="0" w:color="auto"/>
        <w:left w:val="none" w:sz="0" w:space="0" w:color="auto"/>
        <w:bottom w:val="none" w:sz="0" w:space="0" w:color="auto"/>
        <w:right w:val="none" w:sz="0" w:space="0" w:color="auto"/>
      </w:divBdr>
      <w:divsChild>
        <w:div w:id="969626611">
          <w:marLeft w:val="0"/>
          <w:marRight w:val="0"/>
          <w:marTop w:val="0"/>
          <w:marBottom w:val="0"/>
          <w:divBdr>
            <w:top w:val="none" w:sz="0" w:space="0" w:color="auto"/>
            <w:left w:val="none" w:sz="0" w:space="0" w:color="auto"/>
            <w:bottom w:val="none" w:sz="0" w:space="0" w:color="auto"/>
            <w:right w:val="none" w:sz="0" w:space="0" w:color="auto"/>
          </w:divBdr>
          <w:divsChild>
            <w:div w:id="14974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445">
      <w:bodyDiv w:val="1"/>
      <w:marLeft w:val="0"/>
      <w:marRight w:val="0"/>
      <w:marTop w:val="0"/>
      <w:marBottom w:val="0"/>
      <w:divBdr>
        <w:top w:val="none" w:sz="0" w:space="0" w:color="auto"/>
        <w:left w:val="none" w:sz="0" w:space="0" w:color="auto"/>
        <w:bottom w:val="none" w:sz="0" w:space="0" w:color="auto"/>
        <w:right w:val="none" w:sz="0" w:space="0" w:color="auto"/>
      </w:divBdr>
      <w:divsChild>
        <w:div w:id="92745299">
          <w:marLeft w:val="0"/>
          <w:marRight w:val="0"/>
          <w:marTop w:val="0"/>
          <w:marBottom w:val="0"/>
          <w:divBdr>
            <w:top w:val="none" w:sz="0" w:space="0" w:color="auto"/>
            <w:left w:val="none" w:sz="0" w:space="0" w:color="auto"/>
            <w:bottom w:val="none" w:sz="0" w:space="0" w:color="auto"/>
            <w:right w:val="none" w:sz="0" w:space="0" w:color="auto"/>
          </w:divBdr>
          <w:divsChild>
            <w:div w:id="5364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1003">
      <w:bodyDiv w:val="1"/>
      <w:marLeft w:val="0"/>
      <w:marRight w:val="0"/>
      <w:marTop w:val="0"/>
      <w:marBottom w:val="0"/>
      <w:divBdr>
        <w:top w:val="none" w:sz="0" w:space="0" w:color="auto"/>
        <w:left w:val="none" w:sz="0" w:space="0" w:color="auto"/>
        <w:bottom w:val="none" w:sz="0" w:space="0" w:color="auto"/>
        <w:right w:val="none" w:sz="0" w:space="0" w:color="auto"/>
      </w:divBdr>
      <w:divsChild>
        <w:div w:id="170798424">
          <w:marLeft w:val="0"/>
          <w:marRight w:val="0"/>
          <w:marTop w:val="0"/>
          <w:marBottom w:val="0"/>
          <w:divBdr>
            <w:top w:val="none" w:sz="0" w:space="0" w:color="auto"/>
            <w:left w:val="none" w:sz="0" w:space="0" w:color="auto"/>
            <w:bottom w:val="none" w:sz="0" w:space="0" w:color="auto"/>
            <w:right w:val="none" w:sz="0" w:space="0" w:color="auto"/>
          </w:divBdr>
          <w:divsChild>
            <w:div w:id="9841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847">
      <w:bodyDiv w:val="1"/>
      <w:marLeft w:val="0"/>
      <w:marRight w:val="0"/>
      <w:marTop w:val="0"/>
      <w:marBottom w:val="0"/>
      <w:divBdr>
        <w:top w:val="none" w:sz="0" w:space="0" w:color="auto"/>
        <w:left w:val="none" w:sz="0" w:space="0" w:color="auto"/>
        <w:bottom w:val="none" w:sz="0" w:space="0" w:color="auto"/>
        <w:right w:val="none" w:sz="0" w:space="0" w:color="auto"/>
      </w:divBdr>
    </w:div>
    <w:div w:id="797333548">
      <w:bodyDiv w:val="1"/>
      <w:marLeft w:val="0"/>
      <w:marRight w:val="0"/>
      <w:marTop w:val="0"/>
      <w:marBottom w:val="0"/>
      <w:divBdr>
        <w:top w:val="none" w:sz="0" w:space="0" w:color="auto"/>
        <w:left w:val="none" w:sz="0" w:space="0" w:color="auto"/>
        <w:bottom w:val="none" w:sz="0" w:space="0" w:color="auto"/>
        <w:right w:val="none" w:sz="0" w:space="0" w:color="auto"/>
      </w:divBdr>
    </w:div>
    <w:div w:id="803356516">
      <w:bodyDiv w:val="1"/>
      <w:marLeft w:val="0"/>
      <w:marRight w:val="0"/>
      <w:marTop w:val="0"/>
      <w:marBottom w:val="0"/>
      <w:divBdr>
        <w:top w:val="none" w:sz="0" w:space="0" w:color="auto"/>
        <w:left w:val="none" w:sz="0" w:space="0" w:color="auto"/>
        <w:bottom w:val="none" w:sz="0" w:space="0" w:color="auto"/>
        <w:right w:val="none" w:sz="0" w:space="0" w:color="auto"/>
      </w:divBdr>
    </w:div>
    <w:div w:id="805391490">
      <w:bodyDiv w:val="1"/>
      <w:marLeft w:val="0"/>
      <w:marRight w:val="0"/>
      <w:marTop w:val="0"/>
      <w:marBottom w:val="0"/>
      <w:divBdr>
        <w:top w:val="none" w:sz="0" w:space="0" w:color="auto"/>
        <w:left w:val="none" w:sz="0" w:space="0" w:color="auto"/>
        <w:bottom w:val="none" w:sz="0" w:space="0" w:color="auto"/>
        <w:right w:val="none" w:sz="0" w:space="0" w:color="auto"/>
      </w:divBdr>
      <w:divsChild>
        <w:div w:id="2086756246">
          <w:marLeft w:val="0"/>
          <w:marRight w:val="0"/>
          <w:marTop w:val="0"/>
          <w:marBottom w:val="0"/>
          <w:divBdr>
            <w:top w:val="none" w:sz="0" w:space="0" w:color="auto"/>
            <w:left w:val="none" w:sz="0" w:space="0" w:color="auto"/>
            <w:bottom w:val="none" w:sz="0" w:space="0" w:color="auto"/>
            <w:right w:val="none" w:sz="0" w:space="0" w:color="auto"/>
          </w:divBdr>
          <w:divsChild>
            <w:div w:id="151260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1655">
      <w:bodyDiv w:val="1"/>
      <w:marLeft w:val="0"/>
      <w:marRight w:val="0"/>
      <w:marTop w:val="0"/>
      <w:marBottom w:val="0"/>
      <w:divBdr>
        <w:top w:val="none" w:sz="0" w:space="0" w:color="auto"/>
        <w:left w:val="none" w:sz="0" w:space="0" w:color="auto"/>
        <w:bottom w:val="none" w:sz="0" w:space="0" w:color="auto"/>
        <w:right w:val="none" w:sz="0" w:space="0" w:color="auto"/>
      </w:divBdr>
      <w:divsChild>
        <w:div w:id="428625370">
          <w:marLeft w:val="0"/>
          <w:marRight w:val="0"/>
          <w:marTop w:val="0"/>
          <w:marBottom w:val="0"/>
          <w:divBdr>
            <w:top w:val="none" w:sz="0" w:space="0" w:color="auto"/>
            <w:left w:val="none" w:sz="0" w:space="0" w:color="auto"/>
            <w:bottom w:val="none" w:sz="0" w:space="0" w:color="auto"/>
            <w:right w:val="none" w:sz="0" w:space="0" w:color="auto"/>
          </w:divBdr>
          <w:divsChild>
            <w:div w:id="636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2258">
      <w:bodyDiv w:val="1"/>
      <w:marLeft w:val="0"/>
      <w:marRight w:val="0"/>
      <w:marTop w:val="0"/>
      <w:marBottom w:val="0"/>
      <w:divBdr>
        <w:top w:val="none" w:sz="0" w:space="0" w:color="auto"/>
        <w:left w:val="none" w:sz="0" w:space="0" w:color="auto"/>
        <w:bottom w:val="none" w:sz="0" w:space="0" w:color="auto"/>
        <w:right w:val="none" w:sz="0" w:space="0" w:color="auto"/>
      </w:divBdr>
    </w:div>
    <w:div w:id="816342406">
      <w:bodyDiv w:val="1"/>
      <w:marLeft w:val="0"/>
      <w:marRight w:val="0"/>
      <w:marTop w:val="0"/>
      <w:marBottom w:val="0"/>
      <w:divBdr>
        <w:top w:val="none" w:sz="0" w:space="0" w:color="auto"/>
        <w:left w:val="none" w:sz="0" w:space="0" w:color="auto"/>
        <w:bottom w:val="none" w:sz="0" w:space="0" w:color="auto"/>
        <w:right w:val="none" w:sz="0" w:space="0" w:color="auto"/>
      </w:divBdr>
      <w:divsChild>
        <w:div w:id="1648583048">
          <w:marLeft w:val="0"/>
          <w:marRight w:val="0"/>
          <w:marTop w:val="0"/>
          <w:marBottom w:val="0"/>
          <w:divBdr>
            <w:top w:val="none" w:sz="0" w:space="0" w:color="auto"/>
            <w:left w:val="none" w:sz="0" w:space="0" w:color="auto"/>
            <w:bottom w:val="none" w:sz="0" w:space="0" w:color="auto"/>
            <w:right w:val="none" w:sz="0" w:space="0" w:color="auto"/>
          </w:divBdr>
          <w:divsChild>
            <w:div w:id="16071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7232">
      <w:bodyDiv w:val="1"/>
      <w:marLeft w:val="0"/>
      <w:marRight w:val="0"/>
      <w:marTop w:val="0"/>
      <w:marBottom w:val="0"/>
      <w:divBdr>
        <w:top w:val="none" w:sz="0" w:space="0" w:color="auto"/>
        <w:left w:val="none" w:sz="0" w:space="0" w:color="auto"/>
        <w:bottom w:val="none" w:sz="0" w:space="0" w:color="auto"/>
        <w:right w:val="none" w:sz="0" w:space="0" w:color="auto"/>
      </w:divBdr>
      <w:divsChild>
        <w:div w:id="328801186">
          <w:marLeft w:val="0"/>
          <w:marRight w:val="0"/>
          <w:marTop w:val="0"/>
          <w:marBottom w:val="0"/>
          <w:divBdr>
            <w:top w:val="none" w:sz="0" w:space="0" w:color="auto"/>
            <w:left w:val="none" w:sz="0" w:space="0" w:color="auto"/>
            <w:bottom w:val="none" w:sz="0" w:space="0" w:color="auto"/>
            <w:right w:val="none" w:sz="0" w:space="0" w:color="auto"/>
          </w:divBdr>
          <w:divsChild>
            <w:div w:id="17437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39315">
      <w:bodyDiv w:val="1"/>
      <w:marLeft w:val="0"/>
      <w:marRight w:val="0"/>
      <w:marTop w:val="0"/>
      <w:marBottom w:val="0"/>
      <w:divBdr>
        <w:top w:val="none" w:sz="0" w:space="0" w:color="auto"/>
        <w:left w:val="none" w:sz="0" w:space="0" w:color="auto"/>
        <w:bottom w:val="none" w:sz="0" w:space="0" w:color="auto"/>
        <w:right w:val="none" w:sz="0" w:space="0" w:color="auto"/>
      </w:divBdr>
    </w:div>
    <w:div w:id="826171579">
      <w:bodyDiv w:val="1"/>
      <w:marLeft w:val="0"/>
      <w:marRight w:val="0"/>
      <w:marTop w:val="0"/>
      <w:marBottom w:val="0"/>
      <w:divBdr>
        <w:top w:val="none" w:sz="0" w:space="0" w:color="auto"/>
        <w:left w:val="none" w:sz="0" w:space="0" w:color="auto"/>
        <w:bottom w:val="none" w:sz="0" w:space="0" w:color="auto"/>
        <w:right w:val="none" w:sz="0" w:space="0" w:color="auto"/>
      </w:divBdr>
    </w:div>
    <w:div w:id="833256815">
      <w:bodyDiv w:val="1"/>
      <w:marLeft w:val="0"/>
      <w:marRight w:val="0"/>
      <w:marTop w:val="0"/>
      <w:marBottom w:val="0"/>
      <w:divBdr>
        <w:top w:val="none" w:sz="0" w:space="0" w:color="auto"/>
        <w:left w:val="none" w:sz="0" w:space="0" w:color="auto"/>
        <w:bottom w:val="none" w:sz="0" w:space="0" w:color="auto"/>
        <w:right w:val="none" w:sz="0" w:space="0" w:color="auto"/>
      </w:divBdr>
    </w:div>
    <w:div w:id="839346135">
      <w:bodyDiv w:val="1"/>
      <w:marLeft w:val="0"/>
      <w:marRight w:val="0"/>
      <w:marTop w:val="0"/>
      <w:marBottom w:val="0"/>
      <w:divBdr>
        <w:top w:val="none" w:sz="0" w:space="0" w:color="auto"/>
        <w:left w:val="none" w:sz="0" w:space="0" w:color="auto"/>
        <w:bottom w:val="none" w:sz="0" w:space="0" w:color="auto"/>
        <w:right w:val="none" w:sz="0" w:space="0" w:color="auto"/>
      </w:divBdr>
      <w:divsChild>
        <w:div w:id="835850609">
          <w:marLeft w:val="0"/>
          <w:marRight w:val="0"/>
          <w:marTop w:val="0"/>
          <w:marBottom w:val="0"/>
          <w:divBdr>
            <w:top w:val="none" w:sz="0" w:space="0" w:color="auto"/>
            <w:left w:val="none" w:sz="0" w:space="0" w:color="auto"/>
            <w:bottom w:val="none" w:sz="0" w:space="0" w:color="auto"/>
            <w:right w:val="none" w:sz="0" w:space="0" w:color="auto"/>
          </w:divBdr>
          <w:divsChild>
            <w:div w:id="603152415">
              <w:marLeft w:val="0"/>
              <w:marRight w:val="0"/>
              <w:marTop w:val="0"/>
              <w:marBottom w:val="0"/>
              <w:divBdr>
                <w:top w:val="none" w:sz="0" w:space="0" w:color="auto"/>
                <w:left w:val="none" w:sz="0" w:space="0" w:color="auto"/>
                <w:bottom w:val="none" w:sz="0" w:space="0" w:color="auto"/>
                <w:right w:val="none" w:sz="0" w:space="0" w:color="auto"/>
              </w:divBdr>
            </w:div>
            <w:div w:id="987326934">
              <w:marLeft w:val="0"/>
              <w:marRight w:val="0"/>
              <w:marTop w:val="0"/>
              <w:marBottom w:val="0"/>
              <w:divBdr>
                <w:top w:val="none" w:sz="0" w:space="0" w:color="auto"/>
                <w:left w:val="none" w:sz="0" w:space="0" w:color="auto"/>
                <w:bottom w:val="none" w:sz="0" w:space="0" w:color="auto"/>
                <w:right w:val="none" w:sz="0" w:space="0" w:color="auto"/>
              </w:divBdr>
            </w:div>
            <w:div w:id="1271087608">
              <w:marLeft w:val="0"/>
              <w:marRight w:val="0"/>
              <w:marTop w:val="0"/>
              <w:marBottom w:val="0"/>
              <w:divBdr>
                <w:top w:val="none" w:sz="0" w:space="0" w:color="auto"/>
                <w:left w:val="none" w:sz="0" w:space="0" w:color="auto"/>
                <w:bottom w:val="none" w:sz="0" w:space="0" w:color="auto"/>
                <w:right w:val="none" w:sz="0" w:space="0" w:color="auto"/>
              </w:divBdr>
            </w:div>
            <w:div w:id="13612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0730">
      <w:bodyDiv w:val="1"/>
      <w:marLeft w:val="0"/>
      <w:marRight w:val="0"/>
      <w:marTop w:val="0"/>
      <w:marBottom w:val="0"/>
      <w:divBdr>
        <w:top w:val="none" w:sz="0" w:space="0" w:color="auto"/>
        <w:left w:val="none" w:sz="0" w:space="0" w:color="auto"/>
        <w:bottom w:val="none" w:sz="0" w:space="0" w:color="auto"/>
        <w:right w:val="none" w:sz="0" w:space="0" w:color="auto"/>
      </w:divBdr>
      <w:divsChild>
        <w:div w:id="829297356">
          <w:marLeft w:val="0"/>
          <w:marRight w:val="0"/>
          <w:marTop w:val="0"/>
          <w:marBottom w:val="0"/>
          <w:divBdr>
            <w:top w:val="none" w:sz="0" w:space="0" w:color="auto"/>
            <w:left w:val="none" w:sz="0" w:space="0" w:color="auto"/>
            <w:bottom w:val="none" w:sz="0" w:space="0" w:color="auto"/>
            <w:right w:val="none" w:sz="0" w:space="0" w:color="auto"/>
          </w:divBdr>
          <w:divsChild>
            <w:div w:id="16408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5015">
      <w:bodyDiv w:val="1"/>
      <w:marLeft w:val="0"/>
      <w:marRight w:val="0"/>
      <w:marTop w:val="0"/>
      <w:marBottom w:val="0"/>
      <w:divBdr>
        <w:top w:val="none" w:sz="0" w:space="0" w:color="auto"/>
        <w:left w:val="none" w:sz="0" w:space="0" w:color="auto"/>
        <w:bottom w:val="none" w:sz="0" w:space="0" w:color="auto"/>
        <w:right w:val="none" w:sz="0" w:space="0" w:color="auto"/>
      </w:divBdr>
      <w:divsChild>
        <w:div w:id="1962804963">
          <w:marLeft w:val="0"/>
          <w:marRight w:val="0"/>
          <w:marTop w:val="0"/>
          <w:marBottom w:val="0"/>
          <w:divBdr>
            <w:top w:val="none" w:sz="0" w:space="0" w:color="auto"/>
            <w:left w:val="none" w:sz="0" w:space="0" w:color="auto"/>
            <w:bottom w:val="none" w:sz="0" w:space="0" w:color="auto"/>
            <w:right w:val="none" w:sz="0" w:space="0" w:color="auto"/>
          </w:divBdr>
          <w:divsChild>
            <w:div w:id="17202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83373">
      <w:bodyDiv w:val="1"/>
      <w:marLeft w:val="0"/>
      <w:marRight w:val="0"/>
      <w:marTop w:val="0"/>
      <w:marBottom w:val="0"/>
      <w:divBdr>
        <w:top w:val="none" w:sz="0" w:space="0" w:color="auto"/>
        <w:left w:val="none" w:sz="0" w:space="0" w:color="auto"/>
        <w:bottom w:val="none" w:sz="0" w:space="0" w:color="auto"/>
        <w:right w:val="none" w:sz="0" w:space="0" w:color="auto"/>
      </w:divBdr>
      <w:divsChild>
        <w:div w:id="1545366824">
          <w:marLeft w:val="0"/>
          <w:marRight w:val="0"/>
          <w:marTop w:val="0"/>
          <w:marBottom w:val="0"/>
          <w:divBdr>
            <w:top w:val="none" w:sz="0" w:space="0" w:color="auto"/>
            <w:left w:val="none" w:sz="0" w:space="0" w:color="auto"/>
            <w:bottom w:val="none" w:sz="0" w:space="0" w:color="auto"/>
            <w:right w:val="none" w:sz="0" w:space="0" w:color="auto"/>
          </w:divBdr>
          <w:divsChild>
            <w:div w:id="454913794">
              <w:marLeft w:val="0"/>
              <w:marRight w:val="0"/>
              <w:marTop w:val="0"/>
              <w:marBottom w:val="0"/>
              <w:divBdr>
                <w:top w:val="none" w:sz="0" w:space="0" w:color="auto"/>
                <w:left w:val="none" w:sz="0" w:space="0" w:color="auto"/>
                <w:bottom w:val="none" w:sz="0" w:space="0" w:color="auto"/>
                <w:right w:val="none" w:sz="0" w:space="0" w:color="auto"/>
              </w:divBdr>
            </w:div>
            <w:div w:id="489634956">
              <w:marLeft w:val="0"/>
              <w:marRight w:val="0"/>
              <w:marTop w:val="0"/>
              <w:marBottom w:val="0"/>
              <w:divBdr>
                <w:top w:val="none" w:sz="0" w:space="0" w:color="auto"/>
                <w:left w:val="none" w:sz="0" w:space="0" w:color="auto"/>
                <w:bottom w:val="none" w:sz="0" w:space="0" w:color="auto"/>
                <w:right w:val="none" w:sz="0" w:space="0" w:color="auto"/>
              </w:divBdr>
            </w:div>
            <w:div w:id="523713843">
              <w:marLeft w:val="0"/>
              <w:marRight w:val="0"/>
              <w:marTop w:val="0"/>
              <w:marBottom w:val="0"/>
              <w:divBdr>
                <w:top w:val="none" w:sz="0" w:space="0" w:color="auto"/>
                <w:left w:val="none" w:sz="0" w:space="0" w:color="auto"/>
                <w:bottom w:val="none" w:sz="0" w:space="0" w:color="auto"/>
                <w:right w:val="none" w:sz="0" w:space="0" w:color="auto"/>
              </w:divBdr>
            </w:div>
            <w:div w:id="562445781">
              <w:marLeft w:val="0"/>
              <w:marRight w:val="0"/>
              <w:marTop w:val="0"/>
              <w:marBottom w:val="0"/>
              <w:divBdr>
                <w:top w:val="none" w:sz="0" w:space="0" w:color="auto"/>
                <w:left w:val="none" w:sz="0" w:space="0" w:color="auto"/>
                <w:bottom w:val="none" w:sz="0" w:space="0" w:color="auto"/>
                <w:right w:val="none" w:sz="0" w:space="0" w:color="auto"/>
              </w:divBdr>
            </w:div>
            <w:div w:id="783035947">
              <w:marLeft w:val="0"/>
              <w:marRight w:val="0"/>
              <w:marTop w:val="0"/>
              <w:marBottom w:val="0"/>
              <w:divBdr>
                <w:top w:val="none" w:sz="0" w:space="0" w:color="auto"/>
                <w:left w:val="none" w:sz="0" w:space="0" w:color="auto"/>
                <w:bottom w:val="none" w:sz="0" w:space="0" w:color="auto"/>
                <w:right w:val="none" w:sz="0" w:space="0" w:color="auto"/>
              </w:divBdr>
            </w:div>
            <w:div w:id="811213110">
              <w:marLeft w:val="0"/>
              <w:marRight w:val="0"/>
              <w:marTop w:val="0"/>
              <w:marBottom w:val="0"/>
              <w:divBdr>
                <w:top w:val="none" w:sz="0" w:space="0" w:color="auto"/>
                <w:left w:val="none" w:sz="0" w:space="0" w:color="auto"/>
                <w:bottom w:val="none" w:sz="0" w:space="0" w:color="auto"/>
                <w:right w:val="none" w:sz="0" w:space="0" w:color="auto"/>
              </w:divBdr>
            </w:div>
            <w:div w:id="816800153">
              <w:marLeft w:val="0"/>
              <w:marRight w:val="0"/>
              <w:marTop w:val="0"/>
              <w:marBottom w:val="0"/>
              <w:divBdr>
                <w:top w:val="none" w:sz="0" w:space="0" w:color="auto"/>
                <w:left w:val="none" w:sz="0" w:space="0" w:color="auto"/>
                <w:bottom w:val="none" w:sz="0" w:space="0" w:color="auto"/>
                <w:right w:val="none" w:sz="0" w:space="0" w:color="auto"/>
              </w:divBdr>
            </w:div>
            <w:div w:id="831795955">
              <w:marLeft w:val="0"/>
              <w:marRight w:val="0"/>
              <w:marTop w:val="0"/>
              <w:marBottom w:val="0"/>
              <w:divBdr>
                <w:top w:val="none" w:sz="0" w:space="0" w:color="auto"/>
                <w:left w:val="none" w:sz="0" w:space="0" w:color="auto"/>
                <w:bottom w:val="none" w:sz="0" w:space="0" w:color="auto"/>
                <w:right w:val="none" w:sz="0" w:space="0" w:color="auto"/>
              </w:divBdr>
            </w:div>
            <w:div w:id="965308662">
              <w:marLeft w:val="0"/>
              <w:marRight w:val="0"/>
              <w:marTop w:val="0"/>
              <w:marBottom w:val="0"/>
              <w:divBdr>
                <w:top w:val="none" w:sz="0" w:space="0" w:color="auto"/>
                <w:left w:val="none" w:sz="0" w:space="0" w:color="auto"/>
                <w:bottom w:val="none" w:sz="0" w:space="0" w:color="auto"/>
                <w:right w:val="none" w:sz="0" w:space="0" w:color="auto"/>
              </w:divBdr>
            </w:div>
            <w:div w:id="995037433">
              <w:marLeft w:val="0"/>
              <w:marRight w:val="0"/>
              <w:marTop w:val="0"/>
              <w:marBottom w:val="0"/>
              <w:divBdr>
                <w:top w:val="none" w:sz="0" w:space="0" w:color="auto"/>
                <w:left w:val="none" w:sz="0" w:space="0" w:color="auto"/>
                <w:bottom w:val="none" w:sz="0" w:space="0" w:color="auto"/>
                <w:right w:val="none" w:sz="0" w:space="0" w:color="auto"/>
              </w:divBdr>
            </w:div>
            <w:div w:id="1099250950">
              <w:marLeft w:val="0"/>
              <w:marRight w:val="0"/>
              <w:marTop w:val="0"/>
              <w:marBottom w:val="0"/>
              <w:divBdr>
                <w:top w:val="none" w:sz="0" w:space="0" w:color="auto"/>
                <w:left w:val="none" w:sz="0" w:space="0" w:color="auto"/>
                <w:bottom w:val="none" w:sz="0" w:space="0" w:color="auto"/>
                <w:right w:val="none" w:sz="0" w:space="0" w:color="auto"/>
              </w:divBdr>
            </w:div>
            <w:div w:id="1255360191">
              <w:marLeft w:val="0"/>
              <w:marRight w:val="0"/>
              <w:marTop w:val="0"/>
              <w:marBottom w:val="0"/>
              <w:divBdr>
                <w:top w:val="none" w:sz="0" w:space="0" w:color="auto"/>
                <w:left w:val="none" w:sz="0" w:space="0" w:color="auto"/>
                <w:bottom w:val="none" w:sz="0" w:space="0" w:color="auto"/>
                <w:right w:val="none" w:sz="0" w:space="0" w:color="auto"/>
              </w:divBdr>
            </w:div>
            <w:div w:id="1326934758">
              <w:marLeft w:val="0"/>
              <w:marRight w:val="0"/>
              <w:marTop w:val="0"/>
              <w:marBottom w:val="0"/>
              <w:divBdr>
                <w:top w:val="none" w:sz="0" w:space="0" w:color="auto"/>
                <w:left w:val="none" w:sz="0" w:space="0" w:color="auto"/>
                <w:bottom w:val="none" w:sz="0" w:space="0" w:color="auto"/>
                <w:right w:val="none" w:sz="0" w:space="0" w:color="auto"/>
              </w:divBdr>
            </w:div>
            <w:div w:id="206100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4366">
      <w:bodyDiv w:val="1"/>
      <w:marLeft w:val="0"/>
      <w:marRight w:val="0"/>
      <w:marTop w:val="0"/>
      <w:marBottom w:val="0"/>
      <w:divBdr>
        <w:top w:val="none" w:sz="0" w:space="0" w:color="auto"/>
        <w:left w:val="none" w:sz="0" w:space="0" w:color="auto"/>
        <w:bottom w:val="none" w:sz="0" w:space="0" w:color="auto"/>
        <w:right w:val="none" w:sz="0" w:space="0" w:color="auto"/>
      </w:divBdr>
      <w:divsChild>
        <w:div w:id="793600268">
          <w:marLeft w:val="0"/>
          <w:marRight w:val="0"/>
          <w:marTop w:val="0"/>
          <w:marBottom w:val="0"/>
          <w:divBdr>
            <w:top w:val="none" w:sz="0" w:space="0" w:color="auto"/>
            <w:left w:val="none" w:sz="0" w:space="0" w:color="auto"/>
            <w:bottom w:val="none" w:sz="0" w:space="0" w:color="auto"/>
            <w:right w:val="none" w:sz="0" w:space="0" w:color="auto"/>
          </w:divBdr>
          <w:divsChild>
            <w:div w:id="11341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6659">
      <w:bodyDiv w:val="1"/>
      <w:marLeft w:val="0"/>
      <w:marRight w:val="0"/>
      <w:marTop w:val="0"/>
      <w:marBottom w:val="0"/>
      <w:divBdr>
        <w:top w:val="none" w:sz="0" w:space="0" w:color="auto"/>
        <w:left w:val="none" w:sz="0" w:space="0" w:color="auto"/>
        <w:bottom w:val="none" w:sz="0" w:space="0" w:color="auto"/>
        <w:right w:val="none" w:sz="0" w:space="0" w:color="auto"/>
      </w:divBdr>
      <w:divsChild>
        <w:div w:id="356196375">
          <w:marLeft w:val="0"/>
          <w:marRight w:val="0"/>
          <w:marTop w:val="0"/>
          <w:marBottom w:val="0"/>
          <w:divBdr>
            <w:top w:val="none" w:sz="0" w:space="0" w:color="auto"/>
            <w:left w:val="none" w:sz="0" w:space="0" w:color="auto"/>
            <w:bottom w:val="none" w:sz="0" w:space="0" w:color="auto"/>
            <w:right w:val="none" w:sz="0" w:space="0" w:color="auto"/>
          </w:divBdr>
          <w:divsChild>
            <w:div w:id="4731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3034">
      <w:bodyDiv w:val="1"/>
      <w:marLeft w:val="0"/>
      <w:marRight w:val="0"/>
      <w:marTop w:val="0"/>
      <w:marBottom w:val="0"/>
      <w:divBdr>
        <w:top w:val="none" w:sz="0" w:space="0" w:color="auto"/>
        <w:left w:val="none" w:sz="0" w:space="0" w:color="auto"/>
        <w:bottom w:val="none" w:sz="0" w:space="0" w:color="auto"/>
        <w:right w:val="none" w:sz="0" w:space="0" w:color="auto"/>
      </w:divBdr>
    </w:div>
    <w:div w:id="862019310">
      <w:bodyDiv w:val="1"/>
      <w:marLeft w:val="0"/>
      <w:marRight w:val="0"/>
      <w:marTop w:val="0"/>
      <w:marBottom w:val="0"/>
      <w:divBdr>
        <w:top w:val="none" w:sz="0" w:space="0" w:color="auto"/>
        <w:left w:val="none" w:sz="0" w:space="0" w:color="auto"/>
        <w:bottom w:val="none" w:sz="0" w:space="0" w:color="auto"/>
        <w:right w:val="none" w:sz="0" w:space="0" w:color="auto"/>
      </w:divBdr>
      <w:divsChild>
        <w:div w:id="69622201">
          <w:marLeft w:val="0"/>
          <w:marRight w:val="0"/>
          <w:marTop w:val="0"/>
          <w:marBottom w:val="0"/>
          <w:divBdr>
            <w:top w:val="none" w:sz="0" w:space="0" w:color="auto"/>
            <w:left w:val="none" w:sz="0" w:space="0" w:color="auto"/>
            <w:bottom w:val="none" w:sz="0" w:space="0" w:color="auto"/>
            <w:right w:val="none" w:sz="0" w:space="0" w:color="auto"/>
          </w:divBdr>
          <w:divsChild>
            <w:div w:id="2042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6068">
      <w:bodyDiv w:val="1"/>
      <w:marLeft w:val="0"/>
      <w:marRight w:val="0"/>
      <w:marTop w:val="0"/>
      <w:marBottom w:val="0"/>
      <w:divBdr>
        <w:top w:val="none" w:sz="0" w:space="0" w:color="auto"/>
        <w:left w:val="none" w:sz="0" w:space="0" w:color="auto"/>
        <w:bottom w:val="none" w:sz="0" w:space="0" w:color="auto"/>
        <w:right w:val="none" w:sz="0" w:space="0" w:color="auto"/>
      </w:divBdr>
    </w:div>
    <w:div w:id="862984026">
      <w:bodyDiv w:val="1"/>
      <w:marLeft w:val="0"/>
      <w:marRight w:val="0"/>
      <w:marTop w:val="0"/>
      <w:marBottom w:val="0"/>
      <w:divBdr>
        <w:top w:val="none" w:sz="0" w:space="0" w:color="auto"/>
        <w:left w:val="none" w:sz="0" w:space="0" w:color="auto"/>
        <w:bottom w:val="none" w:sz="0" w:space="0" w:color="auto"/>
        <w:right w:val="none" w:sz="0" w:space="0" w:color="auto"/>
      </w:divBdr>
      <w:divsChild>
        <w:div w:id="153959396">
          <w:marLeft w:val="0"/>
          <w:marRight w:val="0"/>
          <w:marTop w:val="0"/>
          <w:marBottom w:val="0"/>
          <w:divBdr>
            <w:top w:val="none" w:sz="0" w:space="0" w:color="auto"/>
            <w:left w:val="none" w:sz="0" w:space="0" w:color="auto"/>
            <w:bottom w:val="none" w:sz="0" w:space="0" w:color="auto"/>
            <w:right w:val="none" w:sz="0" w:space="0" w:color="auto"/>
          </w:divBdr>
          <w:divsChild>
            <w:div w:id="153893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59710">
      <w:bodyDiv w:val="1"/>
      <w:marLeft w:val="0"/>
      <w:marRight w:val="0"/>
      <w:marTop w:val="0"/>
      <w:marBottom w:val="0"/>
      <w:divBdr>
        <w:top w:val="none" w:sz="0" w:space="0" w:color="auto"/>
        <w:left w:val="none" w:sz="0" w:space="0" w:color="auto"/>
        <w:bottom w:val="none" w:sz="0" w:space="0" w:color="auto"/>
        <w:right w:val="none" w:sz="0" w:space="0" w:color="auto"/>
      </w:divBdr>
      <w:divsChild>
        <w:div w:id="38357742">
          <w:marLeft w:val="0"/>
          <w:marRight w:val="0"/>
          <w:marTop w:val="0"/>
          <w:marBottom w:val="0"/>
          <w:divBdr>
            <w:top w:val="none" w:sz="0" w:space="0" w:color="auto"/>
            <w:left w:val="none" w:sz="0" w:space="0" w:color="auto"/>
            <w:bottom w:val="none" w:sz="0" w:space="0" w:color="auto"/>
            <w:right w:val="none" w:sz="0" w:space="0" w:color="auto"/>
          </w:divBdr>
          <w:divsChild>
            <w:div w:id="5184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1777">
      <w:bodyDiv w:val="1"/>
      <w:marLeft w:val="0"/>
      <w:marRight w:val="0"/>
      <w:marTop w:val="0"/>
      <w:marBottom w:val="0"/>
      <w:divBdr>
        <w:top w:val="none" w:sz="0" w:space="0" w:color="auto"/>
        <w:left w:val="none" w:sz="0" w:space="0" w:color="auto"/>
        <w:bottom w:val="none" w:sz="0" w:space="0" w:color="auto"/>
        <w:right w:val="none" w:sz="0" w:space="0" w:color="auto"/>
      </w:divBdr>
      <w:divsChild>
        <w:div w:id="1029796520">
          <w:marLeft w:val="0"/>
          <w:marRight w:val="0"/>
          <w:marTop w:val="0"/>
          <w:marBottom w:val="0"/>
          <w:divBdr>
            <w:top w:val="none" w:sz="0" w:space="0" w:color="auto"/>
            <w:left w:val="none" w:sz="0" w:space="0" w:color="auto"/>
            <w:bottom w:val="none" w:sz="0" w:space="0" w:color="auto"/>
            <w:right w:val="none" w:sz="0" w:space="0" w:color="auto"/>
          </w:divBdr>
          <w:divsChild>
            <w:div w:id="16945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4696">
      <w:bodyDiv w:val="1"/>
      <w:marLeft w:val="0"/>
      <w:marRight w:val="0"/>
      <w:marTop w:val="0"/>
      <w:marBottom w:val="0"/>
      <w:divBdr>
        <w:top w:val="none" w:sz="0" w:space="0" w:color="auto"/>
        <w:left w:val="none" w:sz="0" w:space="0" w:color="auto"/>
        <w:bottom w:val="none" w:sz="0" w:space="0" w:color="auto"/>
        <w:right w:val="none" w:sz="0" w:space="0" w:color="auto"/>
      </w:divBdr>
      <w:divsChild>
        <w:div w:id="1464696382">
          <w:marLeft w:val="0"/>
          <w:marRight w:val="0"/>
          <w:marTop w:val="0"/>
          <w:marBottom w:val="0"/>
          <w:divBdr>
            <w:top w:val="none" w:sz="0" w:space="0" w:color="auto"/>
            <w:left w:val="none" w:sz="0" w:space="0" w:color="auto"/>
            <w:bottom w:val="none" w:sz="0" w:space="0" w:color="auto"/>
            <w:right w:val="none" w:sz="0" w:space="0" w:color="auto"/>
          </w:divBdr>
          <w:divsChild>
            <w:div w:id="11047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2273">
      <w:bodyDiv w:val="1"/>
      <w:marLeft w:val="0"/>
      <w:marRight w:val="0"/>
      <w:marTop w:val="0"/>
      <w:marBottom w:val="0"/>
      <w:divBdr>
        <w:top w:val="none" w:sz="0" w:space="0" w:color="auto"/>
        <w:left w:val="none" w:sz="0" w:space="0" w:color="auto"/>
        <w:bottom w:val="none" w:sz="0" w:space="0" w:color="auto"/>
        <w:right w:val="none" w:sz="0" w:space="0" w:color="auto"/>
      </w:divBdr>
    </w:div>
    <w:div w:id="882788887">
      <w:bodyDiv w:val="1"/>
      <w:marLeft w:val="0"/>
      <w:marRight w:val="0"/>
      <w:marTop w:val="0"/>
      <w:marBottom w:val="0"/>
      <w:divBdr>
        <w:top w:val="none" w:sz="0" w:space="0" w:color="auto"/>
        <w:left w:val="none" w:sz="0" w:space="0" w:color="auto"/>
        <w:bottom w:val="none" w:sz="0" w:space="0" w:color="auto"/>
        <w:right w:val="none" w:sz="0" w:space="0" w:color="auto"/>
      </w:divBdr>
      <w:divsChild>
        <w:div w:id="685131405">
          <w:marLeft w:val="0"/>
          <w:marRight w:val="0"/>
          <w:marTop w:val="0"/>
          <w:marBottom w:val="0"/>
          <w:divBdr>
            <w:top w:val="none" w:sz="0" w:space="0" w:color="auto"/>
            <w:left w:val="none" w:sz="0" w:space="0" w:color="auto"/>
            <w:bottom w:val="none" w:sz="0" w:space="0" w:color="auto"/>
            <w:right w:val="none" w:sz="0" w:space="0" w:color="auto"/>
          </w:divBdr>
          <w:divsChild>
            <w:div w:id="12304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2059">
      <w:bodyDiv w:val="1"/>
      <w:marLeft w:val="0"/>
      <w:marRight w:val="0"/>
      <w:marTop w:val="0"/>
      <w:marBottom w:val="0"/>
      <w:divBdr>
        <w:top w:val="none" w:sz="0" w:space="0" w:color="auto"/>
        <w:left w:val="none" w:sz="0" w:space="0" w:color="auto"/>
        <w:bottom w:val="none" w:sz="0" w:space="0" w:color="auto"/>
        <w:right w:val="none" w:sz="0" w:space="0" w:color="auto"/>
      </w:divBdr>
      <w:divsChild>
        <w:div w:id="545869080">
          <w:marLeft w:val="0"/>
          <w:marRight w:val="0"/>
          <w:marTop w:val="0"/>
          <w:marBottom w:val="0"/>
          <w:divBdr>
            <w:top w:val="none" w:sz="0" w:space="0" w:color="auto"/>
            <w:left w:val="none" w:sz="0" w:space="0" w:color="auto"/>
            <w:bottom w:val="none" w:sz="0" w:space="0" w:color="auto"/>
            <w:right w:val="none" w:sz="0" w:space="0" w:color="auto"/>
          </w:divBdr>
          <w:divsChild>
            <w:div w:id="207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82024">
      <w:bodyDiv w:val="1"/>
      <w:marLeft w:val="0"/>
      <w:marRight w:val="0"/>
      <w:marTop w:val="0"/>
      <w:marBottom w:val="0"/>
      <w:divBdr>
        <w:top w:val="none" w:sz="0" w:space="0" w:color="auto"/>
        <w:left w:val="none" w:sz="0" w:space="0" w:color="auto"/>
        <w:bottom w:val="none" w:sz="0" w:space="0" w:color="auto"/>
        <w:right w:val="none" w:sz="0" w:space="0" w:color="auto"/>
      </w:divBdr>
    </w:div>
    <w:div w:id="887835163">
      <w:bodyDiv w:val="1"/>
      <w:marLeft w:val="0"/>
      <w:marRight w:val="0"/>
      <w:marTop w:val="0"/>
      <w:marBottom w:val="0"/>
      <w:divBdr>
        <w:top w:val="none" w:sz="0" w:space="0" w:color="auto"/>
        <w:left w:val="none" w:sz="0" w:space="0" w:color="auto"/>
        <w:bottom w:val="none" w:sz="0" w:space="0" w:color="auto"/>
        <w:right w:val="none" w:sz="0" w:space="0" w:color="auto"/>
      </w:divBdr>
    </w:div>
    <w:div w:id="891110758">
      <w:bodyDiv w:val="1"/>
      <w:marLeft w:val="0"/>
      <w:marRight w:val="0"/>
      <w:marTop w:val="0"/>
      <w:marBottom w:val="0"/>
      <w:divBdr>
        <w:top w:val="none" w:sz="0" w:space="0" w:color="auto"/>
        <w:left w:val="none" w:sz="0" w:space="0" w:color="auto"/>
        <w:bottom w:val="none" w:sz="0" w:space="0" w:color="auto"/>
        <w:right w:val="none" w:sz="0" w:space="0" w:color="auto"/>
      </w:divBdr>
    </w:div>
    <w:div w:id="895241538">
      <w:bodyDiv w:val="1"/>
      <w:marLeft w:val="0"/>
      <w:marRight w:val="0"/>
      <w:marTop w:val="0"/>
      <w:marBottom w:val="0"/>
      <w:divBdr>
        <w:top w:val="none" w:sz="0" w:space="0" w:color="auto"/>
        <w:left w:val="none" w:sz="0" w:space="0" w:color="auto"/>
        <w:bottom w:val="none" w:sz="0" w:space="0" w:color="auto"/>
        <w:right w:val="none" w:sz="0" w:space="0" w:color="auto"/>
      </w:divBdr>
    </w:div>
    <w:div w:id="896668702">
      <w:bodyDiv w:val="1"/>
      <w:marLeft w:val="0"/>
      <w:marRight w:val="0"/>
      <w:marTop w:val="0"/>
      <w:marBottom w:val="0"/>
      <w:divBdr>
        <w:top w:val="none" w:sz="0" w:space="0" w:color="auto"/>
        <w:left w:val="none" w:sz="0" w:space="0" w:color="auto"/>
        <w:bottom w:val="none" w:sz="0" w:space="0" w:color="auto"/>
        <w:right w:val="none" w:sz="0" w:space="0" w:color="auto"/>
      </w:divBdr>
    </w:div>
    <w:div w:id="898326740">
      <w:bodyDiv w:val="1"/>
      <w:marLeft w:val="0"/>
      <w:marRight w:val="0"/>
      <w:marTop w:val="0"/>
      <w:marBottom w:val="0"/>
      <w:divBdr>
        <w:top w:val="none" w:sz="0" w:space="0" w:color="auto"/>
        <w:left w:val="none" w:sz="0" w:space="0" w:color="auto"/>
        <w:bottom w:val="none" w:sz="0" w:space="0" w:color="auto"/>
        <w:right w:val="none" w:sz="0" w:space="0" w:color="auto"/>
      </w:divBdr>
      <w:divsChild>
        <w:div w:id="1969386959">
          <w:marLeft w:val="0"/>
          <w:marRight w:val="0"/>
          <w:marTop w:val="0"/>
          <w:marBottom w:val="0"/>
          <w:divBdr>
            <w:top w:val="none" w:sz="0" w:space="0" w:color="auto"/>
            <w:left w:val="none" w:sz="0" w:space="0" w:color="auto"/>
            <w:bottom w:val="none" w:sz="0" w:space="0" w:color="auto"/>
            <w:right w:val="none" w:sz="0" w:space="0" w:color="auto"/>
          </w:divBdr>
          <w:divsChild>
            <w:div w:id="4431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1817">
      <w:bodyDiv w:val="1"/>
      <w:marLeft w:val="0"/>
      <w:marRight w:val="0"/>
      <w:marTop w:val="0"/>
      <w:marBottom w:val="0"/>
      <w:divBdr>
        <w:top w:val="none" w:sz="0" w:space="0" w:color="auto"/>
        <w:left w:val="none" w:sz="0" w:space="0" w:color="auto"/>
        <w:bottom w:val="none" w:sz="0" w:space="0" w:color="auto"/>
        <w:right w:val="none" w:sz="0" w:space="0" w:color="auto"/>
      </w:divBdr>
      <w:divsChild>
        <w:div w:id="46993580">
          <w:marLeft w:val="0"/>
          <w:marRight w:val="0"/>
          <w:marTop w:val="0"/>
          <w:marBottom w:val="0"/>
          <w:divBdr>
            <w:top w:val="none" w:sz="0" w:space="0" w:color="auto"/>
            <w:left w:val="none" w:sz="0" w:space="0" w:color="auto"/>
            <w:bottom w:val="none" w:sz="0" w:space="0" w:color="auto"/>
            <w:right w:val="none" w:sz="0" w:space="0" w:color="auto"/>
          </w:divBdr>
          <w:divsChild>
            <w:div w:id="20657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40111">
      <w:bodyDiv w:val="1"/>
      <w:marLeft w:val="0"/>
      <w:marRight w:val="0"/>
      <w:marTop w:val="0"/>
      <w:marBottom w:val="0"/>
      <w:divBdr>
        <w:top w:val="none" w:sz="0" w:space="0" w:color="auto"/>
        <w:left w:val="none" w:sz="0" w:space="0" w:color="auto"/>
        <w:bottom w:val="none" w:sz="0" w:space="0" w:color="auto"/>
        <w:right w:val="none" w:sz="0" w:space="0" w:color="auto"/>
      </w:divBdr>
      <w:divsChild>
        <w:div w:id="1875193440">
          <w:marLeft w:val="0"/>
          <w:marRight w:val="0"/>
          <w:marTop w:val="0"/>
          <w:marBottom w:val="0"/>
          <w:divBdr>
            <w:top w:val="none" w:sz="0" w:space="0" w:color="auto"/>
            <w:left w:val="none" w:sz="0" w:space="0" w:color="auto"/>
            <w:bottom w:val="none" w:sz="0" w:space="0" w:color="auto"/>
            <w:right w:val="none" w:sz="0" w:space="0" w:color="auto"/>
          </w:divBdr>
          <w:divsChild>
            <w:div w:id="3305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95230">
      <w:bodyDiv w:val="1"/>
      <w:marLeft w:val="0"/>
      <w:marRight w:val="0"/>
      <w:marTop w:val="0"/>
      <w:marBottom w:val="0"/>
      <w:divBdr>
        <w:top w:val="none" w:sz="0" w:space="0" w:color="auto"/>
        <w:left w:val="none" w:sz="0" w:space="0" w:color="auto"/>
        <w:bottom w:val="none" w:sz="0" w:space="0" w:color="auto"/>
        <w:right w:val="none" w:sz="0" w:space="0" w:color="auto"/>
      </w:divBdr>
      <w:divsChild>
        <w:div w:id="1413117852">
          <w:marLeft w:val="0"/>
          <w:marRight w:val="0"/>
          <w:marTop w:val="0"/>
          <w:marBottom w:val="0"/>
          <w:divBdr>
            <w:top w:val="none" w:sz="0" w:space="0" w:color="auto"/>
            <w:left w:val="none" w:sz="0" w:space="0" w:color="auto"/>
            <w:bottom w:val="none" w:sz="0" w:space="0" w:color="auto"/>
            <w:right w:val="none" w:sz="0" w:space="0" w:color="auto"/>
          </w:divBdr>
          <w:divsChild>
            <w:div w:id="11173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5543">
      <w:bodyDiv w:val="1"/>
      <w:marLeft w:val="0"/>
      <w:marRight w:val="0"/>
      <w:marTop w:val="0"/>
      <w:marBottom w:val="0"/>
      <w:divBdr>
        <w:top w:val="none" w:sz="0" w:space="0" w:color="auto"/>
        <w:left w:val="none" w:sz="0" w:space="0" w:color="auto"/>
        <w:bottom w:val="none" w:sz="0" w:space="0" w:color="auto"/>
        <w:right w:val="none" w:sz="0" w:space="0" w:color="auto"/>
      </w:divBdr>
    </w:div>
    <w:div w:id="917860864">
      <w:bodyDiv w:val="1"/>
      <w:marLeft w:val="0"/>
      <w:marRight w:val="0"/>
      <w:marTop w:val="0"/>
      <w:marBottom w:val="0"/>
      <w:divBdr>
        <w:top w:val="none" w:sz="0" w:space="0" w:color="auto"/>
        <w:left w:val="none" w:sz="0" w:space="0" w:color="auto"/>
        <w:bottom w:val="none" w:sz="0" w:space="0" w:color="auto"/>
        <w:right w:val="none" w:sz="0" w:space="0" w:color="auto"/>
      </w:divBdr>
      <w:divsChild>
        <w:div w:id="32510098">
          <w:marLeft w:val="0"/>
          <w:marRight w:val="0"/>
          <w:marTop w:val="0"/>
          <w:marBottom w:val="0"/>
          <w:divBdr>
            <w:top w:val="none" w:sz="0" w:space="0" w:color="auto"/>
            <w:left w:val="none" w:sz="0" w:space="0" w:color="auto"/>
            <w:bottom w:val="none" w:sz="0" w:space="0" w:color="auto"/>
            <w:right w:val="none" w:sz="0" w:space="0" w:color="auto"/>
          </w:divBdr>
          <w:divsChild>
            <w:div w:id="14196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7113">
      <w:bodyDiv w:val="1"/>
      <w:marLeft w:val="0"/>
      <w:marRight w:val="0"/>
      <w:marTop w:val="0"/>
      <w:marBottom w:val="0"/>
      <w:divBdr>
        <w:top w:val="none" w:sz="0" w:space="0" w:color="auto"/>
        <w:left w:val="none" w:sz="0" w:space="0" w:color="auto"/>
        <w:bottom w:val="none" w:sz="0" w:space="0" w:color="auto"/>
        <w:right w:val="none" w:sz="0" w:space="0" w:color="auto"/>
      </w:divBdr>
    </w:div>
    <w:div w:id="930821167">
      <w:bodyDiv w:val="1"/>
      <w:marLeft w:val="0"/>
      <w:marRight w:val="0"/>
      <w:marTop w:val="0"/>
      <w:marBottom w:val="0"/>
      <w:divBdr>
        <w:top w:val="none" w:sz="0" w:space="0" w:color="auto"/>
        <w:left w:val="none" w:sz="0" w:space="0" w:color="auto"/>
        <w:bottom w:val="none" w:sz="0" w:space="0" w:color="auto"/>
        <w:right w:val="none" w:sz="0" w:space="0" w:color="auto"/>
      </w:divBdr>
    </w:div>
    <w:div w:id="940726514">
      <w:bodyDiv w:val="1"/>
      <w:marLeft w:val="0"/>
      <w:marRight w:val="0"/>
      <w:marTop w:val="0"/>
      <w:marBottom w:val="0"/>
      <w:divBdr>
        <w:top w:val="none" w:sz="0" w:space="0" w:color="auto"/>
        <w:left w:val="none" w:sz="0" w:space="0" w:color="auto"/>
        <w:bottom w:val="none" w:sz="0" w:space="0" w:color="auto"/>
        <w:right w:val="none" w:sz="0" w:space="0" w:color="auto"/>
      </w:divBdr>
      <w:divsChild>
        <w:div w:id="1171483423">
          <w:marLeft w:val="0"/>
          <w:marRight w:val="0"/>
          <w:marTop w:val="0"/>
          <w:marBottom w:val="0"/>
          <w:divBdr>
            <w:top w:val="none" w:sz="0" w:space="0" w:color="auto"/>
            <w:left w:val="none" w:sz="0" w:space="0" w:color="auto"/>
            <w:bottom w:val="none" w:sz="0" w:space="0" w:color="auto"/>
            <w:right w:val="none" w:sz="0" w:space="0" w:color="auto"/>
          </w:divBdr>
          <w:divsChild>
            <w:div w:id="2624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28015">
      <w:bodyDiv w:val="1"/>
      <w:marLeft w:val="0"/>
      <w:marRight w:val="0"/>
      <w:marTop w:val="0"/>
      <w:marBottom w:val="0"/>
      <w:divBdr>
        <w:top w:val="none" w:sz="0" w:space="0" w:color="auto"/>
        <w:left w:val="none" w:sz="0" w:space="0" w:color="auto"/>
        <w:bottom w:val="none" w:sz="0" w:space="0" w:color="auto"/>
        <w:right w:val="none" w:sz="0" w:space="0" w:color="auto"/>
      </w:divBdr>
    </w:div>
    <w:div w:id="944382251">
      <w:bodyDiv w:val="1"/>
      <w:marLeft w:val="0"/>
      <w:marRight w:val="0"/>
      <w:marTop w:val="0"/>
      <w:marBottom w:val="0"/>
      <w:divBdr>
        <w:top w:val="none" w:sz="0" w:space="0" w:color="auto"/>
        <w:left w:val="none" w:sz="0" w:space="0" w:color="auto"/>
        <w:bottom w:val="none" w:sz="0" w:space="0" w:color="auto"/>
        <w:right w:val="none" w:sz="0" w:space="0" w:color="auto"/>
      </w:divBdr>
      <w:divsChild>
        <w:div w:id="1449200318">
          <w:marLeft w:val="0"/>
          <w:marRight w:val="0"/>
          <w:marTop w:val="0"/>
          <w:marBottom w:val="0"/>
          <w:divBdr>
            <w:top w:val="none" w:sz="0" w:space="0" w:color="auto"/>
            <w:left w:val="none" w:sz="0" w:space="0" w:color="auto"/>
            <w:bottom w:val="none" w:sz="0" w:space="0" w:color="auto"/>
            <w:right w:val="none" w:sz="0" w:space="0" w:color="auto"/>
          </w:divBdr>
          <w:divsChild>
            <w:div w:id="14570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3726">
      <w:bodyDiv w:val="1"/>
      <w:marLeft w:val="0"/>
      <w:marRight w:val="0"/>
      <w:marTop w:val="0"/>
      <w:marBottom w:val="0"/>
      <w:divBdr>
        <w:top w:val="none" w:sz="0" w:space="0" w:color="auto"/>
        <w:left w:val="none" w:sz="0" w:space="0" w:color="auto"/>
        <w:bottom w:val="none" w:sz="0" w:space="0" w:color="auto"/>
        <w:right w:val="none" w:sz="0" w:space="0" w:color="auto"/>
      </w:divBdr>
      <w:divsChild>
        <w:div w:id="1956911891">
          <w:marLeft w:val="0"/>
          <w:marRight w:val="0"/>
          <w:marTop w:val="0"/>
          <w:marBottom w:val="0"/>
          <w:divBdr>
            <w:top w:val="none" w:sz="0" w:space="0" w:color="auto"/>
            <w:left w:val="none" w:sz="0" w:space="0" w:color="auto"/>
            <w:bottom w:val="none" w:sz="0" w:space="0" w:color="auto"/>
            <w:right w:val="none" w:sz="0" w:space="0" w:color="auto"/>
          </w:divBdr>
          <w:divsChild>
            <w:div w:id="10549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32967">
      <w:bodyDiv w:val="1"/>
      <w:marLeft w:val="0"/>
      <w:marRight w:val="0"/>
      <w:marTop w:val="0"/>
      <w:marBottom w:val="0"/>
      <w:divBdr>
        <w:top w:val="none" w:sz="0" w:space="0" w:color="auto"/>
        <w:left w:val="none" w:sz="0" w:space="0" w:color="auto"/>
        <w:bottom w:val="none" w:sz="0" w:space="0" w:color="auto"/>
        <w:right w:val="none" w:sz="0" w:space="0" w:color="auto"/>
      </w:divBdr>
      <w:divsChild>
        <w:div w:id="2073843396">
          <w:marLeft w:val="0"/>
          <w:marRight w:val="0"/>
          <w:marTop w:val="0"/>
          <w:marBottom w:val="0"/>
          <w:divBdr>
            <w:top w:val="none" w:sz="0" w:space="0" w:color="auto"/>
            <w:left w:val="none" w:sz="0" w:space="0" w:color="auto"/>
            <w:bottom w:val="none" w:sz="0" w:space="0" w:color="auto"/>
            <w:right w:val="none" w:sz="0" w:space="0" w:color="auto"/>
          </w:divBdr>
          <w:divsChild>
            <w:div w:id="14266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474">
      <w:bodyDiv w:val="1"/>
      <w:marLeft w:val="0"/>
      <w:marRight w:val="0"/>
      <w:marTop w:val="0"/>
      <w:marBottom w:val="0"/>
      <w:divBdr>
        <w:top w:val="none" w:sz="0" w:space="0" w:color="auto"/>
        <w:left w:val="none" w:sz="0" w:space="0" w:color="auto"/>
        <w:bottom w:val="none" w:sz="0" w:space="0" w:color="auto"/>
        <w:right w:val="none" w:sz="0" w:space="0" w:color="auto"/>
      </w:divBdr>
      <w:divsChild>
        <w:div w:id="1039625432">
          <w:marLeft w:val="0"/>
          <w:marRight w:val="0"/>
          <w:marTop w:val="0"/>
          <w:marBottom w:val="0"/>
          <w:divBdr>
            <w:top w:val="none" w:sz="0" w:space="0" w:color="auto"/>
            <w:left w:val="none" w:sz="0" w:space="0" w:color="auto"/>
            <w:bottom w:val="none" w:sz="0" w:space="0" w:color="auto"/>
            <w:right w:val="none" w:sz="0" w:space="0" w:color="auto"/>
          </w:divBdr>
          <w:divsChild>
            <w:div w:id="12021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2020">
      <w:bodyDiv w:val="1"/>
      <w:marLeft w:val="0"/>
      <w:marRight w:val="0"/>
      <w:marTop w:val="0"/>
      <w:marBottom w:val="0"/>
      <w:divBdr>
        <w:top w:val="none" w:sz="0" w:space="0" w:color="auto"/>
        <w:left w:val="none" w:sz="0" w:space="0" w:color="auto"/>
        <w:bottom w:val="none" w:sz="0" w:space="0" w:color="auto"/>
        <w:right w:val="none" w:sz="0" w:space="0" w:color="auto"/>
      </w:divBdr>
      <w:divsChild>
        <w:div w:id="1236235210">
          <w:marLeft w:val="0"/>
          <w:marRight w:val="0"/>
          <w:marTop w:val="0"/>
          <w:marBottom w:val="0"/>
          <w:divBdr>
            <w:top w:val="none" w:sz="0" w:space="0" w:color="auto"/>
            <w:left w:val="none" w:sz="0" w:space="0" w:color="auto"/>
            <w:bottom w:val="none" w:sz="0" w:space="0" w:color="auto"/>
            <w:right w:val="none" w:sz="0" w:space="0" w:color="auto"/>
          </w:divBdr>
          <w:divsChild>
            <w:div w:id="7779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7046">
      <w:bodyDiv w:val="1"/>
      <w:marLeft w:val="0"/>
      <w:marRight w:val="0"/>
      <w:marTop w:val="0"/>
      <w:marBottom w:val="0"/>
      <w:divBdr>
        <w:top w:val="none" w:sz="0" w:space="0" w:color="auto"/>
        <w:left w:val="none" w:sz="0" w:space="0" w:color="auto"/>
        <w:bottom w:val="none" w:sz="0" w:space="0" w:color="auto"/>
        <w:right w:val="none" w:sz="0" w:space="0" w:color="auto"/>
      </w:divBdr>
    </w:div>
    <w:div w:id="970985645">
      <w:bodyDiv w:val="1"/>
      <w:marLeft w:val="0"/>
      <w:marRight w:val="0"/>
      <w:marTop w:val="0"/>
      <w:marBottom w:val="0"/>
      <w:divBdr>
        <w:top w:val="none" w:sz="0" w:space="0" w:color="auto"/>
        <w:left w:val="none" w:sz="0" w:space="0" w:color="auto"/>
        <w:bottom w:val="none" w:sz="0" w:space="0" w:color="auto"/>
        <w:right w:val="none" w:sz="0" w:space="0" w:color="auto"/>
      </w:divBdr>
      <w:divsChild>
        <w:div w:id="668021835">
          <w:marLeft w:val="0"/>
          <w:marRight w:val="0"/>
          <w:marTop w:val="0"/>
          <w:marBottom w:val="0"/>
          <w:divBdr>
            <w:top w:val="none" w:sz="0" w:space="0" w:color="auto"/>
            <w:left w:val="none" w:sz="0" w:space="0" w:color="auto"/>
            <w:bottom w:val="none" w:sz="0" w:space="0" w:color="auto"/>
            <w:right w:val="none" w:sz="0" w:space="0" w:color="auto"/>
          </w:divBdr>
          <w:divsChild>
            <w:div w:id="14290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3825">
      <w:bodyDiv w:val="1"/>
      <w:marLeft w:val="0"/>
      <w:marRight w:val="0"/>
      <w:marTop w:val="0"/>
      <w:marBottom w:val="0"/>
      <w:divBdr>
        <w:top w:val="none" w:sz="0" w:space="0" w:color="auto"/>
        <w:left w:val="none" w:sz="0" w:space="0" w:color="auto"/>
        <w:bottom w:val="none" w:sz="0" w:space="0" w:color="auto"/>
        <w:right w:val="none" w:sz="0" w:space="0" w:color="auto"/>
      </w:divBdr>
    </w:div>
    <w:div w:id="978419663">
      <w:bodyDiv w:val="1"/>
      <w:marLeft w:val="0"/>
      <w:marRight w:val="0"/>
      <w:marTop w:val="0"/>
      <w:marBottom w:val="0"/>
      <w:divBdr>
        <w:top w:val="none" w:sz="0" w:space="0" w:color="auto"/>
        <w:left w:val="none" w:sz="0" w:space="0" w:color="auto"/>
        <w:bottom w:val="none" w:sz="0" w:space="0" w:color="auto"/>
        <w:right w:val="none" w:sz="0" w:space="0" w:color="auto"/>
      </w:divBdr>
      <w:divsChild>
        <w:div w:id="1166479292">
          <w:marLeft w:val="0"/>
          <w:marRight w:val="0"/>
          <w:marTop w:val="0"/>
          <w:marBottom w:val="0"/>
          <w:divBdr>
            <w:top w:val="none" w:sz="0" w:space="0" w:color="auto"/>
            <w:left w:val="none" w:sz="0" w:space="0" w:color="auto"/>
            <w:bottom w:val="none" w:sz="0" w:space="0" w:color="auto"/>
            <w:right w:val="none" w:sz="0" w:space="0" w:color="auto"/>
          </w:divBdr>
          <w:divsChild>
            <w:div w:id="8178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9554">
      <w:bodyDiv w:val="1"/>
      <w:marLeft w:val="0"/>
      <w:marRight w:val="0"/>
      <w:marTop w:val="0"/>
      <w:marBottom w:val="0"/>
      <w:divBdr>
        <w:top w:val="none" w:sz="0" w:space="0" w:color="auto"/>
        <w:left w:val="none" w:sz="0" w:space="0" w:color="auto"/>
        <w:bottom w:val="none" w:sz="0" w:space="0" w:color="auto"/>
        <w:right w:val="none" w:sz="0" w:space="0" w:color="auto"/>
      </w:divBdr>
    </w:div>
    <w:div w:id="980161183">
      <w:bodyDiv w:val="1"/>
      <w:marLeft w:val="0"/>
      <w:marRight w:val="0"/>
      <w:marTop w:val="0"/>
      <w:marBottom w:val="0"/>
      <w:divBdr>
        <w:top w:val="none" w:sz="0" w:space="0" w:color="auto"/>
        <w:left w:val="none" w:sz="0" w:space="0" w:color="auto"/>
        <w:bottom w:val="none" w:sz="0" w:space="0" w:color="auto"/>
        <w:right w:val="none" w:sz="0" w:space="0" w:color="auto"/>
      </w:divBdr>
    </w:div>
    <w:div w:id="982465216">
      <w:bodyDiv w:val="1"/>
      <w:marLeft w:val="0"/>
      <w:marRight w:val="0"/>
      <w:marTop w:val="0"/>
      <w:marBottom w:val="0"/>
      <w:divBdr>
        <w:top w:val="none" w:sz="0" w:space="0" w:color="auto"/>
        <w:left w:val="none" w:sz="0" w:space="0" w:color="auto"/>
        <w:bottom w:val="none" w:sz="0" w:space="0" w:color="auto"/>
        <w:right w:val="none" w:sz="0" w:space="0" w:color="auto"/>
      </w:divBdr>
    </w:div>
    <w:div w:id="988945498">
      <w:bodyDiv w:val="1"/>
      <w:marLeft w:val="0"/>
      <w:marRight w:val="0"/>
      <w:marTop w:val="0"/>
      <w:marBottom w:val="0"/>
      <w:divBdr>
        <w:top w:val="none" w:sz="0" w:space="0" w:color="auto"/>
        <w:left w:val="none" w:sz="0" w:space="0" w:color="auto"/>
        <w:bottom w:val="none" w:sz="0" w:space="0" w:color="auto"/>
        <w:right w:val="none" w:sz="0" w:space="0" w:color="auto"/>
      </w:divBdr>
    </w:div>
    <w:div w:id="994800550">
      <w:bodyDiv w:val="1"/>
      <w:marLeft w:val="0"/>
      <w:marRight w:val="0"/>
      <w:marTop w:val="0"/>
      <w:marBottom w:val="0"/>
      <w:divBdr>
        <w:top w:val="none" w:sz="0" w:space="0" w:color="auto"/>
        <w:left w:val="none" w:sz="0" w:space="0" w:color="auto"/>
        <w:bottom w:val="none" w:sz="0" w:space="0" w:color="auto"/>
        <w:right w:val="none" w:sz="0" w:space="0" w:color="auto"/>
      </w:divBdr>
    </w:div>
    <w:div w:id="995917602">
      <w:bodyDiv w:val="1"/>
      <w:marLeft w:val="0"/>
      <w:marRight w:val="0"/>
      <w:marTop w:val="0"/>
      <w:marBottom w:val="0"/>
      <w:divBdr>
        <w:top w:val="none" w:sz="0" w:space="0" w:color="auto"/>
        <w:left w:val="none" w:sz="0" w:space="0" w:color="auto"/>
        <w:bottom w:val="none" w:sz="0" w:space="0" w:color="auto"/>
        <w:right w:val="none" w:sz="0" w:space="0" w:color="auto"/>
      </w:divBdr>
    </w:div>
    <w:div w:id="1013843933">
      <w:bodyDiv w:val="1"/>
      <w:marLeft w:val="0"/>
      <w:marRight w:val="0"/>
      <w:marTop w:val="0"/>
      <w:marBottom w:val="0"/>
      <w:divBdr>
        <w:top w:val="none" w:sz="0" w:space="0" w:color="auto"/>
        <w:left w:val="none" w:sz="0" w:space="0" w:color="auto"/>
        <w:bottom w:val="none" w:sz="0" w:space="0" w:color="auto"/>
        <w:right w:val="none" w:sz="0" w:space="0" w:color="auto"/>
      </w:divBdr>
    </w:div>
    <w:div w:id="1024988059">
      <w:bodyDiv w:val="1"/>
      <w:marLeft w:val="0"/>
      <w:marRight w:val="0"/>
      <w:marTop w:val="0"/>
      <w:marBottom w:val="0"/>
      <w:divBdr>
        <w:top w:val="none" w:sz="0" w:space="0" w:color="auto"/>
        <w:left w:val="none" w:sz="0" w:space="0" w:color="auto"/>
        <w:bottom w:val="none" w:sz="0" w:space="0" w:color="auto"/>
        <w:right w:val="none" w:sz="0" w:space="0" w:color="auto"/>
      </w:divBdr>
    </w:div>
    <w:div w:id="1033075144">
      <w:bodyDiv w:val="1"/>
      <w:marLeft w:val="0"/>
      <w:marRight w:val="0"/>
      <w:marTop w:val="0"/>
      <w:marBottom w:val="0"/>
      <w:divBdr>
        <w:top w:val="none" w:sz="0" w:space="0" w:color="auto"/>
        <w:left w:val="none" w:sz="0" w:space="0" w:color="auto"/>
        <w:bottom w:val="none" w:sz="0" w:space="0" w:color="auto"/>
        <w:right w:val="none" w:sz="0" w:space="0" w:color="auto"/>
      </w:divBdr>
      <w:divsChild>
        <w:div w:id="2018535433">
          <w:marLeft w:val="0"/>
          <w:marRight w:val="0"/>
          <w:marTop w:val="0"/>
          <w:marBottom w:val="0"/>
          <w:divBdr>
            <w:top w:val="none" w:sz="0" w:space="0" w:color="auto"/>
            <w:left w:val="none" w:sz="0" w:space="0" w:color="auto"/>
            <w:bottom w:val="none" w:sz="0" w:space="0" w:color="auto"/>
            <w:right w:val="none" w:sz="0" w:space="0" w:color="auto"/>
          </w:divBdr>
          <w:divsChild>
            <w:div w:id="13954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53703">
      <w:bodyDiv w:val="1"/>
      <w:marLeft w:val="0"/>
      <w:marRight w:val="0"/>
      <w:marTop w:val="0"/>
      <w:marBottom w:val="0"/>
      <w:divBdr>
        <w:top w:val="none" w:sz="0" w:space="0" w:color="auto"/>
        <w:left w:val="none" w:sz="0" w:space="0" w:color="auto"/>
        <w:bottom w:val="none" w:sz="0" w:space="0" w:color="auto"/>
        <w:right w:val="none" w:sz="0" w:space="0" w:color="auto"/>
      </w:divBdr>
      <w:divsChild>
        <w:div w:id="1843474710">
          <w:marLeft w:val="0"/>
          <w:marRight w:val="0"/>
          <w:marTop w:val="0"/>
          <w:marBottom w:val="0"/>
          <w:divBdr>
            <w:top w:val="none" w:sz="0" w:space="0" w:color="auto"/>
            <w:left w:val="none" w:sz="0" w:space="0" w:color="auto"/>
            <w:bottom w:val="none" w:sz="0" w:space="0" w:color="auto"/>
            <w:right w:val="none" w:sz="0" w:space="0" w:color="auto"/>
          </w:divBdr>
          <w:divsChild>
            <w:div w:id="14125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4122">
      <w:bodyDiv w:val="1"/>
      <w:marLeft w:val="0"/>
      <w:marRight w:val="0"/>
      <w:marTop w:val="0"/>
      <w:marBottom w:val="0"/>
      <w:divBdr>
        <w:top w:val="none" w:sz="0" w:space="0" w:color="auto"/>
        <w:left w:val="none" w:sz="0" w:space="0" w:color="auto"/>
        <w:bottom w:val="none" w:sz="0" w:space="0" w:color="auto"/>
        <w:right w:val="none" w:sz="0" w:space="0" w:color="auto"/>
      </w:divBdr>
      <w:divsChild>
        <w:div w:id="995959475">
          <w:marLeft w:val="0"/>
          <w:marRight w:val="0"/>
          <w:marTop w:val="0"/>
          <w:marBottom w:val="0"/>
          <w:divBdr>
            <w:top w:val="none" w:sz="0" w:space="0" w:color="auto"/>
            <w:left w:val="none" w:sz="0" w:space="0" w:color="auto"/>
            <w:bottom w:val="none" w:sz="0" w:space="0" w:color="auto"/>
            <w:right w:val="none" w:sz="0" w:space="0" w:color="auto"/>
          </w:divBdr>
          <w:divsChild>
            <w:div w:id="16465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89316">
      <w:bodyDiv w:val="1"/>
      <w:marLeft w:val="0"/>
      <w:marRight w:val="0"/>
      <w:marTop w:val="0"/>
      <w:marBottom w:val="0"/>
      <w:divBdr>
        <w:top w:val="none" w:sz="0" w:space="0" w:color="auto"/>
        <w:left w:val="none" w:sz="0" w:space="0" w:color="auto"/>
        <w:bottom w:val="none" w:sz="0" w:space="0" w:color="auto"/>
        <w:right w:val="none" w:sz="0" w:space="0" w:color="auto"/>
      </w:divBdr>
      <w:divsChild>
        <w:div w:id="1680155962">
          <w:marLeft w:val="0"/>
          <w:marRight w:val="0"/>
          <w:marTop w:val="0"/>
          <w:marBottom w:val="0"/>
          <w:divBdr>
            <w:top w:val="none" w:sz="0" w:space="0" w:color="auto"/>
            <w:left w:val="none" w:sz="0" w:space="0" w:color="auto"/>
            <w:bottom w:val="none" w:sz="0" w:space="0" w:color="auto"/>
            <w:right w:val="none" w:sz="0" w:space="0" w:color="auto"/>
          </w:divBdr>
          <w:divsChild>
            <w:div w:id="2042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9913">
      <w:bodyDiv w:val="1"/>
      <w:marLeft w:val="0"/>
      <w:marRight w:val="0"/>
      <w:marTop w:val="0"/>
      <w:marBottom w:val="0"/>
      <w:divBdr>
        <w:top w:val="none" w:sz="0" w:space="0" w:color="auto"/>
        <w:left w:val="none" w:sz="0" w:space="0" w:color="auto"/>
        <w:bottom w:val="none" w:sz="0" w:space="0" w:color="auto"/>
        <w:right w:val="none" w:sz="0" w:space="0" w:color="auto"/>
      </w:divBdr>
    </w:div>
    <w:div w:id="1063986631">
      <w:bodyDiv w:val="1"/>
      <w:marLeft w:val="0"/>
      <w:marRight w:val="0"/>
      <w:marTop w:val="0"/>
      <w:marBottom w:val="0"/>
      <w:divBdr>
        <w:top w:val="none" w:sz="0" w:space="0" w:color="auto"/>
        <w:left w:val="none" w:sz="0" w:space="0" w:color="auto"/>
        <w:bottom w:val="none" w:sz="0" w:space="0" w:color="auto"/>
        <w:right w:val="none" w:sz="0" w:space="0" w:color="auto"/>
      </w:divBdr>
      <w:divsChild>
        <w:div w:id="1592542238">
          <w:marLeft w:val="0"/>
          <w:marRight w:val="0"/>
          <w:marTop w:val="0"/>
          <w:marBottom w:val="0"/>
          <w:divBdr>
            <w:top w:val="none" w:sz="0" w:space="0" w:color="auto"/>
            <w:left w:val="none" w:sz="0" w:space="0" w:color="auto"/>
            <w:bottom w:val="none" w:sz="0" w:space="0" w:color="auto"/>
            <w:right w:val="none" w:sz="0" w:space="0" w:color="auto"/>
          </w:divBdr>
          <w:divsChild>
            <w:div w:id="17888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908">
      <w:bodyDiv w:val="1"/>
      <w:marLeft w:val="0"/>
      <w:marRight w:val="0"/>
      <w:marTop w:val="0"/>
      <w:marBottom w:val="0"/>
      <w:divBdr>
        <w:top w:val="none" w:sz="0" w:space="0" w:color="auto"/>
        <w:left w:val="none" w:sz="0" w:space="0" w:color="auto"/>
        <w:bottom w:val="none" w:sz="0" w:space="0" w:color="auto"/>
        <w:right w:val="none" w:sz="0" w:space="0" w:color="auto"/>
      </w:divBdr>
      <w:divsChild>
        <w:div w:id="1219512677">
          <w:marLeft w:val="0"/>
          <w:marRight w:val="0"/>
          <w:marTop w:val="0"/>
          <w:marBottom w:val="0"/>
          <w:divBdr>
            <w:top w:val="none" w:sz="0" w:space="0" w:color="auto"/>
            <w:left w:val="none" w:sz="0" w:space="0" w:color="auto"/>
            <w:bottom w:val="none" w:sz="0" w:space="0" w:color="auto"/>
            <w:right w:val="none" w:sz="0" w:space="0" w:color="auto"/>
          </w:divBdr>
          <w:divsChild>
            <w:div w:id="19642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1614">
      <w:bodyDiv w:val="1"/>
      <w:marLeft w:val="0"/>
      <w:marRight w:val="0"/>
      <w:marTop w:val="0"/>
      <w:marBottom w:val="0"/>
      <w:divBdr>
        <w:top w:val="none" w:sz="0" w:space="0" w:color="auto"/>
        <w:left w:val="none" w:sz="0" w:space="0" w:color="auto"/>
        <w:bottom w:val="none" w:sz="0" w:space="0" w:color="auto"/>
        <w:right w:val="none" w:sz="0" w:space="0" w:color="auto"/>
      </w:divBdr>
      <w:divsChild>
        <w:div w:id="516846872">
          <w:marLeft w:val="0"/>
          <w:marRight w:val="0"/>
          <w:marTop w:val="0"/>
          <w:marBottom w:val="0"/>
          <w:divBdr>
            <w:top w:val="none" w:sz="0" w:space="0" w:color="auto"/>
            <w:left w:val="none" w:sz="0" w:space="0" w:color="auto"/>
            <w:bottom w:val="none" w:sz="0" w:space="0" w:color="auto"/>
            <w:right w:val="none" w:sz="0" w:space="0" w:color="auto"/>
          </w:divBdr>
          <w:divsChild>
            <w:div w:id="10989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26144">
      <w:bodyDiv w:val="1"/>
      <w:marLeft w:val="0"/>
      <w:marRight w:val="0"/>
      <w:marTop w:val="0"/>
      <w:marBottom w:val="0"/>
      <w:divBdr>
        <w:top w:val="none" w:sz="0" w:space="0" w:color="auto"/>
        <w:left w:val="none" w:sz="0" w:space="0" w:color="auto"/>
        <w:bottom w:val="none" w:sz="0" w:space="0" w:color="auto"/>
        <w:right w:val="none" w:sz="0" w:space="0" w:color="auto"/>
      </w:divBdr>
      <w:divsChild>
        <w:div w:id="1633629803">
          <w:marLeft w:val="0"/>
          <w:marRight w:val="0"/>
          <w:marTop w:val="0"/>
          <w:marBottom w:val="0"/>
          <w:divBdr>
            <w:top w:val="none" w:sz="0" w:space="0" w:color="auto"/>
            <w:left w:val="none" w:sz="0" w:space="0" w:color="auto"/>
            <w:bottom w:val="none" w:sz="0" w:space="0" w:color="auto"/>
            <w:right w:val="none" w:sz="0" w:space="0" w:color="auto"/>
          </w:divBdr>
          <w:divsChild>
            <w:div w:id="2865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91858">
      <w:bodyDiv w:val="1"/>
      <w:marLeft w:val="0"/>
      <w:marRight w:val="0"/>
      <w:marTop w:val="0"/>
      <w:marBottom w:val="0"/>
      <w:divBdr>
        <w:top w:val="none" w:sz="0" w:space="0" w:color="auto"/>
        <w:left w:val="none" w:sz="0" w:space="0" w:color="auto"/>
        <w:bottom w:val="none" w:sz="0" w:space="0" w:color="auto"/>
        <w:right w:val="none" w:sz="0" w:space="0" w:color="auto"/>
      </w:divBdr>
      <w:divsChild>
        <w:div w:id="1699893929">
          <w:marLeft w:val="0"/>
          <w:marRight w:val="0"/>
          <w:marTop w:val="0"/>
          <w:marBottom w:val="0"/>
          <w:divBdr>
            <w:top w:val="none" w:sz="0" w:space="0" w:color="auto"/>
            <w:left w:val="none" w:sz="0" w:space="0" w:color="auto"/>
            <w:bottom w:val="none" w:sz="0" w:space="0" w:color="auto"/>
            <w:right w:val="none" w:sz="0" w:space="0" w:color="auto"/>
          </w:divBdr>
          <w:divsChild>
            <w:div w:id="5604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8113">
      <w:bodyDiv w:val="1"/>
      <w:marLeft w:val="0"/>
      <w:marRight w:val="0"/>
      <w:marTop w:val="0"/>
      <w:marBottom w:val="0"/>
      <w:divBdr>
        <w:top w:val="none" w:sz="0" w:space="0" w:color="auto"/>
        <w:left w:val="none" w:sz="0" w:space="0" w:color="auto"/>
        <w:bottom w:val="none" w:sz="0" w:space="0" w:color="auto"/>
        <w:right w:val="none" w:sz="0" w:space="0" w:color="auto"/>
      </w:divBdr>
    </w:div>
    <w:div w:id="1103569682">
      <w:bodyDiv w:val="1"/>
      <w:marLeft w:val="0"/>
      <w:marRight w:val="0"/>
      <w:marTop w:val="0"/>
      <w:marBottom w:val="0"/>
      <w:divBdr>
        <w:top w:val="none" w:sz="0" w:space="0" w:color="auto"/>
        <w:left w:val="none" w:sz="0" w:space="0" w:color="auto"/>
        <w:bottom w:val="none" w:sz="0" w:space="0" w:color="auto"/>
        <w:right w:val="none" w:sz="0" w:space="0" w:color="auto"/>
      </w:divBdr>
      <w:divsChild>
        <w:div w:id="1717003256">
          <w:marLeft w:val="0"/>
          <w:marRight w:val="0"/>
          <w:marTop w:val="0"/>
          <w:marBottom w:val="0"/>
          <w:divBdr>
            <w:top w:val="none" w:sz="0" w:space="0" w:color="auto"/>
            <w:left w:val="none" w:sz="0" w:space="0" w:color="auto"/>
            <w:bottom w:val="none" w:sz="0" w:space="0" w:color="auto"/>
            <w:right w:val="none" w:sz="0" w:space="0" w:color="auto"/>
          </w:divBdr>
          <w:divsChild>
            <w:div w:id="20896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844">
      <w:bodyDiv w:val="1"/>
      <w:marLeft w:val="0"/>
      <w:marRight w:val="0"/>
      <w:marTop w:val="0"/>
      <w:marBottom w:val="0"/>
      <w:divBdr>
        <w:top w:val="none" w:sz="0" w:space="0" w:color="auto"/>
        <w:left w:val="none" w:sz="0" w:space="0" w:color="auto"/>
        <w:bottom w:val="none" w:sz="0" w:space="0" w:color="auto"/>
        <w:right w:val="none" w:sz="0" w:space="0" w:color="auto"/>
      </w:divBdr>
    </w:div>
    <w:div w:id="1111630710">
      <w:bodyDiv w:val="1"/>
      <w:marLeft w:val="0"/>
      <w:marRight w:val="0"/>
      <w:marTop w:val="0"/>
      <w:marBottom w:val="0"/>
      <w:divBdr>
        <w:top w:val="none" w:sz="0" w:space="0" w:color="auto"/>
        <w:left w:val="none" w:sz="0" w:space="0" w:color="auto"/>
        <w:bottom w:val="none" w:sz="0" w:space="0" w:color="auto"/>
        <w:right w:val="none" w:sz="0" w:space="0" w:color="auto"/>
      </w:divBdr>
      <w:divsChild>
        <w:div w:id="613558286">
          <w:marLeft w:val="0"/>
          <w:marRight w:val="0"/>
          <w:marTop w:val="0"/>
          <w:marBottom w:val="0"/>
          <w:divBdr>
            <w:top w:val="none" w:sz="0" w:space="0" w:color="auto"/>
            <w:left w:val="none" w:sz="0" w:space="0" w:color="auto"/>
            <w:bottom w:val="none" w:sz="0" w:space="0" w:color="auto"/>
            <w:right w:val="none" w:sz="0" w:space="0" w:color="auto"/>
          </w:divBdr>
          <w:divsChild>
            <w:div w:id="14968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2873">
      <w:bodyDiv w:val="1"/>
      <w:marLeft w:val="0"/>
      <w:marRight w:val="0"/>
      <w:marTop w:val="0"/>
      <w:marBottom w:val="0"/>
      <w:divBdr>
        <w:top w:val="none" w:sz="0" w:space="0" w:color="auto"/>
        <w:left w:val="none" w:sz="0" w:space="0" w:color="auto"/>
        <w:bottom w:val="none" w:sz="0" w:space="0" w:color="auto"/>
        <w:right w:val="none" w:sz="0" w:space="0" w:color="auto"/>
      </w:divBdr>
    </w:div>
    <w:div w:id="1113673956">
      <w:bodyDiv w:val="1"/>
      <w:marLeft w:val="0"/>
      <w:marRight w:val="0"/>
      <w:marTop w:val="0"/>
      <w:marBottom w:val="0"/>
      <w:divBdr>
        <w:top w:val="none" w:sz="0" w:space="0" w:color="auto"/>
        <w:left w:val="none" w:sz="0" w:space="0" w:color="auto"/>
        <w:bottom w:val="none" w:sz="0" w:space="0" w:color="auto"/>
        <w:right w:val="none" w:sz="0" w:space="0" w:color="auto"/>
      </w:divBdr>
      <w:divsChild>
        <w:div w:id="782308201">
          <w:marLeft w:val="0"/>
          <w:marRight w:val="0"/>
          <w:marTop w:val="0"/>
          <w:marBottom w:val="0"/>
          <w:divBdr>
            <w:top w:val="none" w:sz="0" w:space="0" w:color="auto"/>
            <w:left w:val="none" w:sz="0" w:space="0" w:color="auto"/>
            <w:bottom w:val="none" w:sz="0" w:space="0" w:color="auto"/>
            <w:right w:val="none" w:sz="0" w:space="0" w:color="auto"/>
          </w:divBdr>
          <w:divsChild>
            <w:div w:id="2331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0739">
      <w:bodyDiv w:val="1"/>
      <w:marLeft w:val="0"/>
      <w:marRight w:val="0"/>
      <w:marTop w:val="0"/>
      <w:marBottom w:val="0"/>
      <w:divBdr>
        <w:top w:val="none" w:sz="0" w:space="0" w:color="auto"/>
        <w:left w:val="none" w:sz="0" w:space="0" w:color="auto"/>
        <w:bottom w:val="none" w:sz="0" w:space="0" w:color="auto"/>
        <w:right w:val="none" w:sz="0" w:space="0" w:color="auto"/>
      </w:divBdr>
    </w:div>
    <w:div w:id="1127089388">
      <w:bodyDiv w:val="1"/>
      <w:marLeft w:val="0"/>
      <w:marRight w:val="0"/>
      <w:marTop w:val="0"/>
      <w:marBottom w:val="0"/>
      <w:divBdr>
        <w:top w:val="none" w:sz="0" w:space="0" w:color="auto"/>
        <w:left w:val="none" w:sz="0" w:space="0" w:color="auto"/>
        <w:bottom w:val="none" w:sz="0" w:space="0" w:color="auto"/>
        <w:right w:val="none" w:sz="0" w:space="0" w:color="auto"/>
      </w:divBdr>
    </w:div>
    <w:div w:id="1139808612">
      <w:bodyDiv w:val="1"/>
      <w:marLeft w:val="0"/>
      <w:marRight w:val="0"/>
      <w:marTop w:val="0"/>
      <w:marBottom w:val="0"/>
      <w:divBdr>
        <w:top w:val="none" w:sz="0" w:space="0" w:color="auto"/>
        <w:left w:val="none" w:sz="0" w:space="0" w:color="auto"/>
        <w:bottom w:val="none" w:sz="0" w:space="0" w:color="auto"/>
        <w:right w:val="none" w:sz="0" w:space="0" w:color="auto"/>
      </w:divBdr>
    </w:div>
    <w:div w:id="1143237254">
      <w:bodyDiv w:val="1"/>
      <w:marLeft w:val="0"/>
      <w:marRight w:val="0"/>
      <w:marTop w:val="0"/>
      <w:marBottom w:val="0"/>
      <w:divBdr>
        <w:top w:val="none" w:sz="0" w:space="0" w:color="auto"/>
        <w:left w:val="none" w:sz="0" w:space="0" w:color="auto"/>
        <w:bottom w:val="none" w:sz="0" w:space="0" w:color="auto"/>
        <w:right w:val="none" w:sz="0" w:space="0" w:color="auto"/>
      </w:divBdr>
      <w:divsChild>
        <w:div w:id="1911965339">
          <w:marLeft w:val="0"/>
          <w:marRight w:val="0"/>
          <w:marTop w:val="0"/>
          <w:marBottom w:val="0"/>
          <w:divBdr>
            <w:top w:val="none" w:sz="0" w:space="0" w:color="auto"/>
            <w:left w:val="none" w:sz="0" w:space="0" w:color="auto"/>
            <w:bottom w:val="none" w:sz="0" w:space="0" w:color="auto"/>
            <w:right w:val="none" w:sz="0" w:space="0" w:color="auto"/>
          </w:divBdr>
          <w:divsChild>
            <w:div w:id="717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7420">
      <w:bodyDiv w:val="1"/>
      <w:marLeft w:val="0"/>
      <w:marRight w:val="0"/>
      <w:marTop w:val="0"/>
      <w:marBottom w:val="0"/>
      <w:divBdr>
        <w:top w:val="none" w:sz="0" w:space="0" w:color="auto"/>
        <w:left w:val="none" w:sz="0" w:space="0" w:color="auto"/>
        <w:bottom w:val="none" w:sz="0" w:space="0" w:color="auto"/>
        <w:right w:val="none" w:sz="0" w:space="0" w:color="auto"/>
      </w:divBdr>
      <w:divsChild>
        <w:div w:id="1600214994">
          <w:marLeft w:val="0"/>
          <w:marRight w:val="0"/>
          <w:marTop w:val="0"/>
          <w:marBottom w:val="0"/>
          <w:divBdr>
            <w:top w:val="none" w:sz="0" w:space="0" w:color="auto"/>
            <w:left w:val="none" w:sz="0" w:space="0" w:color="auto"/>
            <w:bottom w:val="none" w:sz="0" w:space="0" w:color="auto"/>
            <w:right w:val="none" w:sz="0" w:space="0" w:color="auto"/>
          </w:divBdr>
          <w:divsChild>
            <w:div w:id="7897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0837">
      <w:bodyDiv w:val="1"/>
      <w:marLeft w:val="0"/>
      <w:marRight w:val="0"/>
      <w:marTop w:val="0"/>
      <w:marBottom w:val="0"/>
      <w:divBdr>
        <w:top w:val="none" w:sz="0" w:space="0" w:color="auto"/>
        <w:left w:val="none" w:sz="0" w:space="0" w:color="auto"/>
        <w:bottom w:val="none" w:sz="0" w:space="0" w:color="auto"/>
        <w:right w:val="none" w:sz="0" w:space="0" w:color="auto"/>
      </w:divBdr>
    </w:div>
    <w:div w:id="1156533344">
      <w:bodyDiv w:val="1"/>
      <w:marLeft w:val="0"/>
      <w:marRight w:val="0"/>
      <w:marTop w:val="0"/>
      <w:marBottom w:val="0"/>
      <w:divBdr>
        <w:top w:val="none" w:sz="0" w:space="0" w:color="auto"/>
        <w:left w:val="none" w:sz="0" w:space="0" w:color="auto"/>
        <w:bottom w:val="none" w:sz="0" w:space="0" w:color="auto"/>
        <w:right w:val="none" w:sz="0" w:space="0" w:color="auto"/>
      </w:divBdr>
      <w:divsChild>
        <w:div w:id="1604991485">
          <w:marLeft w:val="0"/>
          <w:marRight w:val="0"/>
          <w:marTop w:val="0"/>
          <w:marBottom w:val="0"/>
          <w:divBdr>
            <w:top w:val="none" w:sz="0" w:space="0" w:color="auto"/>
            <w:left w:val="none" w:sz="0" w:space="0" w:color="auto"/>
            <w:bottom w:val="none" w:sz="0" w:space="0" w:color="auto"/>
            <w:right w:val="none" w:sz="0" w:space="0" w:color="auto"/>
          </w:divBdr>
          <w:divsChild>
            <w:div w:id="14205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60114">
      <w:bodyDiv w:val="1"/>
      <w:marLeft w:val="0"/>
      <w:marRight w:val="0"/>
      <w:marTop w:val="0"/>
      <w:marBottom w:val="0"/>
      <w:divBdr>
        <w:top w:val="none" w:sz="0" w:space="0" w:color="auto"/>
        <w:left w:val="none" w:sz="0" w:space="0" w:color="auto"/>
        <w:bottom w:val="none" w:sz="0" w:space="0" w:color="auto"/>
        <w:right w:val="none" w:sz="0" w:space="0" w:color="auto"/>
      </w:divBdr>
    </w:div>
    <w:div w:id="1163163669">
      <w:bodyDiv w:val="1"/>
      <w:marLeft w:val="0"/>
      <w:marRight w:val="0"/>
      <w:marTop w:val="0"/>
      <w:marBottom w:val="0"/>
      <w:divBdr>
        <w:top w:val="none" w:sz="0" w:space="0" w:color="auto"/>
        <w:left w:val="none" w:sz="0" w:space="0" w:color="auto"/>
        <w:bottom w:val="none" w:sz="0" w:space="0" w:color="auto"/>
        <w:right w:val="none" w:sz="0" w:space="0" w:color="auto"/>
      </w:divBdr>
      <w:divsChild>
        <w:div w:id="1546334784">
          <w:marLeft w:val="0"/>
          <w:marRight w:val="0"/>
          <w:marTop w:val="0"/>
          <w:marBottom w:val="0"/>
          <w:divBdr>
            <w:top w:val="none" w:sz="0" w:space="0" w:color="auto"/>
            <w:left w:val="none" w:sz="0" w:space="0" w:color="auto"/>
            <w:bottom w:val="none" w:sz="0" w:space="0" w:color="auto"/>
            <w:right w:val="none" w:sz="0" w:space="0" w:color="auto"/>
          </w:divBdr>
          <w:divsChild>
            <w:div w:id="12296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5239">
      <w:bodyDiv w:val="1"/>
      <w:marLeft w:val="0"/>
      <w:marRight w:val="0"/>
      <w:marTop w:val="0"/>
      <w:marBottom w:val="0"/>
      <w:divBdr>
        <w:top w:val="none" w:sz="0" w:space="0" w:color="auto"/>
        <w:left w:val="none" w:sz="0" w:space="0" w:color="auto"/>
        <w:bottom w:val="none" w:sz="0" w:space="0" w:color="auto"/>
        <w:right w:val="none" w:sz="0" w:space="0" w:color="auto"/>
      </w:divBdr>
      <w:divsChild>
        <w:div w:id="1085304698">
          <w:marLeft w:val="0"/>
          <w:marRight w:val="0"/>
          <w:marTop w:val="0"/>
          <w:marBottom w:val="0"/>
          <w:divBdr>
            <w:top w:val="none" w:sz="0" w:space="0" w:color="auto"/>
            <w:left w:val="none" w:sz="0" w:space="0" w:color="auto"/>
            <w:bottom w:val="none" w:sz="0" w:space="0" w:color="auto"/>
            <w:right w:val="none" w:sz="0" w:space="0" w:color="auto"/>
          </w:divBdr>
          <w:divsChild>
            <w:div w:id="11565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1226">
      <w:bodyDiv w:val="1"/>
      <w:marLeft w:val="0"/>
      <w:marRight w:val="0"/>
      <w:marTop w:val="0"/>
      <w:marBottom w:val="0"/>
      <w:divBdr>
        <w:top w:val="none" w:sz="0" w:space="0" w:color="auto"/>
        <w:left w:val="none" w:sz="0" w:space="0" w:color="auto"/>
        <w:bottom w:val="none" w:sz="0" w:space="0" w:color="auto"/>
        <w:right w:val="none" w:sz="0" w:space="0" w:color="auto"/>
      </w:divBdr>
    </w:div>
    <w:div w:id="1174686813">
      <w:bodyDiv w:val="1"/>
      <w:marLeft w:val="0"/>
      <w:marRight w:val="0"/>
      <w:marTop w:val="0"/>
      <w:marBottom w:val="0"/>
      <w:divBdr>
        <w:top w:val="none" w:sz="0" w:space="0" w:color="auto"/>
        <w:left w:val="none" w:sz="0" w:space="0" w:color="auto"/>
        <w:bottom w:val="none" w:sz="0" w:space="0" w:color="auto"/>
        <w:right w:val="none" w:sz="0" w:space="0" w:color="auto"/>
      </w:divBdr>
      <w:divsChild>
        <w:div w:id="420837309">
          <w:marLeft w:val="0"/>
          <w:marRight w:val="0"/>
          <w:marTop w:val="0"/>
          <w:marBottom w:val="0"/>
          <w:divBdr>
            <w:top w:val="none" w:sz="0" w:space="0" w:color="auto"/>
            <w:left w:val="none" w:sz="0" w:space="0" w:color="auto"/>
            <w:bottom w:val="none" w:sz="0" w:space="0" w:color="auto"/>
            <w:right w:val="none" w:sz="0" w:space="0" w:color="auto"/>
          </w:divBdr>
          <w:divsChild>
            <w:div w:id="11299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0206">
      <w:bodyDiv w:val="1"/>
      <w:marLeft w:val="0"/>
      <w:marRight w:val="0"/>
      <w:marTop w:val="0"/>
      <w:marBottom w:val="0"/>
      <w:divBdr>
        <w:top w:val="none" w:sz="0" w:space="0" w:color="auto"/>
        <w:left w:val="none" w:sz="0" w:space="0" w:color="auto"/>
        <w:bottom w:val="none" w:sz="0" w:space="0" w:color="auto"/>
        <w:right w:val="none" w:sz="0" w:space="0" w:color="auto"/>
      </w:divBdr>
    </w:div>
    <w:div w:id="1184057243">
      <w:bodyDiv w:val="1"/>
      <w:marLeft w:val="0"/>
      <w:marRight w:val="0"/>
      <w:marTop w:val="0"/>
      <w:marBottom w:val="0"/>
      <w:divBdr>
        <w:top w:val="none" w:sz="0" w:space="0" w:color="auto"/>
        <w:left w:val="none" w:sz="0" w:space="0" w:color="auto"/>
        <w:bottom w:val="none" w:sz="0" w:space="0" w:color="auto"/>
        <w:right w:val="none" w:sz="0" w:space="0" w:color="auto"/>
      </w:divBdr>
    </w:div>
    <w:div w:id="1189947384">
      <w:bodyDiv w:val="1"/>
      <w:marLeft w:val="0"/>
      <w:marRight w:val="0"/>
      <w:marTop w:val="0"/>
      <w:marBottom w:val="0"/>
      <w:divBdr>
        <w:top w:val="none" w:sz="0" w:space="0" w:color="auto"/>
        <w:left w:val="none" w:sz="0" w:space="0" w:color="auto"/>
        <w:bottom w:val="none" w:sz="0" w:space="0" w:color="auto"/>
        <w:right w:val="none" w:sz="0" w:space="0" w:color="auto"/>
      </w:divBdr>
      <w:divsChild>
        <w:div w:id="1957519759">
          <w:marLeft w:val="0"/>
          <w:marRight w:val="0"/>
          <w:marTop w:val="0"/>
          <w:marBottom w:val="0"/>
          <w:divBdr>
            <w:top w:val="none" w:sz="0" w:space="0" w:color="auto"/>
            <w:left w:val="none" w:sz="0" w:space="0" w:color="auto"/>
            <w:bottom w:val="none" w:sz="0" w:space="0" w:color="auto"/>
            <w:right w:val="none" w:sz="0" w:space="0" w:color="auto"/>
          </w:divBdr>
          <w:divsChild>
            <w:div w:id="18087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5015">
      <w:bodyDiv w:val="1"/>
      <w:marLeft w:val="0"/>
      <w:marRight w:val="0"/>
      <w:marTop w:val="0"/>
      <w:marBottom w:val="0"/>
      <w:divBdr>
        <w:top w:val="none" w:sz="0" w:space="0" w:color="auto"/>
        <w:left w:val="none" w:sz="0" w:space="0" w:color="auto"/>
        <w:bottom w:val="none" w:sz="0" w:space="0" w:color="auto"/>
        <w:right w:val="none" w:sz="0" w:space="0" w:color="auto"/>
      </w:divBdr>
      <w:divsChild>
        <w:div w:id="1540781523">
          <w:marLeft w:val="0"/>
          <w:marRight w:val="0"/>
          <w:marTop w:val="0"/>
          <w:marBottom w:val="0"/>
          <w:divBdr>
            <w:top w:val="none" w:sz="0" w:space="0" w:color="auto"/>
            <w:left w:val="none" w:sz="0" w:space="0" w:color="auto"/>
            <w:bottom w:val="none" w:sz="0" w:space="0" w:color="auto"/>
            <w:right w:val="none" w:sz="0" w:space="0" w:color="auto"/>
          </w:divBdr>
          <w:divsChild>
            <w:div w:id="17211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2589">
      <w:bodyDiv w:val="1"/>
      <w:marLeft w:val="0"/>
      <w:marRight w:val="0"/>
      <w:marTop w:val="0"/>
      <w:marBottom w:val="0"/>
      <w:divBdr>
        <w:top w:val="none" w:sz="0" w:space="0" w:color="auto"/>
        <w:left w:val="none" w:sz="0" w:space="0" w:color="auto"/>
        <w:bottom w:val="none" w:sz="0" w:space="0" w:color="auto"/>
        <w:right w:val="none" w:sz="0" w:space="0" w:color="auto"/>
      </w:divBdr>
    </w:div>
    <w:div w:id="1215048426">
      <w:bodyDiv w:val="1"/>
      <w:marLeft w:val="0"/>
      <w:marRight w:val="0"/>
      <w:marTop w:val="0"/>
      <w:marBottom w:val="0"/>
      <w:divBdr>
        <w:top w:val="none" w:sz="0" w:space="0" w:color="auto"/>
        <w:left w:val="none" w:sz="0" w:space="0" w:color="auto"/>
        <w:bottom w:val="none" w:sz="0" w:space="0" w:color="auto"/>
        <w:right w:val="none" w:sz="0" w:space="0" w:color="auto"/>
      </w:divBdr>
    </w:div>
    <w:div w:id="1215510741">
      <w:bodyDiv w:val="1"/>
      <w:marLeft w:val="0"/>
      <w:marRight w:val="0"/>
      <w:marTop w:val="0"/>
      <w:marBottom w:val="0"/>
      <w:divBdr>
        <w:top w:val="none" w:sz="0" w:space="0" w:color="auto"/>
        <w:left w:val="none" w:sz="0" w:space="0" w:color="auto"/>
        <w:bottom w:val="none" w:sz="0" w:space="0" w:color="auto"/>
        <w:right w:val="none" w:sz="0" w:space="0" w:color="auto"/>
      </w:divBdr>
    </w:div>
    <w:div w:id="1219247672">
      <w:bodyDiv w:val="1"/>
      <w:marLeft w:val="0"/>
      <w:marRight w:val="0"/>
      <w:marTop w:val="0"/>
      <w:marBottom w:val="0"/>
      <w:divBdr>
        <w:top w:val="none" w:sz="0" w:space="0" w:color="auto"/>
        <w:left w:val="none" w:sz="0" w:space="0" w:color="auto"/>
        <w:bottom w:val="none" w:sz="0" w:space="0" w:color="auto"/>
        <w:right w:val="none" w:sz="0" w:space="0" w:color="auto"/>
      </w:divBdr>
    </w:div>
    <w:div w:id="1222016107">
      <w:bodyDiv w:val="1"/>
      <w:marLeft w:val="0"/>
      <w:marRight w:val="0"/>
      <w:marTop w:val="0"/>
      <w:marBottom w:val="0"/>
      <w:divBdr>
        <w:top w:val="none" w:sz="0" w:space="0" w:color="auto"/>
        <w:left w:val="none" w:sz="0" w:space="0" w:color="auto"/>
        <w:bottom w:val="none" w:sz="0" w:space="0" w:color="auto"/>
        <w:right w:val="none" w:sz="0" w:space="0" w:color="auto"/>
      </w:divBdr>
      <w:divsChild>
        <w:div w:id="1535725172">
          <w:marLeft w:val="0"/>
          <w:marRight w:val="0"/>
          <w:marTop w:val="0"/>
          <w:marBottom w:val="0"/>
          <w:divBdr>
            <w:top w:val="none" w:sz="0" w:space="0" w:color="auto"/>
            <w:left w:val="none" w:sz="0" w:space="0" w:color="auto"/>
            <w:bottom w:val="none" w:sz="0" w:space="0" w:color="auto"/>
            <w:right w:val="none" w:sz="0" w:space="0" w:color="auto"/>
          </w:divBdr>
          <w:divsChild>
            <w:div w:id="12089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1904">
      <w:bodyDiv w:val="1"/>
      <w:marLeft w:val="0"/>
      <w:marRight w:val="0"/>
      <w:marTop w:val="0"/>
      <w:marBottom w:val="0"/>
      <w:divBdr>
        <w:top w:val="none" w:sz="0" w:space="0" w:color="auto"/>
        <w:left w:val="none" w:sz="0" w:space="0" w:color="auto"/>
        <w:bottom w:val="none" w:sz="0" w:space="0" w:color="auto"/>
        <w:right w:val="none" w:sz="0" w:space="0" w:color="auto"/>
      </w:divBdr>
      <w:divsChild>
        <w:div w:id="984161988">
          <w:marLeft w:val="0"/>
          <w:marRight w:val="0"/>
          <w:marTop w:val="0"/>
          <w:marBottom w:val="0"/>
          <w:divBdr>
            <w:top w:val="none" w:sz="0" w:space="0" w:color="auto"/>
            <w:left w:val="none" w:sz="0" w:space="0" w:color="auto"/>
            <w:bottom w:val="none" w:sz="0" w:space="0" w:color="auto"/>
            <w:right w:val="none" w:sz="0" w:space="0" w:color="auto"/>
          </w:divBdr>
          <w:divsChild>
            <w:div w:id="19379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1648">
      <w:bodyDiv w:val="1"/>
      <w:marLeft w:val="0"/>
      <w:marRight w:val="0"/>
      <w:marTop w:val="0"/>
      <w:marBottom w:val="0"/>
      <w:divBdr>
        <w:top w:val="none" w:sz="0" w:space="0" w:color="auto"/>
        <w:left w:val="none" w:sz="0" w:space="0" w:color="auto"/>
        <w:bottom w:val="none" w:sz="0" w:space="0" w:color="auto"/>
        <w:right w:val="none" w:sz="0" w:space="0" w:color="auto"/>
      </w:divBdr>
      <w:divsChild>
        <w:div w:id="1089691850">
          <w:marLeft w:val="0"/>
          <w:marRight w:val="0"/>
          <w:marTop w:val="0"/>
          <w:marBottom w:val="0"/>
          <w:divBdr>
            <w:top w:val="none" w:sz="0" w:space="0" w:color="auto"/>
            <w:left w:val="none" w:sz="0" w:space="0" w:color="auto"/>
            <w:bottom w:val="none" w:sz="0" w:space="0" w:color="auto"/>
            <w:right w:val="none" w:sz="0" w:space="0" w:color="auto"/>
          </w:divBdr>
          <w:divsChild>
            <w:div w:id="14069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1711">
      <w:bodyDiv w:val="1"/>
      <w:marLeft w:val="0"/>
      <w:marRight w:val="0"/>
      <w:marTop w:val="0"/>
      <w:marBottom w:val="0"/>
      <w:divBdr>
        <w:top w:val="none" w:sz="0" w:space="0" w:color="auto"/>
        <w:left w:val="none" w:sz="0" w:space="0" w:color="auto"/>
        <w:bottom w:val="none" w:sz="0" w:space="0" w:color="auto"/>
        <w:right w:val="none" w:sz="0" w:space="0" w:color="auto"/>
      </w:divBdr>
      <w:divsChild>
        <w:div w:id="1794517700">
          <w:marLeft w:val="0"/>
          <w:marRight w:val="0"/>
          <w:marTop w:val="0"/>
          <w:marBottom w:val="0"/>
          <w:divBdr>
            <w:top w:val="none" w:sz="0" w:space="0" w:color="auto"/>
            <w:left w:val="none" w:sz="0" w:space="0" w:color="auto"/>
            <w:bottom w:val="none" w:sz="0" w:space="0" w:color="auto"/>
            <w:right w:val="none" w:sz="0" w:space="0" w:color="auto"/>
          </w:divBdr>
          <w:divsChild>
            <w:div w:id="14137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2279">
      <w:bodyDiv w:val="1"/>
      <w:marLeft w:val="0"/>
      <w:marRight w:val="0"/>
      <w:marTop w:val="0"/>
      <w:marBottom w:val="0"/>
      <w:divBdr>
        <w:top w:val="none" w:sz="0" w:space="0" w:color="auto"/>
        <w:left w:val="none" w:sz="0" w:space="0" w:color="auto"/>
        <w:bottom w:val="none" w:sz="0" w:space="0" w:color="auto"/>
        <w:right w:val="none" w:sz="0" w:space="0" w:color="auto"/>
      </w:divBdr>
      <w:divsChild>
        <w:div w:id="623275451">
          <w:marLeft w:val="0"/>
          <w:marRight w:val="0"/>
          <w:marTop w:val="0"/>
          <w:marBottom w:val="0"/>
          <w:divBdr>
            <w:top w:val="none" w:sz="0" w:space="0" w:color="auto"/>
            <w:left w:val="none" w:sz="0" w:space="0" w:color="auto"/>
            <w:bottom w:val="none" w:sz="0" w:space="0" w:color="auto"/>
            <w:right w:val="none" w:sz="0" w:space="0" w:color="auto"/>
          </w:divBdr>
          <w:divsChild>
            <w:div w:id="11496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7312">
      <w:bodyDiv w:val="1"/>
      <w:marLeft w:val="0"/>
      <w:marRight w:val="0"/>
      <w:marTop w:val="0"/>
      <w:marBottom w:val="0"/>
      <w:divBdr>
        <w:top w:val="none" w:sz="0" w:space="0" w:color="auto"/>
        <w:left w:val="none" w:sz="0" w:space="0" w:color="auto"/>
        <w:bottom w:val="none" w:sz="0" w:space="0" w:color="auto"/>
        <w:right w:val="none" w:sz="0" w:space="0" w:color="auto"/>
      </w:divBdr>
    </w:div>
    <w:div w:id="1238322175">
      <w:bodyDiv w:val="1"/>
      <w:marLeft w:val="0"/>
      <w:marRight w:val="0"/>
      <w:marTop w:val="0"/>
      <w:marBottom w:val="0"/>
      <w:divBdr>
        <w:top w:val="none" w:sz="0" w:space="0" w:color="auto"/>
        <w:left w:val="none" w:sz="0" w:space="0" w:color="auto"/>
        <w:bottom w:val="none" w:sz="0" w:space="0" w:color="auto"/>
        <w:right w:val="none" w:sz="0" w:space="0" w:color="auto"/>
      </w:divBdr>
    </w:div>
    <w:div w:id="1243176179">
      <w:bodyDiv w:val="1"/>
      <w:marLeft w:val="0"/>
      <w:marRight w:val="0"/>
      <w:marTop w:val="0"/>
      <w:marBottom w:val="0"/>
      <w:divBdr>
        <w:top w:val="none" w:sz="0" w:space="0" w:color="auto"/>
        <w:left w:val="none" w:sz="0" w:space="0" w:color="auto"/>
        <w:bottom w:val="none" w:sz="0" w:space="0" w:color="auto"/>
        <w:right w:val="none" w:sz="0" w:space="0" w:color="auto"/>
      </w:divBdr>
      <w:divsChild>
        <w:div w:id="227153249">
          <w:marLeft w:val="0"/>
          <w:marRight w:val="0"/>
          <w:marTop w:val="0"/>
          <w:marBottom w:val="0"/>
          <w:divBdr>
            <w:top w:val="none" w:sz="0" w:space="0" w:color="auto"/>
            <w:left w:val="none" w:sz="0" w:space="0" w:color="auto"/>
            <w:bottom w:val="none" w:sz="0" w:space="0" w:color="auto"/>
            <w:right w:val="none" w:sz="0" w:space="0" w:color="auto"/>
          </w:divBdr>
          <w:divsChild>
            <w:div w:id="1289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09008">
      <w:bodyDiv w:val="1"/>
      <w:marLeft w:val="0"/>
      <w:marRight w:val="0"/>
      <w:marTop w:val="0"/>
      <w:marBottom w:val="0"/>
      <w:divBdr>
        <w:top w:val="none" w:sz="0" w:space="0" w:color="auto"/>
        <w:left w:val="none" w:sz="0" w:space="0" w:color="auto"/>
        <w:bottom w:val="none" w:sz="0" w:space="0" w:color="auto"/>
        <w:right w:val="none" w:sz="0" w:space="0" w:color="auto"/>
      </w:divBdr>
      <w:divsChild>
        <w:div w:id="1326399237">
          <w:marLeft w:val="0"/>
          <w:marRight w:val="0"/>
          <w:marTop w:val="0"/>
          <w:marBottom w:val="0"/>
          <w:divBdr>
            <w:top w:val="none" w:sz="0" w:space="0" w:color="auto"/>
            <w:left w:val="none" w:sz="0" w:space="0" w:color="auto"/>
            <w:bottom w:val="none" w:sz="0" w:space="0" w:color="auto"/>
            <w:right w:val="none" w:sz="0" w:space="0" w:color="auto"/>
          </w:divBdr>
          <w:divsChild>
            <w:div w:id="10731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02">
      <w:bodyDiv w:val="1"/>
      <w:marLeft w:val="0"/>
      <w:marRight w:val="0"/>
      <w:marTop w:val="0"/>
      <w:marBottom w:val="0"/>
      <w:divBdr>
        <w:top w:val="none" w:sz="0" w:space="0" w:color="auto"/>
        <w:left w:val="none" w:sz="0" w:space="0" w:color="auto"/>
        <w:bottom w:val="none" w:sz="0" w:space="0" w:color="auto"/>
        <w:right w:val="none" w:sz="0" w:space="0" w:color="auto"/>
      </w:divBdr>
    </w:div>
    <w:div w:id="1253472876">
      <w:bodyDiv w:val="1"/>
      <w:marLeft w:val="0"/>
      <w:marRight w:val="0"/>
      <w:marTop w:val="0"/>
      <w:marBottom w:val="0"/>
      <w:divBdr>
        <w:top w:val="none" w:sz="0" w:space="0" w:color="auto"/>
        <w:left w:val="none" w:sz="0" w:space="0" w:color="auto"/>
        <w:bottom w:val="none" w:sz="0" w:space="0" w:color="auto"/>
        <w:right w:val="none" w:sz="0" w:space="0" w:color="auto"/>
      </w:divBdr>
      <w:divsChild>
        <w:div w:id="528765476">
          <w:marLeft w:val="0"/>
          <w:marRight w:val="0"/>
          <w:marTop w:val="0"/>
          <w:marBottom w:val="0"/>
          <w:divBdr>
            <w:top w:val="none" w:sz="0" w:space="0" w:color="auto"/>
            <w:left w:val="none" w:sz="0" w:space="0" w:color="auto"/>
            <w:bottom w:val="none" w:sz="0" w:space="0" w:color="auto"/>
            <w:right w:val="none" w:sz="0" w:space="0" w:color="auto"/>
          </w:divBdr>
          <w:divsChild>
            <w:div w:id="14402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27772">
      <w:bodyDiv w:val="1"/>
      <w:marLeft w:val="0"/>
      <w:marRight w:val="0"/>
      <w:marTop w:val="0"/>
      <w:marBottom w:val="0"/>
      <w:divBdr>
        <w:top w:val="none" w:sz="0" w:space="0" w:color="auto"/>
        <w:left w:val="none" w:sz="0" w:space="0" w:color="auto"/>
        <w:bottom w:val="none" w:sz="0" w:space="0" w:color="auto"/>
        <w:right w:val="none" w:sz="0" w:space="0" w:color="auto"/>
      </w:divBdr>
    </w:div>
    <w:div w:id="1261600541">
      <w:bodyDiv w:val="1"/>
      <w:marLeft w:val="0"/>
      <w:marRight w:val="0"/>
      <w:marTop w:val="0"/>
      <w:marBottom w:val="0"/>
      <w:divBdr>
        <w:top w:val="none" w:sz="0" w:space="0" w:color="auto"/>
        <w:left w:val="none" w:sz="0" w:space="0" w:color="auto"/>
        <w:bottom w:val="none" w:sz="0" w:space="0" w:color="auto"/>
        <w:right w:val="none" w:sz="0" w:space="0" w:color="auto"/>
      </w:divBdr>
      <w:divsChild>
        <w:div w:id="935790788">
          <w:marLeft w:val="0"/>
          <w:marRight w:val="0"/>
          <w:marTop w:val="0"/>
          <w:marBottom w:val="0"/>
          <w:divBdr>
            <w:top w:val="none" w:sz="0" w:space="0" w:color="auto"/>
            <w:left w:val="none" w:sz="0" w:space="0" w:color="auto"/>
            <w:bottom w:val="none" w:sz="0" w:space="0" w:color="auto"/>
            <w:right w:val="none" w:sz="0" w:space="0" w:color="auto"/>
          </w:divBdr>
          <w:divsChild>
            <w:div w:id="6129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7136">
      <w:bodyDiv w:val="1"/>
      <w:marLeft w:val="0"/>
      <w:marRight w:val="0"/>
      <w:marTop w:val="0"/>
      <w:marBottom w:val="0"/>
      <w:divBdr>
        <w:top w:val="none" w:sz="0" w:space="0" w:color="auto"/>
        <w:left w:val="none" w:sz="0" w:space="0" w:color="auto"/>
        <w:bottom w:val="none" w:sz="0" w:space="0" w:color="auto"/>
        <w:right w:val="none" w:sz="0" w:space="0" w:color="auto"/>
      </w:divBdr>
      <w:divsChild>
        <w:div w:id="519393377">
          <w:marLeft w:val="0"/>
          <w:marRight w:val="0"/>
          <w:marTop w:val="0"/>
          <w:marBottom w:val="0"/>
          <w:divBdr>
            <w:top w:val="none" w:sz="0" w:space="0" w:color="auto"/>
            <w:left w:val="none" w:sz="0" w:space="0" w:color="auto"/>
            <w:bottom w:val="none" w:sz="0" w:space="0" w:color="auto"/>
            <w:right w:val="none" w:sz="0" w:space="0" w:color="auto"/>
          </w:divBdr>
          <w:divsChild>
            <w:div w:id="5100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91988">
      <w:bodyDiv w:val="1"/>
      <w:marLeft w:val="0"/>
      <w:marRight w:val="0"/>
      <w:marTop w:val="0"/>
      <w:marBottom w:val="0"/>
      <w:divBdr>
        <w:top w:val="none" w:sz="0" w:space="0" w:color="auto"/>
        <w:left w:val="none" w:sz="0" w:space="0" w:color="auto"/>
        <w:bottom w:val="none" w:sz="0" w:space="0" w:color="auto"/>
        <w:right w:val="none" w:sz="0" w:space="0" w:color="auto"/>
      </w:divBdr>
    </w:div>
    <w:div w:id="1270897627">
      <w:bodyDiv w:val="1"/>
      <w:marLeft w:val="0"/>
      <w:marRight w:val="0"/>
      <w:marTop w:val="0"/>
      <w:marBottom w:val="0"/>
      <w:divBdr>
        <w:top w:val="none" w:sz="0" w:space="0" w:color="auto"/>
        <w:left w:val="none" w:sz="0" w:space="0" w:color="auto"/>
        <w:bottom w:val="none" w:sz="0" w:space="0" w:color="auto"/>
        <w:right w:val="none" w:sz="0" w:space="0" w:color="auto"/>
      </w:divBdr>
    </w:div>
    <w:div w:id="1280187220">
      <w:bodyDiv w:val="1"/>
      <w:marLeft w:val="0"/>
      <w:marRight w:val="0"/>
      <w:marTop w:val="0"/>
      <w:marBottom w:val="0"/>
      <w:divBdr>
        <w:top w:val="none" w:sz="0" w:space="0" w:color="auto"/>
        <w:left w:val="none" w:sz="0" w:space="0" w:color="auto"/>
        <w:bottom w:val="none" w:sz="0" w:space="0" w:color="auto"/>
        <w:right w:val="none" w:sz="0" w:space="0" w:color="auto"/>
      </w:divBdr>
      <w:divsChild>
        <w:div w:id="2005861348">
          <w:marLeft w:val="0"/>
          <w:marRight w:val="0"/>
          <w:marTop w:val="0"/>
          <w:marBottom w:val="0"/>
          <w:divBdr>
            <w:top w:val="none" w:sz="0" w:space="0" w:color="auto"/>
            <w:left w:val="none" w:sz="0" w:space="0" w:color="auto"/>
            <w:bottom w:val="none" w:sz="0" w:space="0" w:color="auto"/>
            <w:right w:val="none" w:sz="0" w:space="0" w:color="auto"/>
          </w:divBdr>
          <w:divsChild>
            <w:div w:id="8154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05195">
      <w:bodyDiv w:val="1"/>
      <w:marLeft w:val="0"/>
      <w:marRight w:val="0"/>
      <w:marTop w:val="0"/>
      <w:marBottom w:val="0"/>
      <w:divBdr>
        <w:top w:val="none" w:sz="0" w:space="0" w:color="auto"/>
        <w:left w:val="none" w:sz="0" w:space="0" w:color="auto"/>
        <w:bottom w:val="none" w:sz="0" w:space="0" w:color="auto"/>
        <w:right w:val="none" w:sz="0" w:space="0" w:color="auto"/>
      </w:divBdr>
    </w:div>
    <w:div w:id="1304240312">
      <w:bodyDiv w:val="1"/>
      <w:marLeft w:val="0"/>
      <w:marRight w:val="0"/>
      <w:marTop w:val="0"/>
      <w:marBottom w:val="0"/>
      <w:divBdr>
        <w:top w:val="none" w:sz="0" w:space="0" w:color="auto"/>
        <w:left w:val="none" w:sz="0" w:space="0" w:color="auto"/>
        <w:bottom w:val="none" w:sz="0" w:space="0" w:color="auto"/>
        <w:right w:val="none" w:sz="0" w:space="0" w:color="auto"/>
      </w:divBdr>
    </w:div>
    <w:div w:id="1311709238">
      <w:bodyDiv w:val="1"/>
      <w:marLeft w:val="0"/>
      <w:marRight w:val="0"/>
      <w:marTop w:val="0"/>
      <w:marBottom w:val="0"/>
      <w:divBdr>
        <w:top w:val="none" w:sz="0" w:space="0" w:color="auto"/>
        <w:left w:val="none" w:sz="0" w:space="0" w:color="auto"/>
        <w:bottom w:val="none" w:sz="0" w:space="0" w:color="auto"/>
        <w:right w:val="none" w:sz="0" w:space="0" w:color="auto"/>
      </w:divBdr>
      <w:divsChild>
        <w:div w:id="867841086">
          <w:marLeft w:val="0"/>
          <w:marRight w:val="0"/>
          <w:marTop w:val="0"/>
          <w:marBottom w:val="0"/>
          <w:divBdr>
            <w:top w:val="none" w:sz="0" w:space="0" w:color="auto"/>
            <w:left w:val="none" w:sz="0" w:space="0" w:color="auto"/>
            <w:bottom w:val="none" w:sz="0" w:space="0" w:color="auto"/>
            <w:right w:val="none" w:sz="0" w:space="0" w:color="auto"/>
          </w:divBdr>
          <w:divsChild>
            <w:div w:id="5752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925">
      <w:bodyDiv w:val="1"/>
      <w:marLeft w:val="0"/>
      <w:marRight w:val="0"/>
      <w:marTop w:val="0"/>
      <w:marBottom w:val="0"/>
      <w:divBdr>
        <w:top w:val="none" w:sz="0" w:space="0" w:color="auto"/>
        <w:left w:val="none" w:sz="0" w:space="0" w:color="auto"/>
        <w:bottom w:val="none" w:sz="0" w:space="0" w:color="auto"/>
        <w:right w:val="none" w:sz="0" w:space="0" w:color="auto"/>
      </w:divBdr>
      <w:divsChild>
        <w:div w:id="599340058">
          <w:marLeft w:val="0"/>
          <w:marRight w:val="0"/>
          <w:marTop w:val="0"/>
          <w:marBottom w:val="0"/>
          <w:divBdr>
            <w:top w:val="none" w:sz="0" w:space="0" w:color="auto"/>
            <w:left w:val="none" w:sz="0" w:space="0" w:color="auto"/>
            <w:bottom w:val="none" w:sz="0" w:space="0" w:color="auto"/>
            <w:right w:val="none" w:sz="0" w:space="0" w:color="auto"/>
          </w:divBdr>
          <w:divsChild>
            <w:div w:id="7439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476">
      <w:bodyDiv w:val="1"/>
      <w:marLeft w:val="0"/>
      <w:marRight w:val="0"/>
      <w:marTop w:val="0"/>
      <w:marBottom w:val="0"/>
      <w:divBdr>
        <w:top w:val="none" w:sz="0" w:space="0" w:color="auto"/>
        <w:left w:val="none" w:sz="0" w:space="0" w:color="auto"/>
        <w:bottom w:val="none" w:sz="0" w:space="0" w:color="auto"/>
        <w:right w:val="none" w:sz="0" w:space="0" w:color="auto"/>
      </w:divBdr>
      <w:divsChild>
        <w:div w:id="686566025">
          <w:marLeft w:val="0"/>
          <w:marRight w:val="0"/>
          <w:marTop w:val="0"/>
          <w:marBottom w:val="0"/>
          <w:divBdr>
            <w:top w:val="none" w:sz="0" w:space="0" w:color="auto"/>
            <w:left w:val="none" w:sz="0" w:space="0" w:color="auto"/>
            <w:bottom w:val="none" w:sz="0" w:space="0" w:color="auto"/>
            <w:right w:val="none" w:sz="0" w:space="0" w:color="auto"/>
          </w:divBdr>
          <w:divsChild>
            <w:div w:id="18394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5292">
      <w:bodyDiv w:val="1"/>
      <w:marLeft w:val="0"/>
      <w:marRight w:val="0"/>
      <w:marTop w:val="0"/>
      <w:marBottom w:val="0"/>
      <w:divBdr>
        <w:top w:val="none" w:sz="0" w:space="0" w:color="auto"/>
        <w:left w:val="none" w:sz="0" w:space="0" w:color="auto"/>
        <w:bottom w:val="none" w:sz="0" w:space="0" w:color="auto"/>
        <w:right w:val="none" w:sz="0" w:space="0" w:color="auto"/>
      </w:divBdr>
      <w:divsChild>
        <w:div w:id="1973092821">
          <w:marLeft w:val="0"/>
          <w:marRight w:val="0"/>
          <w:marTop w:val="0"/>
          <w:marBottom w:val="0"/>
          <w:divBdr>
            <w:top w:val="none" w:sz="0" w:space="0" w:color="auto"/>
            <w:left w:val="none" w:sz="0" w:space="0" w:color="auto"/>
            <w:bottom w:val="none" w:sz="0" w:space="0" w:color="auto"/>
            <w:right w:val="none" w:sz="0" w:space="0" w:color="auto"/>
          </w:divBdr>
          <w:divsChild>
            <w:div w:id="19897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59472">
      <w:bodyDiv w:val="1"/>
      <w:marLeft w:val="0"/>
      <w:marRight w:val="0"/>
      <w:marTop w:val="0"/>
      <w:marBottom w:val="0"/>
      <w:divBdr>
        <w:top w:val="none" w:sz="0" w:space="0" w:color="auto"/>
        <w:left w:val="none" w:sz="0" w:space="0" w:color="auto"/>
        <w:bottom w:val="none" w:sz="0" w:space="0" w:color="auto"/>
        <w:right w:val="none" w:sz="0" w:space="0" w:color="auto"/>
      </w:divBdr>
      <w:divsChild>
        <w:div w:id="189299966">
          <w:marLeft w:val="0"/>
          <w:marRight w:val="0"/>
          <w:marTop w:val="0"/>
          <w:marBottom w:val="0"/>
          <w:divBdr>
            <w:top w:val="none" w:sz="0" w:space="0" w:color="auto"/>
            <w:left w:val="none" w:sz="0" w:space="0" w:color="auto"/>
            <w:bottom w:val="none" w:sz="0" w:space="0" w:color="auto"/>
            <w:right w:val="none" w:sz="0" w:space="0" w:color="auto"/>
          </w:divBdr>
          <w:divsChild>
            <w:div w:id="13637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6675">
      <w:bodyDiv w:val="1"/>
      <w:marLeft w:val="0"/>
      <w:marRight w:val="0"/>
      <w:marTop w:val="0"/>
      <w:marBottom w:val="0"/>
      <w:divBdr>
        <w:top w:val="none" w:sz="0" w:space="0" w:color="auto"/>
        <w:left w:val="none" w:sz="0" w:space="0" w:color="auto"/>
        <w:bottom w:val="none" w:sz="0" w:space="0" w:color="auto"/>
        <w:right w:val="none" w:sz="0" w:space="0" w:color="auto"/>
      </w:divBdr>
      <w:divsChild>
        <w:div w:id="1839349893">
          <w:marLeft w:val="0"/>
          <w:marRight w:val="0"/>
          <w:marTop w:val="0"/>
          <w:marBottom w:val="0"/>
          <w:divBdr>
            <w:top w:val="none" w:sz="0" w:space="0" w:color="auto"/>
            <w:left w:val="none" w:sz="0" w:space="0" w:color="auto"/>
            <w:bottom w:val="none" w:sz="0" w:space="0" w:color="auto"/>
            <w:right w:val="none" w:sz="0" w:space="0" w:color="auto"/>
          </w:divBdr>
          <w:divsChild>
            <w:div w:id="15799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59758">
      <w:bodyDiv w:val="1"/>
      <w:marLeft w:val="0"/>
      <w:marRight w:val="0"/>
      <w:marTop w:val="0"/>
      <w:marBottom w:val="0"/>
      <w:divBdr>
        <w:top w:val="none" w:sz="0" w:space="0" w:color="auto"/>
        <w:left w:val="none" w:sz="0" w:space="0" w:color="auto"/>
        <w:bottom w:val="none" w:sz="0" w:space="0" w:color="auto"/>
        <w:right w:val="none" w:sz="0" w:space="0" w:color="auto"/>
      </w:divBdr>
      <w:divsChild>
        <w:div w:id="1638220867">
          <w:marLeft w:val="0"/>
          <w:marRight w:val="0"/>
          <w:marTop w:val="0"/>
          <w:marBottom w:val="0"/>
          <w:divBdr>
            <w:top w:val="none" w:sz="0" w:space="0" w:color="auto"/>
            <w:left w:val="none" w:sz="0" w:space="0" w:color="auto"/>
            <w:bottom w:val="none" w:sz="0" w:space="0" w:color="auto"/>
            <w:right w:val="none" w:sz="0" w:space="0" w:color="auto"/>
          </w:divBdr>
          <w:divsChild>
            <w:div w:id="6739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848">
      <w:bodyDiv w:val="1"/>
      <w:marLeft w:val="0"/>
      <w:marRight w:val="0"/>
      <w:marTop w:val="0"/>
      <w:marBottom w:val="0"/>
      <w:divBdr>
        <w:top w:val="none" w:sz="0" w:space="0" w:color="auto"/>
        <w:left w:val="none" w:sz="0" w:space="0" w:color="auto"/>
        <w:bottom w:val="none" w:sz="0" w:space="0" w:color="auto"/>
        <w:right w:val="none" w:sz="0" w:space="0" w:color="auto"/>
      </w:divBdr>
      <w:divsChild>
        <w:div w:id="204755505">
          <w:marLeft w:val="0"/>
          <w:marRight w:val="0"/>
          <w:marTop w:val="0"/>
          <w:marBottom w:val="0"/>
          <w:divBdr>
            <w:top w:val="none" w:sz="0" w:space="0" w:color="auto"/>
            <w:left w:val="none" w:sz="0" w:space="0" w:color="auto"/>
            <w:bottom w:val="none" w:sz="0" w:space="0" w:color="auto"/>
            <w:right w:val="none" w:sz="0" w:space="0" w:color="auto"/>
          </w:divBdr>
          <w:divsChild>
            <w:div w:id="19351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4951">
      <w:bodyDiv w:val="1"/>
      <w:marLeft w:val="0"/>
      <w:marRight w:val="0"/>
      <w:marTop w:val="0"/>
      <w:marBottom w:val="0"/>
      <w:divBdr>
        <w:top w:val="none" w:sz="0" w:space="0" w:color="auto"/>
        <w:left w:val="none" w:sz="0" w:space="0" w:color="auto"/>
        <w:bottom w:val="none" w:sz="0" w:space="0" w:color="auto"/>
        <w:right w:val="none" w:sz="0" w:space="0" w:color="auto"/>
      </w:divBdr>
      <w:divsChild>
        <w:div w:id="2080517979">
          <w:marLeft w:val="0"/>
          <w:marRight w:val="0"/>
          <w:marTop w:val="0"/>
          <w:marBottom w:val="0"/>
          <w:divBdr>
            <w:top w:val="none" w:sz="0" w:space="0" w:color="auto"/>
            <w:left w:val="none" w:sz="0" w:space="0" w:color="auto"/>
            <w:bottom w:val="none" w:sz="0" w:space="0" w:color="auto"/>
            <w:right w:val="none" w:sz="0" w:space="0" w:color="auto"/>
          </w:divBdr>
          <w:divsChild>
            <w:div w:id="15861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19138">
      <w:bodyDiv w:val="1"/>
      <w:marLeft w:val="0"/>
      <w:marRight w:val="0"/>
      <w:marTop w:val="0"/>
      <w:marBottom w:val="0"/>
      <w:divBdr>
        <w:top w:val="none" w:sz="0" w:space="0" w:color="auto"/>
        <w:left w:val="none" w:sz="0" w:space="0" w:color="auto"/>
        <w:bottom w:val="none" w:sz="0" w:space="0" w:color="auto"/>
        <w:right w:val="none" w:sz="0" w:space="0" w:color="auto"/>
      </w:divBdr>
      <w:divsChild>
        <w:div w:id="1939022762">
          <w:marLeft w:val="0"/>
          <w:marRight w:val="0"/>
          <w:marTop w:val="0"/>
          <w:marBottom w:val="0"/>
          <w:divBdr>
            <w:top w:val="none" w:sz="0" w:space="0" w:color="auto"/>
            <w:left w:val="none" w:sz="0" w:space="0" w:color="auto"/>
            <w:bottom w:val="none" w:sz="0" w:space="0" w:color="auto"/>
            <w:right w:val="none" w:sz="0" w:space="0" w:color="auto"/>
          </w:divBdr>
          <w:divsChild>
            <w:div w:id="124711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0115">
      <w:bodyDiv w:val="1"/>
      <w:marLeft w:val="0"/>
      <w:marRight w:val="0"/>
      <w:marTop w:val="0"/>
      <w:marBottom w:val="0"/>
      <w:divBdr>
        <w:top w:val="none" w:sz="0" w:space="0" w:color="auto"/>
        <w:left w:val="none" w:sz="0" w:space="0" w:color="auto"/>
        <w:bottom w:val="none" w:sz="0" w:space="0" w:color="auto"/>
        <w:right w:val="none" w:sz="0" w:space="0" w:color="auto"/>
      </w:divBdr>
      <w:divsChild>
        <w:div w:id="1052535521">
          <w:marLeft w:val="0"/>
          <w:marRight w:val="0"/>
          <w:marTop w:val="0"/>
          <w:marBottom w:val="0"/>
          <w:divBdr>
            <w:top w:val="none" w:sz="0" w:space="0" w:color="auto"/>
            <w:left w:val="none" w:sz="0" w:space="0" w:color="auto"/>
            <w:bottom w:val="none" w:sz="0" w:space="0" w:color="auto"/>
            <w:right w:val="none" w:sz="0" w:space="0" w:color="auto"/>
          </w:divBdr>
          <w:divsChild>
            <w:div w:id="21349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7601">
      <w:bodyDiv w:val="1"/>
      <w:marLeft w:val="0"/>
      <w:marRight w:val="0"/>
      <w:marTop w:val="0"/>
      <w:marBottom w:val="0"/>
      <w:divBdr>
        <w:top w:val="none" w:sz="0" w:space="0" w:color="auto"/>
        <w:left w:val="none" w:sz="0" w:space="0" w:color="auto"/>
        <w:bottom w:val="none" w:sz="0" w:space="0" w:color="auto"/>
        <w:right w:val="none" w:sz="0" w:space="0" w:color="auto"/>
      </w:divBdr>
      <w:divsChild>
        <w:div w:id="360474290">
          <w:marLeft w:val="0"/>
          <w:marRight w:val="0"/>
          <w:marTop w:val="0"/>
          <w:marBottom w:val="0"/>
          <w:divBdr>
            <w:top w:val="none" w:sz="0" w:space="0" w:color="auto"/>
            <w:left w:val="none" w:sz="0" w:space="0" w:color="auto"/>
            <w:bottom w:val="none" w:sz="0" w:space="0" w:color="auto"/>
            <w:right w:val="none" w:sz="0" w:space="0" w:color="auto"/>
          </w:divBdr>
          <w:divsChild>
            <w:div w:id="186725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34044">
      <w:bodyDiv w:val="1"/>
      <w:marLeft w:val="0"/>
      <w:marRight w:val="0"/>
      <w:marTop w:val="0"/>
      <w:marBottom w:val="0"/>
      <w:divBdr>
        <w:top w:val="none" w:sz="0" w:space="0" w:color="auto"/>
        <w:left w:val="none" w:sz="0" w:space="0" w:color="auto"/>
        <w:bottom w:val="none" w:sz="0" w:space="0" w:color="auto"/>
        <w:right w:val="none" w:sz="0" w:space="0" w:color="auto"/>
      </w:divBdr>
    </w:div>
    <w:div w:id="1365596038">
      <w:bodyDiv w:val="1"/>
      <w:marLeft w:val="0"/>
      <w:marRight w:val="0"/>
      <w:marTop w:val="0"/>
      <w:marBottom w:val="0"/>
      <w:divBdr>
        <w:top w:val="none" w:sz="0" w:space="0" w:color="auto"/>
        <w:left w:val="none" w:sz="0" w:space="0" w:color="auto"/>
        <w:bottom w:val="none" w:sz="0" w:space="0" w:color="auto"/>
        <w:right w:val="none" w:sz="0" w:space="0" w:color="auto"/>
      </w:divBdr>
      <w:divsChild>
        <w:div w:id="1986738612">
          <w:marLeft w:val="0"/>
          <w:marRight w:val="0"/>
          <w:marTop w:val="0"/>
          <w:marBottom w:val="0"/>
          <w:divBdr>
            <w:top w:val="none" w:sz="0" w:space="0" w:color="auto"/>
            <w:left w:val="none" w:sz="0" w:space="0" w:color="auto"/>
            <w:bottom w:val="none" w:sz="0" w:space="0" w:color="auto"/>
            <w:right w:val="none" w:sz="0" w:space="0" w:color="auto"/>
          </w:divBdr>
          <w:divsChild>
            <w:div w:id="12577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929">
      <w:bodyDiv w:val="1"/>
      <w:marLeft w:val="0"/>
      <w:marRight w:val="0"/>
      <w:marTop w:val="0"/>
      <w:marBottom w:val="0"/>
      <w:divBdr>
        <w:top w:val="none" w:sz="0" w:space="0" w:color="auto"/>
        <w:left w:val="none" w:sz="0" w:space="0" w:color="auto"/>
        <w:bottom w:val="none" w:sz="0" w:space="0" w:color="auto"/>
        <w:right w:val="none" w:sz="0" w:space="0" w:color="auto"/>
      </w:divBdr>
    </w:div>
    <w:div w:id="1367868444">
      <w:bodyDiv w:val="1"/>
      <w:marLeft w:val="0"/>
      <w:marRight w:val="0"/>
      <w:marTop w:val="0"/>
      <w:marBottom w:val="0"/>
      <w:divBdr>
        <w:top w:val="none" w:sz="0" w:space="0" w:color="auto"/>
        <w:left w:val="none" w:sz="0" w:space="0" w:color="auto"/>
        <w:bottom w:val="none" w:sz="0" w:space="0" w:color="auto"/>
        <w:right w:val="none" w:sz="0" w:space="0" w:color="auto"/>
      </w:divBdr>
      <w:divsChild>
        <w:div w:id="207374723">
          <w:marLeft w:val="0"/>
          <w:marRight w:val="0"/>
          <w:marTop w:val="0"/>
          <w:marBottom w:val="0"/>
          <w:divBdr>
            <w:top w:val="none" w:sz="0" w:space="0" w:color="auto"/>
            <w:left w:val="none" w:sz="0" w:space="0" w:color="auto"/>
            <w:bottom w:val="none" w:sz="0" w:space="0" w:color="auto"/>
            <w:right w:val="none" w:sz="0" w:space="0" w:color="auto"/>
          </w:divBdr>
          <w:divsChild>
            <w:div w:id="9923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00046">
      <w:bodyDiv w:val="1"/>
      <w:marLeft w:val="0"/>
      <w:marRight w:val="0"/>
      <w:marTop w:val="0"/>
      <w:marBottom w:val="0"/>
      <w:divBdr>
        <w:top w:val="none" w:sz="0" w:space="0" w:color="auto"/>
        <w:left w:val="none" w:sz="0" w:space="0" w:color="auto"/>
        <w:bottom w:val="none" w:sz="0" w:space="0" w:color="auto"/>
        <w:right w:val="none" w:sz="0" w:space="0" w:color="auto"/>
      </w:divBdr>
    </w:div>
    <w:div w:id="1370183411">
      <w:bodyDiv w:val="1"/>
      <w:marLeft w:val="0"/>
      <w:marRight w:val="0"/>
      <w:marTop w:val="0"/>
      <w:marBottom w:val="0"/>
      <w:divBdr>
        <w:top w:val="none" w:sz="0" w:space="0" w:color="auto"/>
        <w:left w:val="none" w:sz="0" w:space="0" w:color="auto"/>
        <w:bottom w:val="none" w:sz="0" w:space="0" w:color="auto"/>
        <w:right w:val="none" w:sz="0" w:space="0" w:color="auto"/>
      </w:divBdr>
      <w:divsChild>
        <w:div w:id="424542477">
          <w:marLeft w:val="0"/>
          <w:marRight w:val="0"/>
          <w:marTop w:val="0"/>
          <w:marBottom w:val="0"/>
          <w:divBdr>
            <w:top w:val="none" w:sz="0" w:space="0" w:color="auto"/>
            <w:left w:val="none" w:sz="0" w:space="0" w:color="auto"/>
            <w:bottom w:val="none" w:sz="0" w:space="0" w:color="auto"/>
            <w:right w:val="none" w:sz="0" w:space="0" w:color="auto"/>
          </w:divBdr>
          <w:divsChild>
            <w:div w:id="4370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4452">
      <w:bodyDiv w:val="1"/>
      <w:marLeft w:val="0"/>
      <w:marRight w:val="0"/>
      <w:marTop w:val="0"/>
      <w:marBottom w:val="0"/>
      <w:divBdr>
        <w:top w:val="none" w:sz="0" w:space="0" w:color="auto"/>
        <w:left w:val="none" w:sz="0" w:space="0" w:color="auto"/>
        <w:bottom w:val="none" w:sz="0" w:space="0" w:color="auto"/>
        <w:right w:val="none" w:sz="0" w:space="0" w:color="auto"/>
      </w:divBdr>
      <w:divsChild>
        <w:div w:id="437720581">
          <w:marLeft w:val="0"/>
          <w:marRight w:val="0"/>
          <w:marTop w:val="0"/>
          <w:marBottom w:val="0"/>
          <w:divBdr>
            <w:top w:val="none" w:sz="0" w:space="0" w:color="auto"/>
            <w:left w:val="none" w:sz="0" w:space="0" w:color="auto"/>
            <w:bottom w:val="none" w:sz="0" w:space="0" w:color="auto"/>
            <w:right w:val="none" w:sz="0" w:space="0" w:color="auto"/>
          </w:divBdr>
          <w:divsChild>
            <w:div w:id="19066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5146">
      <w:bodyDiv w:val="1"/>
      <w:marLeft w:val="0"/>
      <w:marRight w:val="0"/>
      <w:marTop w:val="0"/>
      <w:marBottom w:val="0"/>
      <w:divBdr>
        <w:top w:val="none" w:sz="0" w:space="0" w:color="auto"/>
        <w:left w:val="none" w:sz="0" w:space="0" w:color="auto"/>
        <w:bottom w:val="none" w:sz="0" w:space="0" w:color="auto"/>
        <w:right w:val="none" w:sz="0" w:space="0" w:color="auto"/>
      </w:divBdr>
      <w:divsChild>
        <w:div w:id="1345090727">
          <w:marLeft w:val="0"/>
          <w:marRight w:val="0"/>
          <w:marTop w:val="0"/>
          <w:marBottom w:val="0"/>
          <w:divBdr>
            <w:top w:val="none" w:sz="0" w:space="0" w:color="auto"/>
            <w:left w:val="none" w:sz="0" w:space="0" w:color="auto"/>
            <w:bottom w:val="none" w:sz="0" w:space="0" w:color="auto"/>
            <w:right w:val="none" w:sz="0" w:space="0" w:color="auto"/>
          </w:divBdr>
          <w:divsChild>
            <w:div w:id="21161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1064">
      <w:bodyDiv w:val="1"/>
      <w:marLeft w:val="0"/>
      <w:marRight w:val="0"/>
      <w:marTop w:val="0"/>
      <w:marBottom w:val="0"/>
      <w:divBdr>
        <w:top w:val="none" w:sz="0" w:space="0" w:color="auto"/>
        <w:left w:val="none" w:sz="0" w:space="0" w:color="auto"/>
        <w:bottom w:val="none" w:sz="0" w:space="0" w:color="auto"/>
        <w:right w:val="none" w:sz="0" w:space="0" w:color="auto"/>
      </w:divBdr>
      <w:divsChild>
        <w:div w:id="284506538">
          <w:marLeft w:val="0"/>
          <w:marRight w:val="0"/>
          <w:marTop w:val="0"/>
          <w:marBottom w:val="0"/>
          <w:divBdr>
            <w:top w:val="none" w:sz="0" w:space="0" w:color="auto"/>
            <w:left w:val="none" w:sz="0" w:space="0" w:color="auto"/>
            <w:bottom w:val="none" w:sz="0" w:space="0" w:color="auto"/>
            <w:right w:val="none" w:sz="0" w:space="0" w:color="auto"/>
          </w:divBdr>
          <w:divsChild>
            <w:div w:id="10710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24985">
      <w:bodyDiv w:val="1"/>
      <w:marLeft w:val="0"/>
      <w:marRight w:val="0"/>
      <w:marTop w:val="0"/>
      <w:marBottom w:val="0"/>
      <w:divBdr>
        <w:top w:val="none" w:sz="0" w:space="0" w:color="auto"/>
        <w:left w:val="none" w:sz="0" w:space="0" w:color="auto"/>
        <w:bottom w:val="none" w:sz="0" w:space="0" w:color="auto"/>
        <w:right w:val="none" w:sz="0" w:space="0" w:color="auto"/>
      </w:divBdr>
      <w:divsChild>
        <w:div w:id="1164929167">
          <w:marLeft w:val="0"/>
          <w:marRight w:val="0"/>
          <w:marTop w:val="0"/>
          <w:marBottom w:val="0"/>
          <w:divBdr>
            <w:top w:val="none" w:sz="0" w:space="0" w:color="auto"/>
            <w:left w:val="none" w:sz="0" w:space="0" w:color="auto"/>
            <w:bottom w:val="none" w:sz="0" w:space="0" w:color="auto"/>
            <w:right w:val="none" w:sz="0" w:space="0" w:color="auto"/>
          </w:divBdr>
          <w:divsChild>
            <w:div w:id="20271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8852">
      <w:bodyDiv w:val="1"/>
      <w:marLeft w:val="0"/>
      <w:marRight w:val="0"/>
      <w:marTop w:val="0"/>
      <w:marBottom w:val="0"/>
      <w:divBdr>
        <w:top w:val="none" w:sz="0" w:space="0" w:color="auto"/>
        <w:left w:val="none" w:sz="0" w:space="0" w:color="auto"/>
        <w:bottom w:val="none" w:sz="0" w:space="0" w:color="auto"/>
        <w:right w:val="none" w:sz="0" w:space="0" w:color="auto"/>
      </w:divBdr>
    </w:div>
    <w:div w:id="1402757599">
      <w:bodyDiv w:val="1"/>
      <w:marLeft w:val="0"/>
      <w:marRight w:val="0"/>
      <w:marTop w:val="0"/>
      <w:marBottom w:val="0"/>
      <w:divBdr>
        <w:top w:val="none" w:sz="0" w:space="0" w:color="auto"/>
        <w:left w:val="none" w:sz="0" w:space="0" w:color="auto"/>
        <w:bottom w:val="none" w:sz="0" w:space="0" w:color="auto"/>
        <w:right w:val="none" w:sz="0" w:space="0" w:color="auto"/>
      </w:divBdr>
      <w:divsChild>
        <w:div w:id="554924810">
          <w:marLeft w:val="0"/>
          <w:marRight w:val="0"/>
          <w:marTop w:val="0"/>
          <w:marBottom w:val="0"/>
          <w:divBdr>
            <w:top w:val="none" w:sz="0" w:space="0" w:color="auto"/>
            <w:left w:val="none" w:sz="0" w:space="0" w:color="auto"/>
            <w:bottom w:val="none" w:sz="0" w:space="0" w:color="auto"/>
            <w:right w:val="none" w:sz="0" w:space="0" w:color="auto"/>
          </w:divBdr>
          <w:divsChild>
            <w:div w:id="2325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68790">
      <w:bodyDiv w:val="1"/>
      <w:marLeft w:val="0"/>
      <w:marRight w:val="0"/>
      <w:marTop w:val="0"/>
      <w:marBottom w:val="0"/>
      <w:divBdr>
        <w:top w:val="none" w:sz="0" w:space="0" w:color="auto"/>
        <w:left w:val="none" w:sz="0" w:space="0" w:color="auto"/>
        <w:bottom w:val="none" w:sz="0" w:space="0" w:color="auto"/>
        <w:right w:val="none" w:sz="0" w:space="0" w:color="auto"/>
      </w:divBdr>
    </w:div>
    <w:div w:id="1407335827">
      <w:bodyDiv w:val="1"/>
      <w:marLeft w:val="0"/>
      <w:marRight w:val="0"/>
      <w:marTop w:val="0"/>
      <w:marBottom w:val="0"/>
      <w:divBdr>
        <w:top w:val="none" w:sz="0" w:space="0" w:color="auto"/>
        <w:left w:val="none" w:sz="0" w:space="0" w:color="auto"/>
        <w:bottom w:val="none" w:sz="0" w:space="0" w:color="auto"/>
        <w:right w:val="none" w:sz="0" w:space="0" w:color="auto"/>
      </w:divBdr>
      <w:divsChild>
        <w:div w:id="502168950">
          <w:marLeft w:val="0"/>
          <w:marRight w:val="0"/>
          <w:marTop w:val="0"/>
          <w:marBottom w:val="0"/>
          <w:divBdr>
            <w:top w:val="none" w:sz="0" w:space="0" w:color="auto"/>
            <w:left w:val="none" w:sz="0" w:space="0" w:color="auto"/>
            <w:bottom w:val="none" w:sz="0" w:space="0" w:color="auto"/>
            <w:right w:val="none" w:sz="0" w:space="0" w:color="auto"/>
          </w:divBdr>
          <w:divsChild>
            <w:div w:id="15255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718">
      <w:bodyDiv w:val="1"/>
      <w:marLeft w:val="0"/>
      <w:marRight w:val="0"/>
      <w:marTop w:val="0"/>
      <w:marBottom w:val="0"/>
      <w:divBdr>
        <w:top w:val="none" w:sz="0" w:space="0" w:color="auto"/>
        <w:left w:val="none" w:sz="0" w:space="0" w:color="auto"/>
        <w:bottom w:val="none" w:sz="0" w:space="0" w:color="auto"/>
        <w:right w:val="none" w:sz="0" w:space="0" w:color="auto"/>
      </w:divBdr>
      <w:divsChild>
        <w:div w:id="927731922">
          <w:marLeft w:val="0"/>
          <w:marRight w:val="0"/>
          <w:marTop w:val="0"/>
          <w:marBottom w:val="0"/>
          <w:divBdr>
            <w:top w:val="none" w:sz="0" w:space="0" w:color="auto"/>
            <w:left w:val="none" w:sz="0" w:space="0" w:color="auto"/>
            <w:bottom w:val="none" w:sz="0" w:space="0" w:color="auto"/>
            <w:right w:val="none" w:sz="0" w:space="0" w:color="auto"/>
          </w:divBdr>
          <w:divsChild>
            <w:div w:id="2551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6633">
      <w:bodyDiv w:val="1"/>
      <w:marLeft w:val="0"/>
      <w:marRight w:val="0"/>
      <w:marTop w:val="0"/>
      <w:marBottom w:val="0"/>
      <w:divBdr>
        <w:top w:val="none" w:sz="0" w:space="0" w:color="auto"/>
        <w:left w:val="none" w:sz="0" w:space="0" w:color="auto"/>
        <w:bottom w:val="none" w:sz="0" w:space="0" w:color="auto"/>
        <w:right w:val="none" w:sz="0" w:space="0" w:color="auto"/>
      </w:divBdr>
      <w:divsChild>
        <w:div w:id="1673607785">
          <w:marLeft w:val="0"/>
          <w:marRight w:val="0"/>
          <w:marTop w:val="0"/>
          <w:marBottom w:val="0"/>
          <w:divBdr>
            <w:top w:val="none" w:sz="0" w:space="0" w:color="auto"/>
            <w:left w:val="none" w:sz="0" w:space="0" w:color="auto"/>
            <w:bottom w:val="none" w:sz="0" w:space="0" w:color="auto"/>
            <w:right w:val="none" w:sz="0" w:space="0" w:color="auto"/>
          </w:divBdr>
          <w:divsChild>
            <w:div w:id="4801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9017">
      <w:bodyDiv w:val="1"/>
      <w:marLeft w:val="0"/>
      <w:marRight w:val="0"/>
      <w:marTop w:val="0"/>
      <w:marBottom w:val="0"/>
      <w:divBdr>
        <w:top w:val="none" w:sz="0" w:space="0" w:color="auto"/>
        <w:left w:val="none" w:sz="0" w:space="0" w:color="auto"/>
        <w:bottom w:val="none" w:sz="0" w:space="0" w:color="auto"/>
        <w:right w:val="none" w:sz="0" w:space="0" w:color="auto"/>
      </w:divBdr>
      <w:divsChild>
        <w:div w:id="384525628">
          <w:marLeft w:val="0"/>
          <w:marRight w:val="0"/>
          <w:marTop w:val="0"/>
          <w:marBottom w:val="0"/>
          <w:divBdr>
            <w:top w:val="none" w:sz="0" w:space="0" w:color="auto"/>
            <w:left w:val="none" w:sz="0" w:space="0" w:color="auto"/>
            <w:bottom w:val="none" w:sz="0" w:space="0" w:color="auto"/>
            <w:right w:val="none" w:sz="0" w:space="0" w:color="auto"/>
          </w:divBdr>
          <w:divsChild>
            <w:div w:id="1357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4822">
      <w:bodyDiv w:val="1"/>
      <w:marLeft w:val="0"/>
      <w:marRight w:val="0"/>
      <w:marTop w:val="0"/>
      <w:marBottom w:val="0"/>
      <w:divBdr>
        <w:top w:val="none" w:sz="0" w:space="0" w:color="auto"/>
        <w:left w:val="none" w:sz="0" w:space="0" w:color="auto"/>
        <w:bottom w:val="none" w:sz="0" w:space="0" w:color="auto"/>
        <w:right w:val="none" w:sz="0" w:space="0" w:color="auto"/>
      </w:divBdr>
      <w:divsChild>
        <w:div w:id="197592880">
          <w:marLeft w:val="0"/>
          <w:marRight w:val="0"/>
          <w:marTop w:val="0"/>
          <w:marBottom w:val="0"/>
          <w:divBdr>
            <w:top w:val="none" w:sz="0" w:space="0" w:color="auto"/>
            <w:left w:val="none" w:sz="0" w:space="0" w:color="auto"/>
            <w:bottom w:val="none" w:sz="0" w:space="0" w:color="auto"/>
            <w:right w:val="none" w:sz="0" w:space="0" w:color="auto"/>
          </w:divBdr>
          <w:divsChild>
            <w:div w:id="7634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7800">
      <w:bodyDiv w:val="1"/>
      <w:marLeft w:val="0"/>
      <w:marRight w:val="0"/>
      <w:marTop w:val="0"/>
      <w:marBottom w:val="0"/>
      <w:divBdr>
        <w:top w:val="none" w:sz="0" w:space="0" w:color="auto"/>
        <w:left w:val="none" w:sz="0" w:space="0" w:color="auto"/>
        <w:bottom w:val="none" w:sz="0" w:space="0" w:color="auto"/>
        <w:right w:val="none" w:sz="0" w:space="0" w:color="auto"/>
      </w:divBdr>
      <w:divsChild>
        <w:div w:id="504442105">
          <w:marLeft w:val="0"/>
          <w:marRight w:val="0"/>
          <w:marTop w:val="0"/>
          <w:marBottom w:val="0"/>
          <w:divBdr>
            <w:top w:val="none" w:sz="0" w:space="0" w:color="auto"/>
            <w:left w:val="none" w:sz="0" w:space="0" w:color="auto"/>
            <w:bottom w:val="none" w:sz="0" w:space="0" w:color="auto"/>
            <w:right w:val="none" w:sz="0" w:space="0" w:color="auto"/>
          </w:divBdr>
          <w:divsChild>
            <w:div w:id="909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4841">
      <w:bodyDiv w:val="1"/>
      <w:marLeft w:val="0"/>
      <w:marRight w:val="0"/>
      <w:marTop w:val="0"/>
      <w:marBottom w:val="0"/>
      <w:divBdr>
        <w:top w:val="none" w:sz="0" w:space="0" w:color="auto"/>
        <w:left w:val="none" w:sz="0" w:space="0" w:color="auto"/>
        <w:bottom w:val="none" w:sz="0" w:space="0" w:color="auto"/>
        <w:right w:val="none" w:sz="0" w:space="0" w:color="auto"/>
      </w:divBdr>
      <w:divsChild>
        <w:div w:id="1941332294">
          <w:marLeft w:val="0"/>
          <w:marRight w:val="0"/>
          <w:marTop w:val="0"/>
          <w:marBottom w:val="0"/>
          <w:divBdr>
            <w:top w:val="none" w:sz="0" w:space="0" w:color="auto"/>
            <w:left w:val="none" w:sz="0" w:space="0" w:color="auto"/>
            <w:bottom w:val="none" w:sz="0" w:space="0" w:color="auto"/>
            <w:right w:val="none" w:sz="0" w:space="0" w:color="auto"/>
          </w:divBdr>
          <w:divsChild>
            <w:div w:id="19980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5379">
      <w:bodyDiv w:val="1"/>
      <w:marLeft w:val="0"/>
      <w:marRight w:val="0"/>
      <w:marTop w:val="0"/>
      <w:marBottom w:val="0"/>
      <w:divBdr>
        <w:top w:val="none" w:sz="0" w:space="0" w:color="auto"/>
        <w:left w:val="none" w:sz="0" w:space="0" w:color="auto"/>
        <w:bottom w:val="none" w:sz="0" w:space="0" w:color="auto"/>
        <w:right w:val="none" w:sz="0" w:space="0" w:color="auto"/>
      </w:divBdr>
    </w:div>
    <w:div w:id="1455366389">
      <w:bodyDiv w:val="1"/>
      <w:marLeft w:val="0"/>
      <w:marRight w:val="0"/>
      <w:marTop w:val="0"/>
      <w:marBottom w:val="0"/>
      <w:divBdr>
        <w:top w:val="none" w:sz="0" w:space="0" w:color="auto"/>
        <w:left w:val="none" w:sz="0" w:space="0" w:color="auto"/>
        <w:bottom w:val="none" w:sz="0" w:space="0" w:color="auto"/>
        <w:right w:val="none" w:sz="0" w:space="0" w:color="auto"/>
      </w:divBdr>
      <w:divsChild>
        <w:div w:id="1171530760">
          <w:marLeft w:val="0"/>
          <w:marRight w:val="0"/>
          <w:marTop w:val="0"/>
          <w:marBottom w:val="0"/>
          <w:divBdr>
            <w:top w:val="none" w:sz="0" w:space="0" w:color="auto"/>
            <w:left w:val="none" w:sz="0" w:space="0" w:color="auto"/>
            <w:bottom w:val="none" w:sz="0" w:space="0" w:color="auto"/>
            <w:right w:val="none" w:sz="0" w:space="0" w:color="auto"/>
          </w:divBdr>
          <w:divsChild>
            <w:div w:id="4845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8023">
      <w:bodyDiv w:val="1"/>
      <w:marLeft w:val="0"/>
      <w:marRight w:val="0"/>
      <w:marTop w:val="0"/>
      <w:marBottom w:val="0"/>
      <w:divBdr>
        <w:top w:val="none" w:sz="0" w:space="0" w:color="auto"/>
        <w:left w:val="none" w:sz="0" w:space="0" w:color="auto"/>
        <w:bottom w:val="none" w:sz="0" w:space="0" w:color="auto"/>
        <w:right w:val="none" w:sz="0" w:space="0" w:color="auto"/>
      </w:divBdr>
    </w:div>
    <w:div w:id="1473213685">
      <w:bodyDiv w:val="1"/>
      <w:marLeft w:val="0"/>
      <w:marRight w:val="0"/>
      <w:marTop w:val="0"/>
      <w:marBottom w:val="0"/>
      <w:divBdr>
        <w:top w:val="none" w:sz="0" w:space="0" w:color="auto"/>
        <w:left w:val="none" w:sz="0" w:space="0" w:color="auto"/>
        <w:bottom w:val="none" w:sz="0" w:space="0" w:color="auto"/>
        <w:right w:val="none" w:sz="0" w:space="0" w:color="auto"/>
      </w:divBdr>
      <w:divsChild>
        <w:div w:id="209924175">
          <w:marLeft w:val="0"/>
          <w:marRight w:val="0"/>
          <w:marTop w:val="0"/>
          <w:marBottom w:val="0"/>
          <w:divBdr>
            <w:top w:val="none" w:sz="0" w:space="0" w:color="auto"/>
            <w:left w:val="none" w:sz="0" w:space="0" w:color="auto"/>
            <w:bottom w:val="none" w:sz="0" w:space="0" w:color="auto"/>
            <w:right w:val="none" w:sz="0" w:space="0" w:color="auto"/>
          </w:divBdr>
          <w:divsChild>
            <w:div w:id="6942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6280">
      <w:bodyDiv w:val="1"/>
      <w:marLeft w:val="0"/>
      <w:marRight w:val="0"/>
      <w:marTop w:val="0"/>
      <w:marBottom w:val="0"/>
      <w:divBdr>
        <w:top w:val="none" w:sz="0" w:space="0" w:color="auto"/>
        <w:left w:val="none" w:sz="0" w:space="0" w:color="auto"/>
        <w:bottom w:val="none" w:sz="0" w:space="0" w:color="auto"/>
        <w:right w:val="none" w:sz="0" w:space="0" w:color="auto"/>
      </w:divBdr>
      <w:divsChild>
        <w:div w:id="441153146">
          <w:marLeft w:val="0"/>
          <w:marRight w:val="0"/>
          <w:marTop w:val="0"/>
          <w:marBottom w:val="0"/>
          <w:divBdr>
            <w:top w:val="none" w:sz="0" w:space="0" w:color="auto"/>
            <w:left w:val="none" w:sz="0" w:space="0" w:color="auto"/>
            <w:bottom w:val="none" w:sz="0" w:space="0" w:color="auto"/>
            <w:right w:val="none" w:sz="0" w:space="0" w:color="auto"/>
          </w:divBdr>
          <w:divsChild>
            <w:div w:id="19275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706">
      <w:bodyDiv w:val="1"/>
      <w:marLeft w:val="0"/>
      <w:marRight w:val="0"/>
      <w:marTop w:val="0"/>
      <w:marBottom w:val="0"/>
      <w:divBdr>
        <w:top w:val="none" w:sz="0" w:space="0" w:color="auto"/>
        <w:left w:val="none" w:sz="0" w:space="0" w:color="auto"/>
        <w:bottom w:val="none" w:sz="0" w:space="0" w:color="auto"/>
        <w:right w:val="none" w:sz="0" w:space="0" w:color="auto"/>
      </w:divBdr>
      <w:divsChild>
        <w:div w:id="1169521912">
          <w:marLeft w:val="0"/>
          <w:marRight w:val="0"/>
          <w:marTop w:val="0"/>
          <w:marBottom w:val="0"/>
          <w:divBdr>
            <w:top w:val="none" w:sz="0" w:space="0" w:color="auto"/>
            <w:left w:val="none" w:sz="0" w:space="0" w:color="auto"/>
            <w:bottom w:val="none" w:sz="0" w:space="0" w:color="auto"/>
            <w:right w:val="none" w:sz="0" w:space="0" w:color="auto"/>
          </w:divBdr>
          <w:divsChild>
            <w:div w:id="12617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4747">
      <w:bodyDiv w:val="1"/>
      <w:marLeft w:val="0"/>
      <w:marRight w:val="0"/>
      <w:marTop w:val="0"/>
      <w:marBottom w:val="0"/>
      <w:divBdr>
        <w:top w:val="none" w:sz="0" w:space="0" w:color="auto"/>
        <w:left w:val="none" w:sz="0" w:space="0" w:color="auto"/>
        <w:bottom w:val="none" w:sz="0" w:space="0" w:color="auto"/>
        <w:right w:val="none" w:sz="0" w:space="0" w:color="auto"/>
      </w:divBdr>
      <w:divsChild>
        <w:div w:id="1267927650">
          <w:marLeft w:val="0"/>
          <w:marRight w:val="0"/>
          <w:marTop w:val="0"/>
          <w:marBottom w:val="0"/>
          <w:divBdr>
            <w:top w:val="none" w:sz="0" w:space="0" w:color="auto"/>
            <w:left w:val="none" w:sz="0" w:space="0" w:color="auto"/>
            <w:bottom w:val="none" w:sz="0" w:space="0" w:color="auto"/>
            <w:right w:val="none" w:sz="0" w:space="0" w:color="auto"/>
          </w:divBdr>
          <w:divsChild>
            <w:div w:id="6283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3367">
      <w:bodyDiv w:val="1"/>
      <w:marLeft w:val="0"/>
      <w:marRight w:val="0"/>
      <w:marTop w:val="0"/>
      <w:marBottom w:val="0"/>
      <w:divBdr>
        <w:top w:val="none" w:sz="0" w:space="0" w:color="auto"/>
        <w:left w:val="none" w:sz="0" w:space="0" w:color="auto"/>
        <w:bottom w:val="none" w:sz="0" w:space="0" w:color="auto"/>
        <w:right w:val="none" w:sz="0" w:space="0" w:color="auto"/>
      </w:divBdr>
      <w:divsChild>
        <w:div w:id="1433550234">
          <w:marLeft w:val="0"/>
          <w:marRight w:val="0"/>
          <w:marTop w:val="0"/>
          <w:marBottom w:val="0"/>
          <w:divBdr>
            <w:top w:val="none" w:sz="0" w:space="0" w:color="auto"/>
            <w:left w:val="none" w:sz="0" w:space="0" w:color="auto"/>
            <w:bottom w:val="none" w:sz="0" w:space="0" w:color="auto"/>
            <w:right w:val="none" w:sz="0" w:space="0" w:color="auto"/>
          </w:divBdr>
          <w:divsChild>
            <w:div w:id="100397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0203">
      <w:bodyDiv w:val="1"/>
      <w:marLeft w:val="0"/>
      <w:marRight w:val="0"/>
      <w:marTop w:val="0"/>
      <w:marBottom w:val="0"/>
      <w:divBdr>
        <w:top w:val="none" w:sz="0" w:space="0" w:color="auto"/>
        <w:left w:val="none" w:sz="0" w:space="0" w:color="auto"/>
        <w:bottom w:val="none" w:sz="0" w:space="0" w:color="auto"/>
        <w:right w:val="none" w:sz="0" w:space="0" w:color="auto"/>
      </w:divBdr>
    </w:div>
    <w:div w:id="1518692843">
      <w:bodyDiv w:val="1"/>
      <w:marLeft w:val="0"/>
      <w:marRight w:val="0"/>
      <w:marTop w:val="0"/>
      <w:marBottom w:val="0"/>
      <w:divBdr>
        <w:top w:val="none" w:sz="0" w:space="0" w:color="auto"/>
        <w:left w:val="none" w:sz="0" w:space="0" w:color="auto"/>
        <w:bottom w:val="none" w:sz="0" w:space="0" w:color="auto"/>
        <w:right w:val="none" w:sz="0" w:space="0" w:color="auto"/>
      </w:divBdr>
    </w:div>
    <w:div w:id="1527400274">
      <w:bodyDiv w:val="1"/>
      <w:marLeft w:val="0"/>
      <w:marRight w:val="0"/>
      <w:marTop w:val="0"/>
      <w:marBottom w:val="0"/>
      <w:divBdr>
        <w:top w:val="none" w:sz="0" w:space="0" w:color="auto"/>
        <w:left w:val="none" w:sz="0" w:space="0" w:color="auto"/>
        <w:bottom w:val="none" w:sz="0" w:space="0" w:color="auto"/>
        <w:right w:val="none" w:sz="0" w:space="0" w:color="auto"/>
      </w:divBdr>
      <w:divsChild>
        <w:div w:id="1493371266">
          <w:marLeft w:val="0"/>
          <w:marRight w:val="0"/>
          <w:marTop w:val="0"/>
          <w:marBottom w:val="0"/>
          <w:divBdr>
            <w:top w:val="none" w:sz="0" w:space="0" w:color="auto"/>
            <w:left w:val="none" w:sz="0" w:space="0" w:color="auto"/>
            <w:bottom w:val="none" w:sz="0" w:space="0" w:color="auto"/>
            <w:right w:val="none" w:sz="0" w:space="0" w:color="auto"/>
          </w:divBdr>
          <w:divsChild>
            <w:div w:id="20213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00174">
      <w:bodyDiv w:val="1"/>
      <w:marLeft w:val="0"/>
      <w:marRight w:val="0"/>
      <w:marTop w:val="0"/>
      <w:marBottom w:val="0"/>
      <w:divBdr>
        <w:top w:val="none" w:sz="0" w:space="0" w:color="auto"/>
        <w:left w:val="none" w:sz="0" w:space="0" w:color="auto"/>
        <w:bottom w:val="none" w:sz="0" w:space="0" w:color="auto"/>
        <w:right w:val="none" w:sz="0" w:space="0" w:color="auto"/>
      </w:divBdr>
      <w:divsChild>
        <w:div w:id="1329290726">
          <w:marLeft w:val="0"/>
          <w:marRight w:val="0"/>
          <w:marTop w:val="0"/>
          <w:marBottom w:val="0"/>
          <w:divBdr>
            <w:top w:val="none" w:sz="0" w:space="0" w:color="auto"/>
            <w:left w:val="none" w:sz="0" w:space="0" w:color="auto"/>
            <w:bottom w:val="none" w:sz="0" w:space="0" w:color="auto"/>
            <w:right w:val="none" w:sz="0" w:space="0" w:color="auto"/>
          </w:divBdr>
          <w:divsChild>
            <w:div w:id="194773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2846">
      <w:bodyDiv w:val="1"/>
      <w:marLeft w:val="0"/>
      <w:marRight w:val="0"/>
      <w:marTop w:val="0"/>
      <w:marBottom w:val="0"/>
      <w:divBdr>
        <w:top w:val="none" w:sz="0" w:space="0" w:color="auto"/>
        <w:left w:val="none" w:sz="0" w:space="0" w:color="auto"/>
        <w:bottom w:val="none" w:sz="0" w:space="0" w:color="auto"/>
        <w:right w:val="none" w:sz="0" w:space="0" w:color="auto"/>
      </w:divBdr>
      <w:divsChild>
        <w:div w:id="593709991">
          <w:marLeft w:val="0"/>
          <w:marRight w:val="0"/>
          <w:marTop w:val="0"/>
          <w:marBottom w:val="0"/>
          <w:divBdr>
            <w:top w:val="none" w:sz="0" w:space="0" w:color="auto"/>
            <w:left w:val="none" w:sz="0" w:space="0" w:color="auto"/>
            <w:bottom w:val="none" w:sz="0" w:space="0" w:color="auto"/>
            <w:right w:val="none" w:sz="0" w:space="0" w:color="auto"/>
          </w:divBdr>
          <w:divsChild>
            <w:div w:id="14673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0847">
      <w:bodyDiv w:val="1"/>
      <w:marLeft w:val="0"/>
      <w:marRight w:val="0"/>
      <w:marTop w:val="0"/>
      <w:marBottom w:val="0"/>
      <w:divBdr>
        <w:top w:val="none" w:sz="0" w:space="0" w:color="auto"/>
        <w:left w:val="none" w:sz="0" w:space="0" w:color="auto"/>
        <w:bottom w:val="none" w:sz="0" w:space="0" w:color="auto"/>
        <w:right w:val="none" w:sz="0" w:space="0" w:color="auto"/>
      </w:divBdr>
    </w:div>
    <w:div w:id="1552115589">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sChild>
        <w:div w:id="628970277">
          <w:marLeft w:val="0"/>
          <w:marRight w:val="0"/>
          <w:marTop w:val="0"/>
          <w:marBottom w:val="0"/>
          <w:divBdr>
            <w:top w:val="none" w:sz="0" w:space="0" w:color="auto"/>
            <w:left w:val="none" w:sz="0" w:space="0" w:color="auto"/>
            <w:bottom w:val="none" w:sz="0" w:space="0" w:color="auto"/>
            <w:right w:val="none" w:sz="0" w:space="0" w:color="auto"/>
          </w:divBdr>
          <w:divsChild>
            <w:div w:id="19204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4750">
      <w:bodyDiv w:val="1"/>
      <w:marLeft w:val="0"/>
      <w:marRight w:val="0"/>
      <w:marTop w:val="0"/>
      <w:marBottom w:val="0"/>
      <w:divBdr>
        <w:top w:val="none" w:sz="0" w:space="0" w:color="auto"/>
        <w:left w:val="none" w:sz="0" w:space="0" w:color="auto"/>
        <w:bottom w:val="none" w:sz="0" w:space="0" w:color="auto"/>
        <w:right w:val="none" w:sz="0" w:space="0" w:color="auto"/>
      </w:divBdr>
    </w:div>
    <w:div w:id="1560046448">
      <w:bodyDiv w:val="1"/>
      <w:marLeft w:val="0"/>
      <w:marRight w:val="0"/>
      <w:marTop w:val="0"/>
      <w:marBottom w:val="0"/>
      <w:divBdr>
        <w:top w:val="none" w:sz="0" w:space="0" w:color="auto"/>
        <w:left w:val="none" w:sz="0" w:space="0" w:color="auto"/>
        <w:bottom w:val="none" w:sz="0" w:space="0" w:color="auto"/>
        <w:right w:val="none" w:sz="0" w:space="0" w:color="auto"/>
      </w:divBdr>
      <w:divsChild>
        <w:div w:id="191579146">
          <w:marLeft w:val="0"/>
          <w:marRight w:val="0"/>
          <w:marTop w:val="0"/>
          <w:marBottom w:val="0"/>
          <w:divBdr>
            <w:top w:val="none" w:sz="0" w:space="0" w:color="auto"/>
            <w:left w:val="none" w:sz="0" w:space="0" w:color="auto"/>
            <w:bottom w:val="none" w:sz="0" w:space="0" w:color="auto"/>
            <w:right w:val="none" w:sz="0" w:space="0" w:color="auto"/>
          </w:divBdr>
          <w:divsChild>
            <w:div w:id="7467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4046">
      <w:bodyDiv w:val="1"/>
      <w:marLeft w:val="0"/>
      <w:marRight w:val="0"/>
      <w:marTop w:val="0"/>
      <w:marBottom w:val="0"/>
      <w:divBdr>
        <w:top w:val="none" w:sz="0" w:space="0" w:color="auto"/>
        <w:left w:val="none" w:sz="0" w:space="0" w:color="auto"/>
        <w:bottom w:val="none" w:sz="0" w:space="0" w:color="auto"/>
        <w:right w:val="none" w:sz="0" w:space="0" w:color="auto"/>
      </w:divBdr>
    </w:div>
    <w:div w:id="1562670861">
      <w:bodyDiv w:val="1"/>
      <w:marLeft w:val="0"/>
      <w:marRight w:val="0"/>
      <w:marTop w:val="0"/>
      <w:marBottom w:val="0"/>
      <w:divBdr>
        <w:top w:val="none" w:sz="0" w:space="0" w:color="auto"/>
        <w:left w:val="none" w:sz="0" w:space="0" w:color="auto"/>
        <w:bottom w:val="none" w:sz="0" w:space="0" w:color="auto"/>
        <w:right w:val="none" w:sz="0" w:space="0" w:color="auto"/>
      </w:divBdr>
      <w:divsChild>
        <w:div w:id="1562407389">
          <w:marLeft w:val="0"/>
          <w:marRight w:val="0"/>
          <w:marTop w:val="0"/>
          <w:marBottom w:val="0"/>
          <w:divBdr>
            <w:top w:val="none" w:sz="0" w:space="0" w:color="auto"/>
            <w:left w:val="none" w:sz="0" w:space="0" w:color="auto"/>
            <w:bottom w:val="none" w:sz="0" w:space="0" w:color="auto"/>
            <w:right w:val="none" w:sz="0" w:space="0" w:color="auto"/>
          </w:divBdr>
          <w:divsChild>
            <w:div w:id="12286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4955">
      <w:bodyDiv w:val="1"/>
      <w:marLeft w:val="0"/>
      <w:marRight w:val="0"/>
      <w:marTop w:val="0"/>
      <w:marBottom w:val="0"/>
      <w:divBdr>
        <w:top w:val="none" w:sz="0" w:space="0" w:color="auto"/>
        <w:left w:val="none" w:sz="0" w:space="0" w:color="auto"/>
        <w:bottom w:val="none" w:sz="0" w:space="0" w:color="auto"/>
        <w:right w:val="none" w:sz="0" w:space="0" w:color="auto"/>
      </w:divBdr>
    </w:div>
    <w:div w:id="1570722911">
      <w:bodyDiv w:val="1"/>
      <w:marLeft w:val="0"/>
      <w:marRight w:val="0"/>
      <w:marTop w:val="0"/>
      <w:marBottom w:val="0"/>
      <w:divBdr>
        <w:top w:val="none" w:sz="0" w:space="0" w:color="auto"/>
        <w:left w:val="none" w:sz="0" w:space="0" w:color="auto"/>
        <w:bottom w:val="none" w:sz="0" w:space="0" w:color="auto"/>
        <w:right w:val="none" w:sz="0" w:space="0" w:color="auto"/>
      </w:divBdr>
    </w:div>
    <w:div w:id="1574318010">
      <w:bodyDiv w:val="1"/>
      <w:marLeft w:val="0"/>
      <w:marRight w:val="0"/>
      <w:marTop w:val="0"/>
      <w:marBottom w:val="0"/>
      <w:divBdr>
        <w:top w:val="none" w:sz="0" w:space="0" w:color="auto"/>
        <w:left w:val="none" w:sz="0" w:space="0" w:color="auto"/>
        <w:bottom w:val="none" w:sz="0" w:space="0" w:color="auto"/>
        <w:right w:val="none" w:sz="0" w:space="0" w:color="auto"/>
      </w:divBdr>
    </w:div>
    <w:div w:id="1576236856">
      <w:bodyDiv w:val="1"/>
      <w:marLeft w:val="0"/>
      <w:marRight w:val="0"/>
      <w:marTop w:val="0"/>
      <w:marBottom w:val="0"/>
      <w:divBdr>
        <w:top w:val="none" w:sz="0" w:space="0" w:color="auto"/>
        <w:left w:val="none" w:sz="0" w:space="0" w:color="auto"/>
        <w:bottom w:val="none" w:sz="0" w:space="0" w:color="auto"/>
        <w:right w:val="none" w:sz="0" w:space="0" w:color="auto"/>
      </w:divBdr>
      <w:divsChild>
        <w:div w:id="300690311">
          <w:marLeft w:val="0"/>
          <w:marRight w:val="0"/>
          <w:marTop w:val="0"/>
          <w:marBottom w:val="0"/>
          <w:divBdr>
            <w:top w:val="none" w:sz="0" w:space="0" w:color="auto"/>
            <w:left w:val="none" w:sz="0" w:space="0" w:color="auto"/>
            <w:bottom w:val="none" w:sz="0" w:space="0" w:color="auto"/>
            <w:right w:val="none" w:sz="0" w:space="0" w:color="auto"/>
          </w:divBdr>
          <w:divsChild>
            <w:div w:id="2961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13577">
      <w:bodyDiv w:val="1"/>
      <w:marLeft w:val="0"/>
      <w:marRight w:val="0"/>
      <w:marTop w:val="0"/>
      <w:marBottom w:val="0"/>
      <w:divBdr>
        <w:top w:val="none" w:sz="0" w:space="0" w:color="auto"/>
        <w:left w:val="none" w:sz="0" w:space="0" w:color="auto"/>
        <w:bottom w:val="none" w:sz="0" w:space="0" w:color="auto"/>
        <w:right w:val="none" w:sz="0" w:space="0" w:color="auto"/>
      </w:divBdr>
    </w:div>
    <w:div w:id="1601916741">
      <w:bodyDiv w:val="1"/>
      <w:marLeft w:val="0"/>
      <w:marRight w:val="0"/>
      <w:marTop w:val="0"/>
      <w:marBottom w:val="0"/>
      <w:divBdr>
        <w:top w:val="none" w:sz="0" w:space="0" w:color="auto"/>
        <w:left w:val="none" w:sz="0" w:space="0" w:color="auto"/>
        <w:bottom w:val="none" w:sz="0" w:space="0" w:color="auto"/>
        <w:right w:val="none" w:sz="0" w:space="0" w:color="auto"/>
      </w:divBdr>
      <w:divsChild>
        <w:div w:id="1821657639">
          <w:marLeft w:val="0"/>
          <w:marRight w:val="0"/>
          <w:marTop w:val="0"/>
          <w:marBottom w:val="0"/>
          <w:divBdr>
            <w:top w:val="none" w:sz="0" w:space="0" w:color="auto"/>
            <w:left w:val="none" w:sz="0" w:space="0" w:color="auto"/>
            <w:bottom w:val="none" w:sz="0" w:space="0" w:color="auto"/>
            <w:right w:val="none" w:sz="0" w:space="0" w:color="auto"/>
          </w:divBdr>
          <w:divsChild>
            <w:div w:id="5232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1481">
      <w:bodyDiv w:val="1"/>
      <w:marLeft w:val="0"/>
      <w:marRight w:val="0"/>
      <w:marTop w:val="0"/>
      <w:marBottom w:val="0"/>
      <w:divBdr>
        <w:top w:val="none" w:sz="0" w:space="0" w:color="auto"/>
        <w:left w:val="none" w:sz="0" w:space="0" w:color="auto"/>
        <w:bottom w:val="none" w:sz="0" w:space="0" w:color="auto"/>
        <w:right w:val="none" w:sz="0" w:space="0" w:color="auto"/>
      </w:divBdr>
      <w:divsChild>
        <w:div w:id="116800829">
          <w:marLeft w:val="0"/>
          <w:marRight w:val="0"/>
          <w:marTop w:val="0"/>
          <w:marBottom w:val="0"/>
          <w:divBdr>
            <w:top w:val="none" w:sz="0" w:space="0" w:color="auto"/>
            <w:left w:val="none" w:sz="0" w:space="0" w:color="auto"/>
            <w:bottom w:val="none" w:sz="0" w:space="0" w:color="auto"/>
            <w:right w:val="none" w:sz="0" w:space="0" w:color="auto"/>
          </w:divBdr>
          <w:divsChild>
            <w:div w:id="13785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7943">
      <w:bodyDiv w:val="1"/>
      <w:marLeft w:val="0"/>
      <w:marRight w:val="0"/>
      <w:marTop w:val="0"/>
      <w:marBottom w:val="0"/>
      <w:divBdr>
        <w:top w:val="none" w:sz="0" w:space="0" w:color="auto"/>
        <w:left w:val="none" w:sz="0" w:space="0" w:color="auto"/>
        <w:bottom w:val="none" w:sz="0" w:space="0" w:color="auto"/>
        <w:right w:val="none" w:sz="0" w:space="0" w:color="auto"/>
      </w:divBdr>
      <w:divsChild>
        <w:div w:id="1288852518">
          <w:marLeft w:val="0"/>
          <w:marRight w:val="0"/>
          <w:marTop w:val="0"/>
          <w:marBottom w:val="0"/>
          <w:divBdr>
            <w:top w:val="none" w:sz="0" w:space="0" w:color="auto"/>
            <w:left w:val="none" w:sz="0" w:space="0" w:color="auto"/>
            <w:bottom w:val="none" w:sz="0" w:space="0" w:color="auto"/>
            <w:right w:val="none" w:sz="0" w:space="0" w:color="auto"/>
          </w:divBdr>
          <w:divsChild>
            <w:div w:id="2723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9424">
      <w:bodyDiv w:val="1"/>
      <w:marLeft w:val="0"/>
      <w:marRight w:val="0"/>
      <w:marTop w:val="0"/>
      <w:marBottom w:val="0"/>
      <w:divBdr>
        <w:top w:val="none" w:sz="0" w:space="0" w:color="auto"/>
        <w:left w:val="none" w:sz="0" w:space="0" w:color="auto"/>
        <w:bottom w:val="none" w:sz="0" w:space="0" w:color="auto"/>
        <w:right w:val="none" w:sz="0" w:space="0" w:color="auto"/>
      </w:divBdr>
    </w:div>
    <w:div w:id="1616329983">
      <w:bodyDiv w:val="1"/>
      <w:marLeft w:val="0"/>
      <w:marRight w:val="0"/>
      <w:marTop w:val="0"/>
      <w:marBottom w:val="0"/>
      <w:divBdr>
        <w:top w:val="none" w:sz="0" w:space="0" w:color="auto"/>
        <w:left w:val="none" w:sz="0" w:space="0" w:color="auto"/>
        <w:bottom w:val="none" w:sz="0" w:space="0" w:color="auto"/>
        <w:right w:val="none" w:sz="0" w:space="0" w:color="auto"/>
      </w:divBdr>
      <w:divsChild>
        <w:div w:id="613948083">
          <w:marLeft w:val="0"/>
          <w:marRight w:val="0"/>
          <w:marTop w:val="0"/>
          <w:marBottom w:val="0"/>
          <w:divBdr>
            <w:top w:val="none" w:sz="0" w:space="0" w:color="auto"/>
            <w:left w:val="none" w:sz="0" w:space="0" w:color="auto"/>
            <w:bottom w:val="none" w:sz="0" w:space="0" w:color="auto"/>
            <w:right w:val="none" w:sz="0" w:space="0" w:color="auto"/>
          </w:divBdr>
          <w:divsChild>
            <w:div w:id="130693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2345">
      <w:bodyDiv w:val="1"/>
      <w:marLeft w:val="0"/>
      <w:marRight w:val="0"/>
      <w:marTop w:val="0"/>
      <w:marBottom w:val="0"/>
      <w:divBdr>
        <w:top w:val="none" w:sz="0" w:space="0" w:color="auto"/>
        <w:left w:val="none" w:sz="0" w:space="0" w:color="auto"/>
        <w:bottom w:val="none" w:sz="0" w:space="0" w:color="auto"/>
        <w:right w:val="none" w:sz="0" w:space="0" w:color="auto"/>
      </w:divBdr>
      <w:divsChild>
        <w:div w:id="1683312962">
          <w:marLeft w:val="0"/>
          <w:marRight w:val="0"/>
          <w:marTop w:val="0"/>
          <w:marBottom w:val="0"/>
          <w:divBdr>
            <w:top w:val="none" w:sz="0" w:space="0" w:color="auto"/>
            <w:left w:val="none" w:sz="0" w:space="0" w:color="auto"/>
            <w:bottom w:val="none" w:sz="0" w:space="0" w:color="auto"/>
            <w:right w:val="none" w:sz="0" w:space="0" w:color="auto"/>
          </w:divBdr>
          <w:divsChild>
            <w:div w:id="8447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5354">
      <w:bodyDiv w:val="1"/>
      <w:marLeft w:val="0"/>
      <w:marRight w:val="0"/>
      <w:marTop w:val="0"/>
      <w:marBottom w:val="0"/>
      <w:divBdr>
        <w:top w:val="none" w:sz="0" w:space="0" w:color="auto"/>
        <w:left w:val="none" w:sz="0" w:space="0" w:color="auto"/>
        <w:bottom w:val="none" w:sz="0" w:space="0" w:color="auto"/>
        <w:right w:val="none" w:sz="0" w:space="0" w:color="auto"/>
      </w:divBdr>
    </w:div>
    <w:div w:id="1631977615">
      <w:bodyDiv w:val="1"/>
      <w:marLeft w:val="0"/>
      <w:marRight w:val="0"/>
      <w:marTop w:val="0"/>
      <w:marBottom w:val="0"/>
      <w:divBdr>
        <w:top w:val="none" w:sz="0" w:space="0" w:color="auto"/>
        <w:left w:val="none" w:sz="0" w:space="0" w:color="auto"/>
        <w:bottom w:val="none" w:sz="0" w:space="0" w:color="auto"/>
        <w:right w:val="none" w:sz="0" w:space="0" w:color="auto"/>
      </w:divBdr>
    </w:div>
    <w:div w:id="1633748748">
      <w:bodyDiv w:val="1"/>
      <w:marLeft w:val="0"/>
      <w:marRight w:val="0"/>
      <w:marTop w:val="0"/>
      <w:marBottom w:val="0"/>
      <w:divBdr>
        <w:top w:val="none" w:sz="0" w:space="0" w:color="auto"/>
        <w:left w:val="none" w:sz="0" w:space="0" w:color="auto"/>
        <w:bottom w:val="none" w:sz="0" w:space="0" w:color="auto"/>
        <w:right w:val="none" w:sz="0" w:space="0" w:color="auto"/>
      </w:divBdr>
    </w:div>
    <w:div w:id="1639022573">
      <w:bodyDiv w:val="1"/>
      <w:marLeft w:val="0"/>
      <w:marRight w:val="0"/>
      <w:marTop w:val="0"/>
      <w:marBottom w:val="0"/>
      <w:divBdr>
        <w:top w:val="none" w:sz="0" w:space="0" w:color="auto"/>
        <w:left w:val="none" w:sz="0" w:space="0" w:color="auto"/>
        <w:bottom w:val="none" w:sz="0" w:space="0" w:color="auto"/>
        <w:right w:val="none" w:sz="0" w:space="0" w:color="auto"/>
      </w:divBdr>
      <w:divsChild>
        <w:div w:id="1711342281">
          <w:marLeft w:val="0"/>
          <w:marRight w:val="0"/>
          <w:marTop w:val="0"/>
          <w:marBottom w:val="0"/>
          <w:divBdr>
            <w:top w:val="none" w:sz="0" w:space="0" w:color="auto"/>
            <w:left w:val="none" w:sz="0" w:space="0" w:color="auto"/>
            <w:bottom w:val="none" w:sz="0" w:space="0" w:color="auto"/>
            <w:right w:val="none" w:sz="0" w:space="0" w:color="auto"/>
          </w:divBdr>
          <w:divsChild>
            <w:div w:id="4070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4141">
      <w:bodyDiv w:val="1"/>
      <w:marLeft w:val="0"/>
      <w:marRight w:val="0"/>
      <w:marTop w:val="0"/>
      <w:marBottom w:val="0"/>
      <w:divBdr>
        <w:top w:val="none" w:sz="0" w:space="0" w:color="auto"/>
        <w:left w:val="none" w:sz="0" w:space="0" w:color="auto"/>
        <w:bottom w:val="none" w:sz="0" w:space="0" w:color="auto"/>
        <w:right w:val="none" w:sz="0" w:space="0" w:color="auto"/>
      </w:divBdr>
    </w:div>
    <w:div w:id="1652755131">
      <w:bodyDiv w:val="1"/>
      <w:marLeft w:val="0"/>
      <w:marRight w:val="0"/>
      <w:marTop w:val="0"/>
      <w:marBottom w:val="0"/>
      <w:divBdr>
        <w:top w:val="none" w:sz="0" w:space="0" w:color="auto"/>
        <w:left w:val="none" w:sz="0" w:space="0" w:color="auto"/>
        <w:bottom w:val="none" w:sz="0" w:space="0" w:color="auto"/>
        <w:right w:val="none" w:sz="0" w:space="0" w:color="auto"/>
      </w:divBdr>
      <w:divsChild>
        <w:div w:id="373966558">
          <w:marLeft w:val="0"/>
          <w:marRight w:val="0"/>
          <w:marTop w:val="0"/>
          <w:marBottom w:val="0"/>
          <w:divBdr>
            <w:top w:val="none" w:sz="0" w:space="0" w:color="auto"/>
            <w:left w:val="none" w:sz="0" w:space="0" w:color="auto"/>
            <w:bottom w:val="none" w:sz="0" w:space="0" w:color="auto"/>
            <w:right w:val="none" w:sz="0" w:space="0" w:color="auto"/>
          </w:divBdr>
          <w:divsChild>
            <w:div w:id="21274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7579">
      <w:bodyDiv w:val="1"/>
      <w:marLeft w:val="0"/>
      <w:marRight w:val="0"/>
      <w:marTop w:val="0"/>
      <w:marBottom w:val="0"/>
      <w:divBdr>
        <w:top w:val="none" w:sz="0" w:space="0" w:color="auto"/>
        <w:left w:val="none" w:sz="0" w:space="0" w:color="auto"/>
        <w:bottom w:val="none" w:sz="0" w:space="0" w:color="auto"/>
        <w:right w:val="none" w:sz="0" w:space="0" w:color="auto"/>
      </w:divBdr>
      <w:divsChild>
        <w:div w:id="968778918">
          <w:marLeft w:val="0"/>
          <w:marRight w:val="0"/>
          <w:marTop w:val="0"/>
          <w:marBottom w:val="0"/>
          <w:divBdr>
            <w:top w:val="none" w:sz="0" w:space="0" w:color="auto"/>
            <w:left w:val="none" w:sz="0" w:space="0" w:color="auto"/>
            <w:bottom w:val="none" w:sz="0" w:space="0" w:color="auto"/>
            <w:right w:val="none" w:sz="0" w:space="0" w:color="auto"/>
          </w:divBdr>
          <w:divsChild>
            <w:div w:id="3827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1462">
      <w:bodyDiv w:val="1"/>
      <w:marLeft w:val="0"/>
      <w:marRight w:val="0"/>
      <w:marTop w:val="0"/>
      <w:marBottom w:val="0"/>
      <w:divBdr>
        <w:top w:val="none" w:sz="0" w:space="0" w:color="auto"/>
        <w:left w:val="none" w:sz="0" w:space="0" w:color="auto"/>
        <w:bottom w:val="none" w:sz="0" w:space="0" w:color="auto"/>
        <w:right w:val="none" w:sz="0" w:space="0" w:color="auto"/>
      </w:divBdr>
    </w:div>
    <w:div w:id="1667244181">
      <w:bodyDiv w:val="1"/>
      <w:marLeft w:val="0"/>
      <w:marRight w:val="0"/>
      <w:marTop w:val="0"/>
      <w:marBottom w:val="0"/>
      <w:divBdr>
        <w:top w:val="none" w:sz="0" w:space="0" w:color="auto"/>
        <w:left w:val="none" w:sz="0" w:space="0" w:color="auto"/>
        <w:bottom w:val="none" w:sz="0" w:space="0" w:color="auto"/>
        <w:right w:val="none" w:sz="0" w:space="0" w:color="auto"/>
      </w:divBdr>
    </w:div>
    <w:div w:id="1676954879">
      <w:bodyDiv w:val="1"/>
      <w:marLeft w:val="0"/>
      <w:marRight w:val="0"/>
      <w:marTop w:val="0"/>
      <w:marBottom w:val="0"/>
      <w:divBdr>
        <w:top w:val="none" w:sz="0" w:space="0" w:color="auto"/>
        <w:left w:val="none" w:sz="0" w:space="0" w:color="auto"/>
        <w:bottom w:val="none" w:sz="0" w:space="0" w:color="auto"/>
        <w:right w:val="none" w:sz="0" w:space="0" w:color="auto"/>
      </w:divBdr>
      <w:divsChild>
        <w:div w:id="1842771862">
          <w:marLeft w:val="0"/>
          <w:marRight w:val="0"/>
          <w:marTop w:val="0"/>
          <w:marBottom w:val="0"/>
          <w:divBdr>
            <w:top w:val="none" w:sz="0" w:space="0" w:color="auto"/>
            <w:left w:val="none" w:sz="0" w:space="0" w:color="auto"/>
            <w:bottom w:val="none" w:sz="0" w:space="0" w:color="auto"/>
            <w:right w:val="none" w:sz="0" w:space="0" w:color="auto"/>
          </w:divBdr>
          <w:divsChild>
            <w:div w:id="12558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8130">
      <w:bodyDiv w:val="1"/>
      <w:marLeft w:val="0"/>
      <w:marRight w:val="0"/>
      <w:marTop w:val="0"/>
      <w:marBottom w:val="0"/>
      <w:divBdr>
        <w:top w:val="none" w:sz="0" w:space="0" w:color="auto"/>
        <w:left w:val="none" w:sz="0" w:space="0" w:color="auto"/>
        <w:bottom w:val="none" w:sz="0" w:space="0" w:color="auto"/>
        <w:right w:val="none" w:sz="0" w:space="0" w:color="auto"/>
      </w:divBdr>
      <w:divsChild>
        <w:div w:id="1352074953">
          <w:marLeft w:val="0"/>
          <w:marRight w:val="0"/>
          <w:marTop w:val="0"/>
          <w:marBottom w:val="0"/>
          <w:divBdr>
            <w:top w:val="none" w:sz="0" w:space="0" w:color="auto"/>
            <w:left w:val="none" w:sz="0" w:space="0" w:color="auto"/>
            <w:bottom w:val="none" w:sz="0" w:space="0" w:color="auto"/>
            <w:right w:val="none" w:sz="0" w:space="0" w:color="auto"/>
          </w:divBdr>
          <w:divsChild>
            <w:div w:id="6479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4504">
      <w:bodyDiv w:val="1"/>
      <w:marLeft w:val="0"/>
      <w:marRight w:val="0"/>
      <w:marTop w:val="0"/>
      <w:marBottom w:val="0"/>
      <w:divBdr>
        <w:top w:val="none" w:sz="0" w:space="0" w:color="auto"/>
        <w:left w:val="none" w:sz="0" w:space="0" w:color="auto"/>
        <w:bottom w:val="none" w:sz="0" w:space="0" w:color="auto"/>
        <w:right w:val="none" w:sz="0" w:space="0" w:color="auto"/>
      </w:divBdr>
      <w:divsChild>
        <w:div w:id="281575152">
          <w:marLeft w:val="0"/>
          <w:marRight w:val="0"/>
          <w:marTop w:val="0"/>
          <w:marBottom w:val="0"/>
          <w:divBdr>
            <w:top w:val="none" w:sz="0" w:space="0" w:color="auto"/>
            <w:left w:val="none" w:sz="0" w:space="0" w:color="auto"/>
            <w:bottom w:val="none" w:sz="0" w:space="0" w:color="auto"/>
            <w:right w:val="none" w:sz="0" w:space="0" w:color="auto"/>
          </w:divBdr>
          <w:divsChild>
            <w:div w:id="1059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390">
      <w:bodyDiv w:val="1"/>
      <w:marLeft w:val="0"/>
      <w:marRight w:val="0"/>
      <w:marTop w:val="0"/>
      <w:marBottom w:val="0"/>
      <w:divBdr>
        <w:top w:val="none" w:sz="0" w:space="0" w:color="auto"/>
        <w:left w:val="none" w:sz="0" w:space="0" w:color="auto"/>
        <w:bottom w:val="none" w:sz="0" w:space="0" w:color="auto"/>
        <w:right w:val="none" w:sz="0" w:space="0" w:color="auto"/>
      </w:divBdr>
      <w:divsChild>
        <w:div w:id="1944922524">
          <w:marLeft w:val="0"/>
          <w:marRight w:val="0"/>
          <w:marTop w:val="0"/>
          <w:marBottom w:val="0"/>
          <w:divBdr>
            <w:top w:val="none" w:sz="0" w:space="0" w:color="auto"/>
            <w:left w:val="none" w:sz="0" w:space="0" w:color="auto"/>
            <w:bottom w:val="none" w:sz="0" w:space="0" w:color="auto"/>
            <w:right w:val="none" w:sz="0" w:space="0" w:color="auto"/>
          </w:divBdr>
          <w:divsChild>
            <w:div w:id="10234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7082">
      <w:bodyDiv w:val="1"/>
      <w:marLeft w:val="0"/>
      <w:marRight w:val="0"/>
      <w:marTop w:val="0"/>
      <w:marBottom w:val="0"/>
      <w:divBdr>
        <w:top w:val="none" w:sz="0" w:space="0" w:color="auto"/>
        <w:left w:val="none" w:sz="0" w:space="0" w:color="auto"/>
        <w:bottom w:val="none" w:sz="0" w:space="0" w:color="auto"/>
        <w:right w:val="none" w:sz="0" w:space="0" w:color="auto"/>
      </w:divBdr>
    </w:div>
    <w:div w:id="1711808411">
      <w:bodyDiv w:val="1"/>
      <w:marLeft w:val="0"/>
      <w:marRight w:val="0"/>
      <w:marTop w:val="0"/>
      <w:marBottom w:val="0"/>
      <w:divBdr>
        <w:top w:val="none" w:sz="0" w:space="0" w:color="auto"/>
        <w:left w:val="none" w:sz="0" w:space="0" w:color="auto"/>
        <w:bottom w:val="none" w:sz="0" w:space="0" w:color="auto"/>
        <w:right w:val="none" w:sz="0" w:space="0" w:color="auto"/>
      </w:divBdr>
    </w:div>
    <w:div w:id="1714697811">
      <w:bodyDiv w:val="1"/>
      <w:marLeft w:val="0"/>
      <w:marRight w:val="0"/>
      <w:marTop w:val="0"/>
      <w:marBottom w:val="0"/>
      <w:divBdr>
        <w:top w:val="none" w:sz="0" w:space="0" w:color="auto"/>
        <w:left w:val="none" w:sz="0" w:space="0" w:color="auto"/>
        <w:bottom w:val="none" w:sz="0" w:space="0" w:color="auto"/>
        <w:right w:val="none" w:sz="0" w:space="0" w:color="auto"/>
      </w:divBdr>
    </w:div>
    <w:div w:id="1738435734">
      <w:bodyDiv w:val="1"/>
      <w:marLeft w:val="0"/>
      <w:marRight w:val="0"/>
      <w:marTop w:val="0"/>
      <w:marBottom w:val="0"/>
      <w:divBdr>
        <w:top w:val="none" w:sz="0" w:space="0" w:color="auto"/>
        <w:left w:val="none" w:sz="0" w:space="0" w:color="auto"/>
        <w:bottom w:val="none" w:sz="0" w:space="0" w:color="auto"/>
        <w:right w:val="none" w:sz="0" w:space="0" w:color="auto"/>
      </w:divBdr>
      <w:divsChild>
        <w:div w:id="2054771744">
          <w:marLeft w:val="0"/>
          <w:marRight w:val="0"/>
          <w:marTop w:val="0"/>
          <w:marBottom w:val="0"/>
          <w:divBdr>
            <w:top w:val="none" w:sz="0" w:space="0" w:color="auto"/>
            <w:left w:val="none" w:sz="0" w:space="0" w:color="auto"/>
            <w:bottom w:val="none" w:sz="0" w:space="0" w:color="auto"/>
            <w:right w:val="none" w:sz="0" w:space="0" w:color="auto"/>
          </w:divBdr>
          <w:divsChild>
            <w:div w:id="12506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0584">
      <w:bodyDiv w:val="1"/>
      <w:marLeft w:val="0"/>
      <w:marRight w:val="0"/>
      <w:marTop w:val="0"/>
      <w:marBottom w:val="0"/>
      <w:divBdr>
        <w:top w:val="none" w:sz="0" w:space="0" w:color="auto"/>
        <w:left w:val="none" w:sz="0" w:space="0" w:color="auto"/>
        <w:bottom w:val="none" w:sz="0" w:space="0" w:color="auto"/>
        <w:right w:val="none" w:sz="0" w:space="0" w:color="auto"/>
      </w:divBdr>
      <w:divsChild>
        <w:div w:id="1507556520">
          <w:marLeft w:val="0"/>
          <w:marRight w:val="0"/>
          <w:marTop w:val="0"/>
          <w:marBottom w:val="0"/>
          <w:divBdr>
            <w:top w:val="none" w:sz="0" w:space="0" w:color="auto"/>
            <w:left w:val="none" w:sz="0" w:space="0" w:color="auto"/>
            <w:bottom w:val="none" w:sz="0" w:space="0" w:color="auto"/>
            <w:right w:val="none" w:sz="0" w:space="0" w:color="auto"/>
          </w:divBdr>
          <w:divsChild>
            <w:div w:id="15142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89875">
      <w:bodyDiv w:val="1"/>
      <w:marLeft w:val="0"/>
      <w:marRight w:val="0"/>
      <w:marTop w:val="0"/>
      <w:marBottom w:val="0"/>
      <w:divBdr>
        <w:top w:val="none" w:sz="0" w:space="0" w:color="auto"/>
        <w:left w:val="none" w:sz="0" w:space="0" w:color="auto"/>
        <w:bottom w:val="none" w:sz="0" w:space="0" w:color="auto"/>
        <w:right w:val="none" w:sz="0" w:space="0" w:color="auto"/>
      </w:divBdr>
      <w:divsChild>
        <w:div w:id="88166151">
          <w:marLeft w:val="0"/>
          <w:marRight w:val="0"/>
          <w:marTop w:val="0"/>
          <w:marBottom w:val="0"/>
          <w:divBdr>
            <w:top w:val="none" w:sz="0" w:space="0" w:color="auto"/>
            <w:left w:val="none" w:sz="0" w:space="0" w:color="auto"/>
            <w:bottom w:val="none" w:sz="0" w:space="0" w:color="auto"/>
            <w:right w:val="none" w:sz="0" w:space="0" w:color="auto"/>
          </w:divBdr>
          <w:divsChild>
            <w:div w:id="15698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4188">
      <w:bodyDiv w:val="1"/>
      <w:marLeft w:val="0"/>
      <w:marRight w:val="0"/>
      <w:marTop w:val="0"/>
      <w:marBottom w:val="0"/>
      <w:divBdr>
        <w:top w:val="none" w:sz="0" w:space="0" w:color="auto"/>
        <w:left w:val="none" w:sz="0" w:space="0" w:color="auto"/>
        <w:bottom w:val="none" w:sz="0" w:space="0" w:color="auto"/>
        <w:right w:val="none" w:sz="0" w:space="0" w:color="auto"/>
      </w:divBdr>
    </w:div>
    <w:div w:id="1754936259">
      <w:bodyDiv w:val="1"/>
      <w:marLeft w:val="0"/>
      <w:marRight w:val="0"/>
      <w:marTop w:val="0"/>
      <w:marBottom w:val="0"/>
      <w:divBdr>
        <w:top w:val="none" w:sz="0" w:space="0" w:color="auto"/>
        <w:left w:val="none" w:sz="0" w:space="0" w:color="auto"/>
        <w:bottom w:val="none" w:sz="0" w:space="0" w:color="auto"/>
        <w:right w:val="none" w:sz="0" w:space="0" w:color="auto"/>
      </w:divBdr>
      <w:divsChild>
        <w:div w:id="1400909393">
          <w:marLeft w:val="0"/>
          <w:marRight w:val="0"/>
          <w:marTop w:val="0"/>
          <w:marBottom w:val="0"/>
          <w:divBdr>
            <w:top w:val="none" w:sz="0" w:space="0" w:color="auto"/>
            <w:left w:val="none" w:sz="0" w:space="0" w:color="auto"/>
            <w:bottom w:val="none" w:sz="0" w:space="0" w:color="auto"/>
            <w:right w:val="none" w:sz="0" w:space="0" w:color="auto"/>
          </w:divBdr>
          <w:divsChild>
            <w:div w:id="9575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3803">
      <w:bodyDiv w:val="1"/>
      <w:marLeft w:val="0"/>
      <w:marRight w:val="0"/>
      <w:marTop w:val="0"/>
      <w:marBottom w:val="0"/>
      <w:divBdr>
        <w:top w:val="none" w:sz="0" w:space="0" w:color="auto"/>
        <w:left w:val="none" w:sz="0" w:space="0" w:color="auto"/>
        <w:bottom w:val="none" w:sz="0" w:space="0" w:color="auto"/>
        <w:right w:val="none" w:sz="0" w:space="0" w:color="auto"/>
      </w:divBdr>
      <w:divsChild>
        <w:div w:id="2108962078">
          <w:marLeft w:val="0"/>
          <w:marRight w:val="0"/>
          <w:marTop w:val="0"/>
          <w:marBottom w:val="0"/>
          <w:divBdr>
            <w:top w:val="none" w:sz="0" w:space="0" w:color="auto"/>
            <w:left w:val="none" w:sz="0" w:space="0" w:color="auto"/>
            <w:bottom w:val="none" w:sz="0" w:space="0" w:color="auto"/>
            <w:right w:val="none" w:sz="0" w:space="0" w:color="auto"/>
          </w:divBdr>
          <w:divsChild>
            <w:div w:id="14545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7052">
      <w:bodyDiv w:val="1"/>
      <w:marLeft w:val="0"/>
      <w:marRight w:val="0"/>
      <w:marTop w:val="0"/>
      <w:marBottom w:val="0"/>
      <w:divBdr>
        <w:top w:val="none" w:sz="0" w:space="0" w:color="auto"/>
        <w:left w:val="none" w:sz="0" w:space="0" w:color="auto"/>
        <w:bottom w:val="none" w:sz="0" w:space="0" w:color="auto"/>
        <w:right w:val="none" w:sz="0" w:space="0" w:color="auto"/>
      </w:divBdr>
      <w:divsChild>
        <w:div w:id="343899658">
          <w:marLeft w:val="0"/>
          <w:marRight w:val="0"/>
          <w:marTop w:val="0"/>
          <w:marBottom w:val="0"/>
          <w:divBdr>
            <w:top w:val="none" w:sz="0" w:space="0" w:color="auto"/>
            <w:left w:val="none" w:sz="0" w:space="0" w:color="auto"/>
            <w:bottom w:val="none" w:sz="0" w:space="0" w:color="auto"/>
            <w:right w:val="none" w:sz="0" w:space="0" w:color="auto"/>
          </w:divBdr>
          <w:divsChild>
            <w:div w:id="20874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8234">
      <w:bodyDiv w:val="1"/>
      <w:marLeft w:val="0"/>
      <w:marRight w:val="0"/>
      <w:marTop w:val="0"/>
      <w:marBottom w:val="0"/>
      <w:divBdr>
        <w:top w:val="none" w:sz="0" w:space="0" w:color="auto"/>
        <w:left w:val="none" w:sz="0" w:space="0" w:color="auto"/>
        <w:bottom w:val="none" w:sz="0" w:space="0" w:color="auto"/>
        <w:right w:val="none" w:sz="0" w:space="0" w:color="auto"/>
      </w:divBdr>
      <w:divsChild>
        <w:div w:id="1024751360">
          <w:marLeft w:val="0"/>
          <w:marRight w:val="0"/>
          <w:marTop w:val="0"/>
          <w:marBottom w:val="0"/>
          <w:divBdr>
            <w:top w:val="none" w:sz="0" w:space="0" w:color="auto"/>
            <w:left w:val="none" w:sz="0" w:space="0" w:color="auto"/>
            <w:bottom w:val="none" w:sz="0" w:space="0" w:color="auto"/>
            <w:right w:val="none" w:sz="0" w:space="0" w:color="auto"/>
          </w:divBdr>
          <w:divsChild>
            <w:div w:id="4077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2791">
      <w:bodyDiv w:val="1"/>
      <w:marLeft w:val="0"/>
      <w:marRight w:val="0"/>
      <w:marTop w:val="0"/>
      <w:marBottom w:val="0"/>
      <w:divBdr>
        <w:top w:val="none" w:sz="0" w:space="0" w:color="auto"/>
        <w:left w:val="none" w:sz="0" w:space="0" w:color="auto"/>
        <w:bottom w:val="none" w:sz="0" w:space="0" w:color="auto"/>
        <w:right w:val="none" w:sz="0" w:space="0" w:color="auto"/>
      </w:divBdr>
      <w:divsChild>
        <w:div w:id="1178419814">
          <w:marLeft w:val="0"/>
          <w:marRight w:val="0"/>
          <w:marTop w:val="0"/>
          <w:marBottom w:val="0"/>
          <w:divBdr>
            <w:top w:val="none" w:sz="0" w:space="0" w:color="auto"/>
            <w:left w:val="none" w:sz="0" w:space="0" w:color="auto"/>
            <w:bottom w:val="none" w:sz="0" w:space="0" w:color="auto"/>
            <w:right w:val="none" w:sz="0" w:space="0" w:color="auto"/>
          </w:divBdr>
          <w:divsChild>
            <w:div w:id="3224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5116">
      <w:bodyDiv w:val="1"/>
      <w:marLeft w:val="0"/>
      <w:marRight w:val="0"/>
      <w:marTop w:val="0"/>
      <w:marBottom w:val="0"/>
      <w:divBdr>
        <w:top w:val="none" w:sz="0" w:space="0" w:color="auto"/>
        <w:left w:val="none" w:sz="0" w:space="0" w:color="auto"/>
        <w:bottom w:val="none" w:sz="0" w:space="0" w:color="auto"/>
        <w:right w:val="none" w:sz="0" w:space="0" w:color="auto"/>
      </w:divBdr>
    </w:div>
    <w:div w:id="1778020264">
      <w:bodyDiv w:val="1"/>
      <w:marLeft w:val="0"/>
      <w:marRight w:val="0"/>
      <w:marTop w:val="0"/>
      <w:marBottom w:val="0"/>
      <w:divBdr>
        <w:top w:val="none" w:sz="0" w:space="0" w:color="auto"/>
        <w:left w:val="none" w:sz="0" w:space="0" w:color="auto"/>
        <w:bottom w:val="none" w:sz="0" w:space="0" w:color="auto"/>
        <w:right w:val="none" w:sz="0" w:space="0" w:color="auto"/>
      </w:divBdr>
      <w:divsChild>
        <w:div w:id="1074089111">
          <w:marLeft w:val="0"/>
          <w:marRight w:val="0"/>
          <w:marTop w:val="0"/>
          <w:marBottom w:val="0"/>
          <w:divBdr>
            <w:top w:val="none" w:sz="0" w:space="0" w:color="auto"/>
            <w:left w:val="none" w:sz="0" w:space="0" w:color="auto"/>
            <w:bottom w:val="none" w:sz="0" w:space="0" w:color="auto"/>
            <w:right w:val="none" w:sz="0" w:space="0" w:color="auto"/>
          </w:divBdr>
          <w:divsChild>
            <w:div w:id="7587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8982">
      <w:bodyDiv w:val="1"/>
      <w:marLeft w:val="0"/>
      <w:marRight w:val="0"/>
      <w:marTop w:val="0"/>
      <w:marBottom w:val="0"/>
      <w:divBdr>
        <w:top w:val="none" w:sz="0" w:space="0" w:color="auto"/>
        <w:left w:val="none" w:sz="0" w:space="0" w:color="auto"/>
        <w:bottom w:val="none" w:sz="0" w:space="0" w:color="auto"/>
        <w:right w:val="none" w:sz="0" w:space="0" w:color="auto"/>
      </w:divBdr>
    </w:div>
    <w:div w:id="1788740701">
      <w:bodyDiv w:val="1"/>
      <w:marLeft w:val="0"/>
      <w:marRight w:val="0"/>
      <w:marTop w:val="0"/>
      <w:marBottom w:val="0"/>
      <w:divBdr>
        <w:top w:val="none" w:sz="0" w:space="0" w:color="auto"/>
        <w:left w:val="none" w:sz="0" w:space="0" w:color="auto"/>
        <w:bottom w:val="none" w:sz="0" w:space="0" w:color="auto"/>
        <w:right w:val="none" w:sz="0" w:space="0" w:color="auto"/>
      </w:divBdr>
    </w:div>
    <w:div w:id="1797523001">
      <w:bodyDiv w:val="1"/>
      <w:marLeft w:val="0"/>
      <w:marRight w:val="0"/>
      <w:marTop w:val="0"/>
      <w:marBottom w:val="0"/>
      <w:divBdr>
        <w:top w:val="none" w:sz="0" w:space="0" w:color="auto"/>
        <w:left w:val="none" w:sz="0" w:space="0" w:color="auto"/>
        <w:bottom w:val="none" w:sz="0" w:space="0" w:color="auto"/>
        <w:right w:val="none" w:sz="0" w:space="0" w:color="auto"/>
      </w:divBdr>
      <w:divsChild>
        <w:div w:id="140003743">
          <w:marLeft w:val="0"/>
          <w:marRight w:val="0"/>
          <w:marTop w:val="0"/>
          <w:marBottom w:val="0"/>
          <w:divBdr>
            <w:top w:val="none" w:sz="0" w:space="0" w:color="auto"/>
            <w:left w:val="none" w:sz="0" w:space="0" w:color="auto"/>
            <w:bottom w:val="none" w:sz="0" w:space="0" w:color="auto"/>
            <w:right w:val="none" w:sz="0" w:space="0" w:color="auto"/>
          </w:divBdr>
          <w:divsChild>
            <w:div w:id="13876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2484">
      <w:bodyDiv w:val="1"/>
      <w:marLeft w:val="0"/>
      <w:marRight w:val="0"/>
      <w:marTop w:val="0"/>
      <w:marBottom w:val="0"/>
      <w:divBdr>
        <w:top w:val="none" w:sz="0" w:space="0" w:color="auto"/>
        <w:left w:val="none" w:sz="0" w:space="0" w:color="auto"/>
        <w:bottom w:val="none" w:sz="0" w:space="0" w:color="auto"/>
        <w:right w:val="none" w:sz="0" w:space="0" w:color="auto"/>
      </w:divBdr>
      <w:divsChild>
        <w:div w:id="372079894">
          <w:marLeft w:val="0"/>
          <w:marRight w:val="0"/>
          <w:marTop w:val="0"/>
          <w:marBottom w:val="0"/>
          <w:divBdr>
            <w:top w:val="none" w:sz="0" w:space="0" w:color="auto"/>
            <w:left w:val="none" w:sz="0" w:space="0" w:color="auto"/>
            <w:bottom w:val="none" w:sz="0" w:space="0" w:color="auto"/>
            <w:right w:val="none" w:sz="0" w:space="0" w:color="auto"/>
          </w:divBdr>
          <w:divsChild>
            <w:div w:id="4246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2229">
      <w:bodyDiv w:val="1"/>
      <w:marLeft w:val="0"/>
      <w:marRight w:val="0"/>
      <w:marTop w:val="0"/>
      <w:marBottom w:val="0"/>
      <w:divBdr>
        <w:top w:val="none" w:sz="0" w:space="0" w:color="auto"/>
        <w:left w:val="none" w:sz="0" w:space="0" w:color="auto"/>
        <w:bottom w:val="none" w:sz="0" w:space="0" w:color="auto"/>
        <w:right w:val="none" w:sz="0" w:space="0" w:color="auto"/>
      </w:divBdr>
      <w:divsChild>
        <w:div w:id="487091634">
          <w:marLeft w:val="0"/>
          <w:marRight w:val="0"/>
          <w:marTop w:val="0"/>
          <w:marBottom w:val="0"/>
          <w:divBdr>
            <w:top w:val="none" w:sz="0" w:space="0" w:color="auto"/>
            <w:left w:val="none" w:sz="0" w:space="0" w:color="auto"/>
            <w:bottom w:val="none" w:sz="0" w:space="0" w:color="auto"/>
            <w:right w:val="none" w:sz="0" w:space="0" w:color="auto"/>
          </w:divBdr>
          <w:divsChild>
            <w:div w:id="1507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68655">
      <w:bodyDiv w:val="1"/>
      <w:marLeft w:val="0"/>
      <w:marRight w:val="0"/>
      <w:marTop w:val="0"/>
      <w:marBottom w:val="0"/>
      <w:divBdr>
        <w:top w:val="none" w:sz="0" w:space="0" w:color="auto"/>
        <w:left w:val="none" w:sz="0" w:space="0" w:color="auto"/>
        <w:bottom w:val="none" w:sz="0" w:space="0" w:color="auto"/>
        <w:right w:val="none" w:sz="0" w:space="0" w:color="auto"/>
      </w:divBdr>
    </w:div>
    <w:div w:id="1831141567">
      <w:bodyDiv w:val="1"/>
      <w:marLeft w:val="0"/>
      <w:marRight w:val="0"/>
      <w:marTop w:val="0"/>
      <w:marBottom w:val="0"/>
      <w:divBdr>
        <w:top w:val="none" w:sz="0" w:space="0" w:color="auto"/>
        <w:left w:val="none" w:sz="0" w:space="0" w:color="auto"/>
        <w:bottom w:val="none" w:sz="0" w:space="0" w:color="auto"/>
        <w:right w:val="none" w:sz="0" w:space="0" w:color="auto"/>
      </w:divBdr>
    </w:div>
    <w:div w:id="1839926424">
      <w:bodyDiv w:val="1"/>
      <w:marLeft w:val="0"/>
      <w:marRight w:val="0"/>
      <w:marTop w:val="0"/>
      <w:marBottom w:val="0"/>
      <w:divBdr>
        <w:top w:val="none" w:sz="0" w:space="0" w:color="auto"/>
        <w:left w:val="none" w:sz="0" w:space="0" w:color="auto"/>
        <w:bottom w:val="none" w:sz="0" w:space="0" w:color="auto"/>
        <w:right w:val="none" w:sz="0" w:space="0" w:color="auto"/>
      </w:divBdr>
    </w:div>
    <w:div w:id="1851411406">
      <w:bodyDiv w:val="1"/>
      <w:marLeft w:val="0"/>
      <w:marRight w:val="0"/>
      <w:marTop w:val="0"/>
      <w:marBottom w:val="0"/>
      <w:divBdr>
        <w:top w:val="none" w:sz="0" w:space="0" w:color="auto"/>
        <w:left w:val="none" w:sz="0" w:space="0" w:color="auto"/>
        <w:bottom w:val="none" w:sz="0" w:space="0" w:color="auto"/>
        <w:right w:val="none" w:sz="0" w:space="0" w:color="auto"/>
      </w:divBdr>
      <w:divsChild>
        <w:div w:id="647394635">
          <w:marLeft w:val="0"/>
          <w:marRight w:val="0"/>
          <w:marTop w:val="0"/>
          <w:marBottom w:val="0"/>
          <w:divBdr>
            <w:top w:val="none" w:sz="0" w:space="0" w:color="auto"/>
            <w:left w:val="none" w:sz="0" w:space="0" w:color="auto"/>
            <w:bottom w:val="none" w:sz="0" w:space="0" w:color="auto"/>
            <w:right w:val="none" w:sz="0" w:space="0" w:color="auto"/>
          </w:divBdr>
          <w:divsChild>
            <w:div w:id="565841846">
              <w:marLeft w:val="0"/>
              <w:marRight w:val="0"/>
              <w:marTop w:val="0"/>
              <w:marBottom w:val="0"/>
              <w:divBdr>
                <w:top w:val="none" w:sz="0" w:space="0" w:color="auto"/>
                <w:left w:val="none" w:sz="0" w:space="0" w:color="auto"/>
                <w:bottom w:val="none" w:sz="0" w:space="0" w:color="auto"/>
                <w:right w:val="none" w:sz="0" w:space="0" w:color="auto"/>
              </w:divBdr>
            </w:div>
            <w:div w:id="1121262209">
              <w:marLeft w:val="0"/>
              <w:marRight w:val="0"/>
              <w:marTop w:val="0"/>
              <w:marBottom w:val="0"/>
              <w:divBdr>
                <w:top w:val="none" w:sz="0" w:space="0" w:color="auto"/>
                <w:left w:val="none" w:sz="0" w:space="0" w:color="auto"/>
                <w:bottom w:val="none" w:sz="0" w:space="0" w:color="auto"/>
                <w:right w:val="none" w:sz="0" w:space="0" w:color="auto"/>
              </w:divBdr>
            </w:div>
            <w:div w:id="1341539436">
              <w:marLeft w:val="0"/>
              <w:marRight w:val="0"/>
              <w:marTop w:val="0"/>
              <w:marBottom w:val="0"/>
              <w:divBdr>
                <w:top w:val="none" w:sz="0" w:space="0" w:color="auto"/>
                <w:left w:val="none" w:sz="0" w:space="0" w:color="auto"/>
                <w:bottom w:val="none" w:sz="0" w:space="0" w:color="auto"/>
                <w:right w:val="none" w:sz="0" w:space="0" w:color="auto"/>
              </w:divBdr>
            </w:div>
            <w:div w:id="21427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2440">
      <w:bodyDiv w:val="1"/>
      <w:marLeft w:val="0"/>
      <w:marRight w:val="0"/>
      <w:marTop w:val="0"/>
      <w:marBottom w:val="0"/>
      <w:divBdr>
        <w:top w:val="none" w:sz="0" w:space="0" w:color="auto"/>
        <w:left w:val="none" w:sz="0" w:space="0" w:color="auto"/>
        <w:bottom w:val="none" w:sz="0" w:space="0" w:color="auto"/>
        <w:right w:val="none" w:sz="0" w:space="0" w:color="auto"/>
      </w:divBdr>
      <w:divsChild>
        <w:div w:id="1013605706">
          <w:marLeft w:val="0"/>
          <w:marRight w:val="0"/>
          <w:marTop w:val="0"/>
          <w:marBottom w:val="0"/>
          <w:divBdr>
            <w:top w:val="none" w:sz="0" w:space="0" w:color="auto"/>
            <w:left w:val="none" w:sz="0" w:space="0" w:color="auto"/>
            <w:bottom w:val="none" w:sz="0" w:space="0" w:color="auto"/>
            <w:right w:val="none" w:sz="0" w:space="0" w:color="auto"/>
          </w:divBdr>
          <w:divsChild>
            <w:div w:id="20837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3079">
      <w:bodyDiv w:val="1"/>
      <w:marLeft w:val="0"/>
      <w:marRight w:val="0"/>
      <w:marTop w:val="0"/>
      <w:marBottom w:val="0"/>
      <w:divBdr>
        <w:top w:val="none" w:sz="0" w:space="0" w:color="auto"/>
        <w:left w:val="none" w:sz="0" w:space="0" w:color="auto"/>
        <w:bottom w:val="none" w:sz="0" w:space="0" w:color="auto"/>
        <w:right w:val="none" w:sz="0" w:space="0" w:color="auto"/>
      </w:divBdr>
      <w:divsChild>
        <w:div w:id="885028431">
          <w:marLeft w:val="0"/>
          <w:marRight w:val="0"/>
          <w:marTop w:val="0"/>
          <w:marBottom w:val="0"/>
          <w:divBdr>
            <w:top w:val="none" w:sz="0" w:space="0" w:color="auto"/>
            <w:left w:val="none" w:sz="0" w:space="0" w:color="auto"/>
            <w:bottom w:val="none" w:sz="0" w:space="0" w:color="auto"/>
            <w:right w:val="none" w:sz="0" w:space="0" w:color="auto"/>
          </w:divBdr>
          <w:divsChild>
            <w:div w:id="19164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3439">
      <w:bodyDiv w:val="1"/>
      <w:marLeft w:val="0"/>
      <w:marRight w:val="0"/>
      <w:marTop w:val="0"/>
      <w:marBottom w:val="0"/>
      <w:divBdr>
        <w:top w:val="none" w:sz="0" w:space="0" w:color="auto"/>
        <w:left w:val="none" w:sz="0" w:space="0" w:color="auto"/>
        <w:bottom w:val="none" w:sz="0" w:space="0" w:color="auto"/>
        <w:right w:val="none" w:sz="0" w:space="0" w:color="auto"/>
      </w:divBdr>
    </w:div>
    <w:div w:id="1871601135">
      <w:bodyDiv w:val="1"/>
      <w:marLeft w:val="0"/>
      <w:marRight w:val="0"/>
      <w:marTop w:val="0"/>
      <w:marBottom w:val="0"/>
      <w:divBdr>
        <w:top w:val="none" w:sz="0" w:space="0" w:color="auto"/>
        <w:left w:val="none" w:sz="0" w:space="0" w:color="auto"/>
        <w:bottom w:val="none" w:sz="0" w:space="0" w:color="auto"/>
        <w:right w:val="none" w:sz="0" w:space="0" w:color="auto"/>
      </w:divBdr>
      <w:divsChild>
        <w:div w:id="559484151">
          <w:marLeft w:val="0"/>
          <w:marRight w:val="0"/>
          <w:marTop w:val="0"/>
          <w:marBottom w:val="0"/>
          <w:divBdr>
            <w:top w:val="none" w:sz="0" w:space="0" w:color="auto"/>
            <w:left w:val="none" w:sz="0" w:space="0" w:color="auto"/>
            <w:bottom w:val="none" w:sz="0" w:space="0" w:color="auto"/>
            <w:right w:val="none" w:sz="0" w:space="0" w:color="auto"/>
          </w:divBdr>
          <w:divsChild>
            <w:div w:id="12028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03532">
      <w:bodyDiv w:val="1"/>
      <w:marLeft w:val="0"/>
      <w:marRight w:val="0"/>
      <w:marTop w:val="0"/>
      <w:marBottom w:val="0"/>
      <w:divBdr>
        <w:top w:val="none" w:sz="0" w:space="0" w:color="auto"/>
        <w:left w:val="none" w:sz="0" w:space="0" w:color="auto"/>
        <w:bottom w:val="none" w:sz="0" w:space="0" w:color="auto"/>
        <w:right w:val="none" w:sz="0" w:space="0" w:color="auto"/>
      </w:divBdr>
      <w:divsChild>
        <w:div w:id="1430472131">
          <w:marLeft w:val="0"/>
          <w:marRight w:val="0"/>
          <w:marTop w:val="0"/>
          <w:marBottom w:val="0"/>
          <w:divBdr>
            <w:top w:val="none" w:sz="0" w:space="0" w:color="auto"/>
            <w:left w:val="none" w:sz="0" w:space="0" w:color="auto"/>
            <w:bottom w:val="none" w:sz="0" w:space="0" w:color="auto"/>
            <w:right w:val="none" w:sz="0" w:space="0" w:color="auto"/>
          </w:divBdr>
          <w:divsChild>
            <w:div w:id="473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1438">
      <w:bodyDiv w:val="1"/>
      <w:marLeft w:val="0"/>
      <w:marRight w:val="0"/>
      <w:marTop w:val="0"/>
      <w:marBottom w:val="0"/>
      <w:divBdr>
        <w:top w:val="none" w:sz="0" w:space="0" w:color="auto"/>
        <w:left w:val="none" w:sz="0" w:space="0" w:color="auto"/>
        <w:bottom w:val="none" w:sz="0" w:space="0" w:color="auto"/>
        <w:right w:val="none" w:sz="0" w:space="0" w:color="auto"/>
      </w:divBdr>
    </w:div>
    <w:div w:id="1898472579">
      <w:bodyDiv w:val="1"/>
      <w:marLeft w:val="0"/>
      <w:marRight w:val="0"/>
      <w:marTop w:val="0"/>
      <w:marBottom w:val="0"/>
      <w:divBdr>
        <w:top w:val="none" w:sz="0" w:space="0" w:color="auto"/>
        <w:left w:val="none" w:sz="0" w:space="0" w:color="auto"/>
        <w:bottom w:val="none" w:sz="0" w:space="0" w:color="auto"/>
        <w:right w:val="none" w:sz="0" w:space="0" w:color="auto"/>
      </w:divBdr>
    </w:div>
    <w:div w:id="1911505003">
      <w:bodyDiv w:val="1"/>
      <w:marLeft w:val="0"/>
      <w:marRight w:val="0"/>
      <w:marTop w:val="0"/>
      <w:marBottom w:val="0"/>
      <w:divBdr>
        <w:top w:val="none" w:sz="0" w:space="0" w:color="auto"/>
        <w:left w:val="none" w:sz="0" w:space="0" w:color="auto"/>
        <w:bottom w:val="none" w:sz="0" w:space="0" w:color="auto"/>
        <w:right w:val="none" w:sz="0" w:space="0" w:color="auto"/>
      </w:divBdr>
      <w:divsChild>
        <w:div w:id="1764643722">
          <w:marLeft w:val="0"/>
          <w:marRight w:val="0"/>
          <w:marTop w:val="0"/>
          <w:marBottom w:val="0"/>
          <w:divBdr>
            <w:top w:val="none" w:sz="0" w:space="0" w:color="auto"/>
            <w:left w:val="none" w:sz="0" w:space="0" w:color="auto"/>
            <w:bottom w:val="none" w:sz="0" w:space="0" w:color="auto"/>
            <w:right w:val="none" w:sz="0" w:space="0" w:color="auto"/>
          </w:divBdr>
          <w:divsChild>
            <w:div w:id="119422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51437">
      <w:bodyDiv w:val="1"/>
      <w:marLeft w:val="0"/>
      <w:marRight w:val="0"/>
      <w:marTop w:val="0"/>
      <w:marBottom w:val="0"/>
      <w:divBdr>
        <w:top w:val="none" w:sz="0" w:space="0" w:color="auto"/>
        <w:left w:val="none" w:sz="0" w:space="0" w:color="auto"/>
        <w:bottom w:val="none" w:sz="0" w:space="0" w:color="auto"/>
        <w:right w:val="none" w:sz="0" w:space="0" w:color="auto"/>
      </w:divBdr>
    </w:div>
    <w:div w:id="1919368025">
      <w:bodyDiv w:val="1"/>
      <w:marLeft w:val="0"/>
      <w:marRight w:val="0"/>
      <w:marTop w:val="0"/>
      <w:marBottom w:val="0"/>
      <w:divBdr>
        <w:top w:val="none" w:sz="0" w:space="0" w:color="auto"/>
        <w:left w:val="none" w:sz="0" w:space="0" w:color="auto"/>
        <w:bottom w:val="none" w:sz="0" w:space="0" w:color="auto"/>
        <w:right w:val="none" w:sz="0" w:space="0" w:color="auto"/>
      </w:divBdr>
    </w:div>
    <w:div w:id="1921057381">
      <w:bodyDiv w:val="1"/>
      <w:marLeft w:val="0"/>
      <w:marRight w:val="0"/>
      <w:marTop w:val="0"/>
      <w:marBottom w:val="0"/>
      <w:divBdr>
        <w:top w:val="none" w:sz="0" w:space="0" w:color="auto"/>
        <w:left w:val="none" w:sz="0" w:space="0" w:color="auto"/>
        <w:bottom w:val="none" w:sz="0" w:space="0" w:color="auto"/>
        <w:right w:val="none" w:sz="0" w:space="0" w:color="auto"/>
      </w:divBdr>
      <w:divsChild>
        <w:div w:id="2051562715">
          <w:marLeft w:val="0"/>
          <w:marRight w:val="0"/>
          <w:marTop w:val="0"/>
          <w:marBottom w:val="0"/>
          <w:divBdr>
            <w:top w:val="none" w:sz="0" w:space="0" w:color="auto"/>
            <w:left w:val="none" w:sz="0" w:space="0" w:color="auto"/>
            <w:bottom w:val="none" w:sz="0" w:space="0" w:color="auto"/>
            <w:right w:val="none" w:sz="0" w:space="0" w:color="auto"/>
          </w:divBdr>
          <w:divsChild>
            <w:div w:id="15588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202">
      <w:bodyDiv w:val="1"/>
      <w:marLeft w:val="0"/>
      <w:marRight w:val="0"/>
      <w:marTop w:val="0"/>
      <w:marBottom w:val="0"/>
      <w:divBdr>
        <w:top w:val="none" w:sz="0" w:space="0" w:color="auto"/>
        <w:left w:val="none" w:sz="0" w:space="0" w:color="auto"/>
        <w:bottom w:val="none" w:sz="0" w:space="0" w:color="auto"/>
        <w:right w:val="none" w:sz="0" w:space="0" w:color="auto"/>
      </w:divBdr>
      <w:divsChild>
        <w:div w:id="1345942142">
          <w:marLeft w:val="0"/>
          <w:marRight w:val="0"/>
          <w:marTop w:val="0"/>
          <w:marBottom w:val="0"/>
          <w:divBdr>
            <w:top w:val="none" w:sz="0" w:space="0" w:color="auto"/>
            <w:left w:val="none" w:sz="0" w:space="0" w:color="auto"/>
            <w:bottom w:val="none" w:sz="0" w:space="0" w:color="auto"/>
            <w:right w:val="none" w:sz="0" w:space="0" w:color="auto"/>
          </w:divBdr>
          <w:divsChild>
            <w:div w:id="14635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610773058">
          <w:marLeft w:val="0"/>
          <w:marRight w:val="0"/>
          <w:marTop w:val="0"/>
          <w:marBottom w:val="0"/>
          <w:divBdr>
            <w:top w:val="none" w:sz="0" w:space="0" w:color="auto"/>
            <w:left w:val="none" w:sz="0" w:space="0" w:color="auto"/>
            <w:bottom w:val="none" w:sz="0" w:space="0" w:color="auto"/>
            <w:right w:val="none" w:sz="0" w:space="0" w:color="auto"/>
          </w:divBdr>
          <w:divsChild>
            <w:div w:id="13855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40395">
      <w:bodyDiv w:val="1"/>
      <w:marLeft w:val="0"/>
      <w:marRight w:val="0"/>
      <w:marTop w:val="0"/>
      <w:marBottom w:val="0"/>
      <w:divBdr>
        <w:top w:val="none" w:sz="0" w:space="0" w:color="auto"/>
        <w:left w:val="none" w:sz="0" w:space="0" w:color="auto"/>
        <w:bottom w:val="none" w:sz="0" w:space="0" w:color="auto"/>
        <w:right w:val="none" w:sz="0" w:space="0" w:color="auto"/>
      </w:divBdr>
      <w:divsChild>
        <w:div w:id="612829848">
          <w:marLeft w:val="0"/>
          <w:marRight w:val="0"/>
          <w:marTop w:val="0"/>
          <w:marBottom w:val="0"/>
          <w:divBdr>
            <w:top w:val="none" w:sz="0" w:space="0" w:color="auto"/>
            <w:left w:val="none" w:sz="0" w:space="0" w:color="auto"/>
            <w:bottom w:val="none" w:sz="0" w:space="0" w:color="auto"/>
            <w:right w:val="none" w:sz="0" w:space="0" w:color="auto"/>
          </w:divBdr>
          <w:divsChild>
            <w:div w:id="602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0887">
      <w:bodyDiv w:val="1"/>
      <w:marLeft w:val="0"/>
      <w:marRight w:val="0"/>
      <w:marTop w:val="0"/>
      <w:marBottom w:val="0"/>
      <w:divBdr>
        <w:top w:val="none" w:sz="0" w:space="0" w:color="auto"/>
        <w:left w:val="none" w:sz="0" w:space="0" w:color="auto"/>
        <w:bottom w:val="none" w:sz="0" w:space="0" w:color="auto"/>
        <w:right w:val="none" w:sz="0" w:space="0" w:color="auto"/>
      </w:divBdr>
      <w:divsChild>
        <w:div w:id="862403718">
          <w:marLeft w:val="0"/>
          <w:marRight w:val="0"/>
          <w:marTop w:val="0"/>
          <w:marBottom w:val="0"/>
          <w:divBdr>
            <w:top w:val="none" w:sz="0" w:space="0" w:color="auto"/>
            <w:left w:val="none" w:sz="0" w:space="0" w:color="auto"/>
            <w:bottom w:val="none" w:sz="0" w:space="0" w:color="auto"/>
            <w:right w:val="none" w:sz="0" w:space="0" w:color="auto"/>
          </w:divBdr>
          <w:divsChild>
            <w:div w:id="6834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5526">
      <w:bodyDiv w:val="1"/>
      <w:marLeft w:val="0"/>
      <w:marRight w:val="0"/>
      <w:marTop w:val="0"/>
      <w:marBottom w:val="0"/>
      <w:divBdr>
        <w:top w:val="none" w:sz="0" w:space="0" w:color="auto"/>
        <w:left w:val="none" w:sz="0" w:space="0" w:color="auto"/>
        <w:bottom w:val="none" w:sz="0" w:space="0" w:color="auto"/>
        <w:right w:val="none" w:sz="0" w:space="0" w:color="auto"/>
      </w:divBdr>
    </w:div>
    <w:div w:id="1981420389">
      <w:bodyDiv w:val="1"/>
      <w:marLeft w:val="0"/>
      <w:marRight w:val="0"/>
      <w:marTop w:val="0"/>
      <w:marBottom w:val="0"/>
      <w:divBdr>
        <w:top w:val="none" w:sz="0" w:space="0" w:color="auto"/>
        <w:left w:val="none" w:sz="0" w:space="0" w:color="auto"/>
        <w:bottom w:val="none" w:sz="0" w:space="0" w:color="auto"/>
        <w:right w:val="none" w:sz="0" w:space="0" w:color="auto"/>
      </w:divBdr>
      <w:divsChild>
        <w:div w:id="1301183983">
          <w:marLeft w:val="0"/>
          <w:marRight w:val="0"/>
          <w:marTop w:val="0"/>
          <w:marBottom w:val="0"/>
          <w:divBdr>
            <w:top w:val="none" w:sz="0" w:space="0" w:color="auto"/>
            <w:left w:val="none" w:sz="0" w:space="0" w:color="auto"/>
            <w:bottom w:val="none" w:sz="0" w:space="0" w:color="auto"/>
            <w:right w:val="none" w:sz="0" w:space="0" w:color="auto"/>
          </w:divBdr>
          <w:divsChild>
            <w:div w:id="7271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3503">
      <w:bodyDiv w:val="1"/>
      <w:marLeft w:val="0"/>
      <w:marRight w:val="0"/>
      <w:marTop w:val="0"/>
      <w:marBottom w:val="0"/>
      <w:divBdr>
        <w:top w:val="none" w:sz="0" w:space="0" w:color="auto"/>
        <w:left w:val="none" w:sz="0" w:space="0" w:color="auto"/>
        <w:bottom w:val="none" w:sz="0" w:space="0" w:color="auto"/>
        <w:right w:val="none" w:sz="0" w:space="0" w:color="auto"/>
      </w:divBdr>
    </w:div>
    <w:div w:id="2000037716">
      <w:bodyDiv w:val="1"/>
      <w:marLeft w:val="0"/>
      <w:marRight w:val="0"/>
      <w:marTop w:val="0"/>
      <w:marBottom w:val="0"/>
      <w:divBdr>
        <w:top w:val="none" w:sz="0" w:space="0" w:color="auto"/>
        <w:left w:val="none" w:sz="0" w:space="0" w:color="auto"/>
        <w:bottom w:val="none" w:sz="0" w:space="0" w:color="auto"/>
        <w:right w:val="none" w:sz="0" w:space="0" w:color="auto"/>
      </w:divBdr>
    </w:div>
    <w:div w:id="2001618849">
      <w:bodyDiv w:val="1"/>
      <w:marLeft w:val="0"/>
      <w:marRight w:val="0"/>
      <w:marTop w:val="0"/>
      <w:marBottom w:val="0"/>
      <w:divBdr>
        <w:top w:val="none" w:sz="0" w:space="0" w:color="auto"/>
        <w:left w:val="none" w:sz="0" w:space="0" w:color="auto"/>
        <w:bottom w:val="none" w:sz="0" w:space="0" w:color="auto"/>
        <w:right w:val="none" w:sz="0" w:space="0" w:color="auto"/>
      </w:divBdr>
      <w:divsChild>
        <w:div w:id="1108962448">
          <w:marLeft w:val="0"/>
          <w:marRight w:val="0"/>
          <w:marTop w:val="0"/>
          <w:marBottom w:val="0"/>
          <w:divBdr>
            <w:top w:val="none" w:sz="0" w:space="0" w:color="auto"/>
            <w:left w:val="none" w:sz="0" w:space="0" w:color="auto"/>
            <w:bottom w:val="none" w:sz="0" w:space="0" w:color="auto"/>
            <w:right w:val="none" w:sz="0" w:space="0" w:color="auto"/>
          </w:divBdr>
          <w:divsChild>
            <w:div w:id="5242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5529">
      <w:bodyDiv w:val="1"/>
      <w:marLeft w:val="0"/>
      <w:marRight w:val="0"/>
      <w:marTop w:val="0"/>
      <w:marBottom w:val="0"/>
      <w:divBdr>
        <w:top w:val="none" w:sz="0" w:space="0" w:color="auto"/>
        <w:left w:val="none" w:sz="0" w:space="0" w:color="auto"/>
        <w:bottom w:val="none" w:sz="0" w:space="0" w:color="auto"/>
        <w:right w:val="none" w:sz="0" w:space="0" w:color="auto"/>
      </w:divBdr>
    </w:div>
    <w:div w:id="2012638271">
      <w:bodyDiv w:val="1"/>
      <w:marLeft w:val="0"/>
      <w:marRight w:val="0"/>
      <w:marTop w:val="0"/>
      <w:marBottom w:val="0"/>
      <w:divBdr>
        <w:top w:val="none" w:sz="0" w:space="0" w:color="auto"/>
        <w:left w:val="none" w:sz="0" w:space="0" w:color="auto"/>
        <w:bottom w:val="none" w:sz="0" w:space="0" w:color="auto"/>
        <w:right w:val="none" w:sz="0" w:space="0" w:color="auto"/>
      </w:divBdr>
    </w:div>
    <w:div w:id="2016615816">
      <w:bodyDiv w:val="1"/>
      <w:marLeft w:val="0"/>
      <w:marRight w:val="0"/>
      <w:marTop w:val="0"/>
      <w:marBottom w:val="0"/>
      <w:divBdr>
        <w:top w:val="none" w:sz="0" w:space="0" w:color="auto"/>
        <w:left w:val="none" w:sz="0" w:space="0" w:color="auto"/>
        <w:bottom w:val="none" w:sz="0" w:space="0" w:color="auto"/>
        <w:right w:val="none" w:sz="0" w:space="0" w:color="auto"/>
      </w:divBdr>
    </w:div>
    <w:div w:id="2022202360">
      <w:bodyDiv w:val="1"/>
      <w:marLeft w:val="0"/>
      <w:marRight w:val="0"/>
      <w:marTop w:val="0"/>
      <w:marBottom w:val="0"/>
      <w:divBdr>
        <w:top w:val="none" w:sz="0" w:space="0" w:color="auto"/>
        <w:left w:val="none" w:sz="0" w:space="0" w:color="auto"/>
        <w:bottom w:val="none" w:sz="0" w:space="0" w:color="auto"/>
        <w:right w:val="none" w:sz="0" w:space="0" w:color="auto"/>
      </w:divBdr>
      <w:divsChild>
        <w:div w:id="19361653">
          <w:marLeft w:val="0"/>
          <w:marRight w:val="0"/>
          <w:marTop w:val="0"/>
          <w:marBottom w:val="0"/>
          <w:divBdr>
            <w:top w:val="none" w:sz="0" w:space="0" w:color="auto"/>
            <w:left w:val="none" w:sz="0" w:space="0" w:color="auto"/>
            <w:bottom w:val="none" w:sz="0" w:space="0" w:color="auto"/>
            <w:right w:val="none" w:sz="0" w:space="0" w:color="auto"/>
          </w:divBdr>
          <w:divsChild>
            <w:div w:id="16889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6157">
      <w:bodyDiv w:val="1"/>
      <w:marLeft w:val="0"/>
      <w:marRight w:val="0"/>
      <w:marTop w:val="0"/>
      <w:marBottom w:val="0"/>
      <w:divBdr>
        <w:top w:val="none" w:sz="0" w:space="0" w:color="auto"/>
        <w:left w:val="none" w:sz="0" w:space="0" w:color="auto"/>
        <w:bottom w:val="none" w:sz="0" w:space="0" w:color="auto"/>
        <w:right w:val="none" w:sz="0" w:space="0" w:color="auto"/>
      </w:divBdr>
    </w:div>
    <w:div w:id="2040618341">
      <w:bodyDiv w:val="1"/>
      <w:marLeft w:val="0"/>
      <w:marRight w:val="0"/>
      <w:marTop w:val="0"/>
      <w:marBottom w:val="0"/>
      <w:divBdr>
        <w:top w:val="none" w:sz="0" w:space="0" w:color="auto"/>
        <w:left w:val="none" w:sz="0" w:space="0" w:color="auto"/>
        <w:bottom w:val="none" w:sz="0" w:space="0" w:color="auto"/>
        <w:right w:val="none" w:sz="0" w:space="0" w:color="auto"/>
      </w:divBdr>
      <w:divsChild>
        <w:div w:id="1824661836">
          <w:marLeft w:val="0"/>
          <w:marRight w:val="0"/>
          <w:marTop w:val="0"/>
          <w:marBottom w:val="0"/>
          <w:divBdr>
            <w:top w:val="none" w:sz="0" w:space="0" w:color="auto"/>
            <w:left w:val="none" w:sz="0" w:space="0" w:color="auto"/>
            <w:bottom w:val="none" w:sz="0" w:space="0" w:color="auto"/>
            <w:right w:val="none" w:sz="0" w:space="0" w:color="auto"/>
          </w:divBdr>
          <w:divsChild>
            <w:div w:id="979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6376">
      <w:bodyDiv w:val="1"/>
      <w:marLeft w:val="0"/>
      <w:marRight w:val="0"/>
      <w:marTop w:val="0"/>
      <w:marBottom w:val="0"/>
      <w:divBdr>
        <w:top w:val="none" w:sz="0" w:space="0" w:color="auto"/>
        <w:left w:val="none" w:sz="0" w:space="0" w:color="auto"/>
        <w:bottom w:val="none" w:sz="0" w:space="0" w:color="auto"/>
        <w:right w:val="none" w:sz="0" w:space="0" w:color="auto"/>
      </w:divBdr>
      <w:divsChild>
        <w:div w:id="159934961">
          <w:marLeft w:val="0"/>
          <w:marRight w:val="0"/>
          <w:marTop w:val="0"/>
          <w:marBottom w:val="0"/>
          <w:divBdr>
            <w:top w:val="none" w:sz="0" w:space="0" w:color="auto"/>
            <w:left w:val="none" w:sz="0" w:space="0" w:color="auto"/>
            <w:bottom w:val="none" w:sz="0" w:space="0" w:color="auto"/>
            <w:right w:val="none" w:sz="0" w:space="0" w:color="auto"/>
          </w:divBdr>
          <w:divsChild>
            <w:div w:id="13579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5963">
      <w:bodyDiv w:val="1"/>
      <w:marLeft w:val="0"/>
      <w:marRight w:val="0"/>
      <w:marTop w:val="0"/>
      <w:marBottom w:val="0"/>
      <w:divBdr>
        <w:top w:val="none" w:sz="0" w:space="0" w:color="auto"/>
        <w:left w:val="none" w:sz="0" w:space="0" w:color="auto"/>
        <w:bottom w:val="none" w:sz="0" w:space="0" w:color="auto"/>
        <w:right w:val="none" w:sz="0" w:space="0" w:color="auto"/>
      </w:divBdr>
    </w:div>
    <w:div w:id="2050641512">
      <w:bodyDiv w:val="1"/>
      <w:marLeft w:val="0"/>
      <w:marRight w:val="0"/>
      <w:marTop w:val="0"/>
      <w:marBottom w:val="0"/>
      <w:divBdr>
        <w:top w:val="none" w:sz="0" w:space="0" w:color="auto"/>
        <w:left w:val="none" w:sz="0" w:space="0" w:color="auto"/>
        <w:bottom w:val="none" w:sz="0" w:space="0" w:color="auto"/>
        <w:right w:val="none" w:sz="0" w:space="0" w:color="auto"/>
      </w:divBdr>
    </w:div>
    <w:div w:id="2050643836">
      <w:bodyDiv w:val="1"/>
      <w:marLeft w:val="0"/>
      <w:marRight w:val="0"/>
      <w:marTop w:val="0"/>
      <w:marBottom w:val="0"/>
      <w:divBdr>
        <w:top w:val="none" w:sz="0" w:space="0" w:color="auto"/>
        <w:left w:val="none" w:sz="0" w:space="0" w:color="auto"/>
        <w:bottom w:val="none" w:sz="0" w:space="0" w:color="auto"/>
        <w:right w:val="none" w:sz="0" w:space="0" w:color="auto"/>
      </w:divBdr>
      <w:divsChild>
        <w:div w:id="2085489384">
          <w:marLeft w:val="0"/>
          <w:marRight w:val="0"/>
          <w:marTop w:val="0"/>
          <w:marBottom w:val="0"/>
          <w:divBdr>
            <w:top w:val="none" w:sz="0" w:space="0" w:color="auto"/>
            <w:left w:val="none" w:sz="0" w:space="0" w:color="auto"/>
            <w:bottom w:val="none" w:sz="0" w:space="0" w:color="auto"/>
            <w:right w:val="none" w:sz="0" w:space="0" w:color="auto"/>
          </w:divBdr>
          <w:divsChild>
            <w:div w:id="6277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6488">
      <w:bodyDiv w:val="1"/>
      <w:marLeft w:val="0"/>
      <w:marRight w:val="0"/>
      <w:marTop w:val="0"/>
      <w:marBottom w:val="0"/>
      <w:divBdr>
        <w:top w:val="none" w:sz="0" w:space="0" w:color="auto"/>
        <w:left w:val="none" w:sz="0" w:space="0" w:color="auto"/>
        <w:bottom w:val="none" w:sz="0" w:space="0" w:color="auto"/>
        <w:right w:val="none" w:sz="0" w:space="0" w:color="auto"/>
      </w:divBdr>
    </w:div>
    <w:div w:id="2060591515">
      <w:bodyDiv w:val="1"/>
      <w:marLeft w:val="0"/>
      <w:marRight w:val="0"/>
      <w:marTop w:val="0"/>
      <w:marBottom w:val="0"/>
      <w:divBdr>
        <w:top w:val="none" w:sz="0" w:space="0" w:color="auto"/>
        <w:left w:val="none" w:sz="0" w:space="0" w:color="auto"/>
        <w:bottom w:val="none" w:sz="0" w:space="0" w:color="auto"/>
        <w:right w:val="none" w:sz="0" w:space="0" w:color="auto"/>
      </w:divBdr>
    </w:div>
    <w:div w:id="2064399503">
      <w:bodyDiv w:val="1"/>
      <w:marLeft w:val="0"/>
      <w:marRight w:val="0"/>
      <w:marTop w:val="0"/>
      <w:marBottom w:val="0"/>
      <w:divBdr>
        <w:top w:val="none" w:sz="0" w:space="0" w:color="auto"/>
        <w:left w:val="none" w:sz="0" w:space="0" w:color="auto"/>
        <w:bottom w:val="none" w:sz="0" w:space="0" w:color="auto"/>
        <w:right w:val="none" w:sz="0" w:space="0" w:color="auto"/>
      </w:divBdr>
      <w:divsChild>
        <w:div w:id="1615286404">
          <w:marLeft w:val="0"/>
          <w:marRight w:val="0"/>
          <w:marTop w:val="0"/>
          <w:marBottom w:val="0"/>
          <w:divBdr>
            <w:top w:val="none" w:sz="0" w:space="0" w:color="auto"/>
            <w:left w:val="none" w:sz="0" w:space="0" w:color="auto"/>
            <w:bottom w:val="none" w:sz="0" w:space="0" w:color="auto"/>
            <w:right w:val="none" w:sz="0" w:space="0" w:color="auto"/>
          </w:divBdr>
          <w:divsChild>
            <w:div w:id="21009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6259">
      <w:bodyDiv w:val="1"/>
      <w:marLeft w:val="0"/>
      <w:marRight w:val="0"/>
      <w:marTop w:val="0"/>
      <w:marBottom w:val="0"/>
      <w:divBdr>
        <w:top w:val="none" w:sz="0" w:space="0" w:color="auto"/>
        <w:left w:val="none" w:sz="0" w:space="0" w:color="auto"/>
        <w:bottom w:val="none" w:sz="0" w:space="0" w:color="auto"/>
        <w:right w:val="none" w:sz="0" w:space="0" w:color="auto"/>
      </w:divBdr>
    </w:div>
    <w:div w:id="208333047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22">
          <w:marLeft w:val="0"/>
          <w:marRight w:val="0"/>
          <w:marTop w:val="0"/>
          <w:marBottom w:val="0"/>
          <w:divBdr>
            <w:top w:val="none" w:sz="0" w:space="0" w:color="auto"/>
            <w:left w:val="none" w:sz="0" w:space="0" w:color="auto"/>
            <w:bottom w:val="none" w:sz="0" w:space="0" w:color="auto"/>
            <w:right w:val="none" w:sz="0" w:space="0" w:color="auto"/>
          </w:divBdr>
          <w:divsChild>
            <w:div w:id="17862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7171">
      <w:bodyDiv w:val="1"/>
      <w:marLeft w:val="0"/>
      <w:marRight w:val="0"/>
      <w:marTop w:val="0"/>
      <w:marBottom w:val="0"/>
      <w:divBdr>
        <w:top w:val="none" w:sz="0" w:space="0" w:color="auto"/>
        <w:left w:val="none" w:sz="0" w:space="0" w:color="auto"/>
        <w:bottom w:val="none" w:sz="0" w:space="0" w:color="auto"/>
        <w:right w:val="none" w:sz="0" w:space="0" w:color="auto"/>
      </w:divBdr>
      <w:divsChild>
        <w:div w:id="1025598074">
          <w:marLeft w:val="0"/>
          <w:marRight w:val="0"/>
          <w:marTop w:val="0"/>
          <w:marBottom w:val="0"/>
          <w:divBdr>
            <w:top w:val="none" w:sz="0" w:space="0" w:color="auto"/>
            <w:left w:val="none" w:sz="0" w:space="0" w:color="auto"/>
            <w:bottom w:val="none" w:sz="0" w:space="0" w:color="auto"/>
            <w:right w:val="none" w:sz="0" w:space="0" w:color="auto"/>
          </w:divBdr>
          <w:divsChild>
            <w:div w:id="7904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70342">
      <w:bodyDiv w:val="1"/>
      <w:marLeft w:val="0"/>
      <w:marRight w:val="0"/>
      <w:marTop w:val="0"/>
      <w:marBottom w:val="0"/>
      <w:divBdr>
        <w:top w:val="none" w:sz="0" w:space="0" w:color="auto"/>
        <w:left w:val="none" w:sz="0" w:space="0" w:color="auto"/>
        <w:bottom w:val="none" w:sz="0" w:space="0" w:color="auto"/>
        <w:right w:val="none" w:sz="0" w:space="0" w:color="auto"/>
      </w:divBdr>
    </w:div>
    <w:div w:id="2102749515">
      <w:bodyDiv w:val="1"/>
      <w:marLeft w:val="0"/>
      <w:marRight w:val="0"/>
      <w:marTop w:val="0"/>
      <w:marBottom w:val="0"/>
      <w:divBdr>
        <w:top w:val="none" w:sz="0" w:space="0" w:color="auto"/>
        <w:left w:val="none" w:sz="0" w:space="0" w:color="auto"/>
        <w:bottom w:val="none" w:sz="0" w:space="0" w:color="auto"/>
        <w:right w:val="none" w:sz="0" w:space="0" w:color="auto"/>
      </w:divBdr>
      <w:divsChild>
        <w:div w:id="1559825258">
          <w:marLeft w:val="0"/>
          <w:marRight w:val="0"/>
          <w:marTop w:val="0"/>
          <w:marBottom w:val="0"/>
          <w:divBdr>
            <w:top w:val="none" w:sz="0" w:space="0" w:color="auto"/>
            <w:left w:val="none" w:sz="0" w:space="0" w:color="auto"/>
            <w:bottom w:val="none" w:sz="0" w:space="0" w:color="auto"/>
            <w:right w:val="none" w:sz="0" w:space="0" w:color="auto"/>
          </w:divBdr>
          <w:divsChild>
            <w:div w:id="1098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39042">
      <w:bodyDiv w:val="1"/>
      <w:marLeft w:val="0"/>
      <w:marRight w:val="0"/>
      <w:marTop w:val="0"/>
      <w:marBottom w:val="0"/>
      <w:divBdr>
        <w:top w:val="none" w:sz="0" w:space="0" w:color="auto"/>
        <w:left w:val="none" w:sz="0" w:space="0" w:color="auto"/>
        <w:bottom w:val="none" w:sz="0" w:space="0" w:color="auto"/>
        <w:right w:val="none" w:sz="0" w:space="0" w:color="auto"/>
      </w:divBdr>
      <w:divsChild>
        <w:div w:id="1170220248">
          <w:marLeft w:val="0"/>
          <w:marRight w:val="0"/>
          <w:marTop w:val="0"/>
          <w:marBottom w:val="0"/>
          <w:divBdr>
            <w:top w:val="none" w:sz="0" w:space="0" w:color="auto"/>
            <w:left w:val="none" w:sz="0" w:space="0" w:color="auto"/>
            <w:bottom w:val="none" w:sz="0" w:space="0" w:color="auto"/>
            <w:right w:val="none" w:sz="0" w:space="0" w:color="auto"/>
          </w:divBdr>
          <w:divsChild>
            <w:div w:id="7266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99687">
      <w:bodyDiv w:val="1"/>
      <w:marLeft w:val="0"/>
      <w:marRight w:val="0"/>
      <w:marTop w:val="0"/>
      <w:marBottom w:val="0"/>
      <w:divBdr>
        <w:top w:val="none" w:sz="0" w:space="0" w:color="auto"/>
        <w:left w:val="none" w:sz="0" w:space="0" w:color="auto"/>
        <w:bottom w:val="none" w:sz="0" w:space="0" w:color="auto"/>
        <w:right w:val="none" w:sz="0" w:space="0" w:color="auto"/>
      </w:divBdr>
      <w:divsChild>
        <w:div w:id="456490359">
          <w:marLeft w:val="0"/>
          <w:marRight w:val="0"/>
          <w:marTop w:val="0"/>
          <w:marBottom w:val="0"/>
          <w:divBdr>
            <w:top w:val="none" w:sz="0" w:space="0" w:color="auto"/>
            <w:left w:val="none" w:sz="0" w:space="0" w:color="auto"/>
            <w:bottom w:val="none" w:sz="0" w:space="0" w:color="auto"/>
            <w:right w:val="none" w:sz="0" w:space="0" w:color="auto"/>
          </w:divBdr>
          <w:divsChild>
            <w:div w:id="3642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6133">
      <w:bodyDiv w:val="1"/>
      <w:marLeft w:val="0"/>
      <w:marRight w:val="0"/>
      <w:marTop w:val="0"/>
      <w:marBottom w:val="0"/>
      <w:divBdr>
        <w:top w:val="none" w:sz="0" w:space="0" w:color="auto"/>
        <w:left w:val="none" w:sz="0" w:space="0" w:color="auto"/>
        <w:bottom w:val="none" w:sz="0" w:space="0" w:color="auto"/>
        <w:right w:val="none" w:sz="0" w:space="0" w:color="auto"/>
      </w:divBdr>
      <w:divsChild>
        <w:div w:id="1731609494">
          <w:marLeft w:val="0"/>
          <w:marRight w:val="0"/>
          <w:marTop w:val="0"/>
          <w:marBottom w:val="0"/>
          <w:divBdr>
            <w:top w:val="none" w:sz="0" w:space="0" w:color="auto"/>
            <w:left w:val="none" w:sz="0" w:space="0" w:color="auto"/>
            <w:bottom w:val="none" w:sz="0" w:space="0" w:color="auto"/>
            <w:right w:val="none" w:sz="0" w:space="0" w:color="auto"/>
          </w:divBdr>
          <w:divsChild>
            <w:div w:id="13536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7961">
      <w:bodyDiv w:val="1"/>
      <w:marLeft w:val="0"/>
      <w:marRight w:val="0"/>
      <w:marTop w:val="0"/>
      <w:marBottom w:val="0"/>
      <w:divBdr>
        <w:top w:val="none" w:sz="0" w:space="0" w:color="auto"/>
        <w:left w:val="none" w:sz="0" w:space="0" w:color="auto"/>
        <w:bottom w:val="none" w:sz="0" w:space="0" w:color="auto"/>
        <w:right w:val="none" w:sz="0" w:space="0" w:color="auto"/>
      </w:divBdr>
      <w:divsChild>
        <w:div w:id="913660711">
          <w:marLeft w:val="0"/>
          <w:marRight w:val="0"/>
          <w:marTop w:val="0"/>
          <w:marBottom w:val="0"/>
          <w:divBdr>
            <w:top w:val="none" w:sz="0" w:space="0" w:color="auto"/>
            <w:left w:val="none" w:sz="0" w:space="0" w:color="auto"/>
            <w:bottom w:val="none" w:sz="0" w:space="0" w:color="auto"/>
            <w:right w:val="none" w:sz="0" w:space="0" w:color="auto"/>
          </w:divBdr>
          <w:divsChild>
            <w:div w:id="16756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5999">
      <w:bodyDiv w:val="1"/>
      <w:marLeft w:val="0"/>
      <w:marRight w:val="0"/>
      <w:marTop w:val="0"/>
      <w:marBottom w:val="0"/>
      <w:divBdr>
        <w:top w:val="none" w:sz="0" w:space="0" w:color="auto"/>
        <w:left w:val="none" w:sz="0" w:space="0" w:color="auto"/>
        <w:bottom w:val="none" w:sz="0" w:space="0" w:color="auto"/>
        <w:right w:val="none" w:sz="0" w:space="0" w:color="auto"/>
      </w:divBdr>
    </w:div>
    <w:div w:id="2132355487">
      <w:bodyDiv w:val="1"/>
      <w:marLeft w:val="0"/>
      <w:marRight w:val="0"/>
      <w:marTop w:val="0"/>
      <w:marBottom w:val="0"/>
      <w:divBdr>
        <w:top w:val="none" w:sz="0" w:space="0" w:color="auto"/>
        <w:left w:val="none" w:sz="0" w:space="0" w:color="auto"/>
        <w:bottom w:val="none" w:sz="0" w:space="0" w:color="auto"/>
        <w:right w:val="none" w:sz="0" w:space="0" w:color="auto"/>
      </w:divBdr>
    </w:div>
    <w:div w:id="2141070534">
      <w:bodyDiv w:val="1"/>
      <w:marLeft w:val="0"/>
      <w:marRight w:val="0"/>
      <w:marTop w:val="0"/>
      <w:marBottom w:val="0"/>
      <w:divBdr>
        <w:top w:val="none" w:sz="0" w:space="0" w:color="auto"/>
        <w:left w:val="none" w:sz="0" w:space="0" w:color="auto"/>
        <w:bottom w:val="none" w:sz="0" w:space="0" w:color="auto"/>
        <w:right w:val="none" w:sz="0" w:space="0" w:color="auto"/>
      </w:divBdr>
    </w:div>
    <w:div w:id="2141455759">
      <w:bodyDiv w:val="1"/>
      <w:marLeft w:val="0"/>
      <w:marRight w:val="0"/>
      <w:marTop w:val="0"/>
      <w:marBottom w:val="0"/>
      <w:divBdr>
        <w:top w:val="none" w:sz="0" w:space="0" w:color="auto"/>
        <w:left w:val="none" w:sz="0" w:space="0" w:color="auto"/>
        <w:bottom w:val="none" w:sz="0" w:space="0" w:color="auto"/>
        <w:right w:val="none" w:sz="0" w:space="0" w:color="auto"/>
      </w:divBdr>
      <w:divsChild>
        <w:div w:id="362634880">
          <w:marLeft w:val="0"/>
          <w:marRight w:val="0"/>
          <w:marTop w:val="0"/>
          <w:marBottom w:val="0"/>
          <w:divBdr>
            <w:top w:val="none" w:sz="0" w:space="0" w:color="auto"/>
            <w:left w:val="none" w:sz="0" w:space="0" w:color="auto"/>
            <w:bottom w:val="none" w:sz="0" w:space="0" w:color="auto"/>
            <w:right w:val="none" w:sz="0" w:space="0" w:color="auto"/>
          </w:divBdr>
          <w:divsChild>
            <w:div w:id="1261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755">
      <w:bodyDiv w:val="1"/>
      <w:marLeft w:val="0"/>
      <w:marRight w:val="0"/>
      <w:marTop w:val="0"/>
      <w:marBottom w:val="0"/>
      <w:divBdr>
        <w:top w:val="none" w:sz="0" w:space="0" w:color="auto"/>
        <w:left w:val="none" w:sz="0" w:space="0" w:color="auto"/>
        <w:bottom w:val="none" w:sz="0" w:space="0" w:color="auto"/>
        <w:right w:val="none" w:sz="0" w:space="0" w:color="auto"/>
      </w:divBdr>
      <w:divsChild>
        <w:div w:id="859706840">
          <w:marLeft w:val="0"/>
          <w:marRight w:val="0"/>
          <w:marTop w:val="0"/>
          <w:marBottom w:val="0"/>
          <w:divBdr>
            <w:top w:val="none" w:sz="0" w:space="0" w:color="auto"/>
            <w:left w:val="none" w:sz="0" w:space="0" w:color="auto"/>
            <w:bottom w:val="none" w:sz="0" w:space="0" w:color="auto"/>
            <w:right w:val="none" w:sz="0" w:space="0" w:color="auto"/>
          </w:divBdr>
          <w:divsChild>
            <w:div w:id="12936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footer" Target="footer2.xml"/><Relationship Id="rId68"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0.png"/><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image" Target="media/image13.svg"/><Relationship Id="rId37" Type="http://schemas.openxmlformats.org/officeDocument/2006/relationships/image" Target="media/image18.emf"/><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glossaryDocument" Target="glossary/document.xml"/><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image" Target="media/image4.png"/><Relationship Id="rId14" Type="http://schemas.openxmlformats.org/officeDocument/2006/relationships/hyperlink" Target="mailto:ssh://gitolite@codex.cro.st.com/ip-development/i2c_spi_slave.git" TargetMode="External"/><Relationship Id="rId22" Type="http://schemas.openxmlformats.org/officeDocument/2006/relationships/comments" Target="comments.xml"/><Relationship Id="rId27" Type="http://schemas.openxmlformats.org/officeDocument/2006/relationships/image" Target="media/image8.png"/><Relationship Id="rId30" Type="http://schemas.openxmlformats.org/officeDocument/2006/relationships/image" Target="media/image11.emf"/><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developer.arm.com/documentation/ihi0033/latest/" TargetMode="External"/><Relationship Id="rId17" Type="http://schemas.openxmlformats.org/officeDocument/2006/relationships/image" Target="media/image2.png"/><Relationship Id="rId25" Type="http://schemas.microsoft.com/office/2018/08/relationships/commentsExtensible" Target="commentsExtensible.xml"/><Relationship Id="rId33" Type="http://schemas.openxmlformats.org/officeDocument/2006/relationships/image" Target="media/image14.png"/><Relationship Id="rId38" Type="http://schemas.openxmlformats.org/officeDocument/2006/relationships/image" Target="media/image19.emf"/><Relationship Id="rId46" Type="http://schemas.openxmlformats.org/officeDocument/2006/relationships/image" Target="media/image27.svg"/><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ssh://gitolite@codex.cro.st.com/ip-development/senshub_mst_i2c.git" TargetMode="External"/><Relationship Id="rId23" Type="http://schemas.microsoft.com/office/2011/relationships/commentsExtended" Target="commentsExtended.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eader" Target="head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mailto:ssh://gitolite@codex.cro.st.com/ip-development/ADSP.git" TargetMode="External"/><Relationship Id="rId18" Type="http://schemas.openxmlformats.org/officeDocument/2006/relationships/image" Target="media/image3.png"/><Relationship Id="rId39"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42.svg"/><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2" Type="http://schemas.openxmlformats.org/officeDocument/2006/relationships/image" Target="media/image44.svg"/><Relationship Id="rId1" Type="http://schemas.openxmlformats.org/officeDocument/2006/relationships/image" Target="media/image43.png"/></Relationships>
</file>

<file path=word/documenttasks/documenttasks1.xml><?xml version="1.0" encoding="utf-8"?>
<t:Tasks xmlns:t="http://schemas.microsoft.com/office/tasks/2019/documenttasks" xmlns:oel="http://schemas.microsoft.com/office/2019/extlst">
  <t:Task id="{B176488F-6EC3-4ACC-ABBB-AAE81869EE46}">
    <t:Anchor>
      <t:Comment id="499968067"/>
    </t:Anchor>
    <t:History>
      <t:Event id="{4FDB8066-49F5-442F-9E82-7C38BE77F437}" time="2025-05-15T13:26:17.889Z">
        <t:Attribution userId="S::alessandrolucio.iannuzzi@st.com::24b2adfb-4c2d-4665-a349-7de32daa886f" userProvider="AD" userName="Alessandro Lucio IANNUZZI"/>
        <t:Anchor>
          <t:Comment id="499968067"/>
        </t:Anchor>
        <t:Create/>
      </t:Event>
      <t:Event id="{F6339CE1-71F5-4207-B137-B97F0A6A3FEC}" time="2025-05-15T13:26:17.889Z">
        <t:Attribution userId="S::alessandrolucio.iannuzzi@st.com::24b2adfb-4c2d-4665-a349-7de32daa886f" userProvider="AD" userName="Alessandro Lucio IANNUZZI"/>
        <t:Anchor>
          <t:Comment id="499968067"/>
        </t:Anchor>
        <t:Assign userId="S::aldo.torino@st.com::b3604ee6-9b95-4907-8228-1a3a0323774d" userProvider="AD" userName="Aldo TORINO"/>
      </t:Event>
      <t:Event id="{BD4DAAD9-8536-4ADB-AD19-0A32204A5CB0}" time="2025-05-15T13:26:17.889Z">
        <t:Attribution userId="S::alessandrolucio.iannuzzi@st.com::24b2adfb-4c2d-4665-a349-7de32daa886f" userProvider="AD" userName="Alessandro Lucio IANNUZZI"/>
        <t:Anchor>
          <t:Comment id="499968067"/>
        </t:Anchor>
        <t:SetTitle title="@Aldo TORINO @Marco LEO is it possible for you, after this description, to write a sequence in Requirements format ? In order to drive and hep the verification phase on it ?"/>
      </t:Event>
    </t:History>
  </t:Task>
  <t:Task id="{12D5881D-46A7-44E4-9925-DFD35F642764}">
    <t:Anchor>
      <t:Comment id="726768695"/>
    </t:Anchor>
    <t:History>
      <t:Event id="{1DA5B876-08E7-4E2A-B1C7-DB851B905F7A}" time="2025-05-15T13:26:49.526Z">
        <t:Attribution userId="S::alessandrolucio.iannuzzi@st.com::24b2adfb-4c2d-4665-a349-7de32daa886f" userProvider="AD" userName="Alessandro Lucio IANNUZZI"/>
        <t:Anchor>
          <t:Comment id="726768695"/>
        </t:Anchor>
        <t:Create/>
      </t:Event>
      <t:Event id="{EE80F9AD-858A-4F55-8897-8721150B58A4}" time="2025-05-15T13:26:49.526Z">
        <t:Attribution userId="S::alessandrolucio.iannuzzi@st.com::24b2adfb-4c2d-4665-a349-7de32daa886f" userProvider="AD" userName="Alessandro Lucio IANNUZZI"/>
        <t:Anchor>
          <t:Comment id="726768695"/>
        </t:Anchor>
        <t:Assign userId="S::aldo.torino@st.com::b3604ee6-9b95-4907-8228-1a3a0323774d" userProvider="AD" userName="Aldo TORINO"/>
      </t:Event>
      <t:Event id="{AD4A1756-3CDB-4A42-828D-0A29917430FC}" time="2025-05-15T13:26:49.526Z">
        <t:Attribution userId="S::alessandrolucio.iannuzzi@st.com::24b2adfb-4c2d-4665-a349-7de32daa886f" userProvider="AD" userName="Alessandro Lucio IANNUZZI"/>
        <t:Anchor>
          <t:Comment id="726768695"/>
        </t:Anchor>
        <t:SetTitle title="@Aldo TORINO @Marco LEO is it possible for you, after this description, to write a sequence in Requirements format ? In order to drive and hep the verification phase on it ?"/>
      </t:Event>
    </t:History>
  </t:Task>
  <t:Task id="{616DAA46-BB25-437A-BCD8-AF5C07492FA0}">
    <t:Anchor>
      <t:Comment id="160280194"/>
    </t:Anchor>
    <t:History>
      <t:Event id="{248B3BE4-7584-48E3-8CAE-A2CE876287EC}" time="2025-05-15T08:47:52.811Z">
        <t:Attribution userId="S::alessandrolucio.iannuzzi@st.com::24b2adfb-4c2d-4665-a349-7de32daa886f" userProvider="AD" userName="Alessandro Lucio IANNUZZI"/>
        <t:Anchor>
          <t:Comment id="160280194"/>
        </t:Anchor>
        <t:Create/>
      </t:Event>
      <t:Event id="{B24FAFC2-4E66-4CE0-A76E-6F9B640D8193}" time="2025-05-15T08:47:52.811Z">
        <t:Attribution userId="S::alessandrolucio.iannuzzi@st.com::24b2adfb-4c2d-4665-a349-7de32daa886f" userProvider="AD" userName="Alessandro Lucio IANNUZZI"/>
        <t:Anchor>
          <t:Comment id="160280194"/>
        </t:Anchor>
        <t:Assign userId="S::marco.leo@st.com::f57dd34d-7b85-44d6-8171-ae1eee580325" userProvider="AD" userName="Marco LEO"/>
      </t:Event>
      <t:Event id="{39B55ED0-C286-40E3-AB5F-AD8FDF01951B}" time="2025-05-15T08:47:52.811Z">
        <t:Attribution userId="S::alessandrolucio.iannuzzi@st.com::24b2adfb-4c2d-4665-a349-7de32daa886f" userProvider="AD" userName="Alessandro Lucio IANNUZZI"/>
        <t:Anchor>
          <t:Comment id="160280194"/>
        </t:Anchor>
        <t:SetTitle title="@Marco LEO is it possible to add a description for each signal ? In this way it is not understandable"/>
      </t:Event>
      <t:Event id="{85049E02-9CC1-489E-A4A6-8AE0EF5888A5}" time="2025-05-16T13:44:32.553Z">
        <t:Attribution userId="S::marco.leo@st.com::f57dd34d-7b85-44d6-8171-ae1eee580325" userProvider="AD" userName="Marco LEO"/>
        <t:Progress percentComplete="100"/>
      </t:Event>
      <t:Event id="{8977280B-D4BC-4959-9B35-4036255F4838}" time="2025-05-16T13:44:39.043Z">
        <t:Attribution userId="S::marco.leo@st.com::f57dd34d-7b85-44d6-8171-ae1eee580325" userProvider="AD" userName="Marco LEO"/>
        <t:Progress percentComplete="0"/>
      </t:Event>
      <t:Event id="{97DD7D7F-E46B-4C0D-93BD-8AF591091C57}" time="2025-05-16T13:44:59.411Z">
        <t:Attribution userId="S::marco.leo@st.com::f57dd34d-7b85-44d6-8171-ae1eee580325" userProvider="AD" userName="Marco LEO"/>
        <t:Anchor>
          <t:Comment id="993334352"/>
        </t:Anchor>
        <t:UnassignAll/>
      </t:Event>
      <t:Event id="{54DA4771-3B68-406D-AAEC-1619A013975E}" time="2025-05-16T13:44:59.411Z">
        <t:Attribution userId="S::marco.leo@st.com::f57dd34d-7b85-44d6-8171-ae1eee580325" userProvider="AD" userName="Marco LEO"/>
        <t:Anchor>
          <t:Comment id="993334352"/>
        </t:Anchor>
        <t:Assign userId="S::aldo.torino@st.com::b3604ee6-9b95-4907-8228-1a3a0323774d" userProvider="AD" userName="Aldo TORINO"/>
      </t:Event>
    </t:History>
  </t:Task>
  <t:Task id="{F3D28726-9A1B-4A0F-A8A3-B22E90B4C1C5}">
    <t:Anchor>
      <t:Comment id="435561573"/>
    </t:Anchor>
    <t:History>
      <t:Event id="{31BE6C51-5EE2-44BE-9043-EC8FC42664D6}" time="2025-05-15T13:25:21.989Z">
        <t:Attribution userId="S::alessandrolucio.iannuzzi@st.com::24b2adfb-4c2d-4665-a349-7de32daa886f" userProvider="AD" userName="Alessandro Lucio IANNUZZI"/>
        <t:Anchor>
          <t:Comment id="435561573"/>
        </t:Anchor>
        <t:Create/>
      </t:Event>
      <t:Event id="{401326E5-3B53-4718-B6BA-02D15EBD9330}" time="2025-05-15T13:25:21.989Z">
        <t:Attribution userId="S::alessandrolucio.iannuzzi@st.com::24b2adfb-4c2d-4665-a349-7de32daa886f" userProvider="AD" userName="Alessandro Lucio IANNUZZI"/>
        <t:Anchor>
          <t:Comment id="435561573"/>
        </t:Anchor>
        <t:Assign userId="S::aldo.torino@st.com::b3604ee6-9b95-4907-8228-1a3a0323774d" userProvider="AD" userName="Aldo TORINO"/>
      </t:Event>
      <t:Event id="{D9A1580B-27B6-4C74-B61A-AFEDB90C4316}" time="2025-05-15T13:25:21.989Z">
        <t:Attribution userId="S::alessandrolucio.iannuzzi@st.com::24b2adfb-4c2d-4665-a349-7de32daa886f" userProvider="AD" userName="Alessandro Lucio IANNUZZI"/>
        <t:Anchor>
          <t:Comment id="435561573"/>
        </t:Anchor>
        <t:SetTitle title="@Aldo TORINO @Marco LEO is it possible for you, after this description, to write a sequence in Requirements format ? In order to drive and hep the verification phase on it ?"/>
      </t:Event>
    </t:History>
  </t:Task>
  <t:Task id="{D153B6D5-22F5-4339-A48D-C95D7C2915CE}">
    <t:Anchor>
      <t:Comment id="1837347542"/>
    </t:Anchor>
    <t:History>
      <t:Event id="{10C43CC8-DB54-463B-AF39-8435F0DE0B9D}" time="2025-05-15T13:18:01.503Z">
        <t:Attribution userId="S::alessandrolucio.iannuzzi@st.com::24b2adfb-4c2d-4665-a349-7de32daa886f" userProvider="AD" userName="Alessandro Lucio IANNUZZI"/>
        <t:Anchor>
          <t:Comment id="1837347542"/>
        </t:Anchor>
        <t:Create/>
      </t:Event>
      <t:Event id="{4D8C0849-2C58-45D9-BD88-DCDB25AC07D1}" time="2025-05-15T13:18:01.503Z">
        <t:Attribution userId="S::alessandrolucio.iannuzzi@st.com::24b2adfb-4c2d-4665-a349-7de32daa886f" userProvider="AD" userName="Alessandro Lucio IANNUZZI"/>
        <t:Anchor>
          <t:Comment id="1837347542"/>
        </t:Anchor>
        <t:Assign userId="S::aldo.torino@st.com::b3604ee6-9b95-4907-8228-1a3a0323774d" userProvider="AD" userName="Aldo TORINO"/>
      </t:Event>
      <t:Event id="{AFF0123E-F4BA-46AB-B3CA-4CC04CD8A7E8}" time="2025-05-15T13:18:01.503Z">
        <t:Attribution userId="S::alessandrolucio.iannuzzi@st.com::24b2adfb-4c2d-4665-a349-7de32daa886f" userProvider="AD" userName="Alessandro Lucio IANNUZZI"/>
        <t:Anchor>
          <t:Comment id="1837347542"/>
        </t:Anchor>
        <t:SetTitle title="@Aldo TORINO to add here the main Requirements to be covered downstream by the Main_ctrl IPOS, using the TAG rules presented"/>
      </t:Event>
      <t:Event id="{4F07B78E-0A55-425B-AB42-FC0EBFBC29E7}" time="2025-05-16T13:46:42.546Z">
        <t:Attribution userId="S::marco.leo@st.com::f57dd34d-7b85-44d6-8171-ae1eee580325" userProvider="AD" userName="Marco LEO"/>
        <t:Progress percentComplete="100"/>
      </t:Event>
      <t:Event id="{96B188B3-7DDB-4BB9-BA59-1E31E28C6379}" time="2025-05-16T13:46:47.21Z">
        <t:Attribution userId="S::marco.leo@st.com::f57dd34d-7b85-44d6-8171-ae1eee580325" userProvider="AD" userName="Marco LEO"/>
        <t:Progress percentComplete="0"/>
      </t:Event>
    </t:History>
  </t:Task>
  <t:Task id="{DE9D44DA-111A-491E-A25B-0E6F88EB1D16}">
    <t:Anchor>
      <t:Comment id="1537633729"/>
    </t:Anchor>
    <t:History>
      <t:Event id="{2E216466-36AE-4984-AF4B-D3E19D30DF5C}" time="2025-04-17T13:46:53.207Z">
        <t:Attribution userId="S::alessandrolucio.iannuzzi@st.com::24b2adfb-4c2d-4665-a349-7de32daa886f" userProvider="AD" userName="Alessandro Lucio IANNUZZI"/>
        <t:Anchor>
          <t:Comment id="1537633729"/>
        </t:Anchor>
        <t:Create/>
      </t:Event>
      <t:Event id="{15ED7B50-5C75-46FE-83B7-1677A9275CCC}" time="2025-04-17T13:46:53.207Z">
        <t:Attribution userId="S::alessandrolucio.iannuzzi@st.com::24b2adfb-4c2d-4665-a349-7de32daa886f" userProvider="AD" userName="Alessandro Lucio IANNUZZI"/>
        <t:Anchor>
          <t:Comment id="1537633729"/>
        </t:Anchor>
        <t:Assign userId="S::aldo.torino@st.com::b3604ee6-9b95-4907-8228-1a3a0323774d" userProvider="AD" userName="Aldo TORINO"/>
      </t:Event>
      <t:Event id="{71850599-46CB-4D3C-8D9C-9397AECCAE2E}" time="2025-04-17T13:46:53.207Z">
        <t:Attribution userId="S::alessandrolucio.iannuzzi@st.com::24b2adfb-4c2d-4665-a349-7de32daa886f" userProvider="AD" userName="Alessandro Lucio IANNUZZI"/>
        <t:Anchor>
          <t:Comment id="1537633729"/>
        </t:Anchor>
        <t:SetTitle title="@Aldo TORINO in this IO list the signal direction is missing, and the description is emty"/>
      </t:Event>
      <t:Event id="{DE21BA43-D6F3-4C24-927C-A0DF5F66A115}" time="2025-09-15T12:28:48.248Z">
        <t:Attribution userId="S::aldo.torino@st.com::b3604ee6-9b95-4907-8228-1a3a0323774d" userProvider="AD" userName="Aldo TORINO"/>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89D4BB67284FA395E1BE7B450639F4"/>
        <w:category>
          <w:name w:val="General"/>
          <w:gallery w:val="placeholder"/>
        </w:category>
        <w:types>
          <w:type w:val="bbPlcHdr"/>
        </w:types>
        <w:behaviors>
          <w:behavior w:val="content"/>
        </w:behaviors>
        <w:guid w:val="{1A196FAF-EFA2-43CE-A49E-FBD9336DB620}"/>
      </w:docPartPr>
      <w:docPartBody>
        <w:p w:rsidR="0043224E" w:rsidRDefault="0043224E" w:rsidP="0043224E">
          <w:pPr>
            <w:pStyle w:val="5889D4BB67284FA395E1BE7B450639F4"/>
          </w:pPr>
          <w:r w:rsidRPr="00B71FCA">
            <w:rPr>
              <w:rStyle w:val="PlaceholderText"/>
            </w:rPr>
            <w:t>[Publish Date]</w:t>
          </w:r>
        </w:p>
      </w:docPartBody>
    </w:docPart>
    <w:docPart>
      <w:docPartPr>
        <w:name w:val="16F51A72A8104C0EA746EFF73C17FF1D"/>
        <w:category>
          <w:name w:val="General"/>
          <w:gallery w:val="placeholder"/>
        </w:category>
        <w:types>
          <w:type w:val="bbPlcHdr"/>
        </w:types>
        <w:behaviors>
          <w:behavior w:val="content"/>
        </w:behaviors>
        <w:guid w:val="{67914386-F05B-438A-8936-92E8EEE477BE}"/>
      </w:docPartPr>
      <w:docPartBody>
        <w:p w:rsidR="0077069E" w:rsidRDefault="0077069E">
          <w:pPr>
            <w:pStyle w:val="16F51A72A8104C0EA746EFF73C17FF1D"/>
          </w:pPr>
          <w:r w:rsidRPr="004B738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vantGardeGothic">
    <w:altName w:val="Calibri"/>
    <w:panose1 w:val="00000000000000000000"/>
    <w:charset w:val="00"/>
    <w:family w:val="auto"/>
    <w:notTrueType/>
    <w:pitch w:val="default"/>
    <w:sig w:usb0="00000003" w:usb1="00000000" w:usb2="00000000" w:usb3="00000000" w:csb0="00000001"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Arial"/>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7E"/>
    <w:rsid w:val="00044B27"/>
    <w:rsid w:val="00047B50"/>
    <w:rsid w:val="000642EA"/>
    <w:rsid w:val="00075ED9"/>
    <w:rsid w:val="000E594A"/>
    <w:rsid w:val="001015EC"/>
    <w:rsid w:val="00147224"/>
    <w:rsid w:val="00152F11"/>
    <w:rsid w:val="00192910"/>
    <w:rsid w:val="00197483"/>
    <w:rsid w:val="001A138E"/>
    <w:rsid w:val="001D5150"/>
    <w:rsid w:val="001E3422"/>
    <w:rsid w:val="00203F2D"/>
    <w:rsid w:val="0021559D"/>
    <w:rsid w:val="00233656"/>
    <w:rsid w:val="0023651B"/>
    <w:rsid w:val="0023729F"/>
    <w:rsid w:val="002420B7"/>
    <w:rsid w:val="00253B3A"/>
    <w:rsid w:val="002D1FE3"/>
    <w:rsid w:val="002F7933"/>
    <w:rsid w:val="003463FF"/>
    <w:rsid w:val="003569C9"/>
    <w:rsid w:val="00361527"/>
    <w:rsid w:val="00364DE9"/>
    <w:rsid w:val="00366B36"/>
    <w:rsid w:val="0037005D"/>
    <w:rsid w:val="00375B00"/>
    <w:rsid w:val="003A485E"/>
    <w:rsid w:val="003C3B33"/>
    <w:rsid w:val="00414668"/>
    <w:rsid w:val="0043224E"/>
    <w:rsid w:val="00441275"/>
    <w:rsid w:val="00451048"/>
    <w:rsid w:val="00451A43"/>
    <w:rsid w:val="00460916"/>
    <w:rsid w:val="00494A26"/>
    <w:rsid w:val="004B3857"/>
    <w:rsid w:val="004E0DFF"/>
    <w:rsid w:val="004E4CAB"/>
    <w:rsid w:val="005A4A96"/>
    <w:rsid w:val="005D1537"/>
    <w:rsid w:val="00601EE6"/>
    <w:rsid w:val="0066038D"/>
    <w:rsid w:val="00697456"/>
    <w:rsid w:val="006B27B6"/>
    <w:rsid w:val="006D470C"/>
    <w:rsid w:val="006E1102"/>
    <w:rsid w:val="006F5127"/>
    <w:rsid w:val="0072498F"/>
    <w:rsid w:val="0073051D"/>
    <w:rsid w:val="00731013"/>
    <w:rsid w:val="00764EE9"/>
    <w:rsid w:val="0077069E"/>
    <w:rsid w:val="00786B51"/>
    <w:rsid w:val="007A255E"/>
    <w:rsid w:val="007A68BD"/>
    <w:rsid w:val="007C1CCD"/>
    <w:rsid w:val="007C2601"/>
    <w:rsid w:val="00815BA8"/>
    <w:rsid w:val="0082691B"/>
    <w:rsid w:val="00855DB9"/>
    <w:rsid w:val="00856289"/>
    <w:rsid w:val="00861BBE"/>
    <w:rsid w:val="008A1524"/>
    <w:rsid w:val="008C64D3"/>
    <w:rsid w:val="008D034A"/>
    <w:rsid w:val="008F32DB"/>
    <w:rsid w:val="009131B7"/>
    <w:rsid w:val="00950B15"/>
    <w:rsid w:val="00970767"/>
    <w:rsid w:val="00975CC2"/>
    <w:rsid w:val="009B43E1"/>
    <w:rsid w:val="00A136EC"/>
    <w:rsid w:val="00A43BDB"/>
    <w:rsid w:val="00A62B60"/>
    <w:rsid w:val="00A661D6"/>
    <w:rsid w:val="00A76142"/>
    <w:rsid w:val="00AA5B87"/>
    <w:rsid w:val="00B16832"/>
    <w:rsid w:val="00B310A6"/>
    <w:rsid w:val="00B57861"/>
    <w:rsid w:val="00B6542D"/>
    <w:rsid w:val="00B92250"/>
    <w:rsid w:val="00BA7422"/>
    <w:rsid w:val="00BD3C55"/>
    <w:rsid w:val="00BE5EBE"/>
    <w:rsid w:val="00C17674"/>
    <w:rsid w:val="00C22936"/>
    <w:rsid w:val="00C42E0F"/>
    <w:rsid w:val="00C42F21"/>
    <w:rsid w:val="00C51EB9"/>
    <w:rsid w:val="00C65BEA"/>
    <w:rsid w:val="00C93AC8"/>
    <w:rsid w:val="00CE28B4"/>
    <w:rsid w:val="00D01496"/>
    <w:rsid w:val="00D11EB9"/>
    <w:rsid w:val="00D13FF2"/>
    <w:rsid w:val="00D203A7"/>
    <w:rsid w:val="00D40E75"/>
    <w:rsid w:val="00D7660A"/>
    <w:rsid w:val="00D81F72"/>
    <w:rsid w:val="00DA3F17"/>
    <w:rsid w:val="00DA735A"/>
    <w:rsid w:val="00DB2B71"/>
    <w:rsid w:val="00DD1FA6"/>
    <w:rsid w:val="00DE270D"/>
    <w:rsid w:val="00DF3F62"/>
    <w:rsid w:val="00DF5F3F"/>
    <w:rsid w:val="00E04196"/>
    <w:rsid w:val="00E11C5E"/>
    <w:rsid w:val="00E23D94"/>
    <w:rsid w:val="00E260EB"/>
    <w:rsid w:val="00E60289"/>
    <w:rsid w:val="00E704FE"/>
    <w:rsid w:val="00E75090"/>
    <w:rsid w:val="00E84438"/>
    <w:rsid w:val="00EC5C6E"/>
    <w:rsid w:val="00ED154E"/>
    <w:rsid w:val="00F0067E"/>
    <w:rsid w:val="00F35132"/>
    <w:rsid w:val="00F4355E"/>
    <w:rsid w:val="00F55DEB"/>
    <w:rsid w:val="00F73949"/>
    <w:rsid w:val="00F927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416C0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889D4BB67284FA395E1BE7B450639F4">
    <w:name w:val="5889D4BB67284FA395E1BE7B450639F4"/>
    <w:rsid w:val="0043224E"/>
  </w:style>
  <w:style w:type="paragraph" w:customStyle="1" w:styleId="16F51A72A8104C0EA746EFF73C17FF1D">
    <w:name w:val="16F51A72A8104C0EA746EFF73C17FF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B86FCC89CBE34F9C4D2267BC3D3F76" ma:contentTypeVersion="18" ma:contentTypeDescription="Create a new document." ma:contentTypeScope="" ma:versionID="aab17bcb0357d25b19844fe7c020bf85">
  <xsd:schema xmlns:xsd="http://www.w3.org/2001/XMLSchema" xmlns:xs="http://www.w3.org/2001/XMLSchema" xmlns:p="http://schemas.microsoft.com/office/2006/metadata/properties" xmlns:ns2="af0daf7a-c548-4c7d-82e8-bd4b7dcd496f" xmlns:ns3="611d0870-e1d1-4bdb-bcea-d51b3611d55e" xmlns:ns4="e4e8b862-15e6-4e43-a653-c595c72fe1ca" targetNamespace="http://schemas.microsoft.com/office/2006/metadata/properties" ma:root="true" ma:fieldsID="c18927d5b0c75460c90e81ae8061d49f" ns2:_="" ns3:_="" ns4:_="">
    <xsd:import namespace="af0daf7a-c548-4c7d-82e8-bd4b7dcd496f"/>
    <xsd:import namespace="611d0870-e1d1-4bdb-bcea-d51b3611d55e"/>
    <xsd:import namespace="e4e8b862-15e6-4e43-a653-c595c72fe1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daf7a-c548-4c7d-82e8-bd4b7dcd49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15f0e51-4dc2-4521-a620-e03b1e9ce12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1d0870-e1d1-4bdb-bcea-d51b3611d5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e8b862-15e6-4e43-a653-c595c72fe1c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4a0bff-6193-437a-9a97-c37e495b1a59}" ma:internalName="TaxCatchAll" ma:showField="CatchAllData" ma:web="611d0870-e1d1-4bdb-bcea-d51b3611d5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611d0870-e1d1-4bdb-bcea-d51b3611d55e">
      <UserInfo>
        <DisplayName/>
        <AccountId xsi:nil="true"/>
        <AccountType/>
      </UserInfo>
    </SharedWithUsers>
    <TaxCatchAll xmlns="e4e8b862-15e6-4e43-a653-c595c72fe1ca" xsi:nil="true"/>
    <lcf76f155ced4ddcb4097134ff3c332f xmlns="af0daf7a-c548-4c7d-82e8-bd4b7dcd49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5C8D99-44DB-4934-ADE1-5B3AFE2B0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daf7a-c548-4c7d-82e8-bd4b7dcd496f"/>
    <ds:schemaRef ds:uri="611d0870-e1d1-4bdb-bcea-d51b3611d55e"/>
    <ds:schemaRef ds:uri="e4e8b862-15e6-4e43-a653-c595c72fe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AC82FC-48BF-489F-AC18-D7DB2296AB40}">
  <ds:schemaRefs>
    <ds:schemaRef ds:uri="http://schemas.openxmlformats.org/officeDocument/2006/bibliography"/>
  </ds:schemaRefs>
</ds:datastoreItem>
</file>

<file path=customXml/itemProps4.xml><?xml version="1.0" encoding="utf-8"?>
<ds:datastoreItem xmlns:ds="http://schemas.openxmlformats.org/officeDocument/2006/customXml" ds:itemID="{FA6CB9E5-1547-4AEC-BB06-4FAE6CD69F0A}">
  <ds:schemaRefs>
    <ds:schemaRef ds:uri="http://schemas.microsoft.com/sharepoint/v3/contenttype/forms"/>
  </ds:schemaRefs>
</ds:datastoreItem>
</file>

<file path=customXml/itemProps5.xml><?xml version="1.0" encoding="utf-8"?>
<ds:datastoreItem xmlns:ds="http://schemas.openxmlformats.org/officeDocument/2006/customXml" ds:itemID="{5CCD5209-D0B1-4A72-BCE4-E0E206E3E153}">
  <ds:schemaRefs>
    <ds:schemaRef ds:uri="http://schemas.microsoft.com/office/2006/metadata/properties"/>
    <ds:schemaRef ds:uri="http://schemas.microsoft.com/office/infopath/2007/PartnerControls"/>
    <ds:schemaRef ds:uri="611d0870-e1d1-4bdb-bcea-d51b3611d55e"/>
    <ds:schemaRef ds:uri="e4e8b862-15e6-4e43-a653-c595c72fe1ca"/>
    <ds:schemaRef ds:uri="af0daf7a-c548-4c7d-82e8-bd4b7dcd496f"/>
  </ds:schemaRefs>
</ds:datastoreItem>
</file>

<file path=docMetadata/LabelInfo.xml><?xml version="1.0" encoding="utf-8"?>
<clbl:labelList xmlns:clbl="http://schemas.microsoft.com/office/2020/mipLabelMetadata">
  <clbl:label id="{a4d79c82-e2ed-4723-9274-466bd8d27ffc}"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75</TotalTime>
  <Pages>163</Pages>
  <Words>28208</Words>
  <Characters>160788</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DDS-Digital Design Specification</vt:lpstr>
    </vt:vector>
  </TitlesOfParts>
  <Company>ST Microelectronics</Company>
  <LinksUpToDate>false</LinksUpToDate>
  <CharactersWithSpaces>188619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DDS-Digital Design Specification</dc:title>
  <dc:subject>STBIO1</dc:subject>
  <dc:creator>Marco Leo, Ugo Garozzo, Aldo Torino, Alessandro Lucio Iannuzzi</dc:creator>
  <cp:keywords>STMicroelectronics</cp:keywords>
  <cp:lastModifiedBy>Alessandro Lucio IANNUZZI</cp:lastModifiedBy>
  <cp:revision>16</cp:revision>
  <cp:lastPrinted>2026-03-19T14:38:00Z</cp:lastPrinted>
  <dcterms:created xsi:type="dcterms:W3CDTF">2025-11-25T08:07:00Z</dcterms:created>
  <dcterms:modified xsi:type="dcterms:W3CDTF">2026-08-28T10:19:00Z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0x010100A9B86FCC89CBE34F9C4D2267BC3D3F76</vt:lpwstr>
  </property>
  <property fmtid="{D5CDD505-2E9C-101B-9397-08002B2CF9AE}" pid="3" name="TaxKeyword">
    <vt:lpwstr/>
  </property>
  <property fmtid="{D5CDD505-2E9C-101B-9397-08002B2CF9AE}" pid="4" name="Sub Topic">
    <vt:lpwstr>1924;#Brand|7490f855-a292-4b62-a7df-ddc0653ccc7d</vt:lpwstr>
  </property>
  <property fmtid="{D5CDD505-2E9C-101B-9397-08002B2CF9AE}" pid="5" name="Topics">
    <vt:lpwstr>370;#Communications|ade3b626-90ec-4a55-afa8-3dce1f1a774f</vt:lpwstr>
  </property>
  <property fmtid="{D5CDD505-2E9C-101B-9397-08002B2CF9AE}" pid="6" name="DSDocumentType">
    <vt:lpwstr>3704;#Template|7440dd85-48b0-4e78-88b2-15e4cd19a90a</vt:lpwstr>
  </property>
  <property fmtid="{D5CDD505-2E9C-101B-9397-08002B2CF9AE}" pid="7" name="ProjectName">
    <vt:lpwstr>&lt;project_name&gt;</vt:lpwstr>
  </property>
  <property fmtid="{D5CDD505-2E9C-101B-9397-08002B2CF9AE}" pid="8" name="xd_ProgID">
    <vt:lpwstr/>
  </property>
  <property fmtid="{D5CDD505-2E9C-101B-9397-08002B2CF9AE}" pid="9" name="MediaServiceImageTags">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y fmtid="{D5CDD505-2E9C-101B-9397-08002B2CF9AE}" pid="15" name="Order">
    <vt:r8>625300</vt:r8>
  </property>
  <property fmtid="{D5CDD505-2E9C-101B-9397-08002B2CF9AE}" pid="16" name="MSIP_Label_a4d79c82-e2ed-4723-9274-466bd8d27ffc_Enabled">
    <vt:lpwstr>true</vt:lpwstr>
  </property>
  <property fmtid="{D5CDD505-2E9C-101B-9397-08002B2CF9AE}" pid="17" name="MSIP_Label_a4d79c82-e2ed-4723-9274-466bd8d27ffc_SetDate">
    <vt:lpwstr>2022-11-09T20:57:08Z</vt:lpwstr>
  </property>
  <property fmtid="{D5CDD505-2E9C-101B-9397-08002B2CF9AE}" pid="18" name="MSIP_Label_a4d79c82-e2ed-4723-9274-466bd8d27ffc_Method">
    <vt:lpwstr>Privileged</vt:lpwstr>
  </property>
  <property fmtid="{D5CDD505-2E9C-101B-9397-08002B2CF9AE}" pid="19" name="MSIP_Label_a4d79c82-e2ed-4723-9274-466bd8d27ffc_Name">
    <vt:lpwstr>a4d79c82-e2ed-4723-9274-466bd8d27ffc</vt:lpwstr>
  </property>
  <property fmtid="{D5CDD505-2E9C-101B-9397-08002B2CF9AE}" pid="20" name="MSIP_Label_a4d79c82-e2ed-4723-9274-466bd8d27ffc_SiteId">
    <vt:lpwstr>75e027c9-20d5-47d5-b82f-77d7cd041e8f</vt:lpwstr>
  </property>
  <property fmtid="{D5CDD505-2E9C-101B-9397-08002B2CF9AE}" pid="21" name="MSIP_Label_a4d79c82-e2ed-4723-9274-466bd8d27ffc_ActionId">
    <vt:lpwstr>25bb75a2-4a78-4c8a-9be2-f075dc56d6c7</vt:lpwstr>
  </property>
  <property fmtid="{D5CDD505-2E9C-101B-9397-08002B2CF9AE}" pid="22" name="MSIP_Label_a4d79c82-e2ed-4723-9274-466bd8d27ffc_ContentBits">
    <vt:lpwstr>2</vt:lpwstr>
  </property>
</Properties>
</file>